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A8EC2" w14:textId="3F87FC47" w:rsidR="00C75DBB" w:rsidRDefault="008877AB" w:rsidP="006A394B">
      <w:pPr>
        <w:pStyle w:val="Title"/>
        <w:rPr>
          <w:b w:val="0"/>
          <w:i/>
        </w:rPr>
      </w:pPr>
      <w:r>
        <w:t xml:space="preserve">Metering </w:t>
      </w:r>
      <w:r w:rsidR="00F2457D" w:rsidRPr="005F3827">
        <w:t xml:space="preserve">Machaut’s </w:t>
      </w:r>
      <w:r w:rsidR="00F2457D" w:rsidRPr="005F3827">
        <w:rPr>
          <w:i/>
        </w:rPr>
        <w:t>Chansons baladées</w:t>
      </w:r>
    </w:p>
    <w:p w14:paraId="7FD74E39" w14:textId="3C6A86FF" w:rsidR="00FE2C5D" w:rsidRPr="00FE2C5D" w:rsidRDefault="00FE2C5D" w:rsidP="00FD289D">
      <w:pPr>
        <w:pStyle w:val="Subtitle"/>
        <w:rPr>
          <w:b w:val="0"/>
        </w:rPr>
      </w:pPr>
      <w:r>
        <w:t>JUSTIN LAVACEK</w:t>
      </w:r>
    </w:p>
    <w:p w14:paraId="3310CA11" w14:textId="4652F3E2" w:rsidR="00E47A4F" w:rsidRPr="00E47A4F" w:rsidRDefault="00E47A4F" w:rsidP="004A41DC">
      <w:pPr>
        <w:pStyle w:val="Subtitle2"/>
      </w:pPr>
      <w:r w:rsidRPr="00E47A4F">
        <w:t>for my daughter</w:t>
      </w:r>
      <w:r>
        <w:t>,</w:t>
      </w:r>
      <w:r w:rsidRPr="00E47A4F">
        <w:t xml:space="preserve"> Virelai</w:t>
      </w:r>
    </w:p>
    <w:p w14:paraId="6BB85785" w14:textId="77777777" w:rsidR="00E47A4F" w:rsidRPr="00E47A4F" w:rsidRDefault="00E47A4F" w:rsidP="00AB6B09">
      <w:pPr>
        <w:spacing w:line="480" w:lineRule="auto"/>
        <w:jc w:val="center"/>
        <w:rPr>
          <w:bCs/>
          <w:iCs/>
          <w:sz w:val="28"/>
          <w:szCs w:val="28"/>
        </w:rPr>
      </w:pPr>
    </w:p>
    <w:p w14:paraId="35B9F33E" w14:textId="11E63093" w:rsidR="00E63820" w:rsidRPr="00E63820" w:rsidRDefault="00E63820" w:rsidP="00214B24">
      <w:pPr>
        <w:pStyle w:val="Heading1"/>
      </w:pPr>
      <w:r w:rsidRPr="00E63820">
        <w:t>Introduction</w:t>
      </w:r>
      <w:r>
        <w:t>: Danced Songs and Medieval Meter</w:t>
      </w:r>
    </w:p>
    <w:p w14:paraId="1C99BCC1" w14:textId="2D7A3A7F" w:rsidR="00E871EE" w:rsidRDefault="00E5771D" w:rsidP="00E47A4F">
      <w:pPr>
        <w:spacing w:line="480" w:lineRule="auto"/>
        <w:rPr>
          <w:rFonts w:cstheme="minorHAnsi"/>
          <w:color w:val="000000"/>
          <w:sz w:val="24"/>
          <w:szCs w:val="24"/>
        </w:rPr>
      </w:pPr>
      <w:r>
        <w:rPr>
          <w:rFonts w:cstheme="minorHAnsi"/>
          <w:color w:val="000000"/>
          <w:sz w:val="24"/>
          <w:szCs w:val="24"/>
        </w:rPr>
        <w:t>Guillaume de Machaut (1300</w:t>
      </w:r>
      <w:r w:rsidR="008002E2">
        <w:rPr>
          <w:rFonts w:cstheme="minorHAnsi"/>
          <w:color w:val="000000"/>
          <w:sz w:val="24"/>
          <w:szCs w:val="24"/>
        </w:rPr>
        <w:t>–</w:t>
      </w:r>
      <w:r w:rsidR="00990646">
        <w:rPr>
          <w:rFonts w:cstheme="minorHAnsi"/>
          <w:color w:val="000000"/>
          <w:sz w:val="24"/>
          <w:szCs w:val="24"/>
        </w:rPr>
        <w:t>13</w:t>
      </w:r>
      <w:r>
        <w:rPr>
          <w:rFonts w:cstheme="minorHAnsi"/>
          <w:color w:val="000000"/>
          <w:sz w:val="24"/>
          <w:szCs w:val="24"/>
        </w:rPr>
        <w:t>7</w:t>
      </w:r>
      <w:r w:rsidR="000A6F7E">
        <w:rPr>
          <w:rFonts w:cstheme="minorHAnsi"/>
          <w:color w:val="000000"/>
          <w:sz w:val="24"/>
          <w:szCs w:val="24"/>
        </w:rPr>
        <w:t>7</w:t>
      </w:r>
      <w:r>
        <w:rPr>
          <w:rFonts w:cstheme="minorHAnsi"/>
          <w:color w:val="000000"/>
          <w:sz w:val="24"/>
          <w:szCs w:val="24"/>
        </w:rPr>
        <w:t xml:space="preserve">) </w:t>
      </w:r>
      <w:r w:rsidR="000A6F7E">
        <w:rPr>
          <w:rFonts w:cstheme="minorHAnsi"/>
          <w:color w:val="000000"/>
          <w:sz w:val="24"/>
          <w:szCs w:val="24"/>
        </w:rPr>
        <w:t xml:space="preserve">composed dozens of songs in each of the </w:t>
      </w:r>
      <w:r w:rsidR="000A6F7E" w:rsidRPr="000A6F7E">
        <w:rPr>
          <w:rFonts w:cstheme="minorHAnsi"/>
          <w:i/>
          <w:iCs/>
          <w:color w:val="000000"/>
          <w:sz w:val="24"/>
          <w:szCs w:val="24"/>
        </w:rPr>
        <w:t>formes fixes</w:t>
      </w:r>
      <w:r w:rsidR="000A6F7E">
        <w:rPr>
          <w:rFonts w:cstheme="minorHAnsi"/>
          <w:color w:val="000000"/>
          <w:sz w:val="24"/>
          <w:szCs w:val="24"/>
        </w:rPr>
        <w:t xml:space="preserve"> of his day</w:t>
      </w:r>
      <w:r w:rsidR="00DA1C72">
        <w:rPr>
          <w:rFonts w:cstheme="minorHAnsi"/>
          <w:color w:val="000000"/>
          <w:sz w:val="24"/>
          <w:szCs w:val="24"/>
        </w:rPr>
        <w:t xml:space="preserve">; the classic collection edited by Friedrich Ludwig (1926) contains </w:t>
      </w:r>
      <w:r w:rsidR="000A6F7E">
        <w:rPr>
          <w:rFonts w:cstheme="minorHAnsi"/>
          <w:color w:val="000000"/>
          <w:sz w:val="24"/>
          <w:szCs w:val="24"/>
        </w:rPr>
        <w:t>4</w:t>
      </w:r>
      <w:r w:rsidR="008B4723">
        <w:rPr>
          <w:rFonts w:cstheme="minorHAnsi"/>
          <w:color w:val="000000"/>
          <w:sz w:val="24"/>
          <w:szCs w:val="24"/>
        </w:rPr>
        <w:t>0</w:t>
      </w:r>
      <w:r w:rsidR="000A6F7E">
        <w:rPr>
          <w:rFonts w:cstheme="minorHAnsi"/>
          <w:color w:val="000000"/>
          <w:sz w:val="24"/>
          <w:szCs w:val="24"/>
        </w:rPr>
        <w:t xml:space="preserve"> ballades, </w:t>
      </w:r>
      <w:r w:rsidR="00D065E9">
        <w:rPr>
          <w:rFonts w:cstheme="minorHAnsi"/>
          <w:color w:val="000000"/>
          <w:sz w:val="24"/>
          <w:szCs w:val="24"/>
        </w:rPr>
        <w:t>2</w:t>
      </w:r>
      <w:r w:rsidR="000755B1">
        <w:rPr>
          <w:rFonts w:cstheme="minorHAnsi"/>
          <w:color w:val="000000"/>
          <w:sz w:val="24"/>
          <w:szCs w:val="24"/>
        </w:rPr>
        <w:t>0</w:t>
      </w:r>
      <w:r w:rsidR="00D065E9">
        <w:rPr>
          <w:rFonts w:cstheme="minorHAnsi"/>
          <w:color w:val="000000"/>
          <w:sz w:val="24"/>
          <w:szCs w:val="24"/>
        </w:rPr>
        <w:t xml:space="preserve"> rondeaux, and 33 virelais.</w:t>
      </w:r>
      <w:r w:rsidR="00A21C82">
        <w:rPr>
          <w:rStyle w:val="FootnoteReference"/>
          <w:rFonts w:cstheme="minorHAnsi"/>
          <w:color w:val="000000"/>
          <w:sz w:val="24"/>
          <w:szCs w:val="24"/>
        </w:rPr>
        <w:footnoteReference w:id="1"/>
      </w:r>
      <w:r w:rsidR="000A6F7E">
        <w:rPr>
          <w:rFonts w:cstheme="minorHAnsi"/>
          <w:color w:val="000000"/>
          <w:sz w:val="24"/>
          <w:szCs w:val="24"/>
        </w:rPr>
        <w:t xml:space="preserve"> </w:t>
      </w:r>
      <w:r w:rsidR="00806219">
        <w:rPr>
          <w:rFonts w:cstheme="minorHAnsi"/>
          <w:color w:val="000000"/>
          <w:sz w:val="24"/>
          <w:szCs w:val="24"/>
        </w:rPr>
        <w:t xml:space="preserve">Rather than </w:t>
      </w:r>
      <w:r w:rsidR="0071741B">
        <w:rPr>
          <w:rFonts w:cstheme="minorHAnsi"/>
          <w:color w:val="000000"/>
          <w:sz w:val="24"/>
          <w:szCs w:val="24"/>
        </w:rPr>
        <w:t>“virelai</w:t>
      </w:r>
      <w:r w:rsidR="00FD0543">
        <w:rPr>
          <w:rFonts w:cstheme="minorHAnsi"/>
          <w:color w:val="000000"/>
          <w:sz w:val="24"/>
          <w:szCs w:val="24"/>
        </w:rPr>
        <w:t>s</w:t>
      </w:r>
      <w:r w:rsidR="0071741B">
        <w:rPr>
          <w:rFonts w:cstheme="minorHAnsi"/>
          <w:color w:val="000000"/>
          <w:sz w:val="24"/>
          <w:szCs w:val="24"/>
        </w:rPr>
        <w:t>,” however, Machaut was conscious and persistent in his use of the alternat</w:t>
      </w:r>
      <w:r w:rsidR="00B56ACC">
        <w:rPr>
          <w:rFonts w:cstheme="minorHAnsi"/>
          <w:color w:val="000000"/>
          <w:sz w:val="24"/>
          <w:szCs w:val="24"/>
        </w:rPr>
        <w:t>ive</w:t>
      </w:r>
      <w:r w:rsidR="0071741B">
        <w:rPr>
          <w:rFonts w:cstheme="minorHAnsi"/>
          <w:color w:val="000000"/>
          <w:sz w:val="24"/>
          <w:szCs w:val="24"/>
        </w:rPr>
        <w:t xml:space="preserve"> term </w:t>
      </w:r>
      <w:r w:rsidR="0071741B" w:rsidRPr="00B94DE6">
        <w:rPr>
          <w:rFonts w:cstheme="minorHAnsi"/>
          <w:i/>
          <w:color w:val="000000"/>
          <w:sz w:val="24"/>
          <w:szCs w:val="24"/>
        </w:rPr>
        <w:t>chansons baladées</w:t>
      </w:r>
      <w:r w:rsidR="0071741B">
        <w:rPr>
          <w:rFonts w:cstheme="minorHAnsi"/>
          <w:color w:val="000000"/>
          <w:sz w:val="24"/>
          <w:szCs w:val="24"/>
        </w:rPr>
        <w:t xml:space="preserve"> (“danced songs”)</w:t>
      </w:r>
      <w:r w:rsidR="005F0088">
        <w:rPr>
          <w:rFonts w:cstheme="minorHAnsi"/>
          <w:color w:val="000000"/>
          <w:sz w:val="24"/>
          <w:szCs w:val="24"/>
        </w:rPr>
        <w:t>.</w:t>
      </w:r>
      <w:r w:rsidR="00733231">
        <w:rPr>
          <w:rFonts w:cstheme="minorHAnsi"/>
          <w:color w:val="000000"/>
          <w:sz w:val="24"/>
          <w:szCs w:val="24"/>
        </w:rPr>
        <w:t xml:space="preserve"> </w:t>
      </w:r>
      <w:r w:rsidR="003A2460">
        <w:rPr>
          <w:rFonts w:cstheme="minorHAnsi"/>
          <w:color w:val="000000"/>
          <w:sz w:val="24"/>
          <w:szCs w:val="24"/>
        </w:rPr>
        <w:t>I</w:t>
      </w:r>
      <w:r w:rsidR="0071741B" w:rsidRPr="008249D3">
        <w:rPr>
          <w:rFonts w:cstheme="minorHAnsi"/>
          <w:color w:val="000000"/>
          <w:sz w:val="24"/>
          <w:szCs w:val="24"/>
        </w:rPr>
        <w:t xml:space="preserve">n </w:t>
      </w:r>
      <w:r w:rsidR="00DA35CC">
        <w:rPr>
          <w:rFonts w:cstheme="minorHAnsi"/>
          <w:color w:val="000000"/>
          <w:sz w:val="24"/>
          <w:szCs w:val="24"/>
        </w:rPr>
        <w:t xml:space="preserve">the poet’s </w:t>
      </w:r>
      <w:r w:rsidR="0071741B" w:rsidRPr="008249D3">
        <w:rPr>
          <w:rFonts w:cstheme="minorHAnsi"/>
          <w:color w:val="000000"/>
          <w:sz w:val="24"/>
          <w:szCs w:val="24"/>
        </w:rPr>
        <w:t>words: “I began this virelai / which is called a danced song; / thus it should be proclaimed” (</w:t>
      </w:r>
      <w:r w:rsidR="0071741B" w:rsidRPr="008249D3">
        <w:rPr>
          <w:rFonts w:cstheme="minorHAnsi"/>
          <w:i/>
          <w:iCs/>
          <w:color w:val="000000"/>
          <w:sz w:val="24"/>
          <w:szCs w:val="24"/>
        </w:rPr>
        <w:t>Remede de Fortune</w:t>
      </w:r>
      <w:r w:rsidR="00B327F7">
        <w:rPr>
          <w:rFonts w:cstheme="minorHAnsi"/>
          <w:color w:val="000000"/>
          <w:sz w:val="24"/>
          <w:szCs w:val="24"/>
        </w:rPr>
        <w:t>,</w:t>
      </w:r>
      <w:r w:rsidR="0071741B" w:rsidRPr="008249D3">
        <w:rPr>
          <w:rFonts w:cstheme="minorHAnsi"/>
          <w:color w:val="000000"/>
          <w:sz w:val="24"/>
          <w:szCs w:val="24"/>
        </w:rPr>
        <w:t xml:space="preserve"> lines 3448</w:t>
      </w:r>
      <w:r w:rsidR="008002E2">
        <w:rPr>
          <w:rFonts w:cstheme="minorHAnsi"/>
          <w:color w:val="000000"/>
          <w:sz w:val="24"/>
          <w:szCs w:val="24"/>
        </w:rPr>
        <w:t>–</w:t>
      </w:r>
      <w:r w:rsidR="0071741B" w:rsidRPr="008249D3">
        <w:rPr>
          <w:rFonts w:cstheme="minorHAnsi"/>
          <w:color w:val="000000"/>
          <w:sz w:val="24"/>
          <w:szCs w:val="24"/>
        </w:rPr>
        <w:t>50</w:t>
      </w:r>
      <w:r w:rsidR="00001EBA">
        <w:rPr>
          <w:rFonts w:cstheme="minorHAnsi"/>
          <w:color w:val="000000"/>
          <w:sz w:val="24"/>
          <w:szCs w:val="24"/>
        </w:rPr>
        <w:t>;</w:t>
      </w:r>
      <w:r w:rsidR="0071741B" w:rsidRPr="008249D3">
        <w:rPr>
          <w:rFonts w:cstheme="minorHAnsi"/>
          <w:color w:val="000000"/>
          <w:sz w:val="24"/>
          <w:szCs w:val="24"/>
        </w:rPr>
        <w:t xml:space="preserve"> trans</w:t>
      </w:r>
      <w:r w:rsidR="00170FB8">
        <w:rPr>
          <w:rFonts w:cstheme="minorHAnsi"/>
          <w:color w:val="000000"/>
          <w:sz w:val="24"/>
          <w:szCs w:val="24"/>
        </w:rPr>
        <w:t>lation</w:t>
      </w:r>
      <w:r w:rsidR="0071741B" w:rsidRPr="008249D3">
        <w:rPr>
          <w:rFonts w:cstheme="minorHAnsi"/>
          <w:color w:val="000000"/>
          <w:sz w:val="24"/>
          <w:szCs w:val="24"/>
        </w:rPr>
        <w:t xml:space="preserve"> </w:t>
      </w:r>
      <w:r w:rsidR="00DC7D14">
        <w:rPr>
          <w:rFonts w:cstheme="minorHAnsi"/>
          <w:color w:val="000000"/>
          <w:sz w:val="24"/>
          <w:szCs w:val="24"/>
        </w:rPr>
        <w:t xml:space="preserve">from </w:t>
      </w:r>
      <w:r w:rsidR="0071741B" w:rsidRPr="008249D3">
        <w:rPr>
          <w:rFonts w:cstheme="minorHAnsi"/>
          <w:color w:val="000000"/>
          <w:sz w:val="24"/>
          <w:szCs w:val="24"/>
        </w:rPr>
        <w:t>Peraino 2011, 236).</w:t>
      </w:r>
      <w:r w:rsidR="00DB11EA" w:rsidRPr="008249D3">
        <w:rPr>
          <w:rFonts w:cstheme="minorHAnsi"/>
          <w:color w:val="000000"/>
          <w:sz w:val="24"/>
          <w:szCs w:val="24"/>
        </w:rPr>
        <w:t xml:space="preserve"> </w:t>
      </w:r>
      <w:r w:rsidR="00336DAF">
        <w:rPr>
          <w:rFonts w:cstheme="minorHAnsi"/>
          <w:color w:val="000000"/>
          <w:sz w:val="24"/>
          <w:szCs w:val="24"/>
        </w:rPr>
        <w:t xml:space="preserve">Machaut’s </w:t>
      </w:r>
      <w:r w:rsidR="002F02BD">
        <w:rPr>
          <w:rFonts w:cstheme="minorHAnsi"/>
          <w:color w:val="000000"/>
          <w:sz w:val="24"/>
          <w:szCs w:val="24"/>
        </w:rPr>
        <w:t xml:space="preserve">preference suggests </w:t>
      </w:r>
      <w:r w:rsidR="00336DAF">
        <w:rPr>
          <w:rFonts w:cstheme="minorHAnsi"/>
          <w:color w:val="000000"/>
          <w:sz w:val="24"/>
          <w:szCs w:val="24"/>
        </w:rPr>
        <w:t>an effo</w:t>
      </w:r>
      <w:r w:rsidR="00336DAF" w:rsidRPr="008249D3">
        <w:rPr>
          <w:rFonts w:cstheme="minorHAnsi"/>
          <w:color w:val="000000"/>
          <w:sz w:val="24"/>
          <w:szCs w:val="24"/>
        </w:rPr>
        <w:t>rt to cling to the genre’s dance origins.</w:t>
      </w:r>
      <w:r w:rsidR="00336DAF" w:rsidRPr="008249D3">
        <w:rPr>
          <w:rStyle w:val="FootnoteReference"/>
          <w:sz w:val="24"/>
          <w:szCs w:val="24"/>
        </w:rPr>
        <w:footnoteReference w:id="2"/>
      </w:r>
      <w:r w:rsidR="00336DAF">
        <w:rPr>
          <w:rFonts w:cstheme="minorHAnsi"/>
          <w:color w:val="000000"/>
          <w:sz w:val="24"/>
          <w:szCs w:val="24"/>
        </w:rPr>
        <w:t xml:space="preserve"> </w:t>
      </w:r>
      <w:r w:rsidR="0070043D">
        <w:rPr>
          <w:rFonts w:cstheme="minorHAnsi"/>
          <w:color w:val="000000"/>
          <w:sz w:val="24"/>
          <w:szCs w:val="24"/>
        </w:rPr>
        <w:t xml:space="preserve">It </w:t>
      </w:r>
      <w:r w:rsidR="00BE3811">
        <w:rPr>
          <w:rFonts w:cstheme="minorHAnsi"/>
          <w:color w:val="000000"/>
          <w:sz w:val="24"/>
          <w:szCs w:val="24"/>
        </w:rPr>
        <w:t xml:space="preserve">is generally accepted that </w:t>
      </w:r>
      <w:r w:rsidR="008249D3" w:rsidRPr="008249D3">
        <w:rPr>
          <w:sz w:val="24"/>
          <w:szCs w:val="24"/>
        </w:rPr>
        <w:t xml:space="preserve">fourteenth-century dance song </w:t>
      </w:r>
      <w:r w:rsidR="00734884">
        <w:rPr>
          <w:sz w:val="24"/>
          <w:szCs w:val="24"/>
        </w:rPr>
        <w:t>exhibits</w:t>
      </w:r>
      <w:r w:rsidR="00734884" w:rsidRPr="008249D3">
        <w:rPr>
          <w:sz w:val="24"/>
          <w:szCs w:val="24"/>
        </w:rPr>
        <w:t xml:space="preserve"> </w:t>
      </w:r>
      <w:r w:rsidR="008249D3" w:rsidRPr="008249D3">
        <w:rPr>
          <w:sz w:val="24"/>
          <w:szCs w:val="24"/>
        </w:rPr>
        <w:t xml:space="preserve">simple, consistent metrical groupings. </w:t>
      </w:r>
      <w:r w:rsidR="008249D3">
        <w:rPr>
          <w:sz w:val="24"/>
          <w:szCs w:val="24"/>
        </w:rPr>
        <w:t xml:space="preserve">Lawrence </w:t>
      </w:r>
      <w:r w:rsidR="008249D3" w:rsidRPr="008249D3">
        <w:rPr>
          <w:sz w:val="24"/>
          <w:szCs w:val="24"/>
        </w:rPr>
        <w:t>Earp</w:t>
      </w:r>
      <w:r w:rsidR="008249D3">
        <w:rPr>
          <w:sz w:val="24"/>
          <w:szCs w:val="24"/>
        </w:rPr>
        <w:t xml:space="preserve">, </w:t>
      </w:r>
      <w:r w:rsidR="008249D3" w:rsidRPr="008249D3">
        <w:rPr>
          <w:sz w:val="24"/>
          <w:szCs w:val="24"/>
        </w:rPr>
        <w:t xml:space="preserve">for example, </w:t>
      </w:r>
      <w:r w:rsidR="008249D3" w:rsidRPr="008249D3">
        <w:rPr>
          <w:sz w:val="24"/>
          <w:szCs w:val="24"/>
        </w:rPr>
        <w:lastRenderedPageBreak/>
        <w:t>states that “we hardly need to mention that the rhythmic projection of such a song would have been strictly metrical, something to move the feet to”</w:t>
      </w:r>
      <w:r w:rsidR="008249D3">
        <w:rPr>
          <w:sz w:val="24"/>
          <w:szCs w:val="24"/>
        </w:rPr>
        <w:t xml:space="preserve"> (1991, 124).</w:t>
      </w:r>
      <w:r w:rsidR="008402A6">
        <w:rPr>
          <w:sz w:val="24"/>
          <w:szCs w:val="24"/>
        </w:rPr>
        <w:t xml:space="preserve"> </w:t>
      </w:r>
      <w:r w:rsidR="00BE208E">
        <w:rPr>
          <w:sz w:val="24"/>
          <w:szCs w:val="24"/>
        </w:rPr>
        <w:t xml:space="preserve">David Maw </w:t>
      </w:r>
      <w:r w:rsidR="000B3E21">
        <w:rPr>
          <w:sz w:val="24"/>
          <w:szCs w:val="24"/>
        </w:rPr>
        <w:t xml:space="preserve">observes </w:t>
      </w:r>
      <w:r w:rsidR="00BE208E">
        <w:rPr>
          <w:sz w:val="24"/>
          <w:szCs w:val="24"/>
        </w:rPr>
        <w:t>that “</w:t>
      </w:r>
      <w:r w:rsidR="00BE208E">
        <w:rPr>
          <w:rFonts w:cstheme="minorHAnsi"/>
          <w:color w:val="000000"/>
          <w:sz w:val="24"/>
          <w:szCs w:val="24"/>
        </w:rPr>
        <w:t>metrical organization is a necessity for dance music, as the coordination of bodily movements requires audible marking of the bar in the construction of the music” (2004, 61).</w:t>
      </w:r>
      <w:r w:rsidR="00037DBB">
        <w:rPr>
          <w:rFonts w:cstheme="minorHAnsi"/>
          <w:color w:val="000000"/>
          <w:sz w:val="24"/>
          <w:szCs w:val="24"/>
        </w:rPr>
        <w:t xml:space="preserve"> </w:t>
      </w:r>
      <w:r w:rsidR="004D2BC4">
        <w:rPr>
          <w:rFonts w:cstheme="minorHAnsi"/>
          <w:color w:val="000000"/>
          <w:sz w:val="24"/>
          <w:szCs w:val="24"/>
        </w:rPr>
        <w:t xml:space="preserve">This paper </w:t>
      </w:r>
      <w:r w:rsidR="00120136">
        <w:rPr>
          <w:rFonts w:cstheme="minorHAnsi"/>
          <w:color w:val="000000"/>
          <w:sz w:val="24"/>
          <w:szCs w:val="24"/>
        </w:rPr>
        <w:t>examines</w:t>
      </w:r>
      <w:r w:rsidR="00E9702C">
        <w:rPr>
          <w:rFonts w:cstheme="minorHAnsi"/>
          <w:color w:val="000000"/>
          <w:sz w:val="24"/>
          <w:szCs w:val="24"/>
        </w:rPr>
        <w:t xml:space="preserve"> </w:t>
      </w:r>
      <w:r w:rsidR="004D2BC4">
        <w:rPr>
          <w:rFonts w:cstheme="minorHAnsi"/>
          <w:color w:val="000000"/>
          <w:sz w:val="24"/>
          <w:szCs w:val="24"/>
        </w:rPr>
        <w:t>what that metrical organization might be, especially when the notation admits various metrical interpretations.</w:t>
      </w:r>
      <w:r w:rsidR="00945190">
        <w:rPr>
          <w:rFonts w:cstheme="minorHAnsi"/>
          <w:color w:val="000000"/>
          <w:sz w:val="24"/>
          <w:szCs w:val="24"/>
        </w:rPr>
        <w:t xml:space="preserve"> </w:t>
      </w:r>
      <w:r w:rsidR="00E91CC9">
        <w:rPr>
          <w:rFonts w:cstheme="minorHAnsi"/>
          <w:color w:val="000000"/>
          <w:sz w:val="24"/>
          <w:szCs w:val="24"/>
        </w:rPr>
        <w:t>I build upon Maw</w:t>
      </w:r>
      <w:r w:rsidR="00F92339">
        <w:rPr>
          <w:rFonts w:cstheme="minorHAnsi"/>
          <w:color w:val="000000"/>
          <w:sz w:val="24"/>
          <w:szCs w:val="24"/>
        </w:rPr>
        <w:t>’s work</w:t>
      </w:r>
      <w:r w:rsidR="00E91CC9">
        <w:rPr>
          <w:rFonts w:cstheme="minorHAnsi"/>
          <w:color w:val="000000"/>
          <w:sz w:val="24"/>
          <w:szCs w:val="24"/>
        </w:rPr>
        <w:t xml:space="preserve"> in </w:t>
      </w:r>
      <w:r w:rsidR="00945190">
        <w:rPr>
          <w:rFonts w:cstheme="minorHAnsi"/>
          <w:color w:val="000000"/>
          <w:sz w:val="24"/>
          <w:szCs w:val="24"/>
        </w:rPr>
        <w:t xml:space="preserve">probing </w:t>
      </w:r>
      <w:r w:rsidR="000D1F42">
        <w:rPr>
          <w:rFonts w:cstheme="minorHAnsi"/>
          <w:color w:val="000000"/>
          <w:sz w:val="24"/>
          <w:szCs w:val="24"/>
        </w:rPr>
        <w:t xml:space="preserve">hierarchical layers of meter from </w:t>
      </w:r>
      <w:r w:rsidR="00025EDD">
        <w:rPr>
          <w:rFonts w:cstheme="minorHAnsi"/>
          <w:color w:val="000000"/>
          <w:sz w:val="24"/>
          <w:szCs w:val="24"/>
        </w:rPr>
        <w:t xml:space="preserve">surface to large (hypermetrical) spans, </w:t>
      </w:r>
      <w:r w:rsidR="000D1F42">
        <w:rPr>
          <w:rFonts w:cstheme="minorHAnsi"/>
          <w:color w:val="000000"/>
          <w:sz w:val="24"/>
          <w:szCs w:val="24"/>
        </w:rPr>
        <w:t xml:space="preserve">in </w:t>
      </w:r>
      <w:r w:rsidR="000779B2">
        <w:rPr>
          <w:rFonts w:cstheme="minorHAnsi"/>
          <w:color w:val="000000"/>
          <w:sz w:val="24"/>
          <w:szCs w:val="24"/>
        </w:rPr>
        <w:t xml:space="preserve">construing </w:t>
      </w:r>
      <w:r w:rsidR="000D1F42">
        <w:rPr>
          <w:rFonts w:cstheme="minorHAnsi"/>
          <w:color w:val="000000"/>
          <w:sz w:val="24"/>
          <w:szCs w:val="24"/>
        </w:rPr>
        <w:t xml:space="preserve">relationships between </w:t>
      </w:r>
      <w:r w:rsidR="00945190">
        <w:rPr>
          <w:rFonts w:cstheme="minorHAnsi"/>
          <w:color w:val="000000"/>
          <w:sz w:val="24"/>
          <w:szCs w:val="24"/>
        </w:rPr>
        <w:t xml:space="preserve">tonal </w:t>
      </w:r>
      <w:r w:rsidR="000779B2">
        <w:rPr>
          <w:rFonts w:cstheme="minorHAnsi"/>
          <w:color w:val="000000"/>
          <w:sz w:val="24"/>
          <w:szCs w:val="24"/>
        </w:rPr>
        <w:t xml:space="preserve">and </w:t>
      </w:r>
      <w:r w:rsidR="00945190">
        <w:rPr>
          <w:rFonts w:cstheme="minorHAnsi"/>
          <w:color w:val="000000"/>
          <w:sz w:val="24"/>
          <w:szCs w:val="24"/>
        </w:rPr>
        <w:t xml:space="preserve">metrical </w:t>
      </w:r>
      <w:r w:rsidR="0044277E">
        <w:rPr>
          <w:rFonts w:cstheme="minorHAnsi"/>
          <w:color w:val="000000"/>
          <w:sz w:val="24"/>
          <w:szCs w:val="24"/>
        </w:rPr>
        <w:t>structure</w:t>
      </w:r>
      <w:r w:rsidR="00945190">
        <w:rPr>
          <w:rFonts w:cstheme="minorHAnsi"/>
          <w:color w:val="000000"/>
          <w:sz w:val="24"/>
          <w:szCs w:val="24"/>
        </w:rPr>
        <w:t xml:space="preserve">, in </w:t>
      </w:r>
      <w:r w:rsidR="00883867">
        <w:rPr>
          <w:rFonts w:cstheme="minorHAnsi"/>
          <w:color w:val="000000"/>
          <w:sz w:val="24"/>
          <w:szCs w:val="24"/>
        </w:rPr>
        <w:t>considering</w:t>
      </w:r>
      <w:r w:rsidR="00945190">
        <w:rPr>
          <w:rFonts w:cstheme="minorHAnsi"/>
          <w:color w:val="000000"/>
          <w:sz w:val="24"/>
          <w:szCs w:val="24"/>
        </w:rPr>
        <w:t xml:space="preserve"> how </w:t>
      </w:r>
      <w:r w:rsidR="00E91CC9">
        <w:rPr>
          <w:rFonts w:cstheme="minorHAnsi"/>
          <w:color w:val="000000"/>
          <w:sz w:val="24"/>
          <w:szCs w:val="24"/>
        </w:rPr>
        <w:t>repeats can upend</w:t>
      </w:r>
      <w:r w:rsidR="008B0B8D">
        <w:rPr>
          <w:rFonts w:cstheme="minorHAnsi"/>
          <w:color w:val="000000"/>
          <w:sz w:val="24"/>
          <w:szCs w:val="24"/>
        </w:rPr>
        <w:t xml:space="preserve"> (and </w:t>
      </w:r>
      <w:r w:rsidR="00DD2060">
        <w:rPr>
          <w:rFonts w:cstheme="minorHAnsi"/>
          <w:color w:val="000000"/>
          <w:sz w:val="24"/>
          <w:szCs w:val="24"/>
        </w:rPr>
        <w:t>sometimes reset</w:t>
      </w:r>
      <w:r w:rsidR="008B0B8D">
        <w:rPr>
          <w:rFonts w:cstheme="minorHAnsi"/>
          <w:color w:val="000000"/>
          <w:sz w:val="24"/>
          <w:szCs w:val="24"/>
        </w:rPr>
        <w:t xml:space="preserve">) </w:t>
      </w:r>
      <w:r w:rsidR="00E91CC9">
        <w:rPr>
          <w:rFonts w:cstheme="minorHAnsi"/>
          <w:color w:val="000000"/>
          <w:sz w:val="24"/>
          <w:szCs w:val="24"/>
        </w:rPr>
        <w:t xml:space="preserve">an </w:t>
      </w:r>
      <w:r w:rsidR="00945190">
        <w:rPr>
          <w:rFonts w:cstheme="minorHAnsi"/>
          <w:color w:val="000000"/>
          <w:sz w:val="24"/>
          <w:szCs w:val="24"/>
        </w:rPr>
        <w:t>established</w:t>
      </w:r>
      <w:r w:rsidR="00E91CC9">
        <w:rPr>
          <w:rFonts w:cstheme="minorHAnsi"/>
          <w:color w:val="000000"/>
          <w:sz w:val="24"/>
          <w:szCs w:val="24"/>
        </w:rPr>
        <w:t xml:space="preserve"> metrical environment</w:t>
      </w:r>
      <w:r w:rsidR="00345769">
        <w:rPr>
          <w:rFonts w:cstheme="minorHAnsi"/>
          <w:color w:val="000000"/>
          <w:sz w:val="24"/>
          <w:szCs w:val="24"/>
        </w:rPr>
        <w:t xml:space="preserve"> in the </w:t>
      </w:r>
      <w:r w:rsidR="00345769">
        <w:rPr>
          <w:rFonts w:cstheme="minorHAnsi"/>
          <w:i/>
          <w:iCs/>
          <w:color w:val="000000"/>
          <w:sz w:val="24"/>
          <w:szCs w:val="24"/>
        </w:rPr>
        <w:t>formes fixes</w:t>
      </w:r>
      <w:r w:rsidR="00945190">
        <w:rPr>
          <w:rFonts w:cstheme="minorHAnsi"/>
          <w:color w:val="000000"/>
          <w:sz w:val="24"/>
          <w:szCs w:val="24"/>
        </w:rPr>
        <w:t xml:space="preserve">, </w:t>
      </w:r>
      <w:r w:rsidR="00E91CC9">
        <w:rPr>
          <w:rFonts w:cstheme="minorHAnsi"/>
          <w:color w:val="000000"/>
          <w:sz w:val="24"/>
          <w:szCs w:val="24"/>
        </w:rPr>
        <w:t xml:space="preserve">in </w:t>
      </w:r>
      <w:r w:rsidR="00345769">
        <w:rPr>
          <w:rFonts w:cstheme="minorHAnsi"/>
          <w:color w:val="000000"/>
          <w:sz w:val="24"/>
          <w:szCs w:val="24"/>
        </w:rPr>
        <w:t xml:space="preserve">interpreting </w:t>
      </w:r>
      <w:r w:rsidR="002D0ED9">
        <w:rPr>
          <w:rFonts w:cstheme="minorHAnsi"/>
          <w:color w:val="000000"/>
          <w:sz w:val="24"/>
          <w:szCs w:val="24"/>
        </w:rPr>
        <w:t xml:space="preserve">motivic development against </w:t>
      </w:r>
      <w:r w:rsidR="00E91CC9">
        <w:rPr>
          <w:rFonts w:cstheme="minorHAnsi"/>
          <w:color w:val="000000"/>
          <w:sz w:val="24"/>
          <w:szCs w:val="24"/>
        </w:rPr>
        <w:t>metrical</w:t>
      </w:r>
      <w:r w:rsidR="002D0ED9">
        <w:rPr>
          <w:rFonts w:cstheme="minorHAnsi"/>
          <w:color w:val="000000"/>
          <w:sz w:val="24"/>
          <w:szCs w:val="24"/>
        </w:rPr>
        <w:t xml:space="preserve"> regularity</w:t>
      </w:r>
      <w:r w:rsidR="00744B22">
        <w:rPr>
          <w:rFonts w:cstheme="minorHAnsi"/>
          <w:color w:val="000000"/>
          <w:sz w:val="24"/>
          <w:szCs w:val="24"/>
        </w:rPr>
        <w:t xml:space="preserve">, and in </w:t>
      </w:r>
      <w:r w:rsidR="00345769">
        <w:rPr>
          <w:rFonts w:cstheme="minorHAnsi"/>
          <w:color w:val="000000"/>
          <w:sz w:val="24"/>
          <w:szCs w:val="24"/>
        </w:rPr>
        <w:t xml:space="preserve">speculating </w:t>
      </w:r>
      <w:r w:rsidR="00744B22">
        <w:rPr>
          <w:rFonts w:cstheme="minorHAnsi"/>
          <w:color w:val="000000"/>
          <w:sz w:val="24"/>
          <w:szCs w:val="24"/>
        </w:rPr>
        <w:t xml:space="preserve">how certain notated rests may be an artifact of </w:t>
      </w:r>
      <w:r w:rsidR="00C63E60">
        <w:rPr>
          <w:rFonts w:cstheme="minorHAnsi"/>
          <w:color w:val="000000"/>
          <w:sz w:val="24"/>
          <w:szCs w:val="24"/>
        </w:rPr>
        <w:t xml:space="preserve">a </w:t>
      </w:r>
      <w:r w:rsidR="00744B22">
        <w:rPr>
          <w:rFonts w:cstheme="minorHAnsi"/>
          <w:color w:val="000000"/>
          <w:sz w:val="24"/>
          <w:szCs w:val="24"/>
        </w:rPr>
        <w:t>dance tradition</w:t>
      </w:r>
      <w:r w:rsidR="00E91CC9">
        <w:rPr>
          <w:rFonts w:cstheme="minorHAnsi"/>
          <w:color w:val="000000"/>
          <w:sz w:val="24"/>
          <w:szCs w:val="24"/>
        </w:rPr>
        <w:t xml:space="preserve">. </w:t>
      </w:r>
      <w:r w:rsidR="008653F4">
        <w:rPr>
          <w:rFonts w:cstheme="minorHAnsi"/>
          <w:color w:val="000000"/>
          <w:sz w:val="24"/>
          <w:szCs w:val="24"/>
        </w:rPr>
        <w:t>T</w:t>
      </w:r>
      <w:r w:rsidR="00037DBB">
        <w:rPr>
          <w:rFonts w:cstheme="minorHAnsi"/>
          <w:color w:val="000000"/>
          <w:sz w:val="24"/>
          <w:szCs w:val="24"/>
        </w:rPr>
        <w:t xml:space="preserve">he </w:t>
      </w:r>
      <w:r w:rsidR="00443737">
        <w:rPr>
          <w:rFonts w:cstheme="minorHAnsi"/>
          <w:color w:val="000000"/>
          <w:sz w:val="24"/>
          <w:szCs w:val="24"/>
        </w:rPr>
        <w:t xml:space="preserve">great </w:t>
      </w:r>
      <w:r w:rsidR="00037DBB">
        <w:rPr>
          <w:rFonts w:cstheme="minorHAnsi"/>
          <w:color w:val="000000"/>
          <w:sz w:val="24"/>
          <w:szCs w:val="24"/>
        </w:rPr>
        <w:t xml:space="preserve">majority of Machaut’s “danced </w:t>
      </w:r>
      <w:r w:rsidR="00037DBB" w:rsidRPr="00AB7B50">
        <w:rPr>
          <w:rFonts w:cstheme="minorHAnsi"/>
          <w:color w:val="000000"/>
          <w:sz w:val="24"/>
          <w:szCs w:val="24"/>
        </w:rPr>
        <w:t>songs”</w:t>
      </w:r>
      <w:r w:rsidR="00443737" w:rsidRPr="00AB7B50">
        <w:rPr>
          <w:rFonts w:cstheme="minorHAnsi"/>
          <w:color w:val="000000"/>
          <w:sz w:val="24"/>
          <w:szCs w:val="24"/>
        </w:rPr>
        <w:t xml:space="preserve"> </w:t>
      </w:r>
      <w:r w:rsidR="009903EA" w:rsidRPr="00AB7B50">
        <w:rPr>
          <w:rFonts w:cstheme="minorHAnsi"/>
          <w:color w:val="000000"/>
          <w:sz w:val="24"/>
          <w:szCs w:val="24"/>
        </w:rPr>
        <w:t xml:space="preserve">are notated in </w:t>
      </w:r>
      <w:r w:rsidR="00037DBB" w:rsidRPr="00AB7B50">
        <w:rPr>
          <w:rFonts w:cstheme="minorHAnsi"/>
          <w:color w:val="000000"/>
          <w:sz w:val="24"/>
          <w:szCs w:val="24"/>
        </w:rPr>
        <w:t xml:space="preserve">binary </w:t>
      </w:r>
      <w:r w:rsidR="00141A09" w:rsidRPr="005029FC">
        <w:rPr>
          <w:rFonts w:cstheme="minorHAnsi"/>
          <w:sz w:val="24"/>
          <w:szCs w:val="24"/>
        </w:rPr>
        <w:t>mensuration</w:t>
      </w:r>
      <w:r w:rsidR="00734884" w:rsidRPr="005029FC">
        <w:rPr>
          <w:rFonts w:cstheme="minorHAnsi"/>
          <w:sz w:val="24"/>
          <w:szCs w:val="24"/>
        </w:rPr>
        <w:t>s</w:t>
      </w:r>
      <w:r w:rsidR="00037DBB" w:rsidRPr="00AB7B50">
        <w:rPr>
          <w:rFonts w:cstheme="minorHAnsi"/>
          <w:color w:val="000000"/>
          <w:sz w:val="24"/>
          <w:szCs w:val="24"/>
        </w:rPr>
        <w:t xml:space="preserve">, </w:t>
      </w:r>
      <w:r w:rsidR="00770E02">
        <w:rPr>
          <w:rFonts w:cstheme="minorHAnsi"/>
          <w:color w:val="000000"/>
          <w:sz w:val="24"/>
          <w:szCs w:val="24"/>
        </w:rPr>
        <w:t>b</w:t>
      </w:r>
      <w:r w:rsidR="008653F4">
        <w:rPr>
          <w:rFonts w:cstheme="minorHAnsi"/>
          <w:color w:val="000000"/>
          <w:sz w:val="24"/>
          <w:szCs w:val="24"/>
        </w:rPr>
        <w:t xml:space="preserve">ut </w:t>
      </w:r>
      <w:r w:rsidR="004A049E">
        <w:rPr>
          <w:rFonts w:cstheme="minorHAnsi"/>
          <w:color w:val="000000"/>
          <w:sz w:val="24"/>
          <w:szCs w:val="24"/>
        </w:rPr>
        <w:t xml:space="preserve">their tonal </w:t>
      </w:r>
      <w:r w:rsidR="00FF0ACE">
        <w:rPr>
          <w:rFonts w:cstheme="minorHAnsi"/>
          <w:color w:val="000000"/>
          <w:sz w:val="24"/>
          <w:szCs w:val="24"/>
        </w:rPr>
        <w:t xml:space="preserve">organization </w:t>
      </w:r>
      <w:r w:rsidR="00FC2F04">
        <w:rPr>
          <w:rFonts w:cstheme="minorHAnsi"/>
          <w:color w:val="000000"/>
          <w:sz w:val="24"/>
          <w:szCs w:val="24"/>
        </w:rPr>
        <w:t>do</w:t>
      </w:r>
      <w:r w:rsidR="00023E39">
        <w:rPr>
          <w:rFonts w:cstheme="minorHAnsi"/>
          <w:color w:val="000000"/>
          <w:sz w:val="24"/>
          <w:szCs w:val="24"/>
        </w:rPr>
        <w:t>es</w:t>
      </w:r>
      <w:r w:rsidR="00FC2F04">
        <w:rPr>
          <w:rFonts w:cstheme="minorHAnsi"/>
          <w:color w:val="000000"/>
          <w:sz w:val="24"/>
          <w:szCs w:val="24"/>
        </w:rPr>
        <w:t xml:space="preserve"> not </w:t>
      </w:r>
      <w:r w:rsidR="00023E39">
        <w:rPr>
          <w:rFonts w:cstheme="minorHAnsi"/>
          <w:color w:val="000000"/>
          <w:sz w:val="24"/>
          <w:szCs w:val="24"/>
        </w:rPr>
        <w:t xml:space="preserve">always </w:t>
      </w:r>
      <w:r w:rsidR="00BE24A0">
        <w:rPr>
          <w:rFonts w:cstheme="minorHAnsi"/>
          <w:color w:val="000000"/>
          <w:sz w:val="24"/>
          <w:szCs w:val="24"/>
        </w:rPr>
        <w:t>conform to</w:t>
      </w:r>
      <w:r w:rsidR="008653F4">
        <w:rPr>
          <w:rFonts w:cstheme="minorHAnsi"/>
          <w:color w:val="000000"/>
          <w:sz w:val="24"/>
          <w:szCs w:val="24"/>
        </w:rPr>
        <w:t xml:space="preserve"> </w:t>
      </w:r>
      <w:r w:rsidR="00FF0ACE">
        <w:rPr>
          <w:rFonts w:cstheme="minorHAnsi"/>
          <w:color w:val="000000"/>
          <w:sz w:val="24"/>
          <w:szCs w:val="24"/>
        </w:rPr>
        <w:t>a fixed</w:t>
      </w:r>
      <w:r w:rsidR="00BE24A0">
        <w:rPr>
          <w:rFonts w:cstheme="minorHAnsi"/>
          <w:color w:val="000000"/>
          <w:sz w:val="24"/>
          <w:szCs w:val="24"/>
        </w:rPr>
        <w:t xml:space="preserve"> </w:t>
      </w:r>
      <w:r w:rsidR="008653F4">
        <w:rPr>
          <w:rFonts w:cstheme="minorHAnsi"/>
          <w:color w:val="000000"/>
          <w:sz w:val="24"/>
          <w:szCs w:val="24"/>
        </w:rPr>
        <w:t xml:space="preserve">binary </w:t>
      </w:r>
      <w:r w:rsidR="00FC2F04">
        <w:rPr>
          <w:rFonts w:cstheme="minorHAnsi"/>
          <w:color w:val="000000"/>
          <w:sz w:val="24"/>
          <w:szCs w:val="24"/>
        </w:rPr>
        <w:t xml:space="preserve">pattern throughout. </w:t>
      </w:r>
      <w:r w:rsidR="00C96A40">
        <w:rPr>
          <w:rFonts w:cstheme="minorHAnsi"/>
          <w:color w:val="000000"/>
          <w:sz w:val="24"/>
          <w:szCs w:val="24"/>
        </w:rPr>
        <w:t xml:space="preserve">The means of </w:t>
      </w:r>
      <w:r w:rsidR="00674627">
        <w:rPr>
          <w:rFonts w:cstheme="minorHAnsi"/>
          <w:color w:val="000000"/>
          <w:sz w:val="24"/>
          <w:szCs w:val="24"/>
        </w:rPr>
        <w:t xml:space="preserve">rhythmic </w:t>
      </w:r>
      <w:r w:rsidR="00C96A40">
        <w:rPr>
          <w:rFonts w:cstheme="minorHAnsi"/>
          <w:color w:val="000000"/>
          <w:sz w:val="24"/>
          <w:szCs w:val="24"/>
        </w:rPr>
        <w:t>notation, that is, do</w:t>
      </w:r>
      <w:r w:rsidR="001A2B66">
        <w:rPr>
          <w:rFonts w:cstheme="minorHAnsi"/>
          <w:color w:val="000000"/>
          <w:sz w:val="24"/>
          <w:szCs w:val="24"/>
        </w:rPr>
        <w:t>es</w:t>
      </w:r>
      <w:r w:rsidR="00C96A40">
        <w:rPr>
          <w:rFonts w:cstheme="minorHAnsi"/>
          <w:color w:val="000000"/>
          <w:sz w:val="24"/>
          <w:szCs w:val="24"/>
        </w:rPr>
        <w:t xml:space="preserve"> not necessarily </w:t>
      </w:r>
      <w:r w:rsidR="0027493D">
        <w:rPr>
          <w:rFonts w:cstheme="minorHAnsi"/>
          <w:color w:val="000000"/>
          <w:sz w:val="24"/>
          <w:szCs w:val="24"/>
        </w:rPr>
        <w:t xml:space="preserve">elicit </w:t>
      </w:r>
      <w:r w:rsidR="00C96A40">
        <w:rPr>
          <w:rFonts w:cstheme="minorHAnsi"/>
          <w:color w:val="000000"/>
          <w:sz w:val="24"/>
          <w:szCs w:val="24"/>
        </w:rPr>
        <w:t xml:space="preserve">the sense of metrical grouping in a work. </w:t>
      </w:r>
      <w:r w:rsidR="00A510DB">
        <w:rPr>
          <w:rFonts w:cstheme="minorHAnsi"/>
          <w:color w:val="000000"/>
          <w:sz w:val="24"/>
          <w:szCs w:val="24"/>
        </w:rPr>
        <w:t>In the analyses to follow</w:t>
      </w:r>
      <w:r w:rsidR="00996D73">
        <w:rPr>
          <w:rFonts w:cstheme="minorHAnsi"/>
          <w:color w:val="000000"/>
          <w:sz w:val="24"/>
          <w:szCs w:val="24"/>
        </w:rPr>
        <w:t xml:space="preserve">, </w:t>
      </w:r>
      <w:r w:rsidR="00FC2F04">
        <w:rPr>
          <w:rFonts w:cstheme="minorHAnsi"/>
          <w:color w:val="000000"/>
          <w:sz w:val="24"/>
          <w:szCs w:val="24"/>
        </w:rPr>
        <w:t xml:space="preserve">mensural division </w:t>
      </w:r>
      <w:r w:rsidR="00A510DB">
        <w:rPr>
          <w:rFonts w:cstheme="minorHAnsi"/>
          <w:color w:val="000000"/>
          <w:sz w:val="24"/>
          <w:szCs w:val="24"/>
        </w:rPr>
        <w:t xml:space="preserve">is regarded </w:t>
      </w:r>
      <w:r w:rsidR="00D11598">
        <w:rPr>
          <w:rFonts w:cstheme="minorHAnsi"/>
          <w:color w:val="000000"/>
          <w:sz w:val="24"/>
          <w:szCs w:val="24"/>
        </w:rPr>
        <w:t xml:space="preserve">not </w:t>
      </w:r>
      <w:r w:rsidR="00996D73">
        <w:rPr>
          <w:rFonts w:cstheme="minorHAnsi"/>
          <w:color w:val="000000"/>
          <w:sz w:val="24"/>
          <w:szCs w:val="24"/>
        </w:rPr>
        <w:t xml:space="preserve">as </w:t>
      </w:r>
      <w:r w:rsidR="005C169D">
        <w:rPr>
          <w:rFonts w:cstheme="minorHAnsi"/>
          <w:color w:val="000000"/>
          <w:sz w:val="24"/>
          <w:szCs w:val="24"/>
        </w:rPr>
        <w:t xml:space="preserve">the ultimate arbiter of metrical grouping but </w:t>
      </w:r>
      <w:r w:rsidR="00D11598">
        <w:rPr>
          <w:rFonts w:cstheme="minorHAnsi"/>
          <w:color w:val="000000"/>
          <w:sz w:val="24"/>
          <w:szCs w:val="24"/>
        </w:rPr>
        <w:t xml:space="preserve">rather </w:t>
      </w:r>
      <w:r w:rsidR="005C169D">
        <w:rPr>
          <w:rFonts w:cstheme="minorHAnsi"/>
          <w:color w:val="000000"/>
          <w:sz w:val="24"/>
          <w:szCs w:val="24"/>
        </w:rPr>
        <w:t xml:space="preserve">as </w:t>
      </w:r>
      <w:r w:rsidR="00996D73">
        <w:rPr>
          <w:rFonts w:cstheme="minorHAnsi"/>
          <w:color w:val="000000"/>
          <w:sz w:val="24"/>
          <w:szCs w:val="24"/>
        </w:rPr>
        <w:t xml:space="preserve">a </w:t>
      </w:r>
      <w:r w:rsidR="005C169D">
        <w:rPr>
          <w:rFonts w:cstheme="minorHAnsi"/>
          <w:color w:val="000000"/>
          <w:sz w:val="24"/>
          <w:szCs w:val="24"/>
        </w:rPr>
        <w:t xml:space="preserve">notational </w:t>
      </w:r>
      <w:r w:rsidR="00996D73">
        <w:rPr>
          <w:rFonts w:cstheme="minorHAnsi"/>
          <w:color w:val="000000"/>
          <w:sz w:val="24"/>
          <w:szCs w:val="24"/>
        </w:rPr>
        <w:t xml:space="preserve">background against which </w:t>
      </w:r>
      <w:r w:rsidR="004B1DFC">
        <w:rPr>
          <w:rFonts w:cstheme="minorHAnsi"/>
          <w:color w:val="000000"/>
          <w:sz w:val="24"/>
          <w:szCs w:val="24"/>
        </w:rPr>
        <w:t xml:space="preserve">independent </w:t>
      </w:r>
      <w:r w:rsidR="00996D73">
        <w:rPr>
          <w:rFonts w:cstheme="minorHAnsi"/>
          <w:color w:val="000000"/>
          <w:sz w:val="24"/>
          <w:szCs w:val="24"/>
        </w:rPr>
        <w:t>metrical play can emerge</w:t>
      </w:r>
      <w:r w:rsidR="00FC2F04">
        <w:rPr>
          <w:rFonts w:cstheme="minorHAnsi"/>
          <w:color w:val="000000"/>
          <w:sz w:val="24"/>
          <w:szCs w:val="24"/>
        </w:rPr>
        <w:t xml:space="preserve"> as a song unfolds</w:t>
      </w:r>
      <w:r w:rsidR="00037DBB">
        <w:rPr>
          <w:rFonts w:cstheme="minorHAnsi"/>
          <w:color w:val="000000"/>
          <w:sz w:val="24"/>
          <w:szCs w:val="24"/>
        </w:rPr>
        <w:t>.</w:t>
      </w:r>
      <w:r w:rsidR="003D6C85">
        <w:rPr>
          <w:rStyle w:val="FootnoteReference"/>
          <w:rFonts w:cstheme="minorHAnsi"/>
          <w:color w:val="000000"/>
          <w:sz w:val="24"/>
          <w:szCs w:val="24"/>
        </w:rPr>
        <w:footnoteReference w:id="3"/>
      </w:r>
      <w:r w:rsidR="00037DBB">
        <w:rPr>
          <w:rFonts w:cstheme="minorHAnsi"/>
          <w:color w:val="000000"/>
          <w:sz w:val="24"/>
          <w:szCs w:val="24"/>
        </w:rPr>
        <w:t xml:space="preserve"> </w:t>
      </w:r>
      <w:r w:rsidR="00A510DB">
        <w:rPr>
          <w:rFonts w:cstheme="minorHAnsi"/>
          <w:color w:val="000000"/>
          <w:sz w:val="24"/>
          <w:szCs w:val="24"/>
        </w:rPr>
        <w:t xml:space="preserve">It is possible, in other words, for entirely regular mensural notation to be interpreted in </w:t>
      </w:r>
      <w:r w:rsidR="005A3A3A">
        <w:rPr>
          <w:rFonts w:cstheme="minorHAnsi"/>
          <w:color w:val="000000"/>
          <w:sz w:val="24"/>
          <w:szCs w:val="24"/>
        </w:rPr>
        <w:t xml:space="preserve">flexibly </w:t>
      </w:r>
      <w:r w:rsidR="00A510DB">
        <w:rPr>
          <w:rFonts w:cstheme="minorHAnsi"/>
          <w:color w:val="000000"/>
          <w:sz w:val="24"/>
          <w:szCs w:val="24"/>
        </w:rPr>
        <w:t xml:space="preserve">irregular metrical groupings </w:t>
      </w:r>
      <w:r w:rsidR="00EB1A43">
        <w:rPr>
          <w:rFonts w:cstheme="minorHAnsi"/>
          <w:color w:val="000000"/>
          <w:sz w:val="24"/>
          <w:szCs w:val="24"/>
        </w:rPr>
        <w:t xml:space="preserve">when prompted </w:t>
      </w:r>
      <w:r w:rsidR="005C568D">
        <w:rPr>
          <w:rFonts w:cstheme="minorHAnsi"/>
          <w:color w:val="000000"/>
          <w:sz w:val="24"/>
          <w:szCs w:val="24"/>
        </w:rPr>
        <w:t xml:space="preserve">by </w:t>
      </w:r>
      <w:r w:rsidR="00EB1A43">
        <w:rPr>
          <w:rFonts w:cstheme="minorHAnsi"/>
          <w:color w:val="000000"/>
          <w:sz w:val="24"/>
          <w:szCs w:val="24"/>
        </w:rPr>
        <w:t xml:space="preserve">divergent </w:t>
      </w:r>
      <w:r w:rsidR="005C568D">
        <w:rPr>
          <w:rFonts w:cstheme="minorHAnsi"/>
          <w:color w:val="000000"/>
          <w:sz w:val="24"/>
          <w:szCs w:val="24"/>
        </w:rPr>
        <w:t xml:space="preserve">parameters of musical </w:t>
      </w:r>
      <w:r w:rsidR="00EB1A43">
        <w:rPr>
          <w:rFonts w:cstheme="minorHAnsi"/>
          <w:color w:val="000000"/>
          <w:sz w:val="24"/>
          <w:szCs w:val="24"/>
        </w:rPr>
        <w:t>articulation</w:t>
      </w:r>
      <w:r w:rsidR="00A510DB">
        <w:rPr>
          <w:rFonts w:cstheme="minorHAnsi"/>
          <w:color w:val="000000"/>
          <w:sz w:val="24"/>
          <w:szCs w:val="24"/>
        </w:rPr>
        <w:t>.</w:t>
      </w:r>
      <w:r w:rsidR="00A510DB">
        <w:rPr>
          <w:rStyle w:val="FootnoteReference"/>
          <w:rFonts w:cstheme="minorHAnsi"/>
          <w:color w:val="000000"/>
          <w:sz w:val="24"/>
          <w:szCs w:val="24"/>
        </w:rPr>
        <w:footnoteReference w:id="4"/>
      </w:r>
      <w:r w:rsidR="00A510DB">
        <w:rPr>
          <w:rFonts w:cstheme="minorHAnsi"/>
          <w:color w:val="000000"/>
          <w:sz w:val="24"/>
          <w:szCs w:val="24"/>
        </w:rPr>
        <w:t xml:space="preserve"> </w:t>
      </w:r>
      <w:r w:rsidR="00AC27A2">
        <w:rPr>
          <w:rFonts w:cstheme="minorHAnsi"/>
          <w:color w:val="000000"/>
          <w:sz w:val="24"/>
          <w:szCs w:val="24"/>
        </w:rPr>
        <w:t>Yet i</w:t>
      </w:r>
      <w:r w:rsidR="00141A09">
        <w:rPr>
          <w:rFonts w:cstheme="minorHAnsi"/>
          <w:color w:val="000000"/>
          <w:sz w:val="24"/>
          <w:szCs w:val="24"/>
        </w:rPr>
        <w:t xml:space="preserve">t is because of </w:t>
      </w:r>
      <w:r w:rsidR="0047351A">
        <w:rPr>
          <w:rFonts w:cstheme="minorHAnsi"/>
          <w:color w:val="000000"/>
          <w:sz w:val="24"/>
          <w:szCs w:val="24"/>
        </w:rPr>
        <w:t xml:space="preserve">an </w:t>
      </w:r>
      <w:r w:rsidR="0047351A">
        <w:rPr>
          <w:rFonts w:cstheme="minorHAnsi"/>
          <w:color w:val="000000"/>
          <w:sz w:val="24"/>
          <w:szCs w:val="24"/>
        </w:rPr>
        <w:lastRenderedPageBreak/>
        <w:t xml:space="preserve">operative </w:t>
      </w:r>
      <w:r w:rsidR="00141A09">
        <w:rPr>
          <w:rFonts w:cstheme="minorHAnsi"/>
          <w:color w:val="000000"/>
          <w:sz w:val="24"/>
          <w:szCs w:val="24"/>
        </w:rPr>
        <w:t>norm that t</w:t>
      </w:r>
      <w:r w:rsidR="00CA3E36">
        <w:rPr>
          <w:rFonts w:cstheme="minorHAnsi"/>
          <w:color w:val="000000"/>
          <w:sz w:val="24"/>
          <w:szCs w:val="24"/>
        </w:rPr>
        <w:t xml:space="preserve">he metrical play I </w:t>
      </w:r>
      <w:r w:rsidR="00AC27A2">
        <w:rPr>
          <w:rFonts w:cstheme="minorHAnsi"/>
          <w:color w:val="000000"/>
          <w:sz w:val="24"/>
          <w:szCs w:val="24"/>
        </w:rPr>
        <w:t xml:space="preserve">discuss </w:t>
      </w:r>
      <w:r w:rsidR="00CA3E36">
        <w:rPr>
          <w:rFonts w:cstheme="minorHAnsi"/>
          <w:color w:val="000000"/>
          <w:sz w:val="24"/>
          <w:szCs w:val="24"/>
        </w:rPr>
        <w:t xml:space="preserve">in these songs </w:t>
      </w:r>
      <w:r w:rsidR="007A3C91">
        <w:rPr>
          <w:rFonts w:cstheme="minorHAnsi"/>
          <w:color w:val="000000"/>
          <w:sz w:val="24"/>
          <w:szCs w:val="24"/>
        </w:rPr>
        <w:t xml:space="preserve">becomes </w:t>
      </w:r>
      <w:r w:rsidR="00D77B1D">
        <w:rPr>
          <w:rFonts w:cstheme="minorHAnsi"/>
          <w:color w:val="000000"/>
          <w:sz w:val="24"/>
          <w:szCs w:val="24"/>
        </w:rPr>
        <w:t xml:space="preserve">particularly </w:t>
      </w:r>
      <w:r w:rsidR="00D260C2">
        <w:rPr>
          <w:rFonts w:cstheme="minorHAnsi"/>
          <w:color w:val="000000"/>
          <w:sz w:val="24"/>
          <w:szCs w:val="24"/>
        </w:rPr>
        <w:t xml:space="preserve">salient and </w:t>
      </w:r>
      <w:r w:rsidR="007A3C91">
        <w:rPr>
          <w:rFonts w:cstheme="minorHAnsi"/>
          <w:color w:val="000000"/>
          <w:sz w:val="24"/>
          <w:szCs w:val="24"/>
        </w:rPr>
        <w:t>ripe for interpretation</w:t>
      </w:r>
      <w:r w:rsidR="00CA3E36">
        <w:rPr>
          <w:rFonts w:cstheme="minorHAnsi"/>
          <w:color w:val="000000"/>
          <w:sz w:val="24"/>
          <w:szCs w:val="24"/>
        </w:rPr>
        <w:t>.</w:t>
      </w:r>
    </w:p>
    <w:p w14:paraId="454EBB5C" w14:textId="77777777" w:rsidR="00E47A4F" w:rsidRDefault="00E47A4F" w:rsidP="00E47A4F">
      <w:pPr>
        <w:pStyle w:val="FootnoteText"/>
        <w:rPr>
          <w:rFonts w:cstheme="minorHAnsi"/>
          <w:color w:val="000000"/>
          <w:sz w:val="24"/>
          <w:szCs w:val="24"/>
        </w:rPr>
      </w:pPr>
    </w:p>
    <w:p w14:paraId="7EBD869E" w14:textId="48D2A825" w:rsidR="00B468C7" w:rsidRDefault="00B468C7" w:rsidP="00E47A4F">
      <w:pPr>
        <w:pStyle w:val="FootnoteText"/>
        <w:rPr>
          <w:sz w:val="24"/>
          <w:szCs w:val="24"/>
        </w:rPr>
      </w:pPr>
      <w:r>
        <w:rPr>
          <w:rFonts w:cstheme="minorHAnsi"/>
          <w:color w:val="000000"/>
          <w:sz w:val="24"/>
          <w:szCs w:val="24"/>
        </w:rPr>
        <w:t xml:space="preserve">Meter is not explicitly indicated by </w:t>
      </w:r>
      <w:r w:rsidR="0064563E">
        <w:rPr>
          <w:rFonts w:cstheme="minorHAnsi"/>
          <w:color w:val="000000"/>
          <w:sz w:val="24"/>
          <w:szCs w:val="24"/>
        </w:rPr>
        <w:t xml:space="preserve">the </w:t>
      </w:r>
      <w:r>
        <w:rPr>
          <w:rFonts w:cstheme="minorHAnsi"/>
          <w:color w:val="000000"/>
          <w:sz w:val="24"/>
          <w:szCs w:val="24"/>
        </w:rPr>
        <w:t>fourteenth-century French system of notating discrete lengths of pitch and rest</w:t>
      </w:r>
      <w:r w:rsidR="0000017F">
        <w:rPr>
          <w:rFonts w:cstheme="minorHAnsi"/>
          <w:color w:val="000000"/>
          <w:sz w:val="24"/>
          <w:szCs w:val="24"/>
        </w:rPr>
        <w:t xml:space="preserve">. A brief review follows in </w:t>
      </w:r>
      <w:r w:rsidR="00D42CAA">
        <w:rPr>
          <w:rFonts w:cstheme="minorHAnsi"/>
          <w:color w:val="000000"/>
          <w:sz w:val="24"/>
          <w:szCs w:val="24"/>
        </w:rPr>
        <w:t xml:space="preserve">order to distinguish </w:t>
      </w:r>
      <w:r w:rsidR="0000017F">
        <w:rPr>
          <w:rFonts w:cstheme="minorHAnsi"/>
          <w:color w:val="000000"/>
          <w:sz w:val="24"/>
          <w:szCs w:val="24"/>
        </w:rPr>
        <w:t>the production of medieval mensuration from the modern reception of meter</w:t>
      </w:r>
      <w:r w:rsidR="00600F1A">
        <w:rPr>
          <w:rFonts w:cstheme="minorHAnsi"/>
          <w:color w:val="000000"/>
          <w:sz w:val="24"/>
          <w:szCs w:val="24"/>
        </w:rPr>
        <w:t xml:space="preserve"> in </w:t>
      </w:r>
      <w:r w:rsidR="0064563E">
        <w:rPr>
          <w:rFonts w:cstheme="minorHAnsi"/>
          <w:color w:val="000000"/>
          <w:sz w:val="24"/>
          <w:szCs w:val="24"/>
        </w:rPr>
        <w:t xml:space="preserve">Machaut’s </w:t>
      </w:r>
      <w:r w:rsidR="00600F1A">
        <w:rPr>
          <w:rFonts w:cstheme="minorHAnsi"/>
          <w:color w:val="000000"/>
          <w:sz w:val="24"/>
          <w:szCs w:val="24"/>
        </w:rPr>
        <w:t>music</w:t>
      </w:r>
      <w:r>
        <w:rPr>
          <w:rFonts w:cstheme="minorHAnsi"/>
          <w:color w:val="000000"/>
          <w:sz w:val="24"/>
          <w:szCs w:val="24"/>
        </w:rPr>
        <w:t>.</w:t>
      </w:r>
      <w:r>
        <w:rPr>
          <w:rStyle w:val="FootnoteReference"/>
          <w:rFonts w:cstheme="minorHAnsi"/>
          <w:color w:val="000000"/>
          <w:sz w:val="24"/>
          <w:szCs w:val="24"/>
        </w:rPr>
        <w:footnoteReference w:id="5"/>
      </w:r>
      <w:r>
        <w:rPr>
          <w:rFonts w:cstheme="minorHAnsi"/>
          <w:color w:val="000000"/>
          <w:sz w:val="24"/>
          <w:szCs w:val="24"/>
        </w:rPr>
        <w:t xml:space="preserve"> </w:t>
      </w:r>
      <w:r w:rsidR="00C07AAE">
        <w:rPr>
          <w:rFonts w:cstheme="minorHAnsi"/>
          <w:color w:val="000000"/>
          <w:sz w:val="24"/>
          <w:szCs w:val="24"/>
        </w:rPr>
        <w:t>Each duration</w:t>
      </w:r>
      <w:r w:rsidR="007B096F">
        <w:rPr>
          <w:rFonts w:cstheme="minorHAnsi"/>
          <w:color w:val="000000"/>
          <w:sz w:val="24"/>
          <w:szCs w:val="24"/>
        </w:rPr>
        <w:t xml:space="preserve"> of </w:t>
      </w:r>
      <w:r w:rsidR="00D42CAA">
        <w:rPr>
          <w:rFonts w:cstheme="minorHAnsi"/>
          <w:color w:val="000000"/>
          <w:sz w:val="24"/>
          <w:szCs w:val="24"/>
        </w:rPr>
        <w:t xml:space="preserve">the mensural system can </w:t>
      </w:r>
      <w:r w:rsidR="00EB579B">
        <w:rPr>
          <w:rFonts w:cstheme="minorHAnsi"/>
          <w:color w:val="000000"/>
          <w:sz w:val="24"/>
          <w:szCs w:val="24"/>
        </w:rPr>
        <w:t xml:space="preserve">be </w:t>
      </w:r>
      <w:r w:rsidR="00C07AAE">
        <w:rPr>
          <w:rFonts w:cstheme="minorHAnsi"/>
          <w:color w:val="000000"/>
          <w:sz w:val="24"/>
          <w:szCs w:val="24"/>
        </w:rPr>
        <w:t>subdivide</w:t>
      </w:r>
      <w:r w:rsidR="007B096F">
        <w:rPr>
          <w:rFonts w:cstheme="minorHAnsi"/>
          <w:color w:val="000000"/>
          <w:sz w:val="24"/>
          <w:szCs w:val="24"/>
        </w:rPr>
        <w:t>d</w:t>
      </w:r>
      <w:r w:rsidR="00C07AAE">
        <w:rPr>
          <w:rFonts w:cstheme="minorHAnsi"/>
          <w:color w:val="000000"/>
          <w:sz w:val="24"/>
          <w:szCs w:val="24"/>
        </w:rPr>
        <w:t xml:space="preserve"> into </w:t>
      </w:r>
      <w:r w:rsidR="00F42F33">
        <w:rPr>
          <w:rFonts w:cstheme="minorHAnsi"/>
          <w:color w:val="000000"/>
          <w:sz w:val="24"/>
          <w:szCs w:val="24"/>
        </w:rPr>
        <w:t xml:space="preserve">(or is comprised of) </w:t>
      </w:r>
      <w:r w:rsidR="0087696F">
        <w:rPr>
          <w:rFonts w:cstheme="minorHAnsi"/>
          <w:color w:val="000000"/>
          <w:sz w:val="24"/>
          <w:szCs w:val="24"/>
        </w:rPr>
        <w:t xml:space="preserve">some number of </w:t>
      </w:r>
      <w:r w:rsidR="007B096F">
        <w:rPr>
          <w:rFonts w:cstheme="minorHAnsi"/>
          <w:color w:val="000000"/>
          <w:sz w:val="24"/>
          <w:szCs w:val="24"/>
        </w:rPr>
        <w:t xml:space="preserve">the next lesser </w:t>
      </w:r>
      <w:r w:rsidR="00F42F33">
        <w:rPr>
          <w:rFonts w:cstheme="minorHAnsi"/>
          <w:color w:val="000000"/>
          <w:sz w:val="24"/>
          <w:szCs w:val="24"/>
        </w:rPr>
        <w:t>duration</w:t>
      </w:r>
      <w:r w:rsidR="00EB579B">
        <w:rPr>
          <w:rFonts w:cstheme="minorHAnsi"/>
          <w:color w:val="000000"/>
          <w:sz w:val="24"/>
          <w:szCs w:val="24"/>
        </w:rPr>
        <w:t>: three when perfect, two when imperfect</w:t>
      </w:r>
      <w:r w:rsidR="00C07AAE">
        <w:rPr>
          <w:rFonts w:cstheme="minorHAnsi"/>
          <w:color w:val="000000"/>
          <w:sz w:val="24"/>
          <w:szCs w:val="24"/>
        </w:rPr>
        <w:t xml:space="preserve">. </w:t>
      </w:r>
      <w:r w:rsidR="000A7D6E">
        <w:rPr>
          <w:rFonts w:cstheme="minorHAnsi"/>
          <w:color w:val="000000"/>
          <w:sz w:val="24"/>
          <w:szCs w:val="24"/>
        </w:rPr>
        <w:t xml:space="preserve">The largest </w:t>
      </w:r>
      <w:r w:rsidR="003B3F84">
        <w:rPr>
          <w:rFonts w:cstheme="minorHAnsi"/>
          <w:color w:val="000000"/>
          <w:sz w:val="24"/>
          <w:szCs w:val="24"/>
        </w:rPr>
        <w:t xml:space="preserve">of the three </w:t>
      </w:r>
      <w:r w:rsidR="000A7D6E">
        <w:rPr>
          <w:rFonts w:cstheme="minorHAnsi"/>
          <w:color w:val="000000"/>
          <w:sz w:val="24"/>
          <w:szCs w:val="24"/>
        </w:rPr>
        <w:t>common mensural level</w:t>
      </w:r>
      <w:r w:rsidR="003B3F84">
        <w:rPr>
          <w:rFonts w:cstheme="minorHAnsi"/>
          <w:color w:val="000000"/>
          <w:sz w:val="24"/>
          <w:szCs w:val="24"/>
        </w:rPr>
        <w:t>s</w:t>
      </w:r>
      <w:r w:rsidR="00943FD6">
        <w:rPr>
          <w:rFonts w:cstheme="minorHAnsi"/>
          <w:color w:val="000000"/>
          <w:sz w:val="24"/>
          <w:szCs w:val="24"/>
        </w:rPr>
        <w:t xml:space="preserve"> </w:t>
      </w:r>
      <w:r w:rsidR="000A7D6E">
        <w:rPr>
          <w:rFonts w:cstheme="minorHAnsi"/>
          <w:color w:val="000000"/>
          <w:sz w:val="24"/>
          <w:szCs w:val="24"/>
        </w:rPr>
        <w:t xml:space="preserve">is </w:t>
      </w:r>
      <w:r w:rsidR="00943FD6">
        <w:rPr>
          <w:rFonts w:cstheme="minorHAnsi"/>
          <w:color w:val="000000"/>
          <w:sz w:val="24"/>
          <w:szCs w:val="24"/>
        </w:rPr>
        <w:t xml:space="preserve">called </w:t>
      </w:r>
      <w:r w:rsidR="00FB1ECD" w:rsidRPr="00FB1ECD">
        <w:rPr>
          <w:rFonts w:cstheme="minorHAnsi"/>
          <w:i/>
          <w:iCs/>
          <w:color w:val="000000"/>
          <w:sz w:val="24"/>
          <w:szCs w:val="24"/>
        </w:rPr>
        <w:t>modus</w:t>
      </w:r>
      <w:r w:rsidR="000A7D6E" w:rsidRPr="00943FD6">
        <w:rPr>
          <w:rFonts w:cstheme="minorHAnsi"/>
          <w:i/>
          <w:iCs/>
          <w:color w:val="000000"/>
          <w:sz w:val="24"/>
          <w:szCs w:val="24"/>
        </w:rPr>
        <w:t>,</w:t>
      </w:r>
      <w:r w:rsidR="000A7D6E">
        <w:rPr>
          <w:rFonts w:cstheme="minorHAnsi"/>
          <w:color w:val="000000"/>
          <w:sz w:val="24"/>
          <w:szCs w:val="24"/>
        </w:rPr>
        <w:t xml:space="preserve"> </w:t>
      </w:r>
      <w:r w:rsidR="00FB1ECD">
        <w:rPr>
          <w:rFonts w:cstheme="minorHAnsi"/>
          <w:color w:val="000000"/>
          <w:sz w:val="24"/>
          <w:szCs w:val="24"/>
        </w:rPr>
        <w:t>the subdivision of longs by breves</w:t>
      </w:r>
      <w:r w:rsidR="00030435">
        <w:rPr>
          <w:rFonts w:cstheme="minorHAnsi"/>
          <w:color w:val="000000"/>
          <w:sz w:val="24"/>
          <w:szCs w:val="24"/>
        </w:rPr>
        <w:t xml:space="preserve">. </w:t>
      </w:r>
      <w:r w:rsidR="00FB1ECD">
        <w:rPr>
          <w:rFonts w:cstheme="minorHAnsi"/>
          <w:color w:val="000000"/>
          <w:sz w:val="24"/>
          <w:szCs w:val="24"/>
        </w:rPr>
        <w:t xml:space="preserve">The </w:t>
      </w:r>
      <w:r w:rsidR="001F0CE2">
        <w:rPr>
          <w:rFonts w:cstheme="minorHAnsi"/>
          <w:color w:val="000000"/>
          <w:sz w:val="24"/>
          <w:szCs w:val="24"/>
        </w:rPr>
        <w:t xml:space="preserve">central </w:t>
      </w:r>
      <w:r w:rsidR="00FB1ECD" w:rsidRPr="00197FE0">
        <w:rPr>
          <w:rFonts w:cstheme="minorHAnsi"/>
          <w:color w:val="000000"/>
          <w:sz w:val="24"/>
          <w:szCs w:val="24"/>
        </w:rPr>
        <w:t xml:space="preserve">mensural level </w:t>
      </w:r>
      <w:r w:rsidR="00FB1ECD">
        <w:rPr>
          <w:rFonts w:cstheme="minorHAnsi"/>
          <w:color w:val="000000"/>
          <w:sz w:val="24"/>
          <w:szCs w:val="24"/>
        </w:rPr>
        <w:t xml:space="preserve">is </w:t>
      </w:r>
      <w:r w:rsidR="00943FD6">
        <w:rPr>
          <w:rFonts w:cstheme="minorHAnsi"/>
          <w:color w:val="000000"/>
          <w:sz w:val="24"/>
          <w:szCs w:val="24"/>
        </w:rPr>
        <w:t xml:space="preserve">called </w:t>
      </w:r>
      <w:r w:rsidR="00FB1ECD" w:rsidRPr="00197FE0">
        <w:rPr>
          <w:i/>
          <w:iCs/>
          <w:sz w:val="24"/>
          <w:szCs w:val="24"/>
        </w:rPr>
        <w:t>tempus</w:t>
      </w:r>
      <w:r w:rsidR="00FB1ECD" w:rsidRPr="00943FD6">
        <w:rPr>
          <w:i/>
          <w:iCs/>
          <w:sz w:val="24"/>
          <w:szCs w:val="24"/>
        </w:rPr>
        <w:t>,</w:t>
      </w:r>
      <w:r w:rsidR="00FB1ECD">
        <w:rPr>
          <w:sz w:val="24"/>
          <w:szCs w:val="24"/>
        </w:rPr>
        <w:t xml:space="preserve"> </w:t>
      </w:r>
      <w:r w:rsidR="00FB1ECD" w:rsidRPr="00197FE0">
        <w:rPr>
          <w:sz w:val="24"/>
          <w:szCs w:val="24"/>
        </w:rPr>
        <w:t xml:space="preserve">defined </w:t>
      </w:r>
      <w:r w:rsidR="00A33CA3">
        <w:rPr>
          <w:sz w:val="24"/>
          <w:szCs w:val="24"/>
        </w:rPr>
        <w:t>as</w:t>
      </w:r>
      <w:r w:rsidR="00A33CA3" w:rsidRPr="00197FE0">
        <w:rPr>
          <w:sz w:val="24"/>
          <w:szCs w:val="24"/>
        </w:rPr>
        <w:t xml:space="preserve"> </w:t>
      </w:r>
      <w:r w:rsidR="00FB1ECD" w:rsidRPr="00197FE0">
        <w:rPr>
          <w:sz w:val="24"/>
          <w:szCs w:val="24"/>
        </w:rPr>
        <w:t xml:space="preserve">the subdivision of breves by semibreves. </w:t>
      </w:r>
      <w:r w:rsidR="00125760">
        <w:rPr>
          <w:sz w:val="24"/>
          <w:szCs w:val="24"/>
        </w:rPr>
        <w:t xml:space="preserve">In </w:t>
      </w:r>
      <w:r w:rsidR="007E04E1">
        <w:rPr>
          <w:sz w:val="24"/>
          <w:szCs w:val="24"/>
        </w:rPr>
        <w:t>my</w:t>
      </w:r>
      <w:r w:rsidR="00125760">
        <w:rPr>
          <w:sz w:val="24"/>
          <w:szCs w:val="24"/>
        </w:rPr>
        <w:t xml:space="preserve"> transcriptions, t</w:t>
      </w:r>
      <w:r w:rsidR="00AB2672" w:rsidRPr="00197FE0">
        <w:rPr>
          <w:sz w:val="24"/>
          <w:szCs w:val="24"/>
        </w:rPr>
        <w:t xml:space="preserve">he measure </w:t>
      </w:r>
      <w:r w:rsidR="00AB2672">
        <w:rPr>
          <w:sz w:val="24"/>
          <w:szCs w:val="24"/>
        </w:rPr>
        <w:t>is a breve’s duration</w:t>
      </w:r>
      <w:r w:rsidR="006E4300">
        <w:rPr>
          <w:sz w:val="24"/>
          <w:szCs w:val="24"/>
        </w:rPr>
        <w:t>,</w:t>
      </w:r>
      <w:r w:rsidR="00AB2672">
        <w:rPr>
          <w:sz w:val="24"/>
          <w:szCs w:val="24"/>
        </w:rPr>
        <w:t xml:space="preserve"> </w:t>
      </w:r>
      <w:r w:rsidR="00AB2672" w:rsidRPr="00197FE0">
        <w:rPr>
          <w:sz w:val="24"/>
          <w:szCs w:val="24"/>
        </w:rPr>
        <w:t xml:space="preserve">and the semibreve beat </w:t>
      </w:r>
      <w:r w:rsidR="006E4300">
        <w:rPr>
          <w:sz w:val="24"/>
          <w:szCs w:val="24"/>
        </w:rPr>
        <w:t xml:space="preserve">is </w:t>
      </w:r>
      <w:r w:rsidR="0088694C">
        <w:rPr>
          <w:sz w:val="24"/>
          <w:szCs w:val="24"/>
        </w:rPr>
        <w:t xml:space="preserve">represented </w:t>
      </w:r>
      <w:r w:rsidR="00382550">
        <w:rPr>
          <w:sz w:val="24"/>
          <w:szCs w:val="24"/>
        </w:rPr>
        <w:t xml:space="preserve">by </w:t>
      </w:r>
      <w:r w:rsidR="00AB2672" w:rsidRPr="00197FE0">
        <w:rPr>
          <w:sz w:val="24"/>
          <w:szCs w:val="24"/>
        </w:rPr>
        <w:t>a quarter note (dotted when perfect).</w:t>
      </w:r>
      <w:r w:rsidR="00AB2672">
        <w:rPr>
          <w:sz w:val="24"/>
          <w:szCs w:val="24"/>
        </w:rPr>
        <w:t xml:space="preserve"> </w:t>
      </w:r>
      <w:r w:rsidR="00FB1ECD" w:rsidRPr="00AB2672">
        <w:rPr>
          <w:rFonts w:cstheme="minorHAnsi"/>
          <w:i/>
          <w:iCs/>
          <w:color w:val="000000"/>
          <w:sz w:val="24"/>
          <w:szCs w:val="24"/>
        </w:rPr>
        <w:t>P</w:t>
      </w:r>
      <w:r w:rsidR="00497257" w:rsidRPr="00AB2672">
        <w:rPr>
          <w:i/>
          <w:iCs/>
          <w:sz w:val="24"/>
          <w:szCs w:val="24"/>
        </w:rPr>
        <w:t>rolatio</w:t>
      </w:r>
      <w:r w:rsidR="00497257" w:rsidRPr="00197FE0">
        <w:rPr>
          <w:sz w:val="24"/>
          <w:szCs w:val="24"/>
        </w:rPr>
        <w:t xml:space="preserve"> </w:t>
      </w:r>
      <w:r w:rsidR="00B82AA7">
        <w:rPr>
          <w:sz w:val="24"/>
          <w:szCs w:val="24"/>
        </w:rPr>
        <w:t xml:space="preserve">is </w:t>
      </w:r>
      <w:r w:rsidR="00497257" w:rsidRPr="00197FE0">
        <w:rPr>
          <w:sz w:val="24"/>
          <w:szCs w:val="24"/>
        </w:rPr>
        <w:t>the subdivision of semibreves by minims, transcribed as eighths per (dotted) quarter</w:t>
      </w:r>
      <w:r w:rsidR="009F02A2">
        <w:rPr>
          <w:sz w:val="24"/>
          <w:szCs w:val="24"/>
        </w:rPr>
        <w:t>.</w:t>
      </w:r>
      <w:r w:rsidR="00BF50F2">
        <w:rPr>
          <w:sz w:val="24"/>
          <w:szCs w:val="24"/>
        </w:rPr>
        <w:t xml:space="preserve"> </w:t>
      </w:r>
      <w:r w:rsidR="008D73FA">
        <w:rPr>
          <w:sz w:val="24"/>
          <w:szCs w:val="24"/>
        </w:rPr>
        <w:t xml:space="preserve">The metrical grouping of mensural rhythm </w:t>
      </w:r>
      <w:r w:rsidR="00B54259">
        <w:rPr>
          <w:rFonts w:cstheme="minorHAnsi"/>
          <w:color w:val="000000"/>
          <w:sz w:val="24"/>
          <w:szCs w:val="24"/>
        </w:rPr>
        <w:t xml:space="preserve">is </w:t>
      </w:r>
      <w:r w:rsidRPr="00197FE0">
        <w:rPr>
          <w:rFonts w:cstheme="minorHAnsi"/>
          <w:color w:val="000000"/>
          <w:sz w:val="24"/>
          <w:szCs w:val="24"/>
        </w:rPr>
        <w:t>a qualitative interpretation t</w:t>
      </w:r>
      <w:r>
        <w:rPr>
          <w:rFonts w:cstheme="minorHAnsi"/>
          <w:color w:val="000000"/>
          <w:sz w:val="24"/>
          <w:szCs w:val="24"/>
        </w:rPr>
        <w:t xml:space="preserve">hat accrues from </w:t>
      </w:r>
      <w:r w:rsidR="00DD420F">
        <w:rPr>
          <w:rFonts w:cstheme="minorHAnsi"/>
          <w:color w:val="000000"/>
          <w:sz w:val="24"/>
          <w:szCs w:val="24"/>
        </w:rPr>
        <w:t>the</w:t>
      </w:r>
      <w:r>
        <w:rPr>
          <w:rFonts w:cstheme="minorHAnsi"/>
          <w:color w:val="000000"/>
          <w:sz w:val="24"/>
          <w:szCs w:val="24"/>
        </w:rPr>
        <w:t xml:space="preserve"> regular, hierarchical grouping of pulses. Once established, a metrical grouping can be felt to remain in effect until its pattern of accentuation is contradicted by some alternative</w:t>
      </w:r>
      <w:r w:rsidR="00F92339">
        <w:rPr>
          <w:rFonts w:cstheme="minorHAnsi"/>
          <w:color w:val="000000"/>
          <w:sz w:val="24"/>
          <w:szCs w:val="24"/>
        </w:rPr>
        <w:t xml:space="preserve"> pattern</w:t>
      </w:r>
      <w:r>
        <w:rPr>
          <w:rFonts w:cstheme="minorHAnsi"/>
          <w:color w:val="000000"/>
          <w:sz w:val="24"/>
          <w:szCs w:val="24"/>
        </w:rPr>
        <w:t xml:space="preserve">. Following Maw’s </w:t>
      </w:r>
      <w:r w:rsidR="00685D23">
        <w:rPr>
          <w:rFonts w:cstheme="minorHAnsi"/>
          <w:color w:val="000000"/>
          <w:sz w:val="24"/>
          <w:szCs w:val="24"/>
        </w:rPr>
        <w:t xml:space="preserve">foundational </w:t>
      </w:r>
      <w:r>
        <w:rPr>
          <w:rFonts w:cstheme="minorHAnsi"/>
          <w:color w:val="000000"/>
          <w:sz w:val="24"/>
          <w:szCs w:val="24"/>
        </w:rPr>
        <w:t xml:space="preserve">work on meter in Machaut’s songs, I identify </w:t>
      </w:r>
      <w:r>
        <w:rPr>
          <w:rFonts w:cstheme="minorHAnsi"/>
          <w:color w:val="000000"/>
          <w:sz w:val="24"/>
          <w:szCs w:val="24"/>
        </w:rPr>
        <w:lastRenderedPageBreak/>
        <w:t xml:space="preserve">the sense of medieval meter as a combination of motivic initiation and termination, rhythmic grouping (especially </w:t>
      </w:r>
      <w:r w:rsidR="00720C1A">
        <w:rPr>
          <w:rFonts w:cstheme="minorHAnsi"/>
          <w:color w:val="000000"/>
          <w:sz w:val="24"/>
          <w:szCs w:val="24"/>
        </w:rPr>
        <w:t xml:space="preserve">when </w:t>
      </w:r>
      <w:r>
        <w:rPr>
          <w:rFonts w:cstheme="minorHAnsi"/>
          <w:color w:val="000000"/>
          <w:sz w:val="24"/>
          <w:szCs w:val="24"/>
        </w:rPr>
        <w:t xml:space="preserve">recurrent), </w:t>
      </w:r>
      <w:r w:rsidR="00934F5D">
        <w:rPr>
          <w:rFonts w:cstheme="minorHAnsi"/>
          <w:color w:val="000000"/>
          <w:sz w:val="24"/>
          <w:szCs w:val="24"/>
        </w:rPr>
        <w:t xml:space="preserve">melodic phrasing, </w:t>
      </w:r>
      <w:r w:rsidR="003240EA">
        <w:rPr>
          <w:rFonts w:cstheme="minorHAnsi"/>
          <w:color w:val="000000"/>
          <w:sz w:val="24"/>
          <w:szCs w:val="24"/>
        </w:rPr>
        <w:t xml:space="preserve">formal boundaries, </w:t>
      </w:r>
      <w:r>
        <w:rPr>
          <w:rFonts w:cstheme="minorHAnsi"/>
          <w:color w:val="000000"/>
          <w:sz w:val="24"/>
          <w:szCs w:val="24"/>
        </w:rPr>
        <w:t>agogic accent, text alignment, simultaneous articulation</w:t>
      </w:r>
      <w:r w:rsidR="00934F5D">
        <w:rPr>
          <w:rFonts w:cstheme="minorHAnsi"/>
          <w:color w:val="000000"/>
          <w:sz w:val="24"/>
          <w:szCs w:val="24"/>
        </w:rPr>
        <w:t xml:space="preserve"> (in polyphony)</w:t>
      </w:r>
      <w:r>
        <w:rPr>
          <w:rFonts w:cstheme="minorHAnsi"/>
          <w:color w:val="000000"/>
          <w:sz w:val="24"/>
          <w:szCs w:val="24"/>
        </w:rPr>
        <w:t xml:space="preserve">, </w:t>
      </w:r>
      <w:r w:rsidR="00E6325B">
        <w:rPr>
          <w:rFonts w:cstheme="minorHAnsi"/>
          <w:color w:val="000000"/>
          <w:sz w:val="24"/>
          <w:szCs w:val="24"/>
        </w:rPr>
        <w:t xml:space="preserve">tonal </w:t>
      </w:r>
      <w:r w:rsidR="00AA4C9B">
        <w:rPr>
          <w:rFonts w:cstheme="minorHAnsi"/>
          <w:color w:val="000000"/>
          <w:sz w:val="24"/>
          <w:szCs w:val="24"/>
        </w:rPr>
        <w:t>accent</w:t>
      </w:r>
      <w:r w:rsidR="0034220F">
        <w:rPr>
          <w:rFonts w:cstheme="minorHAnsi"/>
          <w:color w:val="000000"/>
          <w:sz w:val="24"/>
          <w:szCs w:val="24"/>
        </w:rPr>
        <w:t xml:space="preserve">, </w:t>
      </w:r>
      <w:r>
        <w:rPr>
          <w:rFonts w:cstheme="minorHAnsi"/>
          <w:color w:val="000000"/>
          <w:sz w:val="24"/>
          <w:szCs w:val="24"/>
        </w:rPr>
        <w:t>contrapuntal resolution, and harmonic change.</w:t>
      </w:r>
      <w:r>
        <w:rPr>
          <w:rStyle w:val="FootnoteReference"/>
          <w:rFonts w:cstheme="minorHAnsi"/>
          <w:color w:val="000000"/>
          <w:sz w:val="24"/>
          <w:szCs w:val="24"/>
        </w:rPr>
        <w:footnoteReference w:id="6"/>
      </w:r>
    </w:p>
    <w:p w14:paraId="0923DDC3" w14:textId="77777777" w:rsidR="006B7218" w:rsidRDefault="006B7218" w:rsidP="006B7218">
      <w:pPr>
        <w:spacing w:line="480" w:lineRule="auto"/>
        <w:rPr>
          <w:rFonts w:cstheme="minorHAnsi"/>
          <w:sz w:val="24"/>
          <w:szCs w:val="24"/>
        </w:rPr>
      </w:pPr>
    </w:p>
    <w:p w14:paraId="4B055EDC" w14:textId="49D32739" w:rsidR="00E871EE" w:rsidRPr="00E871EE" w:rsidRDefault="00CA7C37" w:rsidP="006B7218">
      <w:pPr>
        <w:spacing w:line="480" w:lineRule="auto"/>
        <w:rPr>
          <w:rFonts w:cstheme="minorHAnsi"/>
          <w:sz w:val="24"/>
          <w:szCs w:val="24"/>
        </w:rPr>
      </w:pPr>
      <w:r>
        <w:rPr>
          <w:rFonts w:cstheme="minorHAnsi"/>
          <w:sz w:val="24"/>
          <w:szCs w:val="24"/>
        </w:rPr>
        <w:t xml:space="preserve">As a </w:t>
      </w:r>
      <w:r w:rsidR="00806BC1">
        <w:rPr>
          <w:rFonts w:cstheme="minorHAnsi"/>
          <w:sz w:val="24"/>
          <w:szCs w:val="24"/>
        </w:rPr>
        <w:t xml:space="preserve">prefatory </w:t>
      </w:r>
      <w:r>
        <w:rPr>
          <w:rFonts w:cstheme="minorHAnsi"/>
          <w:sz w:val="24"/>
          <w:szCs w:val="24"/>
        </w:rPr>
        <w:t>example c</w:t>
      </w:r>
      <w:r w:rsidR="00C77C39">
        <w:rPr>
          <w:rFonts w:cstheme="minorHAnsi"/>
          <w:sz w:val="24"/>
          <w:szCs w:val="24"/>
        </w:rPr>
        <w:t xml:space="preserve">onsider </w:t>
      </w:r>
      <w:r w:rsidR="0060631E">
        <w:rPr>
          <w:rFonts w:cstheme="minorHAnsi"/>
          <w:iCs/>
          <w:sz w:val="24"/>
          <w:szCs w:val="24"/>
        </w:rPr>
        <w:t>“Tres douche dame</w:t>
      </w:r>
      <w:r w:rsidR="00532492">
        <w:rPr>
          <w:rFonts w:cstheme="minorHAnsi"/>
          <w:iCs/>
          <w:sz w:val="24"/>
          <w:szCs w:val="24"/>
        </w:rPr>
        <w:t>,</w:t>
      </w:r>
      <w:r w:rsidR="0060631E">
        <w:rPr>
          <w:rFonts w:cstheme="minorHAnsi"/>
          <w:iCs/>
          <w:sz w:val="24"/>
          <w:szCs w:val="24"/>
        </w:rPr>
        <w:t xml:space="preserve">” </w:t>
      </w:r>
      <w:r w:rsidR="00532492">
        <w:rPr>
          <w:rFonts w:cstheme="minorHAnsi"/>
          <w:iCs/>
          <w:sz w:val="24"/>
          <w:szCs w:val="24"/>
        </w:rPr>
        <w:t xml:space="preserve">a refrain </w:t>
      </w:r>
      <w:r w:rsidR="000D4C8E">
        <w:rPr>
          <w:rFonts w:cstheme="minorHAnsi"/>
          <w:sz w:val="24"/>
          <w:szCs w:val="24"/>
        </w:rPr>
        <w:t>interpolated in</w:t>
      </w:r>
      <w:r w:rsidR="00532492">
        <w:rPr>
          <w:rFonts w:cstheme="minorHAnsi"/>
          <w:sz w:val="24"/>
          <w:szCs w:val="24"/>
        </w:rPr>
        <w:t>to</w:t>
      </w:r>
      <w:r w:rsidR="000D4C8E">
        <w:rPr>
          <w:rFonts w:cstheme="minorHAnsi"/>
          <w:sz w:val="24"/>
          <w:szCs w:val="24"/>
        </w:rPr>
        <w:t xml:space="preserve"> </w:t>
      </w:r>
      <w:r w:rsidR="00E871EE" w:rsidRPr="00E871EE">
        <w:rPr>
          <w:rFonts w:cstheme="minorHAnsi"/>
          <w:sz w:val="24"/>
          <w:szCs w:val="24"/>
        </w:rPr>
        <w:t xml:space="preserve">Jacquemart Gielée’s romance </w:t>
      </w:r>
      <w:r w:rsidR="00E871EE" w:rsidRPr="00E871EE">
        <w:rPr>
          <w:rFonts w:cstheme="minorHAnsi"/>
          <w:i/>
          <w:sz w:val="24"/>
          <w:szCs w:val="24"/>
        </w:rPr>
        <w:t xml:space="preserve">Renart le Nouvel </w:t>
      </w:r>
      <w:r w:rsidR="00E871EE" w:rsidRPr="00E871EE">
        <w:rPr>
          <w:rFonts w:cstheme="minorHAnsi"/>
          <w:sz w:val="24"/>
          <w:szCs w:val="24"/>
        </w:rPr>
        <w:t>(1291</w:t>
      </w:r>
      <w:r w:rsidR="004F0FB9">
        <w:rPr>
          <w:rFonts w:cstheme="minorHAnsi"/>
          <w:color w:val="000000"/>
          <w:sz w:val="24"/>
          <w:szCs w:val="24"/>
        </w:rPr>
        <w:t>–</w:t>
      </w:r>
      <w:r w:rsidR="00E871EE" w:rsidRPr="00E871EE">
        <w:rPr>
          <w:rFonts w:cstheme="minorHAnsi"/>
          <w:sz w:val="24"/>
          <w:szCs w:val="24"/>
        </w:rPr>
        <w:t>97). A modern transcription</w:t>
      </w:r>
      <w:r w:rsidR="00CE3E31">
        <w:rPr>
          <w:rFonts w:cstheme="minorHAnsi"/>
          <w:sz w:val="24"/>
          <w:szCs w:val="24"/>
        </w:rPr>
        <w:t xml:space="preserve"> </w:t>
      </w:r>
      <w:r w:rsidR="00532492">
        <w:rPr>
          <w:rFonts w:cstheme="minorHAnsi"/>
          <w:sz w:val="24"/>
          <w:szCs w:val="24"/>
        </w:rPr>
        <w:t xml:space="preserve">follows </w:t>
      </w:r>
      <w:r w:rsidR="00E871EE" w:rsidRPr="00E871EE">
        <w:rPr>
          <w:rFonts w:cstheme="minorHAnsi"/>
          <w:sz w:val="24"/>
          <w:szCs w:val="24"/>
        </w:rPr>
        <w:t xml:space="preserve">as </w:t>
      </w:r>
      <w:r w:rsidR="00776DE8" w:rsidRPr="00B000A2">
        <w:rPr>
          <w:rFonts w:cstheme="minorHAnsi"/>
          <w:b/>
          <w:bCs/>
          <w:sz w:val="24"/>
          <w:szCs w:val="24"/>
          <w:u w:val="single"/>
        </w:rPr>
        <w:t>Example 1</w:t>
      </w:r>
      <w:r w:rsidR="00E871EE" w:rsidRPr="00E871EE">
        <w:rPr>
          <w:rFonts w:cstheme="minorHAnsi"/>
          <w:b/>
          <w:bCs/>
          <w:sz w:val="24"/>
          <w:szCs w:val="24"/>
        </w:rPr>
        <w:t>.</w:t>
      </w:r>
      <w:r w:rsidR="00E871EE" w:rsidRPr="00C77C39">
        <w:rPr>
          <w:rStyle w:val="FootnoteReference"/>
          <w:rFonts w:cstheme="minorHAnsi"/>
          <w:sz w:val="24"/>
          <w:szCs w:val="24"/>
        </w:rPr>
        <w:footnoteReference w:id="7"/>
      </w:r>
      <w:r w:rsidR="00C77C39" w:rsidRPr="00C77C39">
        <w:rPr>
          <w:rFonts w:cstheme="minorHAnsi"/>
          <w:sz w:val="24"/>
          <w:szCs w:val="24"/>
        </w:rPr>
        <w:t xml:space="preserve">  </w:t>
      </w:r>
      <w:r w:rsidR="00532492">
        <w:rPr>
          <w:rFonts w:cstheme="minorHAnsi"/>
          <w:sz w:val="24"/>
          <w:szCs w:val="24"/>
        </w:rPr>
        <w:t xml:space="preserve">While </w:t>
      </w:r>
      <w:r w:rsidR="009B15CC">
        <w:rPr>
          <w:rFonts w:cstheme="minorHAnsi"/>
          <w:sz w:val="24"/>
          <w:szCs w:val="24"/>
        </w:rPr>
        <w:t xml:space="preserve">thirteenth-century musical interpolations may not </w:t>
      </w:r>
      <w:r w:rsidR="00341668">
        <w:rPr>
          <w:rFonts w:cstheme="minorHAnsi"/>
          <w:sz w:val="24"/>
          <w:szCs w:val="24"/>
        </w:rPr>
        <w:t xml:space="preserve">always </w:t>
      </w:r>
      <w:r w:rsidR="00532492">
        <w:rPr>
          <w:rFonts w:cstheme="minorHAnsi"/>
          <w:sz w:val="24"/>
          <w:szCs w:val="24"/>
        </w:rPr>
        <w:t>represent functional dance song</w:t>
      </w:r>
      <w:r w:rsidR="009B15CC">
        <w:rPr>
          <w:rFonts w:cstheme="minorHAnsi"/>
          <w:sz w:val="24"/>
          <w:szCs w:val="24"/>
        </w:rPr>
        <w:t>s</w:t>
      </w:r>
      <w:r w:rsidR="00341668">
        <w:rPr>
          <w:rFonts w:cstheme="minorHAnsi"/>
          <w:sz w:val="24"/>
          <w:szCs w:val="24"/>
        </w:rPr>
        <w:t>,</w:t>
      </w:r>
      <w:r w:rsidR="00FC127D">
        <w:rPr>
          <w:rStyle w:val="FootnoteReference"/>
          <w:rFonts w:cstheme="minorHAnsi"/>
          <w:sz w:val="24"/>
          <w:szCs w:val="24"/>
        </w:rPr>
        <w:footnoteReference w:id="8"/>
      </w:r>
      <w:r w:rsidR="00341668">
        <w:rPr>
          <w:rFonts w:cstheme="minorHAnsi"/>
          <w:sz w:val="24"/>
          <w:szCs w:val="24"/>
        </w:rPr>
        <w:t xml:space="preserve"> </w:t>
      </w:r>
      <w:r w:rsidR="00F32FC1">
        <w:rPr>
          <w:rFonts w:cstheme="minorHAnsi"/>
          <w:sz w:val="24"/>
          <w:szCs w:val="24"/>
        </w:rPr>
        <w:t xml:space="preserve">this refrain’s </w:t>
      </w:r>
      <w:r w:rsidR="00542750">
        <w:rPr>
          <w:rFonts w:cstheme="minorHAnsi"/>
          <w:sz w:val="24"/>
          <w:szCs w:val="24"/>
        </w:rPr>
        <w:t xml:space="preserve">musical structure </w:t>
      </w:r>
      <w:r w:rsidR="00DA530A">
        <w:rPr>
          <w:rFonts w:cstheme="minorHAnsi"/>
          <w:sz w:val="24"/>
          <w:szCs w:val="24"/>
        </w:rPr>
        <w:t>well embodies</w:t>
      </w:r>
      <w:r w:rsidR="00532492">
        <w:rPr>
          <w:rFonts w:cstheme="minorHAnsi"/>
          <w:sz w:val="24"/>
          <w:szCs w:val="24"/>
        </w:rPr>
        <w:t xml:space="preserve"> </w:t>
      </w:r>
      <w:r w:rsidR="00BD7114">
        <w:rPr>
          <w:rFonts w:cstheme="minorHAnsi"/>
          <w:color w:val="000000"/>
          <w:sz w:val="24"/>
          <w:szCs w:val="24"/>
        </w:rPr>
        <w:t xml:space="preserve">Johannes de </w:t>
      </w:r>
      <w:r w:rsidR="00BD7114" w:rsidRPr="00E871EE">
        <w:rPr>
          <w:rFonts w:cstheme="minorHAnsi"/>
          <w:color w:val="000000"/>
          <w:sz w:val="24"/>
          <w:szCs w:val="24"/>
        </w:rPr>
        <w:t>Grocheio</w:t>
      </w:r>
      <w:r w:rsidR="006533CB">
        <w:rPr>
          <w:rFonts w:cstheme="minorHAnsi"/>
          <w:color w:val="000000"/>
          <w:sz w:val="24"/>
          <w:szCs w:val="24"/>
        </w:rPr>
        <w:t xml:space="preserve">’s </w:t>
      </w:r>
      <w:r w:rsidR="000B0639">
        <w:rPr>
          <w:rFonts w:cstheme="minorHAnsi"/>
          <w:color w:val="000000"/>
          <w:sz w:val="24"/>
          <w:szCs w:val="24"/>
        </w:rPr>
        <w:t>(</w:t>
      </w:r>
      <w:r w:rsidR="00DA530A">
        <w:rPr>
          <w:rFonts w:cstheme="minorHAnsi"/>
          <w:color w:val="000000"/>
          <w:sz w:val="24"/>
          <w:szCs w:val="24"/>
        </w:rPr>
        <w:t>c</w:t>
      </w:r>
      <w:r w:rsidR="00EE65F9">
        <w:rPr>
          <w:rFonts w:cstheme="minorHAnsi"/>
          <w:color w:val="000000"/>
          <w:sz w:val="24"/>
          <w:szCs w:val="24"/>
        </w:rPr>
        <w:t>a</w:t>
      </w:r>
      <w:r w:rsidR="00DA530A">
        <w:rPr>
          <w:rFonts w:cstheme="minorHAnsi"/>
          <w:color w:val="000000"/>
          <w:sz w:val="24"/>
          <w:szCs w:val="24"/>
        </w:rPr>
        <w:t>. 1300</w:t>
      </w:r>
      <w:r w:rsidR="000B0639">
        <w:rPr>
          <w:rFonts w:cstheme="minorHAnsi"/>
          <w:color w:val="000000"/>
          <w:sz w:val="24"/>
          <w:szCs w:val="24"/>
        </w:rPr>
        <w:t>)</w:t>
      </w:r>
      <w:r w:rsidR="00DA530A">
        <w:rPr>
          <w:rFonts w:cstheme="minorHAnsi"/>
          <w:color w:val="000000"/>
          <w:sz w:val="24"/>
          <w:szCs w:val="24"/>
        </w:rPr>
        <w:t xml:space="preserve"> </w:t>
      </w:r>
      <w:r w:rsidR="006533CB">
        <w:rPr>
          <w:rFonts w:cstheme="minorHAnsi"/>
          <w:color w:val="000000"/>
          <w:sz w:val="24"/>
          <w:szCs w:val="24"/>
        </w:rPr>
        <w:lastRenderedPageBreak/>
        <w:t>description</w:t>
      </w:r>
      <w:r w:rsidR="00BD7114">
        <w:rPr>
          <w:rFonts w:cstheme="minorHAnsi"/>
          <w:color w:val="000000"/>
          <w:sz w:val="24"/>
          <w:szCs w:val="24"/>
        </w:rPr>
        <w:t xml:space="preserve"> of the </w:t>
      </w:r>
      <w:r w:rsidR="006533CB">
        <w:rPr>
          <w:rFonts w:cstheme="minorHAnsi"/>
          <w:color w:val="000000"/>
          <w:sz w:val="24"/>
          <w:szCs w:val="24"/>
        </w:rPr>
        <w:t xml:space="preserve">dance </w:t>
      </w:r>
      <w:r w:rsidR="00002248">
        <w:rPr>
          <w:rFonts w:cstheme="minorHAnsi"/>
          <w:color w:val="000000"/>
          <w:sz w:val="24"/>
          <w:szCs w:val="24"/>
        </w:rPr>
        <w:t xml:space="preserve">song </w:t>
      </w:r>
      <w:r w:rsidR="00512F61">
        <w:rPr>
          <w:rFonts w:cstheme="minorHAnsi"/>
          <w:color w:val="000000"/>
          <w:sz w:val="24"/>
          <w:szCs w:val="24"/>
        </w:rPr>
        <w:t xml:space="preserve">known as </w:t>
      </w:r>
      <w:r w:rsidR="00512F61" w:rsidRPr="00E871EE">
        <w:rPr>
          <w:sz w:val="24"/>
          <w:szCs w:val="24"/>
        </w:rPr>
        <w:t xml:space="preserve">the </w:t>
      </w:r>
      <w:r w:rsidR="00512F61" w:rsidRPr="00E871EE">
        <w:rPr>
          <w:i/>
          <w:sz w:val="24"/>
          <w:szCs w:val="24"/>
        </w:rPr>
        <w:t>carole</w:t>
      </w:r>
      <w:r w:rsidR="00512F61" w:rsidRPr="00E871EE">
        <w:rPr>
          <w:sz w:val="24"/>
          <w:szCs w:val="24"/>
        </w:rPr>
        <w:t xml:space="preserve"> </w:t>
      </w:r>
      <w:r w:rsidR="00512F61">
        <w:rPr>
          <w:sz w:val="24"/>
          <w:szCs w:val="24"/>
        </w:rPr>
        <w:t>[</w:t>
      </w:r>
      <w:r w:rsidR="00512F61" w:rsidRPr="00626031">
        <w:rPr>
          <w:i/>
          <w:iCs/>
          <w:sz w:val="24"/>
          <w:szCs w:val="24"/>
        </w:rPr>
        <w:t>ductia</w:t>
      </w:r>
      <w:r w:rsidR="00512F61">
        <w:rPr>
          <w:sz w:val="24"/>
          <w:szCs w:val="24"/>
        </w:rPr>
        <w:t>]</w:t>
      </w:r>
      <w:r w:rsidR="00512F61" w:rsidRPr="00512F61">
        <w:rPr>
          <w:sz w:val="24"/>
          <w:szCs w:val="24"/>
        </w:rPr>
        <w:t>.</w:t>
      </w:r>
      <w:r w:rsidR="00512F61">
        <w:rPr>
          <w:sz w:val="24"/>
          <w:szCs w:val="24"/>
        </w:rPr>
        <w:t xml:space="preserve"> For Grocheio, the </w:t>
      </w:r>
      <w:r w:rsidR="00512F61" w:rsidRPr="00A8029D">
        <w:rPr>
          <w:i/>
          <w:iCs/>
          <w:sz w:val="24"/>
          <w:szCs w:val="24"/>
        </w:rPr>
        <w:t>carole</w:t>
      </w:r>
      <w:r w:rsidR="00512F61">
        <w:rPr>
          <w:sz w:val="24"/>
          <w:szCs w:val="24"/>
        </w:rPr>
        <w:t xml:space="preserve"> </w:t>
      </w:r>
      <w:r w:rsidR="00512F61" w:rsidRPr="00E871EE">
        <w:rPr>
          <w:sz w:val="24"/>
          <w:szCs w:val="24"/>
        </w:rPr>
        <w:t>is “a light dance song, rapid in its ascent and descent</w:t>
      </w:r>
      <w:r w:rsidR="00512F61">
        <w:rPr>
          <w:sz w:val="24"/>
          <w:szCs w:val="24"/>
        </w:rPr>
        <w:t>, which is sung in carol [</w:t>
      </w:r>
      <w:r w:rsidR="00512F61" w:rsidRPr="009B30A1">
        <w:rPr>
          <w:i/>
          <w:iCs/>
          <w:sz w:val="24"/>
          <w:szCs w:val="24"/>
        </w:rPr>
        <w:t>choreis</w:t>
      </w:r>
      <w:r w:rsidR="00512F61">
        <w:rPr>
          <w:sz w:val="24"/>
          <w:szCs w:val="24"/>
        </w:rPr>
        <w:t>]</w:t>
      </w:r>
      <w:r w:rsidR="00512F61" w:rsidRPr="00E871EE">
        <w:rPr>
          <w:sz w:val="24"/>
          <w:szCs w:val="24"/>
        </w:rPr>
        <w:t xml:space="preserve">” and </w:t>
      </w:r>
      <w:r w:rsidR="00512F61">
        <w:rPr>
          <w:sz w:val="24"/>
          <w:szCs w:val="24"/>
        </w:rPr>
        <w:t xml:space="preserve">has regular metrical stress and </w:t>
      </w:r>
      <w:r w:rsidR="00512F61" w:rsidRPr="00E871EE">
        <w:rPr>
          <w:sz w:val="24"/>
          <w:szCs w:val="24"/>
        </w:rPr>
        <w:t>pairs open</w:t>
      </w:r>
      <w:r w:rsidR="00512F61">
        <w:rPr>
          <w:sz w:val="24"/>
          <w:szCs w:val="24"/>
        </w:rPr>
        <w:t xml:space="preserve"> and </w:t>
      </w:r>
      <w:r w:rsidR="00512F61" w:rsidRPr="00E871EE">
        <w:rPr>
          <w:sz w:val="24"/>
          <w:szCs w:val="24"/>
        </w:rPr>
        <w:t>closed endings</w:t>
      </w:r>
      <w:r w:rsidR="00512F61">
        <w:rPr>
          <w:sz w:val="24"/>
          <w:szCs w:val="24"/>
        </w:rPr>
        <w:t xml:space="preserve"> </w:t>
      </w:r>
      <w:r w:rsidR="00512F61" w:rsidRPr="00E871EE">
        <w:rPr>
          <w:sz w:val="24"/>
          <w:szCs w:val="24"/>
        </w:rPr>
        <w:t>(McGee 1989, 506</w:t>
      </w:r>
      <w:r w:rsidR="00512F61">
        <w:rPr>
          <w:sz w:val="24"/>
          <w:szCs w:val="24"/>
        </w:rPr>
        <w:t>, 509</w:t>
      </w:r>
      <w:r w:rsidR="00AE2D71">
        <w:rPr>
          <w:sz w:val="24"/>
          <w:szCs w:val="24"/>
        </w:rPr>
        <w:t>–</w:t>
      </w:r>
      <w:r w:rsidR="00512F61">
        <w:rPr>
          <w:sz w:val="24"/>
          <w:szCs w:val="24"/>
        </w:rPr>
        <w:t>10</w:t>
      </w:r>
      <w:r w:rsidR="00512F61" w:rsidRPr="00E871EE">
        <w:rPr>
          <w:sz w:val="24"/>
          <w:szCs w:val="24"/>
        </w:rPr>
        <w:t>)</w:t>
      </w:r>
      <w:r w:rsidR="00D86638">
        <w:rPr>
          <w:rFonts w:cstheme="minorHAnsi"/>
          <w:color w:val="000000"/>
          <w:sz w:val="24"/>
          <w:szCs w:val="24"/>
        </w:rPr>
        <w:t>.</w:t>
      </w:r>
      <w:r w:rsidR="003C171C">
        <w:rPr>
          <w:rFonts w:cstheme="minorHAnsi"/>
          <w:color w:val="000000"/>
          <w:sz w:val="24"/>
          <w:szCs w:val="24"/>
        </w:rPr>
        <w:t xml:space="preserve"> </w:t>
      </w:r>
      <w:r w:rsidR="00B91856">
        <w:rPr>
          <w:rFonts w:cstheme="minorHAnsi"/>
          <w:color w:val="000000"/>
          <w:sz w:val="24"/>
          <w:szCs w:val="24"/>
        </w:rPr>
        <w:t>Nico</w:t>
      </w:r>
      <w:r w:rsidR="00AC0DD2">
        <w:rPr>
          <w:rFonts w:cstheme="minorHAnsi"/>
          <w:color w:val="000000"/>
          <w:sz w:val="24"/>
          <w:szCs w:val="24"/>
        </w:rPr>
        <w:t>laas</w:t>
      </w:r>
      <w:r w:rsidR="00B91856">
        <w:rPr>
          <w:rFonts w:cstheme="minorHAnsi"/>
          <w:color w:val="000000"/>
          <w:sz w:val="24"/>
          <w:szCs w:val="24"/>
        </w:rPr>
        <w:t xml:space="preserve"> H. J. </w:t>
      </w:r>
      <w:r w:rsidR="007D5A81">
        <w:rPr>
          <w:rFonts w:cstheme="minorHAnsi"/>
          <w:color w:val="000000"/>
          <w:sz w:val="24"/>
          <w:szCs w:val="24"/>
        </w:rPr>
        <w:t>van den Boogaard</w:t>
      </w:r>
      <w:r w:rsidR="00AC0DD2">
        <w:rPr>
          <w:rFonts w:cstheme="minorHAnsi"/>
          <w:color w:val="000000"/>
          <w:sz w:val="24"/>
          <w:szCs w:val="24"/>
        </w:rPr>
        <w:t xml:space="preserve"> (1969)</w:t>
      </w:r>
      <w:r w:rsidR="007D5A81">
        <w:rPr>
          <w:rFonts w:cstheme="minorHAnsi"/>
          <w:color w:val="000000"/>
          <w:sz w:val="24"/>
          <w:szCs w:val="24"/>
        </w:rPr>
        <w:t xml:space="preserve"> lists </w:t>
      </w:r>
      <w:r w:rsidR="00512F61">
        <w:rPr>
          <w:rFonts w:cstheme="minorHAnsi"/>
          <w:color w:val="000000"/>
          <w:sz w:val="24"/>
          <w:szCs w:val="24"/>
        </w:rPr>
        <w:t xml:space="preserve">the purpose of this refrain (vdB 1797) </w:t>
      </w:r>
      <w:r w:rsidR="007D5A81">
        <w:rPr>
          <w:rFonts w:cstheme="minorHAnsi"/>
          <w:color w:val="000000"/>
          <w:sz w:val="24"/>
          <w:szCs w:val="24"/>
        </w:rPr>
        <w:t xml:space="preserve">as caroling, </w:t>
      </w:r>
      <w:r w:rsidR="002D187B">
        <w:rPr>
          <w:rFonts w:cstheme="minorHAnsi"/>
          <w:color w:val="000000"/>
          <w:sz w:val="24"/>
          <w:szCs w:val="24"/>
        </w:rPr>
        <w:t xml:space="preserve">establishing </w:t>
      </w:r>
      <w:r w:rsidR="007D5A81">
        <w:rPr>
          <w:rFonts w:cstheme="minorHAnsi"/>
          <w:color w:val="000000"/>
          <w:sz w:val="24"/>
          <w:szCs w:val="24"/>
        </w:rPr>
        <w:t xml:space="preserve">an association continued </w:t>
      </w:r>
      <w:r w:rsidR="007D5A81">
        <w:rPr>
          <w:rFonts w:cstheme="minorHAnsi"/>
          <w:sz w:val="24"/>
          <w:szCs w:val="24"/>
        </w:rPr>
        <w:t xml:space="preserve">in the </w:t>
      </w:r>
      <w:r w:rsidR="00265474">
        <w:rPr>
          <w:rFonts w:cstheme="minorHAnsi"/>
          <w:sz w:val="24"/>
          <w:szCs w:val="24"/>
        </w:rPr>
        <w:t xml:space="preserve">dance </w:t>
      </w:r>
      <w:r w:rsidR="007D5A81">
        <w:rPr>
          <w:rFonts w:cstheme="minorHAnsi"/>
          <w:sz w:val="24"/>
          <w:szCs w:val="24"/>
        </w:rPr>
        <w:t xml:space="preserve">scholarship of Robert Mullally </w:t>
      </w:r>
      <w:r w:rsidR="007A0A97">
        <w:rPr>
          <w:rFonts w:cstheme="minorHAnsi"/>
          <w:sz w:val="24"/>
          <w:szCs w:val="24"/>
        </w:rPr>
        <w:t>(1986, 230</w:t>
      </w:r>
      <w:r w:rsidR="002D187B">
        <w:rPr>
          <w:rFonts w:cstheme="minorHAnsi"/>
          <w:sz w:val="24"/>
          <w:szCs w:val="24"/>
        </w:rPr>
        <w:t>;</w:t>
      </w:r>
      <w:r w:rsidR="00652081">
        <w:rPr>
          <w:rFonts w:cstheme="minorHAnsi"/>
          <w:sz w:val="24"/>
          <w:szCs w:val="24"/>
        </w:rPr>
        <w:t xml:space="preserve"> </w:t>
      </w:r>
      <w:r w:rsidR="002D187B">
        <w:rPr>
          <w:rFonts w:cstheme="minorHAnsi"/>
          <w:sz w:val="24"/>
          <w:szCs w:val="24"/>
        </w:rPr>
        <w:t>2</w:t>
      </w:r>
      <w:r w:rsidR="00652081">
        <w:rPr>
          <w:rFonts w:cstheme="minorHAnsi"/>
          <w:sz w:val="24"/>
          <w:szCs w:val="24"/>
        </w:rPr>
        <w:t>011, 119</w:t>
      </w:r>
      <w:r w:rsidR="007A0A97">
        <w:rPr>
          <w:rFonts w:cstheme="minorHAnsi"/>
          <w:sz w:val="24"/>
          <w:szCs w:val="24"/>
        </w:rPr>
        <w:t>)</w:t>
      </w:r>
      <w:r w:rsidR="00532492">
        <w:rPr>
          <w:rFonts w:cstheme="minorHAnsi"/>
          <w:sz w:val="24"/>
          <w:szCs w:val="24"/>
        </w:rPr>
        <w:t>.</w:t>
      </w:r>
      <w:r w:rsidR="00046191">
        <w:rPr>
          <w:rStyle w:val="FootnoteReference"/>
          <w:rFonts w:cstheme="minorHAnsi"/>
          <w:sz w:val="24"/>
          <w:szCs w:val="24"/>
        </w:rPr>
        <w:footnoteReference w:id="9"/>
      </w:r>
      <w:r w:rsidR="00532492">
        <w:rPr>
          <w:rFonts w:cstheme="minorHAnsi"/>
          <w:sz w:val="24"/>
          <w:szCs w:val="24"/>
        </w:rPr>
        <w:t xml:space="preserve"> </w:t>
      </w:r>
      <w:r w:rsidR="00C77C39">
        <w:rPr>
          <w:rFonts w:cstheme="minorHAnsi"/>
          <w:sz w:val="24"/>
          <w:szCs w:val="24"/>
        </w:rPr>
        <w:t>The melody’s steady trochees (</w:t>
      </w:r>
      <w:r w:rsidR="00B275D2">
        <w:rPr>
          <w:rFonts w:cstheme="minorHAnsi"/>
          <w:sz w:val="24"/>
          <w:szCs w:val="24"/>
        </w:rPr>
        <w:t xml:space="preserve">methodically </w:t>
      </w:r>
      <w:r w:rsidR="00C77C39">
        <w:rPr>
          <w:rFonts w:cstheme="minorHAnsi"/>
          <w:sz w:val="24"/>
          <w:szCs w:val="24"/>
        </w:rPr>
        <w:t xml:space="preserve">embellished), its </w:t>
      </w:r>
      <w:r w:rsidR="004A0ED3">
        <w:rPr>
          <w:rFonts w:cstheme="minorHAnsi"/>
          <w:sz w:val="24"/>
          <w:szCs w:val="24"/>
        </w:rPr>
        <w:t>melodic pattern</w:t>
      </w:r>
      <w:r w:rsidR="00C77C39">
        <w:rPr>
          <w:rFonts w:cstheme="minorHAnsi"/>
          <w:sz w:val="24"/>
          <w:szCs w:val="24"/>
        </w:rPr>
        <w:t xml:space="preserve">, and its predictable cadential plan </w:t>
      </w:r>
      <w:r w:rsidR="007B408A">
        <w:rPr>
          <w:rFonts w:cstheme="minorHAnsi"/>
          <w:sz w:val="24"/>
          <w:szCs w:val="24"/>
        </w:rPr>
        <w:t xml:space="preserve">contribute to </w:t>
      </w:r>
      <w:r w:rsidR="00532492">
        <w:rPr>
          <w:rFonts w:cstheme="minorHAnsi"/>
          <w:sz w:val="24"/>
          <w:szCs w:val="24"/>
        </w:rPr>
        <w:t xml:space="preserve">a </w:t>
      </w:r>
      <w:r w:rsidR="00C77C39">
        <w:rPr>
          <w:rFonts w:cstheme="minorHAnsi"/>
          <w:sz w:val="24"/>
          <w:szCs w:val="24"/>
        </w:rPr>
        <w:t>regular metrical grouping</w:t>
      </w:r>
      <w:r w:rsidR="00FE4A45">
        <w:rPr>
          <w:rFonts w:cstheme="minorHAnsi"/>
          <w:sz w:val="24"/>
          <w:szCs w:val="24"/>
        </w:rPr>
        <w:t xml:space="preserve">, </w:t>
      </w:r>
      <w:r w:rsidR="0017682F">
        <w:rPr>
          <w:rFonts w:cstheme="minorHAnsi"/>
          <w:sz w:val="24"/>
          <w:szCs w:val="24"/>
        </w:rPr>
        <w:t xml:space="preserve">indicated </w:t>
      </w:r>
      <w:r w:rsidR="00FE4A45">
        <w:rPr>
          <w:rFonts w:cstheme="minorHAnsi"/>
          <w:sz w:val="24"/>
          <w:szCs w:val="24"/>
        </w:rPr>
        <w:t xml:space="preserve">here </w:t>
      </w:r>
      <w:r w:rsidR="0017682F">
        <w:rPr>
          <w:rFonts w:cstheme="minorHAnsi"/>
          <w:sz w:val="24"/>
          <w:szCs w:val="24"/>
        </w:rPr>
        <w:t>through</w:t>
      </w:r>
      <w:r w:rsidR="00FE4A45">
        <w:rPr>
          <w:rFonts w:cstheme="minorHAnsi"/>
          <w:sz w:val="24"/>
          <w:szCs w:val="24"/>
        </w:rPr>
        <w:t xml:space="preserve"> </w:t>
      </w:r>
      <w:r w:rsidR="00FE4A45" w:rsidRPr="00FE4A45">
        <w:rPr>
          <w:rFonts w:cstheme="minorHAnsi"/>
          <w:sz w:val="24"/>
          <w:szCs w:val="24"/>
        </w:rPr>
        <w:t>u</w:t>
      </w:r>
      <w:r w:rsidR="00C77C39" w:rsidRPr="00C77C39">
        <w:rPr>
          <w:rFonts w:cstheme="minorHAnsi"/>
          <w:sz w:val="24"/>
          <w:szCs w:val="24"/>
        </w:rPr>
        <w:t xml:space="preserve">nobtrusive </w:t>
      </w:r>
      <w:r w:rsidR="00C77C39">
        <w:rPr>
          <w:rFonts w:cstheme="minorHAnsi"/>
          <w:sz w:val="24"/>
          <w:szCs w:val="24"/>
        </w:rPr>
        <w:t>bar lines</w:t>
      </w:r>
      <w:r w:rsidR="00060F70">
        <w:rPr>
          <w:rFonts w:cstheme="minorHAnsi"/>
          <w:sz w:val="24"/>
          <w:szCs w:val="24"/>
        </w:rPr>
        <w:t>.</w:t>
      </w:r>
      <w:r w:rsidR="000A487B">
        <w:rPr>
          <w:rFonts w:cstheme="minorHAnsi"/>
          <w:sz w:val="24"/>
          <w:szCs w:val="24"/>
        </w:rPr>
        <w:t xml:space="preserve"> T</w:t>
      </w:r>
      <w:r w:rsidR="000A487B" w:rsidRPr="00E871EE">
        <w:rPr>
          <w:rFonts w:cstheme="minorHAnsi"/>
          <w:sz w:val="24"/>
          <w:szCs w:val="24"/>
        </w:rPr>
        <w:t xml:space="preserve">his love song is comprised of two parallel phrases, both essentially stepwise. The </w:t>
      </w:r>
      <w:r w:rsidR="000A487B" w:rsidRPr="00E871EE">
        <w:rPr>
          <w:rFonts w:cstheme="minorHAnsi"/>
          <w:sz w:val="24"/>
          <w:szCs w:val="24"/>
        </w:rPr>
        <w:lastRenderedPageBreak/>
        <w:t>antecedent, mm. 1</w:t>
      </w:r>
      <w:r w:rsidR="000A487B">
        <w:rPr>
          <w:rFonts w:cstheme="minorHAnsi"/>
          <w:color w:val="000000"/>
          <w:sz w:val="24"/>
          <w:szCs w:val="24"/>
        </w:rPr>
        <w:t>–</w:t>
      </w:r>
      <w:r w:rsidR="000A487B" w:rsidRPr="00E871EE">
        <w:rPr>
          <w:rFonts w:cstheme="minorHAnsi"/>
          <w:sz w:val="24"/>
          <w:szCs w:val="24"/>
        </w:rPr>
        <w:t>3, is a series of tumbling cascades to an open (</w:t>
      </w:r>
      <w:r w:rsidR="000A487B" w:rsidRPr="00E871EE">
        <w:rPr>
          <w:rFonts w:cstheme="minorHAnsi"/>
          <w:i/>
          <w:sz w:val="24"/>
          <w:szCs w:val="24"/>
        </w:rPr>
        <w:t>ouvert</w:t>
      </w:r>
      <w:r w:rsidR="000A487B" w:rsidRPr="00E871EE">
        <w:rPr>
          <w:rFonts w:cstheme="minorHAnsi"/>
          <w:sz w:val="24"/>
          <w:szCs w:val="24"/>
        </w:rPr>
        <w:t>) cadence on E.</w:t>
      </w:r>
      <w:r w:rsidR="000A487B" w:rsidRPr="00E871EE">
        <w:rPr>
          <w:rStyle w:val="FootnoteReference"/>
          <w:rFonts w:cstheme="minorHAnsi"/>
          <w:sz w:val="24"/>
          <w:szCs w:val="24"/>
        </w:rPr>
        <w:footnoteReference w:id="10"/>
      </w:r>
      <w:r w:rsidR="000A487B" w:rsidRPr="00E871EE">
        <w:rPr>
          <w:rFonts w:cstheme="minorHAnsi"/>
          <w:sz w:val="24"/>
          <w:szCs w:val="24"/>
        </w:rPr>
        <w:t xml:space="preserve"> The consequent, mm. 4</w:t>
      </w:r>
      <w:r w:rsidR="000A487B">
        <w:rPr>
          <w:rFonts w:cstheme="minorHAnsi"/>
          <w:color w:val="000000"/>
          <w:sz w:val="24"/>
          <w:szCs w:val="24"/>
        </w:rPr>
        <w:t>–</w:t>
      </w:r>
      <w:r w:rsidR="000A487B" w:rsidRPr="00E871EE">
        <w:rPr>
          <w:rFonts w:cstheme="minorHAnsi"/>
          <w:sz w:val="24"/>
          <w:szCs w:val="24"/>
        </w:rPr>
        <w:t xml:space="preserve">6, is exactly parallel, finishing </w:t>
      </w:r>
      <w:r w:rsidR="000A487B">
        <w:rPr>
          <w:rFonts w:cstheme="minorHAnsi"/>
          <w:sz w:val="24"/>
          <w:szCs w:val="24"/>
        </w:rPr>
        <w:t>one</w:t>
      </w:r>
      <w:r w:rsidR="000A487B" w:rsidRPr="00E871EE">
        <w:rPr>
          <w:rFonts w:cstheme="minorHAnsi"/>
          <w:sz w:val="24"/>
          <w:szCs w:val="24"/>
        </w:rPr>
        <w:t xml:space="preserve"> note sooner with a closed (</w:t>
      </w:r>
      <w:r w:rsidR="000A487B" w:rsidRPr="00E871EE">
        <w:rPr>
          <w:rFonts w:cstheme="minorHAnsi"/>
          <w:i/>
          <w:iCs/>
          <w:sz w:val="24"/>
          <w:szCs w:val="24"/>
        </w:rPr>
        <w:t>clos</w:t>
      </w:r>
      <w:r w:rsidR="000A487B" w:rsidRPr="00E871EE">
        <w:rPr>
          <w:rFonts w:cstheme="minorHAnsi"/>
          <w:sz w:val="24"/>
          <w:szCs w:val="24"/>
        </w:rPr>
        <w:t>) cadence on F.</w:t>
      </w:r>
    </w:p>
    <w:p w14:paraId="2814FD15" w14:textId="613792B9" w:rsidR="00E871EE" w:rsidRPr="00E871EE" w:rsidRDefault="00E871EE" w:rsidP="00E871EE">
      <w:pPr>
        <w:spacing w:line="480" w:lineRule="auto"/>
        <w:jc w:val="center"/>
        <w:rPr>
          <w:rFonts w:cstheme="minorHAnsi"/>
          <w:sz w:val="24"/>
          <w:szCs w:val="24"/>
        </w:rPr>
      </w:pPr>
    </w:p>
    <w:p w14:paraId="483DDC54" w14:textId="5C3D9564" w:rsidR="00E871EE" w:rsidRPr="00557EEB" w:rsidRDefault="00776DE8" w:rsidP="00557EEB">
      <w:pPr>
        <w:spacing w:line="480" w:lineRule="auto"/>
        <w:rPr>
          <w:rFonts w:cstheme="minorHAnsi"/>
          <w:iCs/>
          <w:sz w:val="24"/>
          <w:szCs w:val="24"/>
        </w:rPr>
      </w:pPr>
      <w:r>
        <w:rPr>
          <w:rFonts w:cstheme="minorHAnsi"/>
          <w:b/>
          <w:bCs/>
          <w:sz w:val="24"/>
          <w:szCs w:val="24"/>
        </w:rPr>
        <w:t xml:space="preserve">Example </w:t>
      </w:r>
      <w:r w:rsidR="00557EEB">
        <w:rPr>
          <w:rFonts w:cstheme="minorHAnsi"/>
          <w:b/>
          <w:bCs/>
          <w:sz w:val="24"/>
          <w:szCs w:val="24"/>
        </w:rPr>
        <w:t>1</w:t>
      </w:r>
      <w:r w:rsidR="00E871EE" w:rsidRPr="00E871EE">
        <w:rPr>
          <w:rFonts w:cstheme="minorHAnsi"/>
          <w:sz w:val="24"/>
          <w:szCs w:val="24"/>
        </w:rPr>
        <w:t xml:space="preserve"> </w:t>
      </w:r>
      <w:r w:rsidR="005C780C">
        <w:rPr>
          <w:rFonts w:cstheme="minorHAnsi"/>
          <w:sz w:val="24"/>
          <w:szCs w:val="24"/>
        </w:rPr>
        <w:t xml:space="preserve">Jacquemart </w:t>
      </w:r>
      <w:r w:rsidR="006126CE" w:rsidRPr="00E871EE">
        <w:rPr>
          <w:rFonts w:cstheme="minorHAnsi"/>
          <w:sz w:val="24"/>
          <w:szCs w:val="24"/>
        </w:rPr>
        <w:t>Gielée</w:t>
      </w:r>
      <w:r w:rsidR="001D3590">
        <w:rPr>
          <w:rFonts w:cstheme="minorHAnsi"/>
          <w:sz w:val="24"/>
          <w:szCs w:val="24"/>
        </w:rPr>
        <w:t>,</w:t>
      </w:r>
      <w:r w:rsidR="006126CE" w:rsidRPr="00E871EE">
        <w:rPr>
          <w:rFonts w:cstheme="minorHAnsi"/>
          <w:sz w:val="24"/>
          <w:szCs w:val="24"/>
        </w:rPr>
        <w:t xml:space="preserve"> </w:t>
      </w:r>
      <w:r w:rsidR="00BA55F5">
        <w:rPr>
          <w:rFonts w:cstheme="minorHAnsi"/>
          <w:sz w:val="24"/>
          <w:szCs w:val="24"/>
        </w:rPr>
        <w:t xml:space="preserve">“Tres douche dame,” </w:t>
      </w:r>
      <w:r w:rsidR="005A6946">
        <w:rPr>
          <w:rFonts w:cstheme="minorHAnsi"/>
          <w:sz w:val="24"/>
          <w:szCs w:val="24"/>
        </w:rPr>
        <w:t>from</w:t>
      </w:r>
      <w:r w:rsidR="00BA55F5">
        <w:rPr>
          <w:rFonts w:cstheme="minorHAnsi"/>
          <w:iCs/>
          <w:sz w:val="24"/>
          <w:szCs w:val="24"/>
        </w:rPr>
        <w:t xml:space="preserve"> </w:t>
      </w:r>
      <w:r w:rsidR="00BA55F5" w:rsidRPr="00BA55F5">
        <w:rPr>
          <w:rFonts w:cstheme="minorHAnsi"/>
          <w:i/>
          <w:sz w:val="24"/>
          <w:szCs w:val="24"/>
        </w:rPr>
        <w:t>Renart le No</w:t>
      </w:r>
      <w:r w:rsidR="002435BA">
        <w:rPr>
          <w:rFonts w:cstheme="minorHAnsi"/>
          <w:i/>
          <w:sz w:val="24"/>
          <w:szCs w:val="24"/>
        </w:rPr>
        <w:t>u</w:t>
      </w:r>
      <w:r w:rsidR="00BA55F5" w:rsidRPr="00BA55F5">
        <w:rPr>
          <w:rFonts w:cstheme="minorHAnsi"/>
          <w:i/>
          <w:sz w:val="24"/>
          <w:szCs w:val="24"/>
        </w:rPr>
        <w:t>vel</w:t>
      </w:r>
      <w:r w:rsidR="00557EEB">
        <w:rPr>
          <w:rFonts w:cstheme="minorHAnsi"/>
          <w:iCs/>
          <w:sz w:val="24"/>
          <w:szCs w:val="24"/>
        </w:rPr>
        <w:t>.</w:t>
      </w:r>
    </w:p>
    <w:p w14:paraId="1F5800FF" w14:textId="77777777" w:rsidR="006B7218" w:rsidRDefault="006B7218" w:rsidP="00E871EE">
      <w:pPr>
        <w:spacing w:line="480" w:lineRule="auto"/>
        <w:rPr>
          <w:rFonts w:cstheme="minorHAnsi"/>
          <w:sz w:val="24"/>
          <w:szCs w:val="24"/>
        </w:rPr>
      </w:pPr>
    </w:p>
    <w:p w14:paraId="71F0D52B" w14:textId="050C9061" w:rsidR="008402A6" w:rsidRDefault="00AE68DF" w:rsidP="006B7218">
      <w:pPr>
        <w:spacing w:line="480" w:lineRule="auto"/>
        <w:rPr>
          <w:rFonts w:cstheme="minorHAnsi"/>
          <w:color w:val="000000"/>
          <w:sz w:val="24"/>
          <w:szCs w:val="24"/>
        </w:rPr>
      </w:pPr>
      <w:r>
        <w:rPr>
          <w:rFonts w:cstheme="minorHAnsi"/>
          <w:color w:val="000000"/>
          <w:sz w:val="24"/>
          <w:szCs w:val="24"/>
        </w:rPr>
        <w:t xml:space="preserve">The simple </w:t>
      </w:r>
      <w:r w:rsidR="00406A82">
        <w:rPr>
          <w:rFonts w:cstheme="minorHAnsi"/>
          <w:color w:val="000000"/>
          <w:sz w:val="24"/>
          <w:szCs w:val="24"/>
        </w:rPr>
        <w:t xml:space="preserve">periodicity </w:t>
      </w:r>
      <w:r>
        <w:rPr>
          <w:rFonts w:cstheme="minorHAnsi"/>
          <w:color w:val="000000"/>
          <w:sz w:val="24"/>
          <w:szCs w:val="24"/>
        </w:rPr>
        <w:t xml:space="preserve">of this song </w:t>
      </w:r>
      <w:r w:rsidR="00C87966">
        <w:rPr>
          <w:rFonts w:cstheme="minorHAnsi"/>
          <w:color w:val="000000"/>
          <w:sz w:val="24"/>
          <w:szCs w:val="24"/>
        </w:rPr>
        <w:t>contrasts</w:t>
      </w:r>
      <w:r w:rsidR="00CA2C40">
        <w:rPr>
          <w:rFonts w:cstheme="minorHAnsi"/>
          <w:color w:val="000000"/>
          <w:sz w:val="24"/>
          <w:szCs w:val="24"/>
        </w:rPr>
        <w:t xml:space="preserve"> with </w:t>
      </w:r>
      <w:r w:rsidR="009038FE">
        <w:rPr>
          <w:rFonts w:cstheme="minorHAnsi"/>
          <w:color w:val="000000"/>
          <w:sz w:val="24"/>
          <w:szCs w:val="24"/>
        </w:rPr>
        <w:t xml:space="preserve">the musical complexity of </w:t>
      </w:r>
      <w:r w:rsidR="00BE208E">
        <w:rPr>
          <w:rFonts w:cstheme="minorHAnsi"/>
          <w:color w:val="000000"/>
          <w:sz w:val="24"/>
          <w:szCs w:val="24"/>
        </w:rPr>
        <w:t xml:space="preserve">Machaut’s </w:t>
      </w:r>
      <w:r w:rsidR="00D75EE5" w:rsidRPr="00B94DE6">
        <w:rPr>
          <w:rFonts w:cstheme="minorHAnsi"/>
          <w:i/>
          <w:color w:val="000000"/>
          <w:sz w:val="24"/>
          <w:szCs w:val="24"/>
        </w:rPr>
        <w:t>chansons baladées</w:t>
      </w:r>
      <w:r w:rsidR="00D75EE5">
        <w:rPr>
          <w:rFonts w:cstheme="minorHAnsi"/>
          <w:color w:val="000000"/>
          <w:sz w:val="24"/>
          <w:szCs w:val="24"/>
        </w:rPr>
        <w:t xml:space="preserve"> </w:t>
      </w:r>
      <w:r w:rsidR="00800181">
        <w:rPr>
          <w:rFonts w:cstheme="minorHAnsi"/>
          <w:color w:val="000000"/>
          <w:sz w:val="24"/>
          <w:szCs w:val="24"/>
        </w:rPr>
        <w:t>a generation later</w:t>
      </w:r>
      <w:r w:rsidR="00BE208E">
        <w:rPr>
          <w:rFonts w:cstheme="minorHAnsi"/>
          <w:color w:val="000000"/>
          <w:sz w:val="24"/>
          <w:szCs w:val="24"/>
        </w:rPr>
        <w:t>.</w:t>
      </w:r>
      <w:r w:rsidR="004762EB">
        <w:rPr>
          <w:rFonts w:cstheme="minorHAnsi"/>
          <w:color w:val="000000"/>
          <w:sz w:val="24"/>
          <w:szCs w:val="24"/>
        </w:rPr>
        <w:t xml:space="preserve"> M</w:t>
      </w:r>
      <w:r w:rsidR="0025617E">
        <w:rPr>
          <w:rFonts w:cstheme="minorHAnsi"/>
          <w:color w:val="000000"/>
          <w:sz w:val="24"/>
          <w:szCs w:val="24"/>
        </w:rPr>
        <w:t xml:space="preserve">odern scholars have pointed to Machaut’s metrical ingenuity in the genre. </w:t>
      </w:r>
      <w:r w:rsidR="008402A6">
        <w:rPr>
          <w:rFonts w:cstheme="minorHAnsi"/>
          <w:color w:val="000000"/>
          <w:sz w:val="24"/>
          <w:szCs w:val="24"/>
        </w:rPr>
        <w:t>Maw</w:t>
      </w:r>
      <w:r w:rsidR="004762EB">
        <w:rPr>
          <w:rFonts w:cstheme="minorHAnsi"/>
          <w:color w:val="000000"/>
          <w:sz w:val="24"/>
          <w:szCs w:val="24"/>
        </w:rPr>
        <w:t>, for instance,</w:t>
      </w:r>
      <w:r w:rsidR="008402A6" w:rsidRPr="00686A0E">
        <w:rPr>
          <w:rFonts w:cstheme="minorHAnsi"/>
          <w:color w:val="000000"/>
          <w:sz w:val="24"/>
          <w:szCs w:val="24"/>
        </w:rPr>
        <w:t xml:space="preserve"> finds </w:t>
      </w:r>
      <w:r w:rsidR="008402A6" w:rsidRPr="00686A0E">
        <w:rPr>
          <w:sz w:val="24"/>
          <w:szCs w:val="24"/>
        </w:rPr>
        <w:t xml:space="preserve">the irregular </w:t>
      </w:r>
      <w:r w:rsidR="003241AF">
        <w:rPr>
          <w:sz w:val="24"/>
          <w:szCs w:val="24"/>
        </w:rPr>
        <w:t>(</w:t>
      </w:r>
      <w:r w:rsidR="003241AF" w:rsidRPr="003241AF">
        <w:rPr>
          <w:i/>
          <w:iCs/>
          <w:sz w:val="24"/>
          <w:szCs w:val="24"/>
        </w:rPr>
        <w:t>modus</w:t>
      </w:r>
      <w:r w:rsidR="003241AF">
        <w:rPr>
          <w:sz w:val="24"/>
          <w:szCs w:val="24"/>
        </w:rPr>
        <w:t xml:space="preserve">) </w:t>
      </w:r>
      <w:r w:rsidR="008402A6" w:rsidRPr="00686A0E">
        <w:rPr>
          <w:sz w:val="24"/>
          <w:szCs w:val="24"/>
        </w:rPr>
        <w:t>metrical schemes of Machaut’s virelais “unsuitable for dancing except of a stylized nature” (2002, 71)</w:t>
      </w:r>
      <w:r w:rsidR="00950802">
        <w:rPr>
          <w:sz w:val="24"/>
          <w:szCs w:val="24"/>
        </w:rPr>
        <w:t>,</w:t>
      </w:r>
      <w:r w:rsidR="003A2460">
        <w:rPr>
          <w:sz w:val="24"/>
          <w:szCs w:val="24"/>
        </w:rPr>
        <w:t xml:space="preserve"> while Lawrence Earp points out the </w:t>
      </w:r>
      <w:r w:rsidR="003A2460">
        <w:rPr>
          <w:rFonts w:cstheme="minorHAnsi"/>
          <w:color w:val="000000"/>
          <w:sz w:val="24"/>
          <w:szCs w:val="24"/>
        </w:rPr>
        <w:t xml:space="preserve">“fashionable </w:t>
      </w:r>
      <w:r w:rsidR="003A2460" w:rsidRPr="0076128A">
        <w:rPr>
          <w:rFonts w:cstheme="minorHAnsi"/>
          <w:i/>
          <w:iCs/>
          <w:color w:val="000000"/>
          <w:sz w:val="24"/>
          <w:szCs w:val="24"/>
        </w:rPr>
        <w:t>ars nova</w:t>
      </w:r>
      <w:r w:rsidR="003A2460">
        <w:rPr>
          <w:rFonts w:cstheme="minorHAnsi"/>
          <w:color w:val="000000"/>
          <w:sz w:val="24"/>
          <w:szCs w:val="24"/>
        </w:rPr>
        <w:t xml:space="preserve"> rhythms” of their surface (1991, 125). </w:t>
      </w:r>
      <w:r w:rsidR="00686A0E">
        <w:rPr>
          <w:sz w:val="24"/>
          <w:szCs w:val="24"/>
        </w:rPr>
        <w:t xml:space="preserve">Judith </w:t>
      </w:r>
      <w:r w:rsidR="0025617E">
        <w:rPr>
          <w:sz w:val="24"/>
          <w:szCs w:val="24"/>
        </w:rPr>
        <w:t xml:space="preserve">Peraino </w:t>
      </w:r>
      <w:r w:rsidR="00884964">
        <w:rPr>
          <w:sz w:val="24"/>
          <w:szCs w:val="24"/>
        </w:rPr>
        <w:t>similar</w:t>
      </w:r>
      <w:r w:rsidR="00950802">
        <w:rPr>
          <w:sz w:val="24"/>
          <w:szCs w:val="24"/>
        </w:rPr>
        <w:t>ly</w:t>
      </w:r>
      <w:r w:rsidR="00884964">
        <w:rPr>
          <w:sz w:val="24"/>
          <w:szCs w:val="24"/>
        </w:rPr>
        <w:t xml:space="preserve"> </w:t>
      </w:r>
      <w:r w:rsidR="00686A0E" w:rsidRPr="00686A0E">
        <w:rPr>
          <w:sz w:val="24"/>
          <w:szCs w:val="24"/>
        </w:rPr>
        <w:t xml:space="preserve">finds the relatively “off-kilter rhythmic environment” of Machaut’s virelais to result in “a lively tune that dances itself, though it may not be itself fit for dancing” </w:t>
      </w:r>
      <w:r w:rsidR="00686A0E">
        <w:rPr>
          <w:sz w:val="24"/>
          <w:szCs w:val="24"/>
        </w:rPr>
        <w:t>(</w:t>
      </w:r>
      <w:r w:rsidR="00686A0E" w:rsidRPr="00686A0E">
        <w:rPr>
          <w:sz w:val="24"/>
          <w:szCs w:val="24"/>
        </w:rPr>
        <w:t>2011, 356</w:t>
      </w:r>
      <w:r w:rsidR="00686A0E">
        <w:rPr>
          <w:sz w:val="24"/>
          <w:szCs w:val="24"/>
        </w:rPr>
        <w:t>).</w:t>
      </w:r>
      <w:r w:rsidR="0025617E">
        <w:rPr>
          <w:rFonts w:cstheme="minorHAnsi"/>
          <w:color w:val="000000"/>
          <w:sz w:val="24"/>
          <w:szCs w:val="24"/>
        </w:rPr>
        <w:t xml:space="preserve"> And Daniel </w:t>
      </w:r>
      <w:r w:rsidR="0025617E" w:rsidRPr="0025617E">
        <w:rPr>
          <w:sz w:val="24"/>
          <w:szCs w:val="24"/>
        </w:rPr>
        <w:t>Leech-Wilkinson</w:t>
      </w:r>
      <w:r w:rsidR="0025617E">
        <w:rPr>
          <w:sz w:val="24"/>
          <w:szCs w:val="24"/>
        </w:rPr>
        <w:t xml:space="preserve"> notes that</w:t>
      </w:r>
      <w:r w:rsidR="0025617E" w:rsidRPr="0025617E">
        <w:rPr>
          <w:sz w:val="24"/>
          <w:szCs w:val="24"/>
        </w:rPr>
        <w:t xml:space="preserve"> “hardly any have the regular metrical structures one would expect of a dance accompaniment” </w:t>
      </w:r>
      <w:r w:rsidR="0025617E">
        <w:rPr>
          <w:sz w:val="24"/>
          <w:szCs w:val="24"/>
        </w:rPr>
        <w:t>(</w:t>
      </w:r>
      <w:r w:rsidR="0025617E" w:rsidRPr="0025617E">
        <w:rPr>
          <w:sz w:val="24"/>
          <w:szCs w:val="24"/>
        </w:rPr>
        <w:t>1991, 16</w:t>
      </w:r>
      <w:r w:rsidR="0025617E">
        <w:rPr>
          <w:sz w:val="24"/>
          <w:szCs w:val="24"/>
        </w:rPr>
        <w:t>).</w:t>
      </w:r>
      <w:r w:rsidR="0025617E" w:rsidRPr="0025617E">
        <w:rPr>
          <w:sz w:val="24"/>
          <w:szCs w:val="24"/>
        </w:rPr>
        <w:t xml:space="preserve"> </w:t>
      </w:r>
      <w:r w:rsidR="00CF10A4">
        <w:rPr>
          <w:sz w:val="24"/>
          <w:szCs w:val="24"/>
        </w:rPr>
        <w:t>Although he named</w:t>
      </w:r>
      <w:r w:rsidR="00757388">
        <w:rPr>
          <w:sz w:val="24"/>
          <w:szCs w:val="24"/>
        </w:rPr>
        <w:t xml:space="preserve"> the genre for </w:t>
      </w:r>
      <w:r w:rsidR="00182CCC" w:rsidRPr="0025617E">
        <w:rPr>
          <w:sz w:val="24"/>
          <w:szCs w:val="24"/>
        </w:rPr>
        <w:t>its dance origins, Machaut</w:t>
      </w:r>
      <w:r w:rsidR="004A3C39" w:rsidRPr="0025617E">
        <w:rPr>
          <w:sz w:val="24"/>
          <w:szCs w:val="24"/>
        </w:rPr>
        <w:t xml:space="preserve"> </w:t>
      </w:r>
      <w:r w:rsidR="00071D63">
        <w:rPr>
          <w:sz w:val="24"/>
          <w:szCs w:val="24"/>
        </w:rPr>
        <w:t xml:space="preserve">developed </w:t>
      </w:r>
      <w:r w:rsidR="004A3C39" w:rsidRPr="0025617E">
        <w:rPr>
          <w:sz w:val="24"/>
          <w:szCs w:val="24"/>
        </w:rPr>
        <w:t xml:space="preserve">the </w:t>
      </w:r>
      <w:r w:rsidR="000E35F1" w:rsidRPr="00B94DE6">
        <w:rPr>
          <w:rFonts w:cstheme="minorHAnsi"/>
          <w:i/>
          <w:color w:val="000000"/>
          <w:sz w:val="24"/>
          <w:szCs w:val="24"/>
        </w:rPr>
        <w:t>chanson baladée</w:t>
      </w:r>
      <w:r w:rsidR="000E35F1">
        <w:rPr>
          <w:rFonts w:cstheme="minorHAnsi"/>
          <w:color w:val="000000"/>
          <w:sz w:val="24"/>
          <w:szCs w:val="24"/>
        </w:rPr>
        <w:t xml:space="preserve"> </w:t>
      </w:r>
      <w:r w:rsidR="00D76F80">
        <w:rPr>
          <w:rFonts w:cstheme="minorHAnsi"/>
          <w:color w:val="000000"/>
          <w:sz w:val="24"/>
          <w:szCs w:val="24"/>
        </w:rPr>
        <w:t xml:space="preserve">through </w:t>
      </w:r>
      <w:r w:rsidR="00E76DDE">
        <w:rPr>
          <w:rFonts w:cstheme="minorHAnsi"/>
          <w:color w:val="000000"/>
          <w:sz w:val="24"/>
          <w:szCs w:val="24"/>
        </w:rPr>
        <w:t xml:space="preserve">polyphonic accompaniment and a </w:t>
      </w:r>
      <w:r w:rsidR="00684C1C" w:rsidRPr="0025617E">
        <w:rPr>
          <w:rFonts w:cstheme="minorHAnsi"/>
          <w:color w:val="000000"/>
          <w:sz w:val="24"/>
          <w:szCs w:val="24"/>
        </w:rPr>
        <w:t>metrica</w:t>
      </w:r>
      <w:r w:rsidR="00684C1C" w:rsidRPr="00686A0E">
        <w:rPr>
          <w:rFonts w:cstheme="minorHAnsi"/>
          <w:color w:val="000000"/>
          <w:sz w:val="24"/>
          <w:szCs w:val="24"/>
        </w:rPr>
        <w:t>l</w:t>
      </w:r>
      <w:r w:rsidR="00D76F80">
        <w:rPr>
          <w:rFonts w:cstheme="minorHAnsi"/>
          <w:color w:val="000000"/>
          <w:sz w:val="24"/>
          <w:szCs w:val="24"/>
        </w:rPr>
        <w:t xml:space="preserve"> </w:t>
      </w:r>
      <w:r w:rsidR="000E35F1">
        <w:rPr>
          <w:rFonts w:cstheme="minorHAnsi"/>
          <w:color w:val="000000"/>
          <w:sz w:val="24"/>
          <w:szCs w:val="24"/>
        </w:rPr>
        <w:t>ingenuity</w:t>
      </w:r>
      <w:r w:rsidR="00E66CC0">
        <w:rPr>
          <w:rFonts w:cstheme="minorHAnsi"/>
          <w:color w:val="000000"/>
          <w:sz w:val="24"/>
          <w:szCs w:val="24"/>
        </w:rPr>
        <w:t xml:space="preserve"> </w:t>
      </w:r>
      <w:r w:rsidR="00684C1C" w:rsidRPr="00FC1B2D">
        <w:rPr>
          <w:rFonts w:cstheme="minorHAnsi"/>
          <w:color w:val="000000"/>
          <w:sz w:val="24"/>
          <w:szCs w:val="24"/>
        </w:rPr>
        <w:t>that overflow</w:t>
      </w:r>
      <w:r w:rsidR="00684C1C">
        <w:rPr>
          <w:rFonts w:cstheme="minorHAnsi"/>
          <w:color w:val="000000"/>
          <w:sz w:val="24"/>
          <w:szCs w:val="24"/>
        </w:rPr>
        <w:t>ed</w:t>
      </w:r>
      <w:r w:rsidR="00684C1C" w:rsidRPr="00FC1B2D">
        <w:rPr>
          <w:rFonts w:cstheme="minorHAnsi"/>
          <w:color w:val="000000"/>
          <w:sz w:val="24"/>
          <w:szCs w:val="24"/>
        </w:rPr>
        <w:t xml:space="preserve"> the modest cup of </w:t>
      </w:r>
      <w:r w:rsidR="00E76285">
        <w:rPr>
          <w:rFonts w:cstheme="minorHAnsi"/>
          <w:color w:val="000000"/>
          <w:sz w:val="24"/>
          <w:szCs w:val="24"/>
        </w:rPr>
        <w:t xml:space="preserve">public </w:t>
      </w:r>
      <w:r w:rsidR="00684C1C" w:rsidRPr="00FC1B2D">
        <w:rPr>
          <w:rFonts w:cstheme="minorHAnsi"/>
          <w:color w:val="000000"/>
          <w:sz w:val="24"/>
          <w:szCs w:val="24"/>
        </w:rPr>
        <w:t xml:space="preserve">round </w:t>
      </w:r>
      <w:r w:rsidR="00684C1C" w:rsidRPr="002019EB">
        <w:rPr>
          <w:rFonts w:cstheme="minorHAnsi"/>
          <w:color w:val="000000"/>
          <w:sz w:val="24"/>
          <w:szCs w:val="24"/>
        </w:rPr>
        <w:t>dancing.</w:t>
      </w:r>
      <w:r w:rsidR="00684C1C" w:rsidRPr="002019EB">
        <w:rPr>
          <w:rStyle w:val="FootnoteReference"/>
          <w:rFonts w:cstheme="minorHAnsi"/>
          <w:color w:val="000000"/>
          <w:sz w:val="24"/>
          <w:szCs w:val="24"/>
        </w:rPr>
        <w:footnoteReference w:id="11"/>
      </w:r>
      <w:r w:rsidR="00684C1C" w:rsidRPr="002019EB">
        <w:rPr>
          <w:rFonts w:cstheme="minorHAnsi"/>
          <w:color w:val="000000"/>
          <w:sz w:val="24"/>
          <w:szCs w:val="24"/>
        </w:rPr>
        <w:t xml:space="preserve"> </w:t>
      </w:r>
      <w:r w:rsidR="00DE4181" w:rsidRPr="002019EB">
        <w:rPr>
          <w:rFonts w:cstheme="minorHAnsi"/>
          <w:color w:val="000000"/>
          <w:sz w:val="24"/>
          <w:szCs w:val="24"/>
        </w:rPr>
        <w:t>Ev</w:t>
      </w:r>
      <w:r w:rsidR="00A80C4A">
        <w:rPr>
          <w:rFonts w:cstheme="minorHAnsi"/>
          <w:color w:val="000000"/>
          <w:sz w:val="24"/>
          <w:szCs w:val="24"/>
        </w:rPr>
        <w:t>e</w:t>
      </w:r>
      <w:r w:rsidR="00DE4181" w:rsidRPr="002019EB">
        <w:rPr>
          <w:rFonts w:cstheme="minorHAnsi"/>
          <w:color w:val="000000"/>
          <w:sz w:val="24"/>
          <w:szCs w:val="24"/>
        </w:rPr>
        <w:t xml:space="preserve">n if </w:t>
      </w:r>
      <w:r w:rsidR="00924260" w:rsidRPr="002019EB">
        <w:rPr>
          <w:rFonts w:cstheme="minorHAnsi"/>
          <w:color w:val="000000"/>
          <w:sz w:val="24"/>
          <w:szCs w:val="24"/>
        </w:rPr>
        <w:t xml:space="preserve">the </w:t>
      </w:r>
      <w:r w:rsidR="00794235" w:rsidRPr="002019EB">
        <w:rPr>
          <w:i/>
          <w:sz w:val="24"/>
          <w:szCs w:val="24"/>
        </w:rPr>
        <w:t>chanson baladée</w:t>
      </w:r>
      <w:r w:rsidR="00794235" w:rsidRPr="002019EB">
        <w:rPr>
          <w:rFonts w:cstheme="minorHAnsi"/>
          <w:color w:val="000000"/>
          <w:sz w:val="24"/>
          <w:szCs w:val="24"/>
        </w:rPr>
        <w:t xml:space="preserve"> </w:t>
      </w:r>
      <w:r w:rsidR="00924260" w:rsidRPr="002019EB">
        <w:rPr>
          <w:rFonts w:cstheme="minorHAnsi"/>
          <w:color w:val="000000"/>
          <w:sz w:val="24"/>
          <w:szCs w:val="24"/>
        </w:rPr>
        <w:lastRenderedPageBreak/>
        <w:t xml:space="preserve">transitioned from dance song to art song in Machaut’s hands, </w:t>
      </w:r>
      <w:r w:rsidR="00684C1C" w:rsidRPr="002019EB">
        <w:rPr>
          <w:rFonts w:cstheme="minorHAnsi"/>
          <w:color w:val="000000"/>
          <w:sz w:val="24"/>
          <w:szCs w:val="24"/>
        </w:rPr>
        <w:t xml:space="preserve">we have </w:t>
      </w:r>
      <w:r w:rsidR="00924260" w:rsidRPr="002019EB">
        <w:rPr>
          <w:rFonts w:cstheme="minorHAnsi"/>
          <w:color w:val="000000"/>
          <w:sz w:val="24"/>
          <w:szCs w:val="24"/>
        </w:rPr>
        <w:t xml:space="preserve">the composer’s </w:t>
      </w:r>
      <w:r w:rsidR="00684C1C" w:rsidRPr="002019EB">
        <w:rPr>
          <w:rFonts w:cstheme="minorHAnsi"/>
          <w:color w:val="000000"/>
          <w:sz w:val="24"/>
          <w:szCs w:val="24"/>
        </w:rPr>
        <w:t xml:space="preserve">word paired with </w:t>
      </w:r>
      <w:r w:rsidR="008B3FA6" w:rsidRPr="002019EB">
        <w:rPr>
          <w:rFonts w:cstheme="minorHAnsi"/>
          <w:color w:val="000000"/>
          <w:sz w:val="24"/>
          <w:szCs w:val="24"/>
        </w:rPr>
        <w:t xml:space="preserve">an </w:t>
      </w:r>
      <w:r w:rsidR="00684C1C" w:rsidRPr="002019EB">
        <w:rPr>
          <w:rFonts w:cstheme="minorHAnsi"/>
          <w:color w:val="000000"/>
          <w:sz w:val="24"/>
          <w:szCs w:val="24"/>
        </w:rPr>
        <w:t xml:space="preserve">illustration in </w:t>
      </w:r>
      <w:r w:rsidR="00447859" w:rsidRPr="002019EB">
        <w:rPr>
          <w:rFonts w:cstheme="minorHAnsi"/>
          <w:color w:val="000000"/>
          <w:sz w:val="24"/>
          <w:szCs w:val="24"/>
        </w:rPr>
        <w:t xml:space="preserve">the earliest complete works </w:t>
      </w:r>
      <w:r w:rsidR="00684C1C" w:rsidRPr="002019EB">
        <w:rPr>
          <w:rFonts w:cstheme="minorHAnsi"/>
          <w:color w:val="000000"/>
          <w:sz w:val="24"/>
          <w:szCs w:val="24"/>
        </w:rPr>
        <w:t xml:space="preserve">manuscript </w:t>
      </w:r>
      <w:r w:rsidR="00447859" w:rsidRPr="002019EB">
        <w:rPr>
          <w:rFonts w:cstheme="minorHAnsi"/>
          <w:color w:val="000000"/>
          <w:sz w:val="24"/>
          <w:szCs w:val="24"/>
        </w:rPr>
        <w:t xml:space="preserve">overseen by the composer </w:t>
      </w:r>
      <w:r w:rsidR="008B3FA6" w:rsidRPr="002019EB">
        <w:rPr>
          <w:rFonts w:cstheme="minorHAnsi"/>
          <w:color w:val="000000"/>
          <w:sz w:val="24"/>
          <w:szCs w:val="24"/>
        </w:rPr>
        <w:t xml:space="preserve">(Mach C) </w:t>
      </w:r>
      <w:r w:rsidR="00684C1C" w:rsidRPr="002019EB">
        <w:rPr>
          <w:rFonts w:cstheme="minorHAnsi"/>
          <w:color w:val="000000"/>
          <w:sz w:val="24"/>
          <w:szCs w:val="24"/>
        </w:rPr>
        <w:t>that this genre</w:t>
      </w:r>
      <w:r w:rsidR="00E73C27" w:rsidRPr="002019EB">
        <w:rPr>
          <w:rFonts w:cstheme="minorHAnsi"/>
          <w:color w:val="000000"/>
          <w:sz w:val="24"/>
          <w:szCs w:val="24"/>
        </w:rPr>
        <w:t xml:space="preserve"> </w:t>
      </w:r>
      <w:r w:rsidR="00AB3F2C" w:rsidRPr="002019EB">
        <w:rPr>
          <w:rFonts w:cstheme="minorHAnsi"/>
          <w:color w:val="000000"/>
          <w:sz w:val="24"/>
          <w:szCs w:val="24"/>
        </w:rPr>
        <w:t>was connected with</w:t>
      </w:r>
      <w:r w:rsidR="00E73C27" w:rsidRPr="002019EB">
        <w:rPr>
          <w:rFonts w:cstheme="minorHAnsi"/>
          <w:color w:val="000000"/>
          <w:sz w:val="24"/>
          <w:szCs w:val="24"/>
        </w:rPr>
        <w:t xml:space="preserve"> </w:t>
      </w:r>
      <w:r w:rsidR="00AB3F2C" w:rsidRPr="002019EB">
        <w:rPr>
          <w:rFonts w:cstheme="minorHAnsi"/>
          <w:color w:val="000000"/>
          <w:sz w:val="24"/>
          <w:szCs w:val="24"/>
        </w:rPr>
        <w:t xml:space="preserve">round </w:t>
      </w:r>
      <w:r w:rsidR="00684C1C" w:rsidRPr="002019EB">
        <w:rPr>
          <w:rFonts w:cstheme="minorHAnsi"/>
          <w:color w:val="000000"/>
          <w:sz w:val="24"/>
          <w:szCs w:val="24"/>
        </w:rPr>
        <w:t>danc</w:t>
      </w:r>
      <w:r w:rsidR="00AB3F2C" w:rsidRPr="002019EB">
        <w:rPr>
          <w:rFonts w:cstheme="minorHAnsi"/>
          <w:color w:val="000000"/>
          <w:sz w:val="24"/>
          <w:szCs w:val="24"/>
        </w:rPr>
        <w:t xml:space="preserve">ing; at least </w:t>
      </w:r>
      <w:r w:rsidR="00684C1C" w:rsidRPr="002019EB">
        <w:rPr>
          <w:rFonts w:cstheme="minorHAnsi"/>
          <w:color w:val="000000"/>
          <w:sz w:val="24"/>
          <w:szCs w:val="24"/>
        </w:rPr>
        <w:t xml:space="preserve">he wanted </w:t>
      </w:r>
      <w:r w:rsidR="00E73C27" w:rsidRPr="002019EB">
        <w:rPr>
          <w:rFonts w:cstheme="minorHAnsi"/>
          <w:color w:val="000000"/>
          <w:sz w:val="24"/>
          <w:szCs w:val="24"/>
        </w:rPr>
        <w:t xml:space="preserve">it </w:t>
      </w:r>
      <w:r w:rsidR="00684C1C" w:rsidRPr="002019EB">
        <w:rPr>
          <w:rFonts w:cstheme="minorHAnsi"/>
          <w:color w:val="000000"/>
          <w:sz w:val="24"/>
          <w:szCs w:val="24"/>
        </w:rPr>
        <w:t>represented that way.</w:t>
      </w:r>
      <w:r w:rsidR="008F24D2" w:rsidRPr="002019EB">
        <w:rPr>
          <w:rStyle w:val="FootnoteReference"/>
          <w:rFonts w:cstheme="minorHAnsi"/>
          <w:color w:val="000000"/>
          <w:sz w:val="24"/>
          <w:szCs w:val="24"/>
        </w:rPr>
        <w:footnoteReference w:id="12"/>
      </w:r>
    </w:p>
    <w:p w14:paraId="7B736D56" w14:textId="77777777" w:rsidR="006B7218" w:rsidRDefault="006B7218" w:rsidP="006B7218">
      <w:pPr>
        <w:spacing w:line="480" w:lineRule="auto"/>
        <w:rPr>
          <w:rFonts w:cstheme="minorHAnsi"/>
          <w:color w:val="000000"/>
          <w:sz w:val="24"/>
          <w:szCs w:val="24"/>
        </w:rPr>
      </w:pPr>
    </w:p>
    <w:p w14:paraId="5FBF71C4" w14:textId="1449CD0B" w:rsidR="00B163E2" w:rsidRDefault="00B163E2" w:rsidP="006B7218">
      <w:pPr>
        <w:spacing w:line="480" w:lineRule="auto"/>
        <w:rPr>
          <w:sz w:val="24"/>
          <w:szCs w:val="24"/>
        </w:rPr>
      </w:pPr>
      <w:r>
        <w:rPr>
          <w:rFonts w:cstheme="minorHAnsi"/>
          <w:color w:val="000000"/>
          <w:sz w:val="24"/>
          <w:szCs w:val="24"/>
        </w:rPr>
        <w:t>C</w:t>
      </w:r>
      <w:r w:rsidRPr="009F32C5">
        <w:rPr>
          <w:rFonts w:cstheme="minorHAnsi"/>
          <w:color w:val="000000"/>
          <w:sz w:val="24"/>
          <w:szCs w:val="24"/>
        </w:rPr>
        <w:t>onsider the dance</w:t>
      </w:r>
      <w:r>
        <w:rPr>
          <w:rFonts w:cstheme="minorHAnsi"/>
          <w:color w:val="000000"/>
          <w:sz w:val="24"/>
          <w:szCs w:val="24"/>
        </w:rPr>
        <w:t>d</w:t>
      </w:r>
      <w:r w:rsidRPr="009F32C5">
        <w:rPr>
          <w:rFonts w:cstheme="minorHAnsi"/>
          <w:color w:val="000000"/>
          <w:sz w:val="24"/>
          <w:szCs w:val="24"/>
        </w:rPr>
        <w:t xml:space="preserve"> song “Dame, a vous sans retollir,”</w:t>
      </w:r>
      <w:r>
        <w:rPr>
          <w:rFonts w:cstheme="minorHAnsi"/>
          <w:color w:val="000000"/>
          <w:sz w:val="24"/>
          <w:szCs w:val="24"/>
        </w:rPr>
        <w:t xml:space="preserve"> </w:t>
      </w:r>
      <w:r>
        <w:rPr>
          <w:sz w:val="24"/>
          <w:szCs w:val="24"/>
        </w:rPr>
        <w:t xml:space="preserve">from Machaut’s </w:t>
      </w:r>
      <w:r w:rsidRPr="0096263D">
        <w:rPr>
          <w:i/>
          <w:sz w:val="24"/>
          <w:szCs w:val="24"/>
        </w:rPr>
        <w:t>Remede de Fortune</w:t>
      </w:r>
      <w:r>
        <w:rPr>
          <w:sz w:val="24"/>
          <w:szCs w:val="24"/>
        </w:rPr>
        <w:t xml:space="preserve"> (c</w:t>
      </w:r>
      <w:r w:rsidR="00A55B6C">
        <w:rPr>
          <w:sz w:val="24"/>
          <w:szCs w:val="24"/>
        </w:rPr>
        <w:t>a</w:t>
      </w:r>
      <w:r>
        <w:rPr>
          <w:sz w:val="24"/>
          <w:szCs w:val="24"/>
        </w:rPr>
        <w:t>. 1340s).</w:t>
      </w:r>
      <w:r>
        <w:rPr>
          <w:rStyle w:val="FootnoteReference"/>
          <w:sz w:val="24"/>
          <w:szCs w:val="24"/>
        </w:rPr>
        <w:footnoteReference w:id="13"/>
      </w:r>
      <w:r w:rsidRPr="00B902DD">
        <w:rPr>
          <w:sz w:val="24"/>
          <w:szCs w:val="24"/>
        </w:rPr>
        <w:t xml:space="preserve"> </w:t>
      </w:r>
      <w:r>
        <w:rPr>
          <w:sz w:val="24"/>
          <w:szCs w:val="24"/>
        </w:rPr>
        <w:t xml:space="preserve">While the musical interpolations of the </w:t>
      </w:r>
      <w:r w:rsidRPr="009F32C5">
        <w:rPr>
          <w:i/>
          <w:iCs/>
          <w:sz w:val="24"/>
          <w:szCs w:val="24"/>
        </w:rPr>
        <w:t>Remede</w:t>
      </w:r>
      <w:r>
        <w:rPr>
          <w:sz w:val="24"/>
          <w:szCs w:val="24"/>
        </w:rPr>
        <w:t xml:space="preserve"> include all </w:t>
      </w:r>
      <w:r w:rsidR="004762EB">
        <w:rPr>
          <w:sz w:val="24"/>
          <w:szCs w:val="24"/>
        </w:rPr>
        <w:t xml:space="preserve">of </w:t>
      </w:r>
      <w:r>
        <w:rPr>
          <w:sz w:val="24"/>
          <w:szCs w:val="24"/>
        </w:rPr>
        <w:t xml:space="preserve">the </w:t>
      </w:r>
      <w:r w:rsidRPr="00B902DD">
        <w:rPr>
          <w:i/>
          <w:sz w:val="24"/>
          <w:szCs w:val="24"/>
        </w:rPr>
        <w:t>formes fixes</w:t>
      </w:r>
      <w:r>
        <w:rPr>
          <w:sz w:val="24"/>
          <w:szCs w:val="24"/>
        </w:rPr>
        <w:t xml:space="preserve">, Machaut associated dancing with the </w:t>
      </w:r>
      <w:r w:rsidRPr="00CC304F">
        <w:rPr>
          <w:i/>
          <w:sz w:val="24"/>
          <w:szCs w:val="24"/>
        </w:rPr>
        <w:t>chanson baladée</w:t>
      </w:r>
      <w:r>
        <w:rPr>
          <w:sz w:val="24"/>
          <w:szCs w:val="24"/>
        </w:rPr>
        <w:t xml:space="preserve"> alone by setting an illustration of </w:t>
      </w:r>
      <w:r>
        <w:rPr>
          <w:sz w:val="24"/>
          <w:szCs w:val="24"/>
        </w:rPr>
        <w:lastRenderedPageBreak/>
        <w:t xml:space="preserve">danced performance beside the score </w:t>
      </w:r>
      <w:r w:rsidR="00A17783">
        <w:rPr>
          <w:sz w:val="24"/>
          <w:szCs w:val="24"/>
        </w:rPr>
        <w:t>(</w:t>
      </w:r>
      <w:r w:rsidR="00776DE8" w:rsidRPr="00B000A2">
        <w:rPr>
          <w:b/>
          <w:bCs/>
          <w:sz w:val="24"/>
          <w:szCs w:val="24"/>
          <w:u w:val="single"/>
        </w:rPr>
        <w:t>Example 2</w:t>
      </w:r>
      <w:r w:rsidR="00A17783">
        <w:rPr>
          <w:sz w:val="24"/>
          <w:szCs w:val="24"/>
        </w:rPr>
        <w:t>)</w:t>
      </w:r>
      <w:r>
        <w:rPr>
          <w:sz w:val="24"/>
          <w:szCs w:val="24"/>
        </w:rPr>
        <w:t>.</w:t>
      </w:r>
      <w:r>
        <w:rPr>
          <w:rStyle w:val="FootnoteReference"/>
          <w:sz w:val="24"/>
          <w:szCs w:val="24"/>
        </w:rPr>
        <w:footnoteReference w:id="14"/>
      </w:r>
      <w:r>
        <w:rPr>
          <w:sz w:val="24"/>
          <w:szCs w:val="24"/>
        </w:rPr>
        <w:t xml:space="preserve"> Here, carolers sing and dance a virelai led by its composer.</w:t>
      </w:r>
      <w:r>
        <w:rPr>
          <w:rStyle w:val="FootnoteReference"/>
          <w:sz w:val="24"/>
          <w:szCs w:val="24"/>
        </w:rPr>
        <w:footnoteReference w:id="15"/>
      </w:r>
    </w:p>
    <w:p w14:paraId="4E7C48AA" w14:textId="68BF8AA7" w:rsidR="00B163E2" w:rsidRDefault="00B163E2" w:rsidP="00B163E2">
      <w:pPr>
        <w:spacing w:line="480" w:lineRule="auto"/>
        <w:jc w:val="center"/>
        <w:rPr>
          <w:sz w:val="24"/>
          <w:szCs w:val="24"/>
        </w:rPr>
      </w:pPr>
    </w:p>
    <w:p w14:paraId="10FC8125" w14:textId="60FCE633" w:rsidR="00B163E2" w:rsidRPr="006006D1" w:rsidRDefault="00776DE8" w:rsidP="00A62530">
      <w:pPr>
        <w:spacing w:line="480" w:lineRule="auto"/>
        <w:rPr>
          <w:sz w:val="24"/>
          <w:szCs w:val="24"/>
        </w:rPr>
      </w:pPr>
      <w:r>
        <w:rPr>
          <w:b/>
          <w:bCs/>
          <w:sz w:val="24"/>
          <w:szCs w:val="24"/>
        </w:rPr>
        <w:t xml:space="preserve">Example </w:t>
      </w:r>
      <w:r w:rsidR="00A62530">
        <w:rPr>
          <w:b/>
          <w:bCs/>
          <w:sz w:val="24"/>
          <w:szCs w:val="24"/>
        </w:rPr>
        <w:t>2</w:t>
      </w:r>
      <w:r w:rsidR="00B163E2">
        <w:rPr>
          <w:sz w:val="24"/>
          <w:szCs w:val="24"/>
        </w:rPr>
        <w:t xml:space="preserve"> </w:t>
      </w:r>
      <w:r w:rsidR="00A62530">
        <w:rPr>
          <w:sz w:val="24"/>
          <w:szCs w:val="24"/>
        </w:rPr>
        <w:t>D</w:t>
      </w:r>
      <w:r w:rsidR="00B163E2" w:rsidRPr="006006D1">
        <w:rPr>
          <w:sz w:val="24"/>
          <w:szCs w:val="24"/>
        </w:rPr>
        <w:t>ancing Machaut’s virelai “Dame, a vous sans retollir”</w:t>
      </w:r>
      <w:r w:rsidR="00EA1800">
        <w:rPr>
          <w:sz w:val="24"/>
          <w:szCs w:val="24"/>
        </w:rPr>
        <w:t>;</w:t>
      </w:r>
      <w:r w:rsidR="00B163E2" w:rsidRPr="006006D1">
        <w:rPr>
          <w:sz w:val="24"/>
          <w:szCs w:val="24"/>
        </w:rPr>
        <w:t xml:space="preserve"> </w:t>
      </w:r>
      <w:r w:rsidR="00B163E2">
        <w:rPr>
          <w:sz w:val="24"/>
          <w:szCs w:val="24"/>
        </w:rPr>
        <w:t>d</w:t>
      </w:r>
      <w:r w:rsidR="00B163E2" w:rsidRPr="006006D1">
        <w:rPr>
          <w:sz w:val="24"/>
          <w:szCs w:val="24"/>
        </w:rPr>
        <w:t xml:space="preserve">etail </w:t>
      </w:r>
      <w:r w:rsidR="00B163E2">
        <w:rPr>
          <w:sz w:val="24"/>
          <w:szCs w:val="24"/>
        </w:rPr>
        <w:t xml:space="preserve">from </w:t>
      </w:r>
      <w:r w:rsidR="00B163E2" w:rsidRPr="006006D1">
        <w:rPr>
          <w:i/>
          <w:iCs/>
          <w:sz w:val="24"/>
          <w:szCs w:val="24"/>
        </w:rPr>
        <w:t>F-Pn</w:t>
      </w:r>
      <w:r w:rsidR="00B163E2" w:rsidRPr="006006D1">
        <w:rPr>
          <w:sz w:val="24"/>
          <w:szCs w:val="24"/>
        </w:rPr>
        <w:t xml:space="preserve"> fr. 1586 (Mach C), </w:t>
      </w:r>
      <w:r w:rsidR="00BC15D0">
        <w:rPr>
          <w:sz w:val="24"/>
          <w:szCs w:val="24"/>
        </w:rPr>
        <w:t xml:space="preserve">f. </w:t>
      </w:r>
      <w:r w:rsidR="00B163E2" w:rsidRPr="006006D1">
        <w:rPr>
          <w:sz w:val="24"/>
          <w:szCs w:val="24"/>
        </w:rPr>
        <w:t>51r</w:t>
      </w:r>
      <w:r w:rsidR="00A62530">
        <w:rPr>
          <w:sz w:val="24"/>
          <w:szCs w:val="24"/>
        </w:rPr>
        <w:t>.</w:t>
      </w:r>
    </w:p>
    <w:p w14:paraId="3FEFBA2A" w14:textId="77777777" w:rsidR="006B7218" w:rsidRDefault="006B7218" w:rsidP="006B7218">
      <w:pPr>
        <w:spacing w:line="480" w:lineRule="auto"/>
        <w:rPr>
          <w:rFonts w:cstheme="minorHAnsi"/>
          <w:color w:val="000000"/>
          <w:sz w:val="24"/>
          <w:szCs w:val="24"/>
        </w:rPr>
      </w:pPr>
    </w:p>
    <w:p w14:paraId="41F324AF" w14:textId="774CDA4F" w:rsidR="00B163E2" w:rsidRDefault="00D13180" w:rsidP="006B7218">
      <w:pPr>
        <w:spacing w:line="480" w:lineRule="auto"/>
        <w:rPr>
          <w:rFonts w:cstheme="minorHAnsi"/>
          <w:color w:val="000000"/>
          <w:sz w:val="24"/>
          <w:szCs w:val="24"/>
        </w:rPr>
      </w:pPr>
      <w:r>
        <w:rPr>
          <w:rFonts w:cstheme="minorHAnsi"/>
          <w:color w:val="000000"/>
          <w:sz w:val="24"/>
          <w:szCs w:val="24"/>
        </w:rPr>
        <w:lastRenderedPageBreak/>
        <w:t xml:space="preserve">The </w:t>
      </w:r>
      <w:r w:rsidR="00B163E2">
        <w:rPr>
          <w:rFonts w:cstheme="minorHAnsi"/>
          <w:color w:val="000000"/>
          <w:sz w:val="24"/>
          <w:szCs w:val="24"/>
        </w:rPr>
        <w:t xml:space="preserve">modern transcription </w:t>
      </w:r>
      <w:r>
        <w:rPr>
          <w:rFonts w:cstheme="minorHAnsi"/>
          <w:color w:val="000000"/>
          <w:sz w:val="24"/>
          <w:szCs w:val="24"/>
        </w:rPr>
        <w:t>in</w:t>
      </w:r>
      <w:r w:rsidR="00B163E2">
        <w:rPr>
          <w:rFonts w:cstheme="minorHAnsi"/>
          <w:color w:val="000000"/>
          <w:sz w:val="24"/>
          <w:szCs w:val="24"/>
        </w:rPr>
        <w:t xml:space="preserve"> </w:t>
      </w:r>
      <w:r w:rsidR="00776DE8" w:rsidRPr="00747236">
        <w:rPr>
          <w:rFonts w:cstheme="minorHAnsi"/>
          <w:b/>
          <w:bCs/>
          <w:color w:val="000000"/>
          <w:sz w:val="24"/>
          <w:szCs w:val="24"/>
          <w:u w:val="single"/>
        </w:rPr>
        <w:t>Example 3</w:t>
      </w:r>
      <w:r w:rsidR="00B163E2">
        <w:rPr>
          <w:rFonts w:cstheme="minorHAnsi"/>
          <w:color w:val="000000"/>
          <w:sz w:val="24"/>
          <w:szCs w:val="24"/>
        </w:rPr>
        <w:t xml:space="preserve"> </w:t>
      </w:r>
      <w:r>
        <w:rPr>
          <w:rFonts w:cstheme="minorHAnsi"/>
          <w:color w:val="000000"/>
          <w:sz w:val="24"/>
          <w:szCs w:val="24"/>
        </w:rPr>
        <w:t xml:space="preserve">includes </w:t>
      </w:r>
      <w:r w:rsidR="00AC39A8">
        <w:rPr>
          <w:rFonts w:cstheme="minorHAnsi"/>
          <w:color w:val="000000"/>
          <w:sz w:val="24"/>
          <w:szCs w:val="24"/>
        </w:rPr>
        <w:t xml:space="preserve">metrical beat counts </w:t>
      </w:r>
      <w:r w:rsidR="00C23724">
        <w:rPr>
          <w:rFonts w:cstheme="minorHAnsi"/>
          <w:color w:val="000000"/>
          <w:sz w:val="24"/>
          <w:szCs w:val="24"/>
        </w:rPr>
        <w:t xml:space="preserve">at the </w:t>
      </w:r>
      <w:r w:rsidR="00C23724" w:rsidRPr="00C23724">
        <w:rPr>
          <w:rFonts w:cstheme="minorHAnsi"/>
          <w:i/>
          <w:iCs/>
          <w:color w:val="000000"/>
          <w:sz w:val="24"/>
          <w:szCs w:val="24"/>
        </w:rPr>
        <w:t>tempus</w:t>
      </w:r>
      <w:r w:rsidR="00C23724">
        <w:rPr>
          <w:rFonts w:cstheme="minorHAnsi"/>
          <w:color w:val="000000"/>
          <w:sz w:val="24"/>
          <w:szCs w:val="24"/>
        </w:rPr>
        <w:t xml:space="preserve"> level </w:t>
      </w:r>
      <w:r w:rsidR="00B163E2">
        <w:rPr>
          <w:rFonts w:cstheme="minorHAnsi"/>
          <w:color w:val="000000"/>
          <w:sz w:val="24"/>
          <w:szCs w:val="24"/>
        </w:rPr>
        <w:t>and formal labels A and B.</w:t>
      </w:r>
      <w:r w:rsidR="00B163E2">
        <w:rPr>
          <w:rStyle w:val="FootnoteReference"/>
          <w:rFonts w:cstheme="minorHAnsi"/>
          <w:color w:val="000000"/>
          <w:sz w:val="24"/>
          <w:szCs w:val="24"/>
        </w:rPr>
        <w:footnoteReference w:id="16"/>
      </w:r>
      <w:r w:rsidR="00B163E2">
        <w:rPr>
          <w:rFonts w:cstheme="minorHAnsi"/>
          <w:color w:val="000000"/>
          <w:sz w:val="24"/>
          <w:szCs w:val="24"/>
        </w:rPr>
        <w:t xml:space="preserve"> The A section (refrain) opens with tonal articulation of G (m. 2 and </w:t>
      </w:r>
      <w:r w:rsidR="00A62530">
        <w:rPr>
          <w:rFonts w:cstheme="minorHAnsi"/>
          <w:color w:val="000000"/>
          <w:sz w:val="24"/>
          <w:szCs w:val="24"/>
        </w:rPr>
        <w:t xml:space="preserve">m. </w:t>
      </w:r>
      <w:r w:rsidR="00B163E2">
        <w:rPr>
          <w:rFonts w:cstheme="minorHAnsi"/>
          <w:color w:val="000000"/>
          <w:sz w:val="24"/>
          <w:szCs w:val="24"/>
        </w:rPr>
        <w:t>5), which become</w:t>
      </w:r>
      <w:r w:rsidR="00A3450B">
        <w:rPr>
          <w:rFonts w:cstheme="minorHAnsi"/>
          <w:color w:val="000000"/>
          <w:sz w:val="24"/>
          <w:szCs w:val="24"/>
        </w:rPr>
        <w:t>s</w:t>
      </w:r>
      <w:r w:rsidR="00B163E2">
        <w:rPr>
          <w:rFonts w:cstheme="minorHAnsi"/>
          <w:color w:val="000000"/>
          <w:sz w:val="24"/>
          <w:szCs w:val="24"/>
        </w:rPr>
        <w:t xml:space="preserve"> subordinate to the final cadence </w:t>
      </w:r>
      <w:r w:rsidR="001B4957">
        <w:rPr>
          <w:rFonts w:cstheme="minorHAnsi"/>
          <w:color w:val="000000"/>
          <w:sz w:val="24"/>
          <w:szCs w:val="24"/>
        </w:rPr>
        <w:t xml:space="preserve">one </w:t>
      </w:r>
      <w:r w:rsidR="00B163E2">
        <w:rPr>
          <w:rFonts w:cstheme="minorHAnsi"/>
          <w:color w:val="000000"/>
          <w:sz w:val="24"/>
          <w:szCs w:val="24"/>
        </w:rPr>
        <w:t xml:space="preserve">step </w:t>
      </w:r>
      <w:r w:rsidR="001B4957">
        <w:rPr>
          <w:rFonts w:cstheme="minorHAnsi"/>
          <w:color w:val="000000"/>
          <w:sz w:val="24"/>
          <w:szCs w:val="24"/>
        </w:rPr>
        <w:t xml:space="preserve">lower </w:t>
      </w:r>
      <w:r w:rsidR="00B163E2">
        <w:rPr>
          <w:rFonts w:cstheme="minorHAnsi"/>
          <w:color w:val="000000"/>
          <w:sz w:val="24"/>
          <w:szCs w:val="24"/>
        </w:rPr>
        <w:t>on F (m. 11). The B section floats around C, an open ^5 in reference to the final.</w:t>
      </w:r>
    </w:p>
    <w:p w14:paraId="27D328EA" w14:textId="0DAFB05D" w:rsidR="00B163E2" w:rsidRDefault="00B163E2" w:rsidP="00B163E2">
      <w:pPr>
        <w:spacing w:line="480" w:lineRule="auto"/>
        <w:jc w:val="center"/>
        <w:rPr>
          <w:rFonts w:cstheme="minorHAnsi"/>
          <w:color w:val="000000"/>
          <w:sz w:val="24"/>
          <w:szCs w:val="24"/>
        </w:rPr>
      </w:pPr>
    </w:p>
    <w:p w14:paraId="6AD55C97" w14:textId="3DACD564" w:rsidR="00B163E2" w:rsidRDefault="00776DE8" w:rsidP="002A37CD">
      <w:pPr>
        <w:spacing w:line="480" w:lineRule="auto"/>
        <w:rPr>
          <w:rFonts w:cstheme="minorHAnsi"/>
          <w:color w:val="000000"/>
          <w:sz w:val="24"/>
          <w:szCs w:val="24"/>
        </w:rPr>
      </w:pPr>
      <w:r>
        <w:rPr>
          <w:rFonts w:cstheme="minorHAnsi"/>
          <w:b/>
          <w:bCs/>
          <w:color w:val="000000"/>
          <w:sz w:val="24"/>
          <w:szCs w:val="24"/>
        </w:rPr>
        <w:t>Example 3</w:t>
      </w:r>
      <w:r w:rsidR="00B163E2">
        <w:rPr>
          <w:rFonts w:cstheme="minorHAnsi"/>
          <w:color w:val="000000"/>
          <w:sz w:val="24"/>
          <w:szCs w:val="24"/>
        </w:rPr>
        <w:t xml:space="preserve"> </w:t>
      </w:r>
      <w:r w:rsidR="001B4957">
        <w:rPr>
          <w:rFonts w:cstheme="minorHAnsi"/>
          <w:color w:val="000000"/>
          <w:sz w:val="24"/>
          <w:szCs w:val="24"/>
        </w:rPr>
        <w:t xml:space="preserve">Guillaume de </w:t>
      </w:r>
      <w:r w:rsidR="00B163E2">
        <w:rPr>
          <w:rFonts w:cstheme="minorHAnsi"/>
          <w:color w:val="000000"/>
          <w:sz w:val="24"/>
          <w:szCs w:val="24"/>
        </w:rPr>
        <w:t>Machaut</w:t>
      </w:r>
      <w:r w:rsidR="003A2F5D">
        <w:rPr>
          <w:rFonts w:cstheme="minorHAnsi"/>
          <w:color w:val="000000"/>
          <w:sz w:val="24"/>
          <w:szCs w:val="24"/>
        </w:rPr>
        <w:t>,</w:t>
      </w:r>
      <w:r w:rsidR="00B163E2">
        <w:rPr>
          <w:rFonts w:cstheme="minorHAnsi"/>
          <w:color w:val="000000"/>
          <w:sz w:val="24"/>
          <w:szCs w:val="24"/>
        </w:rPr>
        <w:t xml:space="preserve"> </w:t>
      </w:r>
      <w:r w:rsidR="00B163E2">
        <w:rPr>
          <w:sz w:val="24"/>
          <w:szCs w:val="24"/>
        </w:rPr>
        <w:t>“Dame, a vous sans retollir</w:t>
      </w:r>
      <w:r w:rsidR="001B4957">
        <w:rPr>
          <w:sz w:val="24"/>
          <w:szCs w:val="24"/>
        </w:rPr>
        <w:t>,</w:t>
      </w:r>
      <w:r w:rsidR="00B163E2">
        <w:rPr>
          <w:sz w:val="24"/>
          <w:szCs w:val="24"/>
        </w:rPr>
        <w:t xml:space="preserve">” </w:t>
      </w:r>
      <w:r w:rsidR="009A7E2A">
        <w:rPr>
          <w:sz w:val="24"/>
          <w:szCs w:val="24"/>
        </w:rPr>
        <w:t>metrically interpreted</w:t>
      </w:r>
      <w:r w:rsidR="002A37CD">
        <w:rPr>
          <w:sz w:val="24"/>
          <w:szCs w:val="24"/>
        </w:rPr>
        <w:t>.</w:t>
      </w:r>
    </w:p>
    <w:p w14:paraId="3C3F4093" w14:textId="77777777" w:rsidR="006B7218" w:rsidRDefault="006B7218" w:rsidP="006B7218">
      <w:pPr>
        <w:spacing w:line="480" w:lineRule="auto"/>
        <w:rPr>
          <w:rFonts w:cstheme="minorHAnsi"/>
          <w:color w:val="000000"/>
          <w:sz w:val="24"/>
          <w:szCs w:val="24"/>
        </w:rPr>
      </w:pPr>
    </w:p>
    <w:p w14:paraId="38AE7BCB" w14:textId="58D82E5C" w:rsidR="008731A8" w:rsidRPr="00BE208E" w:rsidRDefault="00B163E2" w:rsidP="006B7218">
      <w:pPr>
        <w:spacing w:line="480" w:lineRule="auto"/>
        <w:rPr>
          <w:sz w:val="24"/>
          <w:szCs w:val="24"/>
        </w:rPr>
      </w:pPr>
      <w:r w:rsidRPr="00E8546D">
        <w:rPr>
          <w:rFonts w:cstheme="minorHAnsi"/>
          <w:color w:val="000000"/>
          <w:sz w:val="24"/>
          <w:szCs w:val="24"/>
        </w:rPr>
        <w:t xml:space="preserve">Compared to the </w:t>
      </w:r>
      <w:r w:rsidRPr="00E8546D">
        <w:rPr>
          <w:rFonts w:cstheme="minorHAnsi"/>
          <w:i/>
          <w:iCs/>
          <w:color w:val="000000"/>
          <w:sz w:val="24"/>
          <w:szCs w:val="24"/>
        </w:rPr>
        <w:t>Renart</w:t>
      </w:r>
      <w:r w:rsidRPr="00E8546D">
        <w:rPr>
          <w:rFonts w:cstheme="minorHAnsi"/>
          <w:color w:val="000000"/>
          <w:sz w:val="24"/>
          <w:szCs w:val="24"/>
        </w:rPr>
        <w:t xml:space="preserve"> chanson (</w:t>
      </w:r>
      <w:r w:rsidR="00776DE8">
        <w:rPr>
          <w:rFonts w:cstheme="minorHAnsi"/>
          <w:color w:val="000000"/>
          <w:sz w:val="24"/>
          <w:szCs w:val="24"/>
        </w:rPr>
        <w:t>Example 1</w:t>
      </w:r>
      <w:r w:rsidRPr="00E8546D">
        <w:rPr>
          <w:rFonts w:cstheme="minorHAnsi"/>
          <w:color w:val="000000"/>
          <w:sz w:val="24"/>
          <w:szCs w:val="24"/>
        </w:rPr>
        <w:t>), Machaut’s dance song is longer, traverses a wider range, dabbles in chromaticism, and freely mixes trochaic and iambic subdivisions.</w:t>
      </w:r>
      <w:r w:rsidRPr="00E8546D">
        <w:rPr>
          <w:rStyle w:val="FootnoteReference"/>
          <w:rFonts w:cstheme="minorHAnsi"/>
          <w:color w:val="000000"/>
          <w:sz w:val="24"/>
          <w:szCs w:val="24"/>
        </w:rPr>
        <w:footnoteReference w:id="17"/>
      </w:r>
      <w:r w:rsidRPr="00E8546D">
        <w:rPr>
          <w:rFonts w:cstheme="minorHAnsi"/>
          <w:color w:val="000000"/>
          <w:sz w:val="24"/>
          <w:szCs w:val="24"/>
        </w:rPr>
        <w:t xml:space="preserve"> </w:t>
      </w:r>
      <w:r>
        <w:rPr>
          <w:rFonts w:cstheme="minorHAnsi"/>
          <w:color w:val="000000"/>
          <w:sz w:val="24"/>
          <w:szCs w:val="24"/>
        </w:rPr>
        <w:t xml:space="preserve">In </w:t>
      </w:r>
      <w:r w:rsidR="00BA183E">
        <w:rPr>
          <w:rFonts w:cstheme="minorHAnsi"/>
          <w:color w:val="000000"/>
          <w:sz w:val="24"/>
          <w:szCs w:val="24"/>
        </w:rPr>
        <w:t xml:space="preserve">support of </w:t>
      </w:r>
      <w:r w:rsidR="00553124">
        <w:rPr>
          <w:rFonts w:cstheme="minorHAnsi"/>
          <w:color w:val="000000"/>
          <w:sz w:val="24"/>
          <w:szCs w:val="24"/>
        </w:rPr>
        <w:t xml:space="preserve">my </w:t>
      </w:r>
      <w:r>
        <w:rPr>
          <w:rFonts w:cstheme="minorHAnsi"/>
          <w:color w:val="000000"/>
          <w:sz w:val="24"/>
          <w:szCs w:val="24"/>
        </w:rPr>
        <w:t xml:space="preserve">anacrustic transcription, the song’s </w:t>
      </w:r>
      <w:r w:rsidR="006A3A9D">
        <w:rPr>
          <w:rFonts w:cstheme="minorHAnsi"/>
          <w:color w:val="000000"/>
          <w:sz w:val="24"/>
          <w:szCs w:val="24"/>
        </w:rPr>
        <w:t xml:space="preserve">metrical </w:t>
      </w:r>
      <w:r>
        <w:rPr>
          <w:rFonts w:cstheme="minorHAnsi"/>
          <w:color w:val="000000"/>
          <w:sz w:val="24"/>
          <w:szCs w:val="24"/>
        </w:rPr>
        <w:t xml:space="preserve">layout </w:t>
      </w:r>
      <w:r>
        <w:rPr>
          <w:rFonts w:cstheme="minorHAnsi"/>
          <w:iCs/>
          <w:color w:val="000000"/>
          <w:sz w:val="24"/>
          <w:szCs w:val="24"/>
        </w:rPr>
        <w:t xml:space="preserve">is representative </w:t>
      </w:r>
      <w:r w:rsidR="00022C72">
        <w:rPr>
          <w:rFonts w:cstheme="minorHAnsi"/>
          <w:iCs/>
          <w:color w:val="000000"/>
          <w:sz w:val="24"/>
          <w:szCs w:val="24"/>
        </w:rPr>
        <w:t xml:space="preserve">of the genre </w:t>
      </w:r>
      <w:r>
        <w:rPr>
          <w:rFonts w:cstheme="minorHAnsi"/>
          <w:color w:val="000000"/>
          <w:sz w:val="24"/>
          <w:szCs w:val="24"/>
        </w:rPr>
        <w:t xml:space="preserve">in </w:t>
      </w:r>
      <w:r w:rsidR="006A3A9D">
        <w:rPr>
          <w:rFonts w:cstheme="minorHAnsi"/>
          <w:color w:val="000000"/>
          <w:sz w:val="24"/>
          <w:szCs w:val="24"/>
        </w:rPr>
        <w:t xml:space="preserve">that </w:t>
      </w:r>
      <w:r>
        <w:rPr>
          <w:rFonts w:cstheme="minorHAnsi"/>
          <w:color w:val="000000"/>
          <w:sz w:val="24"/>
          <w:szCs w:val="24"/>
        </w:rPr>
        <w:t>cadential arrivals</w:t>
      </w:r>
      <w:r w:rsidR="00BA183E">
        <w:rPr>
          <w:rFonts w:cstheme="minorHAnsi"/>
          <w:color w:val="000000"/>
          <w:sz w:val="24"/>
          <w:szCs w:val="24"/>
        </w:rPr>
        <w:t xml:space="preserve">, </w:t>
      </w:r>
      <w:r>
        <w:rPr>
          <w:rFonts w:cstheme="minorHAnsi"/>
          <w:color w:val="000000"/>
          <w:sz w:val="24"/>
          <w:szCs w:val="24"/>
        </w:rPr>
        <w:t>text line endings</w:t>
      </w:r>
      <w:r w:rsidR="00BA183E">
        <w:rPr>
          <w:rFonts w:cstheme="minorHAnsi"/>
          <w:color w:val="000000"/>
          <w:sz w:val="24"/>
          <w:szCs w:val="24"/>
        </w:rPr>
        <w:t xml:space="preserve">, and </w:t>
      </w:r>
      <w:r w:rsidR="006A3A9D">
        <w:rPr>
          <w:rFonts w:cstheme="minorHAnsi"/>
          <w:color w:val="000000"/>
          <w:sz w:val="24"/>
          <w:szCs w:val="24"/>
        </w:rPr>
        <w:t xml:space="preserve">moments of </w:t>
      </w:r>
      <w:r w:rsidR="00BA183E">
        <w:rPr>
          <w:rFonts w:cstheme="minorHAnsi"/>
          <w:color w:val="000000"/>
          <w:sz w:val="24"/>
          <w:szCs w:val="24"/>
        </w:rPr>
        <w:t>formal closure</w:t>
      </w:r>
      <w:r>
        <w:rPr>
          <w:rFonts w:cstheme="minorHAnsi"/>
          <w:color w:val="000000"/>
          <w:sz w:val="24"/>
          <w:szCs w:val="24"/>
        </w:rPr>
        <w:t xml:space="preserve"> </w:t>
      </w:r>
      <w:r w:rsidR="00A0701D">
        <w:rPr>
          <w:rFonts w:cstheme="minorHAnsi"/>
          <w:color w:val="000000"/>
          <w:sz w:val="24"/>
          <w:szCs w:val="24"/>
        </w:rPr>
        <w:t xml:space="preserve">are associated </w:t>
      </w:r>
      <w:r w:rsidR="006A3A9D">
        <w:rPr>
          <w:rFonts w:cstheme="minorHAnsi"/>
          <w:color w:val="000000"/>
          <w:sz w:val="24"/>
          <w:szCs w:val="24"/>
        </w:rPr>
        <w:t xml:space="preserve">with a single </w:t>
      </w:r>
      <w:r w:rsidR="00C65EBA">
        <w:rPr>
          <w:rFonts w:cstheme="minorHAnsi"/>
          <w:color w:val="000000"/>
          <w:sz w:val="24"/>
          <w:szCs w:val="24"/>
        </w:rPr>
        <w:t xml:space="preserve">semibreve location in </w:t>
      </w:r>
      <w:r w:rsidR="00515A76">
        <w:rPr>
          <w:rFonts w:cstheme="minorHAnsi"/>
          <w:color w:val="000000"/>
          <w:sz w:val="24"/>
          <w:szCs w:val="24"/>
        </w:rPr>
        <w:t xml:space="preserve">imperfect </w:t>
      </w:r>
      <w:r w:rsidR="00515A76" w:rsidRPr="00515A76">
        <w:rPr>
          <w:rFonts w:cstheme="minorHAnsi"/>
          <w:i/>
          <w:iCs/>
          <w:color w:val="000000"/>
          <w:sz w:val="24"/>
          <w:szCs w:val="24"/>
        </w:rPr>
        <w:t>tempus</w:t>
      </w:r>
      <w:r w:rsidR="00515A76">
        <w:rPr>
          <w:rFonts w:cstheme="minorHAnsi"/>
          <w:i/>
          <w:iCs/>
          <w:color w:val="000000"/>
          <w:sz w:val="24"/>
          <w:szCs w:val="24"/>
        </w:rPr>
        <w:t>.</w:t>
      </w:r>
      <w:r w:rsidR="00515A76" w:rsidRPr="008058B0">
        <w:rPr>
          <w:rFonts w:cstheme="minorHAnsi"/>
          <w:color w:val="000000"/>
          <w:sz w:val="24"/>
          <w:szCs w:val="24"/>
        </w:rPr>
        <w:t xml:space="preserve"> </w:t>
      </w:r>
      <w:r w:rsidR="001614E3">
        <w:rPr>
          <w:rFonts w:cstheme="minorHAnsi"/>
          <w:color w:val="000000"/>
          <w:sz w:val="24"/>
          <w:szCs w:val="24"/>
        </w:rPr>
        <w:t>W</w:t>
      </w:r>
      <w:r w:rsidR="00C65EBA" w:rsidRPr="008058B0">
        <w:rPr>
          <w:rFonts w:cstheme="minorHAnsi"/>
          <w:color w:val="000000"/>
          <w:sz w:val="24"/>
          <w:szCs w:val="24"/>
        </w:rPr>
        <w:t xml:space="preserve">hat I call </w:t>
      </w:r>
      <w:r w:rsidR="00515A76" w:rsidRPr="008058B0">
        <w:rPr>
          <w:rFonts w:cstheme="minorHAnsi"/>
          <w:color w:val="000000"/>
          <w:sz w:val="24"/>
          <w:szCs w:val="24"/>
        </w:rPr>
        <w:t>beat 1</w:t>
      </w:r>
      <w:r w:rsidR="001A7B82">
        <w:rPr>
          <w:rFonts w:cstheme="minorHAnsi"/>
          <w:color w:val="000000"/>
          <w:sz w:val="24"/>
          <w:szCs w:val="24"/>
        </w:rPr>
        <w:t>—the site of metrical accent—</w:t>
      </w:r>
      <w:r w:rsidR="00515A76" w:rsidRPr="008058B0">
        <w:rPr>
          <w:rFonts w:cstheme="minorHAnsi"/>
          <w:color w:val="000000"/>
          <w:sz w:val="24"/>
          <w:szCs w:val="24"/>
        </w:rPr>
        <w:t>emerges as the stronger beat</w:t>
      </w:r>
      <w:r w:rsidR="00D6699A">
        <w:rPr>
          <w:rFonts w:cstheme="minorHAnsi"/>
          <w:color w:val="000000"/>
          <w:sz w:val="24"/>
          <w:szCs w:val="24"/>
        </w:rPr>
        <w:t xml:space="preserve"> </w:t>
      </w:r>
      <w:r w:rsidR="00022C72">
        <w:rPr>
          <w:rFonts w:cstheme="minorHAnsi"/>
          <w:color w:val="000000"/>
          <w:sz w:val="24"/>
          <w:szCs w:val="24"/>
        </w:rPr>
        <w:t>i</w:t>
      </w:r>
      <w:r w:rsidR="00515A76" w:rsidRPr="008058B0">
        <w:rPr>
          <w:rFonts w:cstheme="minorHAnsi"/>
          <w:color w:val="000000"/>
          <w:sz w:val="24"/>
          <w:szCs w:val="24"/>
        </w:rPr>
        <w:t xml:space="preserve">n a song </w:t>
      </w:r>
      <w:r w:rsidR="00515A76">
        <w:rPr>
          <w:rFonts w:cstheme="minorHAnsi"/>
          <w:color w:val="000000"/>
          <w:sz w:val="24"/>
          <w:szCs w:val="24"/>
        </w:rPr>
        <w:t>that does not begin with it</w:t>
      </w:r>
      <w:r w:rsidR="00BA183E">
        <w:rPr>
          <w:rFonts w:cstheme="minorHAnsi"/>
          <w:color w:val="000000"/>
          <w:sz w:val="24"/>
          <w:szCs w:val="24"/>
        </w:rPr>
        <w:t xml:space="preserve">. </w:t>
      </w:r>
      <w:r w:rsidR="00433B92">
        <w:rPr>
          <w:rFonts w:cstheme="minorHAnsi"/>
          <w:color w:val="000000"/>
          <w:sz w:val="24"/>
          <w:szCs w:val="24"/>
        </w:rPr>
        <w:t>M</w:t>
      </w:r>
      <w:r w:rsidR="00092ECF">
        <w:rPr>
          <w:rFonts w:cstheme="minorHAnsi"/>
          <w:color w:val="000000"/>
          <w:sz w:val="24"/>
          <w:szCs w:val="24"/>
        </w:rPr>
        <w:t xml:space="preserve">etrical </w:t>
      </w:r>
      <w:r w:rsidR="00761077">
        <w:rPr>
          <w:rFonts w:cstheme="minorHAnsi"/>
          <w:color w:val="000000"/>
          <w:sz w:val="24"/>
          <w:szCs w:val="24"/>
        </w:rPr>
        <w:t>accent</w:t>
      </w:r>
      <w:r w:rsidR="00E65F64">
        <w:rPr>
          <w:rFonts w:cstheme="minorHAnsi"/>
          <w:color w:val="000000"/>
          <w:sz w:val="24"/>
          <w:szCs w:val="24"/>
        </w:rPr>
        <w:t>, then,</w:t>
      </w:r>
      <w:r w:rsidR="00C65EBA">
        <w:rPr>
          <w:rFonts w:cstheme="minorHAnsi"/>
          <w:color w:val="000000"/>
          <w:sz w:val="24"/>
          <w:szCs w:val="24"/>
        </w:rPr>
        <w:t xml:space="preserve"> is a property ascribed to </w:t>
      </w:r>
      <w:r w:rsidR="00515A76">
        <w:rPr>
          <w:rFonts w:cstheme="minorHAnsi"/>
          <w:color w:val="000000"/>
          <w:sz w:val="24"/>
          <w:szCs w:val="24"/>
        </w:rPr>
        <w:t xml:space="preserve">the </w:t>
      </w:r>
      <w:r w:rsidR="007B403D">
        <w:rPr>
          <w:rFonts w:cstheme="minorHAnsi"/>
          <w:color w:val="000000"/>
          <w:sz w:val="24"/>
          <w:szCs w:val="24"/>
        </w:rPr>
        <w:t>(</w:t>
      </w:r>
      <w:r w:rsidR="00BA183E">
        <w:rPr>
          <w:rFonts w:cstheme="minorHAnsi"/>
          <w:color w:val="000000"/>
          <w:sz w:val="24"/>
          <w:szCs w:val="24"/>
        </w:rPr>
        <w:t>mensural</w:t>
      </w:r>
      <w:r w:rsidR="007B403D">
        <w:rPr>
          <w:rFonts w:cstheme="minorHAnsi"/>
          <w:color w:val="000000"/>
          <w:sz w:val="24"/>
          <w:szCs w:val="24"/>
        </w:rPr>
        <w:t>)</w:t>
      </w:r>
      <w:r w:rsidR="00BA183E">
        <w:rPr>
          <w:rFonts w:cstheme="minorHAnsi"/>
          <w:color w:val="000000"/>
          <w:sz w:val="24"/>
          <w:szCs w:val="24"/>
        </w:rPr>
        <w:t xml:space="preserve"> notation of undifferentiated pulses</w:t>
      </w:r>
      <w:r w:rsidR="00E65F64">
        <w:rPr>
          <w:rFonts w:cstheme="minorHAnsi"/>
          <w:color w:val="000000"/>
          <w:sz w:val="24"/>
          <w:szCs w:val="24"/>
        </w:rPr>
        <w:t xml:space="preserve">. These </w:t>
      </w:r>
      <w:r w:rsidR="00E65F64">
        <w:rPr>
          <w:rFonts w:cstheme="minorHAnsi"/>
          <w:color w:val="000000"/>
          <w:sz w:val="24"/>
          <w:szCs w:val="24"/>
        </w:rPr>
        <w:lastRenderedPageBreak/>
        <w:t xml:space="preserve">accents demarcate </w:t>
      </w:r>
      <w:r w:rsidR="00092ECF">
        <w:rPr>
          <w:rFonts w:cstheme="minorHAnsi"/>
          <w:color w:val="000000"/>
          <w:sz w:val="24"/>
          <w:szCs w:val="24"/>
        </w:rPr>
        <w:t>grouping structures</w:t>
      </w:r>
      <w:r w:rsidR="00D12B2A">
        <w:rPr>
          <w:rFonts w:cstheme="minorHAnsi"/>
          <w:color w:val="000000"/>
          <w:sz w:val="24"/>
          <w:szCs w:val="24"/>
        </w:rPr>
        <w:t xml:space="preserve"> through the coincidence of musical and textual parameters</w:t>
      </w:r>
      <w:r>
        <w:rPr>
          <w:rFonts w:cstheme="minorHAnsi"/>
          <w:color w:val="000000"/>
          <w:sz w:val="24"/>
          <w:szCs w:val="24"/>
        </w:rPr>
        <w:t xml:space="preserve">. </w:t>
      </w:r>
      <w:r w:rsidR="00FE08D7">
        <w:rPr>
          <w:rFonts w:cstheme="minorHAnsi"/>
          <w:color w:val="000000"/>
          <w:sz w:val="24"/>
          <w:szCs w:val="24"/>
        </w:rPr>
        <w:t>E</w:t>
      </w:r>
      <w:r w:rsidR="00B73A07">
        <w:rPr>
          <w:rFonts w:cstheme="minorHAnsi"/>
          <w:color w:val="000000"/>
          <w:sz w:val="24"/>
          <w:szCs w:val="24"/>
        </w:rPr>
        <w:t xml:space="preserve">mphasis </w:t>
      </w:r>
      <w:r w:rsidR="00FE08D7">
        <w:rPr>
          <w:rFonts w:cstheme="minorHAnsi"/>
          <w:color w:val="000000"/>
          <w:sz w:val="24"/>
          <w:szCs w:val="24"/>
        </w:rPr>
        <w:t xml:space="preserve">on </w:t>
      </w:r>
      <w:r w:rsidR="00B73A07">
        <w:rPr>
          <w:rFonts w:cstheme="minorHAnsi"/>
          <w:color w:val="000000"/>
          <w:sz w:val="24"/>
          <w:szCs w:val="24"/>
        </w:rPr>
        <w:t xml:space="preserve">beat 1 </w:t>
      </w:r>
      <w:r>
        <w:rPr>
          <w:rFonts w:cstheme="minorHAnsi"/>
          <w:color w:val="000000"/>
          <w:sz w:val="24"/>
          <w:szCs w:val="24"/>
        </w:rPr>
        <w:t xml:space="preserve">is a strong and characteristic correlation in medieval dance music. </w:t>
      </w:r>
      <w:r w:rsidR="007A11EC">
        <w:rPr>
          <w:rFonts w:cstheme="minorHAnsi"/>
          <w:color w:val="000000"/>
          <w:sz w:val="24"/>
          <w:szCs w:val="24"/>
        </w:rPr>
        <w:t xml:space="preserve">Of the 120 cadences in </w:t>
      </w:r>
      <w:r>
        <w:rPr>
          <w:rFonts w:cstheme="minorHAnsi"/>
          <w:color w:val="000000"/>
          <w:sz w:val="24"/>
          <w:szCs w:val="24"/>
        </w:rPr>
        <w:t>Machaut’s virelais</w:t>
      </w:r>
      <w:r w:rsidR="007A11EC">
        <w:rPr>
          <w:rFonts w:cstheme="minorHAnsi"/>
          <w:color w:val="000000"/>
          <w:sz w:val="24"/>
          <w:szCs w:val="24"/>
        </w:rPr>
        <w:t>, 91%</w:t>
      </w:r>
      <w:r>
        <w:rPr>
          <w:rFonts w:cstheme="minorHAnsi"/>
          <w:color w:val="000000"/>
          <w:sz w:val="24"/>
          <w:szCs w:val="24"/>
        </w:rPr>
        <w:t xml:space="preserve"> cadence on</w:t>
      </w:r>
      <w:r w:rsidR="007C0E40">
        <w:rPr>
          <w:rFonts w:cstheme="minorHAnsi"/>
          <w:color w:val="000000"/>
          <w:sz w:val="24"/>
          <w:szCs w:val="24"/>
        </w:rPr>
        <w:t xml:space="preserve"> </w:t>
      </w:r>
      <w:r w:rsidR="00EC7A2B">
        <w:rPr>
          <w:rFonts w:cstheme="minorHAnsi"/>
          <w:color w:val="000000"/>
          <w:sz w:val="24"/>
          <w:szCs w:val="24"/>
        </w:rPr>
        <w:t>beat 1</w:t>
      </w:r>
      <w:r>
        <w:rPr>
          <w:rFonts w:cstheme="minorHAnsi"/>
          <w:color w:val="000000"/>
          <w:sz w:val="24"/>
          <w:szCs w:val="24"/>
        </w:rPr>
        <w:t>.</w:t>
      </w:r>
      <w:r>
        <w:rPr>
          <w:rStyle w:val="FootnoteReference"/>
          <w:rFonts w:cstheme="minorHAnsi"/>
          <w:color w:val="000000"/>
          <w:sz w:val="24"/>
          <w:szCs w:val="24"/>
        </w:rPr>
        <w:footnoteReference w:id="18"/>
      </w:r>
      <w:r w:rsidR="00C8648C">
        <w:rPr>
          <w:rFonts w:cstheme="minorHAnsi"/>
          <w:color w:val="000000"/>
          <w:sz w:val="24"/>
          <w:szCs w:val="24"/>
        </w:rPr>
        <w:t xml:space="preserve"> </w:t>
      </w:r>
      <w:r w:rsidR="007133E0">
        <w:rPr>
          <w:rFonts w:cstheme="minorHAnsi"/>
          <w:color w:val="000000"/>
          <w:sz w:val="24"/>
          <w:szCs w:val="24"/>
        </w:rPr>
        <w:t xml:space="preserve">My </w:t>
      </w:r>
      <w:r w:rsidR="007461EF">
        <w:rPr>
          <w:rFonts w:cstheme="minorHAnsi"/>
          <w:color w:val="000000"/>
          <w:sz w:val="24"/>
          <w:szCs w:val="24"/>
        </w:rPr>
        <w:t xml:space="preserve">result </w:t>
      </w:r>
      <w:r w:rsidR="00C8648C">
        <w:rPr>
          <w:rFonts w:cstheme="minorHAnsi"/>
          <w:color w:val="000000"/>
          <w:sz w:val="24"/>
          <w:szCs w:val="24"/>
        </w:rPr>
        <w:t xml:space="preserve">may seem </w:t>
      </w:r>
      <w:r w:rsidR="007133E0">
        <w:rPr>
          <w:rFonts w:cstheme="minorHAnsi"/>
          <w:color w:val="000000"/>
          <w:sz w:val="24"/>
          <w:szCs w:val="24"/>
        </w:rPr>
        <w:t>inevitable</w:t>
      </w:r>
      <w:r w:rsidR="007C2A0A">
        <w:rPr>
          <w:rFonts w:cstheme="minorHAnsi"/>
          <w:color w:val="000000"/>
          <w:sz w:val="24"/>
          <w:szCs w:val="24"/>
        </w:rPr>
        <w:t xml:space="preserve"> </w:t>
      </w:r>
      <w:r w:rsidR="007133E0">
        <w:rPr>
          <w:rFonts w:cstheme="minorHAnsi"/>
          <w:color w:val="000000"/>
          <w:sz w:val="24"/>
          <w:szCs w:val="24"/>
        </w:rPr>
        <w:t xml:space="preserve">since I </w:t>
      </w:r>
      <w:r w:rsidR="00851928">
        <w:rPr>
          <w:rFonts w:cstheme="minorHAnsi"/>
          <w:color w:val="000000"/>
          <w:sz w:val="24"/>
          <w:szCs w:val="24"/>
        </w:rPr>
        <w:t>rely upon</w:t>
      </w:r>
      <w:r w:rsidR="007133E0">
        <w:rPr>
          <w:rFonts w:cstheme="minorHAnsi"/>
          <w:color w:val="000000"/>
          <w:sz w:val="24"/>
          <w:szCs w:val="24"/>
        </w:rPr>
        <w:t xml:space="preserve"> </w:t>
      </w:r>
      <w:r w:rsidR="00C8648C">
        <w:rPr>
          <w:rFonts w:cstheme="minorHAnsi"/>
          <w:color w:val="000000"/>
          <w:sz w:val="24"/>
          <w:szCs w:val="24"/>
        </w:rPr>
        <w:t>cadential placement</w:t>
      </w:r>
      <w:r w:rsidR="007C2A0A">
        <w:rPr>
          <w:rFonts w:cstheme="minorHAnsi"/>
          <w:color w:val="000000"/>
          <w:sz w:val="24"/>
          <w:szCs w:val="24"/>
        </w:rPr>
        <w:t xml:space="preserve"> (among other features)</w:t>
      </w:r>
      <w:r w:rsidR="00C8648C">
        <w:rPr>
          <w:rFonts w:cstheme="minorHAnsi"/>
          <w:color w:val="000000"/>
          <w:sz w:val="24"/>
          <w:szCs w:val="24"/>
        </w:rPr>
        <w:t xml:space="preserve"> </w:t>
      </w:r>
      <w:r w:rsidR="00851928">
        <w:rPr>
          <w:rFonts w:cstheme="minorHAnsi"/>
          <w:color w:val="000000"/>
          <w:sz w:val="24"/>
          <w:szCs w:val="24"/>
        </w:rPr>
        <w:t xml:space="preserve">to mark </w:t>
      </w:r>
      <w:r w:rsidR="00F62FB8">
        <w:rPr>
          <w:rFonts w:cstheme="minorHAnsi"/>
          <w:color w:val="000000"/>
          <w:sz w:val="24"/>
          <w:szCs w:val="24"/>
        </w:rPr>
        <w:t xml:space="preserve">instances of </w:t>
      </w:r>
      <w:r w:rsidR="00C8648C">
        <w:rPr>
          <w:rFonts w:cstheme="minorHAnsi"/>
          <w:color w:val="000000"/>
          <w:sz w:val="24"/>
          <w:szCs w:val="24"/>
        </w:rPr>
        <w:t>beat 1</w:t>
      </w:r>
      <w:r w:rsidR="00851928">
        <w:rPr>
          <w:rFonts w:cstheme="minorHAnsi"/>
          <w:color w:val="000000"/>
          <w:sz w:val="24"/>
          <w:szCs w:val="24"/>
        </w:rPr>
        <w:t xml:space="preserve"> in the first place</w:t>
      </w:r>
      <w:r w:rsidR="007133E0">
        <w:rPr>
          <w:rFonts w:cstheme="minorHAnsi"/>
          <w:color w:val="000000"/>
          <w:sz w:val="24"/>
          <w:szCs w:val="24"/>
        </w:rPr>
        <w:t>.</w:t>
      </w:r>
      <w:r w:rsidR="007C2A0A">
        <w:rPr>
          <w:rFonts w:cstheme="minorHAnsi"/>
          <w:color w:val="000000"/>
          <w:sz w:val="24"/>
          <w:szCs w:val="24"/>
        </w:rPr>
        <w:t xml:space="preserve"> </w:t>
      </w:r>
      <w:r w:rsidR="007E3D41">
        <w:rPr>
          <w:rFonts w:cstheme="minorHAnsi"/>
          <w:color w:val="000000"/>
          <w:sz w:val="24"/>
          <w:szCs w:val="24"/>
        </w:rPr>
        <w:t>T</w:t>
      </w:r>
      <w:r w:rsidR="007C2A0A">
        <w:rPr>
          <w:rFonts w:cstheme="minorHAnsi"/>
          <w:color w:val="000000"/>
          <w:sz w:val="24"/>
          <w:szCs w:val="24"/>
        </w:rPr>
        <w:t xml:space="preserve">he correspondence of cadential arrival with </w:t>
      </w:r>
      <w:r w:rsidR="00715E4D">
        <w:rPr>
          <w:rFonts w:cstheme="minorHAnsi"/>
          <w:color w:val="000000"/>
          <w:sz w:val="24"/>
          <w:szCs w:val="24"/>
        </w:rPr>
        <w:t>emphasis</w:t>
      </w:r>
      <w:r w:rsidR="007C2A0A">
        <w:rPr>
          <w:rFonts w:cstheme="minorHAnsi"/>
          <w:color w:val="000000"/>
          <w:sz w:val="24"/>
          <w:szCs w:val="24"/>
        </w:rPr>
        <w:t xml:space="preserve"> of other kinds</w:t>
      </w:r>
      <w:r w:rsidR="007E3D41">
        <w:rPr>
          <w:rFonts w:cstheme="minorHAnsi"/>
          <w:color w:val="000000"/>
          <w:sz w:val="24"/>
          <w:szCs w:val="24"/>
        </w:rPr>
        <w:t>—</w:t>
      </w:r>
      <w:r w:rsidR="00CA3C5A">
        <w:rPr>
          <w:rFonts w:cstheme="minorHAnsi"/>
          <w:color w:val="000000"/>
          <w:sz w:val="24"/>
          <w:szCs w:val="24"/>
        </w:rPr>
        <w:t>modal weight</w:t>
      </w:r>
      <w:r w:rsidR="007E3D41">
        <w:rPr>
          <w:rFonts w:cstheme="minorHAnsi"/>
          <w:color w:val="000000"/>
          <w:sz w:val="24"/>
          <w:szCs w:val="24"/>
        </w:rPr>
        <w:t>, agogic stress, lyric alignment</w:t>
      </w:r>
      <w:r w:rsidR="00CA3C5A">
        <w:rPr>
          <w:rFonts w:cstheme="minorHAnsi"/>
          <w:color w:val="000000"/>
          <w:sz w:val="24"/>
          <w:szCs w:val="24"/>
        </w:rPr>
        <w:t>, rest position</w:t>
      </w:r>
      <w:r w:rsidR="007E3D41">
        <w:rPr>
          <w:rFonts w:cstheme="minorHAnsi"/>
          <w:color w:val="000000"/>
          <w:sz w:val="24"/>
          <w:szCs w:val="24"/>
        </w:rPr>
        <w:t>—</w:t>
      </w:r>
      <w:r w:rsidR="007C2A0A">
        <w:rPr>
          <w:rFonts w:cstheme="minorHAnsi"/>
          <w:color w:val="000000"/>
          <w:sz w:val="24"/>
          <w:szCs w:val="24"/>
        </w:rPr>
        <w:t>allays the danger of tautology</w:t>
      </w:r>
      <w:r w:rsidR="007A2FA2">
        <w:rPr>
          <w:rFonts w:cstheme="minorHAnsi"/>
          <w:color w:val="000000"/>
          <w:sz w:val="24"/>
          <w:szCs w:val="24"/>
        </w:rPr>
        <w:t xml:space="preserve"> here</w:t>
      </w:r>
      <w:r w:rsidR="007C2A0A">
        <w:rPr>
          <w:rFonts w:cstheme="minorHAnsi"/>
          <w:color w:val="000000"/>
          <w:sz w:val="24"/>
          <w:szCs w:val="24"/>
        </w:rPr>
        <w:t>.</w:t>
      </w:r>
    </w:p>
    <w:p w14:paraId="65B4C650" w14:textId="77777777" w:rsidR="006B7218" w:rsidRDefault="006B7218" w:rsidP="006B7218">
      <w:pPr>
        <w:spacing w:line="480" w:lineRule="auto"/>
        <w:rPr>
          <w:rFonts w:cstheme="minorHAnsi"/>
          <w:color w:val="000000"/>
          <w:sz w:val="24"/>
          <w:szCs w:val="24"/>
        </w:rPr>
      </w:pPr>
    </w:p>
    <w:p w14:paraId="2E546C0B" w14:textId="7AC9932F" w:rsidR="008402A6" w:rsidRPr="007B47F8" w:rsidRDefault="007B47F8" w:rsidP="006B7218">
      <w:pPr>
        <w:spacing w:line="480" w:lineRule="auto"/>
        <w:rPr>
          <w:sz w:val="24"/>
          <w:szCs w:val="24"/>
        </w:rPr>
      </w:pPr>
      <w:r>
        <w:rPr>
          <w:rFonts w:cstheme="minorHAnsi"/>
          <w:color w:val="000000"/>
          <w:sz w:val="24"/>
          <w:szCs w:val="24"/>
        </w:rPr>
        <w:t xml:space="preserve">The generic linking of a particular metrical beat to tonal </w:t>
      </w:r>
      <w:r w:rsidR="00B41DF2">
        <w:rPr>
          <w:rFonts w:cstheme="minorHAnsi"/>
          <w:color w:val="000000"/>
          <w:sz w:val="24"/>
          <w:szCs w:val="24"/>
        </w:rPr>
        <w:t>emphasis</w:t>
      </w:r>
      <w:r>
        <w:rPr>
          <w:rFonts w:cstheme="minorHAnsi"/>
          <w:color w:val="000000"/>
          <w:sz w:val="24"/>
          <w:szCs w:val="24"/>
        </w:rPr>
        <w:t xml:space="preserve"> provides an illuminating tool for analysis. For example, consider the unusual conclusion of the B section (m. 11) in Machaut’s danced song “Loyaute weil tous jours</w:t>
      </w:r>
      <w:r w:rsidRPr="00395BDA">
        <w:rPr>
          <w:rFonts w:cstheme="minorHAnsi"/>
          <w:color w:val="000000"/>
          <w:sz w:val="24"/>
          <w:szCs w:val="24"/>
        </w:rPr>
        <w:t>”</w:t>
      </w:r>
      <w:r w:rsidR="00EF68FF">
        <w:rPr>
          <w:rFonts w:cstheme="minorHAnsi"/>
          <w:color w:val="000000"/>
          <w:sz w:val="24"/>
          <w:szCs w:val="24"/>
        </w:rPr>
        <w:t xml:space="preserve"> (V</w:t>
      </w:r>
      <w:r w:rsidR="00D45644">
        <w:rPr>
          <w:rFonts w:cstheme="minorHAnsi"/>
          <w:color w:val="000000"/>
          <w:sz w:val="24"/>
          <w:szCs w:val="24"/>
        </w:rPr>
        <w:t xml:space="preserve">irelai </w:t>
      </w:r>
      <w:r w:rsidR="00EF68FF">
        <w:rPr>
          <w:rFonts w:cstheme="minorHAnsi"/>
          <w:color w:val="000000"/>
          <w:sz w:val="24"/>
          <w:szCs w:val="24"/>
        </w:rPr>
        <w:t>2),</w:t>
      </w:r>
      <w:r w:rsidRPr="00395BDA">
        <w:rPr>
          <w:rFonts w:cstheme="minorHAnsi"/>
          <w:color w:val="000000"/>
          <w:sz w:val="24"/>
          <w:szCs w:val="24"/>
        </w:rPr>
        <w:t xml:space="preserve"> given as</w:t>
      </w:r>
      <w:r>
        <w:rPr>
          <w:rFonts w:cstheme="minorHAnsi"/>
          <w:b/>
          <w:bCs/>
          <w:color w:val="000000"/>
          <w:sz w:val="24"/>
          <w:szCs w:val="24"/>
        </w:rPr>
        <w:t xml:space="preserve"> </w:t>
      </w:r>
      <w:r w:rsidR="00776DE8" w:rsidRPr="00747236">
        <w:rPr>
          <w:rFonts w:cstheme="minorHAnsi"/>
          <w:b/>
          <w:bCs/>
          <w:color w:val="000000"/>
          <w:sz w:val="24"/>
          <w:szCs w:val="24"/>
          <w:u w:val="single"/>
        </w:rPr>
        <w:t>Example 4</w:t>
      </w:r>
      <w:r w:rsidRPr="00B34854">
        <w:rPr>
          <w:rFonts w:cstheme="minorHAnsi"/>
          <w:color w:val="000000"/>
          <w:sz w:val="24"/>
          <w:szCs w:val="24"/>
        </w:rPr>
        <w:t>.</w:t>
      </w:r>
      <w:r w:rsidR="00D45644" w:rsidRPr="00B34854">
        <w:rPr>
          <w:rStyle w:val="FootnoteReference"/>
          <w:rFonts w:cstheme="minorHAnsi"/>
          <w:color w:val="000000"/>
          <w:sz w:val="24"/>
          <w:szCs w:val="24"/>
        </w:rPr>
        <w:footnoteReference w:id="19"/>
      </w:r>
      <w:r w:rsidR="00AF7C4C">
        <w:rPr>
          <w:rFonts w:cstheme="minorHAnsi"/>
          <w:b/>
          <w:bCs/>
          <w:color w:val="000000"/>
          <w:sz w:val="24"/>
          <w:szCs w:val="24"/>
        </w:rPr>
        <w:t xml:space="preserve"> </w:t>
      </w:r>
      <w:r w:rsidRPr="007B47F8">
        <w:rPr>
          <w:rFonts w:cstheme="minorHAnsi"/>
          <w:color w:val="000000"/>
          <w:sz w:val="24"/>
          <w:szCs w:val="24"/>
        </w:rPr>
        <w:t xml:space="preserve">The pitch center of this song is F, </w:t>
      </w:r>
      <w:r w:rsidR="00756CF5">
        <w:rPr>
          <w:rFonts w:cstheme="minorHAnsi"/>
          <w:color w:val="000000"/>
          <w:sz w:val="24"/>
          <w:szCs w:val="24"/>
        </w:rPr>
        <w:t xml:space="preserve">ratified </w:t>
      </w:r>
      <w:r w:rsidRPr="007B47F8">
        <w:rPr>
          <w:rFonts w:cstheme="minorHAnsi"/>
          <w:color w:val="000000"/>
          <w:sz w:val="24"/>
          <w:szCs w:val="24"/>
        </w:rPr>
        <w:t xml:space="preserve">by the refrain’s final cadence (m. 7). The unequal line lengths of the poetry are distributed by the melody to end mainly on tonal pillars F and C, once touching on A (m. 5) on the descent through the </w:t>
      </w:r>
      <w:r w:rsidR="009222B7">
        <w:rPr>
          <w:rFonts w:cstheme="minorHAnsi"/>
          <w:color w:val="000000"/>
          <w:sz w:val="24"/>
          <w:szCs w:val="24"/>
        </w:rPr>
        <w:t>lydian</w:t>
      </w:r>
      <w:r w:rsidR="009222B7" w:rsidRPr="007B47F8">
        <w:rPr>
          <w:rFonts w:cstheme="minorHAnsi"/>
          <w:color w:val="000000"/>
          <w:sz w:val="24"/>
          <w:szCs w:val="24"/>
        </w:rPr>
        <w:t xml:space="preserve"> </w:t>
      </w:r>
      <w:r w:rsidRPr="007B47F8">
        <w:rPr>
          <w:rFonts w:cstheme="minorHAnsi"/>
          <w:color w:val="000000"/>
          <w:sz w:val="24"/>
          <w:szCs w:val="24"/>
        </w:rPr>
        <w:t xml:space="preserve">pentachord. </w:t>
      </w:r>
      <w:r w:rsidR="0061247C">
        <w:rPr>
          <w:rFonts w:cstheme="minorHAnsi"/>
          <w:color w:val="000000"/>
          <w:sz w:val="24"/>
          <w:szCs w:val="24"/>
        </w:rPr>
        <w:t xml:space="preserve">Singing </w:t>
      </w:r>
      <w:r w:rsidRPr="007B47F8">
        <w:rPr>
          <w:rFonts w:cstheme="minorHAnsi"/>
          <w:color w:val="000000"/>
          <w:sz w:val="24"/>
          <w:szCs w:val="24"/>
        </w:rPr>
        <w:t>three times through the refrain of this virelai establishes F (^1</w:t>
      </w:r>
      <w:r w:rsidR="00387EC4">
        <w:rPr>
          <w:rFonts w:cstheme="minorHAnsi"/>
          <w:color w:val="000000"/>
          <w:sz w:val="24"/>
          <w:szCs w:val="24"/>
        </w:rPr>
        <w:t>, the modal final</w:t>
      </w:r>
      <w:r w:rsidRPr="007B47F8">
        <w:rPr>
          <w:rFonts w:cstheme="minorHAnsi"/>
          <w:color w:val="000000"/>
          <w:sz w:val="24"/>
          <w:szCs w:val="24"/>
        </w:rPr>
        <w:t xml:space="preserve">) as a </w:t>
      </w:r>
      <w:r w:rsidR="00E3248A">
        <w:rPr>
          <w:rFonts w:cstheme="minorHAnsi"/>
          <w:color w:val="000000"/>
          <w:sz w:val="24"/>
          <w:szCs w:val="24"/>
        </w:rPr>
        <w:t xml:space="preserve">beat 1 </w:t>
      </w:r>
      <w:r w:rsidRPr="007B47F8">
        <w:rPr>
          <w:rFonts w:cstheme="minorHAnsi"/>
          <w:color w:val="000000"/>
          <w:sz w:val="24"/>
          <w:szCs w:val="24"/>
        </w:rPr>
        <w:t>kind of note</w:t>
      </w:r>
      <w:r w:rsidR="00B361C7">
        <w:rPr>
          <w:rFonts w:cstheme="minorHAnsi"/>
          <w:color w:val="000000"/>
          <w:sz w:val="24"/>
          <w:szCs w:val="24"/>
        </w:rPr>
        <w:t>.</w:t>
      </w:r>
      <w:r w:rsidRPr="007B47F8">
        <w:rPr>
          <w:rFonts w:cstheme="minorHAnsi"/>
          <w:color w:val="000000"/>
          <w:sz w:val="24"/>
          <w:szCs w:val="24"/>
        </w:rPr>
        <w:t xml:space="preserve"> </w:t>
      </w:r>
      <w:r w:rsidR="006925A5">
        <w:rPr>
          <w:rFonts w:cstheme="minorHAnsi"/>
          <w:color w:val="000000"/>
          <w:sz w:val="24"/>
          <w:szCs w:val="24"/>
        </w:rPr>
        <w:t>Notice, then, that t</w:t>
      </w:r>
      <w:r w:rsidR="00387EC4">
        <w:rPr>
          <w:rFonts w:cstheme="minorHAnsi"/>
          <w:color w:val="000000"/>
          <w:sz w:val="24"/>
          <w:szCs w:val="24"/>
        </w:rPr>
        <w:t>he verses also end on F (m. 11)</w:t>
      </w:r>
      <w:r w:rsidR="0069795F">
        <w:rPr>
          <w:rFonts w:cstheme="minorHAnsi"/>
          <w:color w:val="000000"/>
          <w:sz w:val="24"/>
          <w:szCs w:val="24"/>
        </w:rPr>
        <w:t>,</w:t>
      </w:r>
      <w:r w:rsidR="00387EC4">
        <w:rPr>
          <w:rFonts w:cstheme="minorHAnsi"/>
          <w:color w:val="000000"/>
          <w:sz w:val="24"/>
          <w:szCs w:val="24"/>
        </w:rPr>
        <w:t xml:space="preserve"> </w:t>
      </w:r>
      <w:r w:rsidR="00DC5FD0">
        <w:rPr>
          <w:rFonts w:cstheme="minorHAnsi"/>
          <w:color w:val="000000"/>
          <w:sz w:val="24"/>
          <w:szCs w:val="24"/>
        </w:rPr>
        <w:t xml:space="preserve">but situated on beat 2. </w:t>
      </w:r>
      <w:r w:rsidR="00DC5FD0" w:rsidRPr="007B47F8">
        <w:rPr>
          <w:rFonts w:cstheme="minorHAnsi"/>
          <w:color w:val="000000"/>
          <w:sz w:val="24"/>
          <w:szCs w:val="24"/>
        </w:rPr>
        <w:t xml:space="preserve">In a typical </w:t>
      </w:r>
      <w:r w:rsidR="00DC5FD0" w:rsidRPr="007B47F8">
        <w:rPr>
          <w:rFonts w:cstheme="minorHAnsi"/>
          <w:i/>
          <w:iCs/>
          <w:color w:val="000000"/>
          <w:sz w:val="24"/>
          <w:szCs w:val="24"/>
        </w:rPr>
        <w:t>forme fixe,</w:t>
      </w:r>
      <w:r w:rsidR="00DC5FD0" w:rsidRPr="007B47F8">
        <w:rPr>
          <w:rFonts w:cstheme="minorHAnsi"/>
          <w:color w:val="000000"/>
          <w:sz w:val="24"/>
          <w:szCs w:val="24"/>
        </w:rPr>
        <w:t xml:space="preserve"> the B section terminate</w:t>
      </w:r>
      <w:r w:rsidR="0069795F">
        <w:rPr>
          <w:rFonts w:cstheme="minorHAnsi"/>
          <w:color w:val="000000"/>
          <w:sz w:val="24"/>
          <w:szCs w:val="24"/>
        </w:rPr>
        <w:t>s</w:t>
      </w:r>
      <w:r w:rsidR="00DC5FD0">
        <w:rPr>
          <w:rFonts w:cstheme="minorHAnsi"/>
          <w:color w:val="000000"/>
          <w:sz w:val="24"/>
          <w:szCs w:val="24"/>
        </w:rPr>
        <w:t xml:space="preserve"> </w:t>
      </w:r>
      <w:r w:rsidR="00DC5FD0" w:rsidRPr="007B47F8">
        <w:rPr>
          <w:rFonts w:cstheme="minorHAnsi"/>
          <w:color w:val="000000"/>
          <w:sz w:val="24"/>
          <w:szCs w:val="24"/>
        </w:rPr>
        <w:t xml:space="preserve">on </w:t>
      </w:r>
      <w:r w:rsidR="00DC5FD0" w:rsidRPr="007B47F8">
        <w:rPr>
          <w:rFonts w:cstheme="minorHAnsi"/>
          <w:color w:val="000000"/>
          <w:sz w:val="24"/>
          <w:szCs w:val="24"/>
        </w:rPr>
        <w:lastRenderedPageBreak/>
        <w:t xml:space="preserve">an </w:t>
      </w:r>
      <w:r w:rsidR="00DC5FD0" w:rsidRPr="007B47F8">
        <w:rPr>
          <w:rFonts w:cstheme="minorHAnsi"/>
          <w:i/>
          <w:iCs/>
          <w:color w:val="000000"/>
          <w:sz w:val="24"/>
          <w:szCs w:val="24"/>
        </w:rPr>
        <w:t>ouvert</w:t>
      </w:r>
      <w:r w:rsidR="00DC5FD0" w:rsidRPr="007B47F8">
        <w:rPr>
          <w:rFonts w:cstheme="minorHAnsi"/>
          <w:color w:val="000000"/>
          <w:sz w:val="24"/>
          <w:szCs w:val="24"/>
        </w:rPr>
        <w:t xml:space="preserve"> scale degree</w:t>
      </w:r>
      <w:r w:rsidR="0069795F">
        <w:rPr>
          <w:rFonts w:cstheme="minorHAnsi"/>
          <w:color w:val="000000"/>
          <w:sz w:val="24"/>
          <w:szCs w:val="24"/>
        </w:rPr>
        <w:t>, a pitch</w:t>
      </w:r>
      <w:r w:rsidR="00DC5FD0">
        <w:rPr>
          <w:rFonts w:cstheme="minorHAnsi"/>
          <w:color w:val="000000"/>
          <w:sz w:val="24"/>
          <w:szCs w:val="24"/>
        </w:rPr>
        <w:t xml:space="preserve"> that calls for tonal closure </w:t>
      </w:r>
      <w:r w:rsidR="0069795F">
        <w:rPr>
          <w:rFonts w:cstheme="minorHAnsi"/>
          <w:color w:val="000000"/>
          <w:sz w:val="24"/>
          <w:szCs w:val="24"/>
        </w:rPr>
        <w:t xml:space="preserve">later </w:t>
      </w:r>
      <w:r w:rsidR="00DC5FD0">
        <w:rPr>
          <w:rFonts w:cstheme="minorHAnsi"/>
          <w:color w:val="000000"/>
          <w:sz w:val="24"/>
          <w:szCs w:val="24"/>
        </w:rPr>
        <w:t>with the return of A.</w:t>
      </w:r>
      <w:r w:rsidR="00DC5FD0">
        <w:rPr>
          <w:rStyle w:val="FootnoteReference"/>
          <w:rFonts w:cstheme="minorHAnsi"/>
          <w:color w:val="000000"/>
          <w:sz w:val="24"/>
          <w:szCs w:val="24"/>
        </w:rPr>
        <w:footnoteReference w:id="20"/>
      </w:r>
      <w:r w:rsidRPr="007B47F8">
        <w:rPr>
          <w:rFonts w:cstheme="minorHAnsi"/>
          <w:color w:val="000000"/>
          <w:sz w:val="24"/>
          <w:szCs w:val="24"/>
        </w:rPr>
        <w:t xml:space="preserve"> </w:t>
      </w:r>
      <w:r w:rsidR="0053479B">
        <w:rPr>
          <w:rFonts w:cstheme="minorHAnsi"/>
          <w:color w:val="000000"/>
          <w:sz w:val="24"/>
          <w:szCs w:val="24"/>
        </w:rPr>
        <w:t>T</w:t>
      </w:r>
      <w:r w:rsidRPr="007B47F8">
        <w:rPr>
          <w:rFonts w:cstheme="minorHAnsi"/>
          <w:color w:val="000000"/>
          <w:sz w:val="24"/>
          <w:szCs w:val="24"/>
        </w:rPr>
        <w:t xml:space="preserve">he regular </w:t>
      </w:r>
      <w:r w:rsidR="00B361C7">
        <w:rPr>
          <w:rFonts w:cstheme="minorHAnsi"/>
          <w:color w:val="000000"/>
          <w:sz w:val="24"/>
          <w:szCs w:val="24"/>
        </w:rPr>
        <w:t xml:space="preserve">metrical </w:t>
      </w:r>
      <w:r w:rsidRPr="007B47F8">
        <w:rPr>
          <w:rFonts w:cstheme="minorHAnsi"/>
          <w:color w:val="000000"/>
          <w:sz w:val="24"/>
          <w:szCs w:val="24"/>
        </w:rPr>
        <w:t xml:space="preserve">grouping </w:t>
      </w:r>
      <w:r w:rsidR="00B361C7">
        <w:rPr>
          <w:rFonts w:cstheme="minorHAnsi"/>
          <w:color w:val="000000"/>
          <w:sz w:val="24"/>
          <w:szCs w:val="24"/>
        </w:rPr>
        <w:t>1</w:t>
      </w:r>
      <w:r w:rsidR="00AD28D2">
        <w:rPr>
          <w:rFonts w:cstheme="minorHAnsi"/>
          <w:color w:val="000000"/>
          <w:sz w:val="24"/>
          <w:szCs w:val="24"/>
        </w:rPr>
        <w:t>–</w:t>
      </w:r>
      <w:r w:rsidR="00B361C7">
        <w:rPr>
          <w:rFonts w:cstheme="minorHAnsi"/>
          <w:color w:val="000000"/>
          <w:sz w:val="24"/>
          <w:szCs w:val="24"/>
        </w:rPr>
        <w:t>2</w:t>
      </w:r>
      <w:r w:rsidRPr="007B47F8">
        <w:rPr>
          <w:rFonts w:cstheme="minorHAnsi"/>
          <w:color w:val="000000"/>
          <w:sz w:val="24"/>
          <w:szCs w:val="24"/>
        </w:rPr>
        <w:t xml:space="preserve"> / </w:t>
      </w:r>
      <w:r w:rsidR="00B361C7">
        <w:rPr>
          <w:rFonts w:cstheme="minorHAnsi"/>
          <w:color w:val="000000"/>
          <w:sz w:val="24"/>
          <w:szCs w:val="24"/>
        </w:rPr>
        <w:t>1</w:t>
      </w:r>
      <w:r w:rsidR="00AD28D2">
        <w:rPr>
          <w:rFonts w:cstheme="minorHAnsi"/>
          <w:color w:val="000000"/>
          <w:sz w:val="24"/>
          <w:szCs w:val="24"/>
        </w:rPr>
        <w:t>–</w:t>
      </w:r>
      <w:r w:rsidR="00B361C7">
        <w:rPr>
          <w:rFonts w:cstheme="minorHAnsi"/>
          <w:color w:val="000000"/>
          <w:sz w:val="24"/>
          <w:szCs w:val="24"/>
        </w:rPr>
        <w:t>2</w:t>
      </w:r>
      <w:r w:rsidRPr="007B47F8">
        <w:rPr>
          <w:rFonts w:cstheme="minorHAnsi"/>
          <w:color w:val="000000"/>
          <w:sz w:val="24"/>
          <w:szCs w:val="24"/>
        </w:rPr>
        <w:t xml:space="preserve"> provide</w:t>
      </w:r>
      <w:r w:rsidR="0053479B">
        <w:rPr>
          <w:rFonts w:cstheme="minorHAnsi"/>
          <w:color w:val="000000"/>
          <w:sz w:val="24"/>
          <w:szCs w:val="24"/>
        </w:rPr>
        <w:t>s</w:t>
      </w:r>
      <w:r w:rsidRPr="007B47F8">
        <w:rPr>
          <w:rFonts w:cstheme="minorHAnsi"/>
          <w:color w:val="000000"/>
          <w:sz w:val="24"/>
          <w:szCs w:val="24"/>
        </w:rPr>
        <w:t xml:space="preserve"> a medium through which to </w:t>
      </w:r>
      <w:r w:rsidR="00127322">
        <w:rPr>
          <w:rFonts w:cstheme="minorHAnsi"/>
          <w:iCs/>
          <w:color w:val="000000"/>
          <w:sz w:val="24"/>
          <w:szCs w:val="24"/>
        </w:rPr>
        <w:t xml:space="preserve">interpret </w:t>
      </w:r>
      <w:r w:rsidRPr="007B47F8">
        <w:rPr>
          <w:rFonts w:cstheme="minorHAnsi"/>
          <w:color w:val="000000"/>
          <w:sz w:val="24"/>
          <w:szCs w:val="24"/>
        </w:rPr>
        <w:t xml:space="preserve">weakness </w:t>
      </w:r>
      <w:r w:rsidR="0053479B">
        <w:rPr>
          <w:rFonts w:cstheme="minorHAnsi"/>
          <w:color w:val="000000"/>
          <w:sz w:val="24"/>
          <w:szCs w:val="24"/>
        </w:rPr>
        <w:t xml:space="preserve">in </w:t>
      </w:r>
      <w:r w:rsidRPr="007B47F8">
        <w:rPr>
          <w:rFonts w:cstheme="minorHAnsi"/>
          <w:color w:val="000000"/>
          <w:sz w:val="24"/>
          <w:szCs w:val="24"/>
        </w:rPr>
        <w:t xml:space="preserve">the </w:t>
      </w:r>
      <w:r w:rsidR="0053479B">
        <w:rPr>
          <w:rFonts w:cstheme="minorHAnsi"/>
          <w:color w:val="000000"/>
          <w:sz w:val="24"/>
          <w:szCs w:val="24"/>
        </w:rPr>
        <w:t xml:space="preserve">B </w:t>
      </w:r>
      <w:r w:rsidR="00E67C8A">
        <w:rPr>
          <w:rFonts w:cstheme="minorHAnsi"/>
          <w:color w:val="000000"/>
          <w:sz w:val="24"/>
          <w:szCs w:val="24"/>
        </w:rPr>
        <w:t>section’s</w:t>
      </w:r>
      <w:r w:rsidR="00E67C8A" w:rsidRPr="007B47F8">
        <w:rPr>
          <w:rFonts w:cstheme="minorHAnsi"/>
          <w:color w:val="000000"/>
          <w:sz w:val="24"/>
          <w:szCs w:val="24"/>
        </w:rPr>
        <w:t xml:space="preserve"> </w:t>
      </w:r>
      <w:r w:rsidRPr="007B47F8">
        <w:rPr>
          <w:rFonts w:cstheme="minorHAnsi"/>
          <w:color w:val="000000"/>
          <w:sz w:val="24"/>
          <w:szCs w:val="24"/>
        </w:rPr>
        <w:t xml:space="preserve">hop down to </w:t>
      </w:r>
      <w:r w:rsidR="001A6602">
        <w:rPr>
          <w:rFonts w:cstheme="minorHAnsi"/>
          <w:color w:val="000000"/>
          <w:sz w:val="24"/>
          <w:szCs w:val="24"/>
        </w:rPr>
        <w:t xml:space="preserve">the </w:t>
      </w:r>
      <w:r w:rsidR="009F232A">
        <w:rPr>
          <w:rFonts w:cstheme="minorHAnsi"/>
          <w:color w:val="000000"/>
          <w:sz w:val="24"/>
          <w:szCs w:val="24"/>
        </w:rPr>
        <w:t xml:space="preserve">final </w:t>
      </w:r>
      <w:r w:rsidRPr="007B47F8">
        <w:rPr>
          <w:rFonts w:cstheme="minorHAnsi"/>
          <w:color w:val="000000"/>
          <w:sz w:val="24"/>
          <w:szCs w:val="24"/>
        </w:rPr>
        <w:t>F.</w:t>
      </w:r>
      <w:r w:rsidR="00DD103F">
        <w:rPr>
          <w:rStyle w:val="FootnoteReference"/>
          <w:rFonts w:cstheme="minorHAnsi"/>
          <w:color w:val="000000"/>
          <w:sz w:val="24"/>
          <w:szCs w:val="24"/>
        </w:rPr>
        <w:footnoteReference w:id="21"/>
      </w:r>
      <w:r w:rsidRPr="007B47F8">
        <w:rPr>
          <w:rFonts w:cstheme="minorHAnsi"/>
          <w:color w:val="000000"/>
          <w:sz w:val="24"/>
          <w:szCs w:val="24"/>
        </w:rPr>
        <w:t xml:space="preserve"> </w:t>
      </w:r>
      <w:r w:rsidR="0053479B">
        <w:rPr>
          <w:rFonts w:cstheme="minorHAnsi"/>
          <w:color w:val="000000"/>
          <w:sz w:val="24"/>
          <w:szCs w:val="24"/>
        </w:rPr>
        <w:t>W</w:t>
      </w:r>
      <w:r w:rsidRPr="007B47F8">
        <w:rPr>
          <w:rFonts w:cstheme="minorHAnsi"/>
          <w:color w:val="000000"/>
          <w:sz w:val="24"/>
          <w:szCs w:val="24"/>
        </w:rPr>
        <w:t xml:space="preserve">hat </w:t>
      </w:r>
      <w:r w:rsidR="00E63820">
        <w:rPr>
          <w:rFonts w:cstheme="minorHAnsi"/>
          <w:color w:val="000000"/>
          <w:sz w:val="24"/>
          <w:szCs w:val="24"/>
        </w:rPr>
        <w:t xml:space="preserve">appears </w:t>
      </w:r>
      <w:r w:rsidR="0053479B">
        <w:rPr>
          <w:rFonts w:cstheme="minorHAnsi"/>
          <w:color w:val="000000"/>
          <w:sz w:val="24"/>
          <w:szCs w:val="24"/>
        </w:rPr>
        <w:t>melodically</w:t>
      </w:r>
      <w:r w:rsidRPr="007B47F8">
        <w:rPr>
          <w:rFonts w:cstheme="minorHAnsi"/>
          <w:color w:val="000000"/>
          <w:sz w:val="24"/>
          <w:szCs w:val="24"/>
        </w:rPr>
        <w:t xml:space="preserve"> astylistic in </w:t>
      </w:r>
      <w:r w:rsidRPr="007B47F8">
        <w:rPr>
          <w:sz w:val="24"/>
          <w:szCs w:val="24"/>
        </w:rPr>
        <w:t>“Loyaute weil tous jours”</w:t>
      </w:r>
      <w:r w:rsidRPr="007B47F8">
        <w:rPr>
          <w:rFonts w:cstheme="minorHAnsi"/>
          <w:color w:val="000000"/>
          <w:sz w:val="24"/>
          <w:szCs w:val="24"/>
        </w:rPr>
        <w:t xml:space="preserve">—a </w:t>
      </w:r>
      <w:r w:rsidR="009F232A">
        <w:rPr>
          <w:rFonts w:cstheme="minorHAnsi"/>
          <w:color w:val="000000"/>
          <w:sz w:val="24"/>
          <w:szCs w:val="24"/>
        </w:rPr>
        <w:t xml:space="preserve">short </w:t>
      </w:r>
      <w:r w:rsidRPr="007B47F8">
        <w:rPr>
          <w:rFonts w:cstheme="minorHAnsi"/>
          <w:color w:val="000000"/>
          <w:sz w:val="24"/>
          <w:szCs w:val="24"/>
        </w:rPr>
        <w:t>verse ending on the final—</w:t>
      </w:r>
      <w:r w:rsidR="0053479B">
        <w:rPr>
          <w:rFonts w:cstheme="minorHAnsi"/>
          <w:color w:val="000000"/>
          <w:sz w:val="24"/>
          <w:szCs w:val="24"/>
        </w:rPr>
        <w:t xml:space="preserve">is redeemed metrically </w:t>
      </w:r>
      <w:r w:rsidRPr="007B47F8">
        <w:rPr>
          <w:rFonts w:cstheme="minorHAnsi"/>
          <w:color w:val="000000"/>
          <w:sz w:val="24"/>
          <w:szCs w:val="24"/>
        </w:rPr>
        <w:t xml:space="preserve">because ^1 is relegated to the conventionally weak </w:t>
      </w:r>
      <w:r w:rsidR="00D94FCE">
        <w:rPr>
          <w:rFonts w:cstheme="minorHAnsi"/>
          <w:color w:val="000000"/>
          <w:sz w:val="24"/>
          <w:szCs w:val="24"/>
        </w:rPr>
        <w:t>beat 2</w:t>
      </w:r>
      <w:r w:rsidRPr="007B47F8">
        <w:rPr>
          <w:rFonts w:cstheme="minorHAnsi"/>
          <w:color w:val="000000"/>
          <w:sz w:val="24"/>
          <w:szCs w:val="24"/>
        </w:rPr>
        <w:t xml:space="preserve">. In other words, a pitch that is melodically </w:t>
      </w:r>
      <w:r w:rsidRPr="007B47F8">
        <w:rPr>
          <w:rFonts w:cstheme="minorHAnsi"/>
          <w:i/>
          <w:iCs/>
          <w:color w:val="000000"/>
          <w:sz w:val="24"/>
          <w:szCs w:val="24"/>
        </w:rPr>
        <w:t>clos</w:t>
      </w:r>
      <w:r w:rsidRPr="007B47F8">
        <w:rPr>
          <w:rFonts w:cstheme="minorHAnsi"/>
          <w:color w:val="000000"/>
          <w:sz w:val="24"/>
          <w:szCs w:val="24"/>
        </w:rPr>
        <w:t xml:space="preserve"> is </w:t>
      </w:r>
      <w:r w:rsidR="008E5C88">
        <w:rPr>
          <w:rFonts w:cstheme="minorHAnsi"/>
          <w:color w:val="000000"/>
          <w:sz w:val="24"/>
          <w:szCs w:val="24"/>
        </w:rPr>
        <w:t xml:space="preserve">positioned as </w:t>
      </w:r>
      <w:r w:rsidRPr="007B47F8">
        <w:rPr>
          <w:rFonts w:cstheme="minorHAnsi"/>
          <w:color w:val="000000"/>
          <w:sz w:val="24"/>
          <w:szCs w:val="24"/>
        </w:rPr>
        <w:t xml:space="preserve">metrically </w:t>
      </w:r>
      <w:r w:rsidRPr="007B47F8">
        <w:rPr>
          <w:rFonts w:cstheme="minorHAnsi"/>
          <w:i/>
          <w:iCs/>
          <w:color w:val="000000"/>
          <w:sz w:val="24"/>
          <w:szCs w:val="24"/>
        </w:rPr>
        <w:t>ouvert</w:t>
      </w:r>
      <w:r w:rsidRPr="007B47F8">
        <w:rPr>
          <w:rFonts w:cstheme="minorHAnsi"/>
          <w:color w:val="000000"/>
          <w:sz w:val="24"/>
          <w:szCs w:val="24"/>
        </w:rPr>
        <w:t>.</w:t>
      </w:r>
    </w:p>
    <w:p w14:paraId="3C92E6B9" w14:textId="77777777" w:rsidR="001255DD" w:rsidRDefault="001255DD" w:rsidP="001255DD">
      <w:pPr>
        <w:spacing w:line="480" w:lineRule="auto"/>
        <w:rPr>
          <w:rFonts w:cstheme="minorHAnsi"/>
          <w:color w:val="000000"/>
          <w:sz w:val="24"/>
          <w:szCs w:val="24"/>
        </w:rPr>
      </w:pPr>
    </w:p>
    <w:p w14:paraId="1324C6A4" w14:textId="77777777" w:rsidR="00AF7C4C" w:rsidRPr="007B47F8" w:rsidRDefault="00AF7C4C" w:rsidP="00AF7C4C">
      <w:pPr>
        <w:spacing w:line="480" w:lineRule="auto"/>
        <w:rPr>
          <w:rFonts w:cstheme="minorHAnsi"/>
          <w:color w:val="000000"/>
          <w:sz w:val="24"/>
          <w:szCs w:val="24"/>
        </w:rPr>
      </w:pPr>
      <w:r>
        <w:rPr>
          <w:rFonts w:cstheme="minorHAnsi"/>
          <w:b/>
          <w:bCs/>
          <w:color w:val="000000"/>
          <w:sz w:val="24"/>
          <w:szCs w:val="24"/>
        </w:rPr>
        <w:t>Example 4</w:t>
      </w:r>
      <w:r w:rsidRPr="007B47F8">
        <w:rPr>
          <w:rFonts w:cstheme="minorHAnsi"/>
          <w:color w:val="000000"/>
          <w:sz w:val="24"/>
          <w:szCs w:val="24"/>
        </w:rPr>
        <w:t xml:space="preserve"> </w:t>
      </w:r>
      <w:r>
        <w:rPr>
          <w:rFonts w:cstheme="minorHAnsi"/>
          <w:color w:val="000000"/>
          <w:sz w:val="24"/>
          <w:szCs w:val="24"/>
        </w:rPr>
        <w:t xml:space="preserve">Guillaume de </w:t>
      </w:r>
      <w:r w:rsidRPr="007B47F8">
        <w:rPr>
          <w:rFonts w:cstheme="minorHAnsi"/>
          <w:color w:val="000000"/>
          <w:sz w:val="24"/>
          <w:szCs w:val="24"/>
        </w:rPr>
        <w:t>Machaut</w:t>
      </w:r>
      <w:r>
        <w:rPr>
          <w:rFonts w:cstheme="minorHAnsi"/>
          <w:color w:val="000000"/>
          <w:sz w:val="24"/>
          <w:szCs w:val="24"/>
        </w:rPr>
        <w:t>,</w:t>
      </w:r>
      <w:r w:rsidRPr="007B47F8">
        <w:rPr>
          <w:rFonts w:cstheme="minorHAnsi"/>
          <w:color w:val="000000"/>
          <w:sz w:val="24"/>
          <w:szCs w:val="24"/>
        </w:rPr>
        <w:t xml:space="preserve"> </w:t>
      </w:r>
      <w:r w:rsidRPr="007B47F8">
        <w:rPr>
          <w:sz w:val="24"/>
          <w:szCs w:val="24"/>
        </w:rPr>
        <w:t>“Loyaute weil tous jours” (V2)</w:t>
      </w:r>
      <w:r>
        <w:rPr>
          <w:sz w:val="24"/>
          <w:szCs w:val="24"/>
        </w:rPr>
        <w:t>,</w:t>
      </w:r>
      <w:r w:rsidRPr="007B47F8">
        <w:rPr>
          <w:sz w:val="24"/>
          <w:szCs w:val="24"/>
        </w:rPr>
        <w:t xml:space="preserve"> </w:t>
      </w:r>
      <w:r>
        <w:rPr>
          <w:sz w:val="24"/>
          <w:szCs w:val="24"/>
        </w:rPr>
        <w:t>metrically interpreted.</w:t>
      </w:r>
    </w:p>
    <w:p w14:paraId="431B8E09" w14:textId="77777777" w:rsidR="00AF7C4C" w:rsidRDefault="00AF7C4C" w:rsidP="001255DD">
      <w:pPr>
        <w:spacing w:line="480" w:lineRule="auto"/>
        <w:rPr>
          <w:rFonts w:cstheme="minorHAnsi"/>
          <w:color w:val="000000"/>
          <w:sz w:val="24"/>
          <w:szCs w:val="24"/>
        </w:rPr>
      </w:pPr>
    </w:p>
    <w:p w14:paraId="19D15168" w14:textId="0414E512" w:rsidR="001255DD" w:rsidRPr="001255DD" w:rsidRDefault="001255DD" w:rsidP="004A3E2B">
      <w:pPr>
        <w:pStyle w:val="Heading1"/>
      </w:pPr>
      <w:r w:rsidRPr="001255DD">
        <w:t xml:space="preserve">Metrical </w:t>
      </w:r>
      <w:r w:rsidR="002F728B">
        <w:t>Organization</w:t>
      </w:r>
      <w:r w:rsidRPr="001255DD">
        <w:t xml:space="preserve"> in the Danced Songs</w:t>
      </w:r>
    </w:p>
    <w:p w14:paraId="11CBAE78" w14:textId="691B1AB7" w:rsidR="005B3E15" w:rsidRPr="007D7500" w:rsidRDefault="00F377A8" w:rsidP="006B7218">
      <w:pPr>
        <w:spacing w:line="480" w:lineRule="auto"/>
        <w:rPr>
          <w:rFonts w:cstheme="minorHAnsi"/>
          <w:color w:val="000000"/>
          <w:sz w:val="24"/>
          <w:szCs w:val="24"/>
        </w:rPr>
      </w:pPr>
      <w:r>
        <w:rPr>
          <w:rFonts w:cstheme="minorHAnsi"/>
          <w:color w:val="000000"/>
          <w:sz w:val="24"/>
          <w:szCs w:val="24"/>
        </w:rPr>
        <w:t xml:space="preserve">In </w:t>
      </w:r>
      <w:r w:rsidR="005B3E15">
        <w:rPr>
          <w:rFonts w:cstheme="minorHAnsi"/>
          <w:color w:val="000000"/>
          <w:sz w:val="24"/>
          <w:szCs w:val="24"/>
        </w:rPr>
        <w:t xml:space="preserve">Machaut’s </w:t>
      </w:r>
      <w:r w:rsidR="005B3E15" w:rsidRPr="00B94DE6">
        <w:rPr>
          <w:rFonts w:cstheme="minorHAnsi"/>
          <w:i/>
          <w:color w:val="000000"/>
          <w:sz w:val="24"/>
          <w:szCs w:val="24"/>
        </w:rPr>
        <w:t>chansons baladées</w:t>
      </w:r>
      <w:r>
        <w:rPr>
          <w:rFonts w:cstheme="minorHAnsi"/>
          <w:iCs/>
          <w:color w:val="000000"/>
          <w:sz w:val="24"/>
          <w:szCs w:val="24"/>
        </w:rPr>
        <w:t>,</w:t>
      </w:r>
      <w:r w:rsidR="005B3E15">
        <w:rPr>
          <w:rFonts w:cstheme="minorHAnsi"/>
          <w:color w:val="000000"/>
          <w:sz w:val="24"/>
          <w:szCs w:val="24"/>
        </w:rPr>
        <w:t xml:space="preserve"> </w:t>
      </w:r>
      <w:r w:rsidR="00541168" w:rsidRPr="00F377A8">
        <w:rPr>
          <w:rFonts w:cstheme="minorHAnsi"/>
          <w:color w:val="000000"/>
          <w:sz w:val="24"/>
          <w:szCs w:val="24"/>
        </w:rPr>
        <w:t>irregular groupings</w:t>
      </w:r>
      <w:r w:rsidR="005D5F6F" w:rsidRPr="00F377A8">
        <w:rPr>
          <w:rFonts w:cstheme="minorHAnsi"/>
          <w:color w:val="000000"/>
          <w:sz w:val="24"/>
          <w:szCs w:val="24"/>
        </w:rPr>
        <w:t>, subverted metrical entrainment, and off-kilter metrical organization</w:t>
      </w:r>
      <w:r w:rsidR="005D5F6F">
        <w:rPr>
          <w:rFonts w:cstheme="minorHAnsi"/>
          <w:color w:val="000000"/>
          <w:sz w:val="24"/>
          <w:szCs w:val="24"/>
        </w:rPr>
        <w:t xml:space="preserve"> </w:t>
      </w:r>
      <w:r w:rsidR="0061014D">
        <w:rPr>
          <w:rFonts w:cstheme="minorHAnsi"/>
          <w:color w:val="000000"/>
          <w:sz w:val="24"/>
          <w:szCs w:val="24"/>
        </w:rPr>
        <w:t xml:space="preserve">evince </w:t>
      </w:r>
      <w:r w:rsidR="00541168">
        <w:rPr>
          <w:rFonts w:cstheme="minorHAnsi"/>
          <w:color w:val="000000"/>
          <w:sz w:val="24"/>
          <w:szCs w:val="24"/>
        </w:rPr>
        <w:t xml:space="preserve">development of a dance genre </w:t>
      </w:r>
      <w:r w:rsidR="004C7DB1">
        <w:rPr>
          <w:rFonts w:cstheme="minorHAnsi"/>
          <w:color w:val="000000"/>
          <w:sz w:val="24"/>
          <w:szCs w:val="24"/>
        </w:rPr>
        <w:t xml:space="preserve">originally </w:t>
      </w:r>
      <w:r w:rsidR="00541168">
        <w:rPr>
          <w:rFonts w:cstheme="minorHAnsi"/>
          <w:color w:val="000000"/>
          <w:sz w:val="24"/>
          <w:szCs w:val="24"/>
        </w:rPr>
        <w:t xml:space="preserve">rooted in </w:t>
      </w:r>
      <w:r w:rsidR="005B3E15" w:rsidRPr="007B47F8">
        <w:rPr>
          <w:rFonts w:cstheme="minorHAnsi"/>
          <w:color w:val="000000"/>
          <w:sz w:val="24"/>
          <w:szCs w:val="24"/>
        </w:rPr>
        <w:t xml:space="preserve">steady metrical </w:t>
      </w:r>
      <w:r w:rsidR="00541168">
        <w:rPr>
          <w:rFonts w:cstheme="minorHAnsi"/>
          <w:color w:val="000000"/>
          <w:sz w:val="24"/>
          <w:szCs w:val="24"/>
        </w:rPr>
        <w:t>procession</w:t>
      </w:r>
      <w:r w:rsidR="005B3E15" w:rsidRPr="007B47F8">
        <w:rPr>
          <w:rFonts w:cstheme="minorHAnsi"/>
          <w:color w:val="000000"/>
          <w:sz w:val="24"/>
          <w:szCs w:val="24"/>
        </w:rPr>
        <w:t xml:space="preserve">. </w:t>
      </w:r>
      <w:r w:rsidR="005B3E15">
        <w:rPr>
          <w:rFonts w:cstheme="minorHAnsi"/>
          <w:color w:val="000000"/>
          <w:sz w:val="24"/>
          <w:szCs w:val="24"/>
        </w:rPr>
        <w:t xml:space="preserve">As with </w:t>
      </w:r>
      <w:r w:rsidR="0061658E">
        <w:rPr>
          <w:rFonts w:cstheme="minorHAnsi"/>
          <w:color w:val="000000"/>
          <w:sz w:val="24"/>
          <w:szCs w:val="24"/>
        </w:rPr>
        <w:t xml:space="preserve">other </w:t>
      </w:r>
      <w:r w:rsidR="00455470">
        <w:rPr>
          <w:rFonts w:cstheme="minorHAnsi"/>
          <w:color w:val="000000"/>
          <w:sz w:val="24"/>
          <w:szCs w:val="24"/>
        </w:rPr>
        <w:t xml:space="preserve">dance </w:t>
      </w:r>
      <w:r w:rsidR="005B3E15">
        <w:rPr>
          <w:rFonts w:cstheme="minorHAnsi"/>
          <w:color w:val="000000"/>
          <w:sz w:val="24"/>
          <w:szCs w:val="24"/>
        </w:rPr>
        <w:t>songs</w:t>
      </w:r>
      <w:r w:rsidR="007D7500">
        <w:rPr>
          <w:rFonts w:cstheme="minorHAnsi"/>
          <w:color w:val="000000"/>
          <w:sz w:val="24"/>
          <w:szCs w:val="24"/>
        </w:rPr>
        <w:t xml:space="preserve"> in imperfect major mensuration</w:t>
      </w:r>
      <w:r w:rsidR="005B3E15">
        <w:rPr>
          <w:rFonts w:cstheme="minorHAnsi"/>
          <w:color w:val="000000"/>
          <w:sz w:val="24"/>
          <w:szCs w:val="24"/>
        </w:rPr>
        <w:t xml:space="preserve">, </w:t>
      </w:r>
      <w:r w:rsidR="0061658E">
        <w:rPr>
          <w:rFonts w:cstheme="minorHAnsi"/>
          <w:color w:val="000000"/>
          <w:sz w:val="24"/>
          <w:szCs w:val="24"/>
        </w:rPr>
        <w:t xml:space="preserve">the </w:t>
      </w:r>
      <w:r w:rsidR="005B3E15">
        <w:rPr>
          <w:rFonts w:cstheme="minorHAnsi"/>
          <w:color w:val="000000"/>
          <w:sz w:val="24"/>
          <w:szCs w:val="24"/>
        </w:rPr>
        <w:t xml:space="preserve">virelai “J’aim sans penser laidure” </w:t>
      </w:r>
      <w:r w:rsidR="0061658E">
        <w:rPr>
          <w:rFonts w:cstheme="minorHAnsi"/>
          <w:color w:val="000000"/>
          <w:sz w:val="24"/>
          <w:szCs w:val="24"/>
        </w:rPr>
        <w:t xml:space="preserve">(V14) </w:t>
      </w:r>
      <w:r w:rsidR="005B3E15">
        <w:rPr>
          <w:rFonts w:cstheme="minorHAnsi"/>
          <w:color w:val="000000"/>
          <w:sz w:val="24"/>
          <w:szCs w:val="24"/>
        </w:rPr>
        <w:t>can be transcribed in 6/8</w:t>
      </w:r>
      <w:r w:rsidR="00EC108A">
        <w:rPr>
          <w:rFonts w:cstheme="minorHAnsi"/>
          <w:color w:val="000000"/>
          <w:sz w:val="24"/>
          <w:szCs w:val="24"/>
        </w:rPr>
        <w:t>.</w:t>
      </w:r>
      <w:r w:rsidR="005B3E15">
        <w:rPr>
          <w:rFonts w:cstheme="minorHAnsi"/>
          <w:color w:val="000000"/>
          <w:sz w:val="24"/>
          <w:szCs w:val="24"/>
        </w:rPr>
        <w:t xml:space="preserve"> </w:t>
      </w:r>
      <w:r w:rsidR="00EC108A">
        <w:rPr>
          <w:rFonts w:cstheme="minorHAnsi"/>
          <w:b/>
          <w:bCs/>
          <w:color w:val="000000"/>
          <w:sz w:val="24"/>
          <w:szCs w:val="24"/>
          <w:u w:val="single"/>
        </w:rPr>
        <w:t xml:space="preserve">Example 5 </w:t>
      </w:r>
      <w:r w:rsidR="00EC108A">
        <w:rPr>
          <w:rFonts w:cstheme="minorHAnsi"/>
          <w:color w:val="000000"/>
          <w:sz w:val="24"/>
          <w:szCs w:val="24"/>
        </w:rPr>
        <w:t xml:space="preserve">assigns </w:t>
      </w:r>
      <w:r w:rsidR="002B108E">
        <w:rPr>
          <w:rFonts w:cstheme="minorHAnsi"/>
          <w:color w:val="000000"/>
          <w:sz w:val="24"/>
          <w:szCs w:val="24"/>
        </w:rPr>
        <w:t xml:space="preserve">a </w:t>
      </w:r>
      <w:r w:rsidR="006C4C19" w:rsidRPr="00EC108A">
        <w:rPr>
          <w:rFonts w:cstheme="minorHAnsi"/>
          <w:color w:val="000000"/>
          <w:sz w:val="24"/>
          <w:szCs w:val="24"/>
        </w:rPr>
        <w:t>metrical</w:t>
      </w:r>
      <w:r w:rsidR="006C4C19">
        <w:rPr>
          <w:rFonts w:cstheme="minorHAnsi"/>
          <w:color w:val="000000"/>
          <w:sz w:val="24"/>
          <w:szCs w:val="24"/>
        </w:rPr>
        <w:t xml:space="preserve"> identity </w:t>
      </w:r>
      <w:r w:rsidR="005B3E15">
        <w:rPr>
          <w:rFonts w:cstheme="minorHAnsi"/>
          <w:color w:val="000000"/>
          <w:sz w:val="24"/>
          <w:szCs w:val="24"/>
        </w:rPr>
        <w:t>to each beat</w:t>
      </w:r>
      <w:r w:rsidR="005B3E15" w:rsidRPr="002B108E">
        <w:rPr>
          <w:rFonts w:cstheme="minorHAnsi"/>
          <w:color w:val="000000"/>
          <w:sz w:val="24"/>
          <w:szCs w:val="24"/>
        </w:rPr>
        <w:t>.</w:t>
      </w:r>
    </w:p>
    <w:p w14:paraId="4DF0E24C" w14:textId="0BE08684" w:rsidR="005B3E15" w:rsidRDefault="005B3E15" w:rsidP="005B3E15">
      <w:pPr>
        <w:spacing w:line="480" w:lineRule="auto"/>
        <w:jc w:val="center"/>
        <w:rPr>
          <w:rFonts w:cstheme="minorHAnsi"/>
          <w:color w:val="000000"/>
          <w:sz w:val="24"/>
          <w:szCs w:val="24"/>
        </w:rPr>
      </w:pPr>
    </w:p>
    <w:p w14:paraId="2D2659FF" w14:textId="2ADFF534" w:rsidR="005B3E15" w:rsidRDefault="00776DE8" w:rsidP="00D80CC1">
      <w:pPr>
        <w:spacing w:line="480" w:lineRule="auto"/>
        <w:rPr>
          <w:rFonts w:cstheme="minorHAnsi"/>
          <w:color w:val="000000"/>
          <w:sz w:val="24"/>
          <w:szCs w:val="24"/>
        </w:rPr>
      </w:pPr>
      <w:r>
        <w:rPr>
          <w:rFonts w:cstheme="minorHAnsi"/>
          <w:b/>
          <w:bCs/>
          <w:color w:val="000000"/>
          <w:sz w:val="24"/>
          <w:szCs w:val="24"/>
        </w:rPr>
        <w:lastRenderedPageBreak/>
        <w:t>Example 5</w:t>
      </w:r>
      <w:r w:rsidR="005B3E15">
        <w:rPr>
          <w:rFonts w:cstheme="minorHAnsi"/>
          <w:color w:val="000000"/>
          <w:sz w:val="24"/>
          <w:szCs w:val="24"/>
        </w:rPr>
        <w:t xml:space="preserve"> </w:t>
      </w:r>
      <w:r w:rsidR="002B108E">
        <w:rPr>
          <w:rFonts w:cstheme="minorHAnsi"/>
          <w:color w:val="000000"/>
          <w:sz w:val="24"/>
          <w:szCs w:val="24"/>
        </w:rPr>
        <w:t xml:space="preserve">Guillaume de </w:t>
      </w:r>
      <w:r w:rsidR="005B3E15">
        <w:rPr>
          <w:rFonts w:cstheme="minorHAnsi"/>
          <w:color w:val="000000"/>
          <w:sz w:val="24"/>
          <w:szCs w:val="24"/>
        </w:rPr>
        <w:t>Machaut</w:t>
      </w:r>
      <w:r w:rsidR="003A2F5D">
        <w:rPr>
          <w:rFonts w:cstheme="minorHAnsi"/>
          <w:color w:val="000000"/>
          <w:sz w:val="24"/>
          <w:szCs w:val="24"/>
        </w:rPr>
        <w:t>,</w:t>
      </w:r>
      <w:r w:rsidR="005B3E15">
        <w:rPr>
          <w:rFonts w:cstheme="minorHAnsi"/>
          <w:color w:val="000000"/>
          <w:sz w:val="24"/>
          <w:szCs w:val="24"/>
        </w:rPr>
        <w:t xml:space="preserve"> “J’aim sans penser laidure” (</w:t>
      </w:r>
      <w:r w:rsidR="001D3590" w:rsidRPr="0061658E">
        <w:rPr>
          <w:rFonts w:cstheme="minorHAnsi"/>
          <w:color w:val="000000"/>
          <w:sz w:val="24"/>
          <w:szCs w:val="24"/>
        </w:rPr>
        <w:t>V14</w:t>
      </w:r>
      <w:r w:rsidR="0061658E">
        <w:rPr>
          <w:rFonts w:cstheme="minorHAnsi"/>
          <w:color w:val="000000"/>
          <w:sz w:val="24"/>
          <w:szCs w:val="24"/>
        </w:rPr>
        <w:t>)</w:t>
      </w:r>
      <w:r w:rsidR="001D3590">
        <w:rPr>
          <w:rFonts w:cstheme="minorHAnsi"/>
          <w:color w:val="000000"/>
          <w:sz w:val="24"/>
          <w:szCs w:val="24"/>
        </w:rPr>
        <w:t xml:space="preserve">, </w:t>
      </w:r>
      <w:r w:rsidR="005B3E15">
        <w:rPr>
          <w:rFonts w:cstheme="minorHAnsi"/>
          <w:color w:val="000000"/>
          <w:sz w:val="24"/>
          <w:szCs w:val="24"/>
        </w:rPr>
        <w:t>refrain</w:t>
      </w:r>
      <w:r w:rsidR="002B108E">
        <w:rPr>
          <w:rFonts w:cstheme="minorHAnsi"/>
          <w:color w:val="000000"/>
          <w:sz w:val="24"/>
          <w:szCs w:val="24"/>
        </w:rPr>
        <w:t xml:space="preserve">, </w:t>
      </w:r>
      <w:r w:rsidR="0066464E">
        <w:rPr>
          <w:rFonts w:cstheme="minorHAnsi"/>
          <w:color w:val="000000"/>
          <w:sz w:val="24"/>
          <w:szCs w:val="24"/>
        </w:rPr>
        <w:t>metrically interpreted</w:t>
      </w:r>
      <w:r w:rsidR="00D80CC1">
        <w:rPr>
          <w:rFonts w:cstheme="minorHAnsi"/>
          <w:color w:val="000000"/>
          <w:sz w:val="24"/>
          <w:szCs w:val="24"/>
        </w:rPr>
        <w:t>.</w:t>
      </w:r>
    </w:p>
    <w:p w14:paraId="3506A844" w14:textId="77777777" w:rsidR="006B7218" w:rsidRDefault="006B7218" w:rsidP="006B7218">
      <w:pPr>
        <w:spacing w:line="480" w:lineRule="auto"/>
        <w:rPr>
          <w:rFonts w:cstheme="minorHAnsi"/>
          <w:color w:val="000000"/>
          <w:sz w:val="24"/>
          <w:szCs w:val="24"/>
        </w:rPr>
      </w:pPr>
    </w:p>
    <w:p w14:paraId="018260B3" w14:textId="3AE84339" w:rsidR="006938E9" w:rsidRDefault="009874C9" w:rsidP="006B7218">
      <w:pPr>
        <w:spacing w:line="480" w:lineRule="auto"/>
        <w:rPr>
          <w:rFonts w:cstheme="minorHAnsi"/>
          <w:color w:val="000000"/>
          <w:sz w:val="24"/>
          <w:szCs w:val="24"/>
        </w:rPr>
      </w:pPr>
      <w:r>
        <w:rPr>
          <w:rFonts w:cstheme="minorHAnsi"/>
          <w:color w:val="000000"/>
          <w:sz w:val="24"/>
          <w:szCs w:val="24"/>
        </w:rPr>
        <w:t>T</w:t>
      </w:r>
      <w:r w:rsidR="005B3E15" w:rsidRPr="007D7500">
        <w:rPr>
          <w:rFonts w:cstheme="minorHAnsi"/>
          <w:color w:val="000000"/>
          <w:sz w:val="24"/>
          <w:szCs w:val="24"/>
        </w:rPr>
        <w:t xml:space="preserve">he </w:t>
      </w:r>
      <w:r w:rsidR="001A1DBE">
        <w:rPr>
          <w:rFonts w:cstheme="minorHAnsi"/>
          <w:color w:val="000000"/>
          <w:sz w:val="24"/>
          <w:szCs w:val="24"/>
        </w:rPr>
        <w:t xml:space="preserve">recurrent </w:t>
      </w:r>
      <w:r>
        <w:rPr>
          <w:rFonts w:cstheme="minorHAnsi"/>
          <w:color w:val="000000"/>
          <w:sz w:val="24"/>
          <w:szCs w:val="24"/>
        </w:rPr>
        <w:t>trochees and iambs</w:t>
      </w:r>
      <w:r w:rsidR="005727B0">
        <w:rPr>
          <w:rFonts w:cstheme="minorHAnsi"/>
          <w:color w:val="000000"/>
          <w:sz w:val="24"/>
          <w:szCs w:val="24"/>
        </w:rPr>
        <w:t xml:space="preserve">, </w:t>
      </w:r>
      <w:r w:rsidR="001A1DBE">
        <w:rPr>
          <w:rFonts w:cstheme="minorHAnsi"/>
          <w:color w:val="000000"/>
          <w:sz w:val="24"/>
          <w:szCs w:val="24"/>
        </w:rPr>
        <w:t xml:space="preserve">regular </w:t>
      </w:r>
      <w:r w:rsidR="005727B0">
        <w:rPr>
          <w:rFonts w:cstheme="minorHAnsi"/>
          <w:color w:val="000000"/>
          <w:sz w:val="24"/>
          <w:szCs w:val="24"/>
        </w:rPr>
        <w:t>agogic accents</w:t>
      </w:r>
      <w:r>
        <w:rPr>
          <w:rFonts w:cstheme="minorHAnsi"/>
          <w:color w:val="000000"/>
          <w:sz w:val="24"/>
          <w:szCs w:val="24"/>
        </w:rPr>
        <w:t xml:space="preserve"> (mm. 1</w:t>
      </w:r>
      <w:r w:rsidR="00AD28D2">
        <w:rPr>
          <w:rFonts w:cstheme="minorHAnsi"/>
          <w:color w:val="000000"/>
          <w:sz w:val="24"/>
          <w:szCs w:val="24"/>
        </w:rPr>
        <w:t>–</w:t>
      </w:r>
      <w:r>
        <w:rPr>
          <w:rFonts w:cstheme="minorHAnsi"/>
          <w:color w:val="000000"/>
          <w:sz w:val="24"/>
          <w:szCs w:val="24"/>
        </w:rPr>
        <w:t>6 especially)</w:t>
      </w:r>
      <w:r w:rsidR="005727B0">
        <w:rPr>
          <w:rFonts w:cstheme="minorHAnsi"/>
          <w:color w:val="000000"/>
          <w:sz w:val="24"/>
          <w:szCs w:val="24"/>
        </w:rPr>
        <w:t xml:space="preserve">, and </w:t>
      </w:r>
      <w:r w:rsidR="00B504A6">
        <w:rPr>
          <w:rFonts w:cstheme="minorHAnsi"/>
          <w:color w:val="000000"/>
          <w:sz w:val="24"/>
          <w:szCs w:val="24"/>
        </w:rPr>
        <w:t xml:space="preserve">tonal articulations (m. 5 and </w:t>
      </w:r>
      <w:r w:rsidR="00D80CC1">
        <w:rPr>
          <w:rFonts w:cstheme="minorHAnsi"/>
          <w:color w:val="000000"/>
          <w:sz w:val="24"/>
          <w:szCs w:val="24"/>
        </w:rPr>
        <w:t xml:space="preserve">m. </w:t>
      </w:r>
      <w:r w:rsidR="00B504A6">
        <w:rPr>
          <w:rFonts w:cstheme="minorHAnsi"/>
          <w:color w:val="000000"/>
          <w:sz w:val="24"/>
          <w:szCs w:val="24"/>
        </w:rPr>
        <w:t>14)</w:t>
      </w:r>
      <w:r w:rsidR="005727B0">
        <w:rPr>
          <w:rFonts w:cstheme="minorHAnsi"/>
          <w:color w:val="000000"/>
          <w:sz w:val="24"/>
          <w:szCs w:val="24"/>
        </w:rPr>
        <w:t xml:space="preserve"> </w:t>
      </w:r>
      <w:r w:rsidR="00364998">
        <w:rPr>
          <w:rFonts w:cstheme="minorHAnsi"/>
          <w:color w:val="000000"/>
          <w:sz w:val="24"/>
          <w:szCs w:val="24"/>
        </w:rPr>
        <w:t xml:space="preserve">contribute to </w:t>
      </w:r>
      <w:r w:rsidR="001A1DBE">
        <w:rPr>
          <w:rFonts w:cstheme="minorHAnsi"/>
          <w:color w:val="000000"/>
          <w:sz w:val="24"/>
          <w:szCs w:val="24"/>
        </w:rPr>
        <w:t xml:space="preserve">a </w:t>
      </w:r>
      <w:r w:rsidR="00D45314">
        <w:rPr>
          <w:rFonts w:cstheme="minorHAnsi"/>
          <w:color w:val="000000"/>
          <w:sz w:val="24"/>
          <w:szCs w:val="24"/>
        </w:rPr>
        <w:t xml:space="preserve">steady </w:t>
      </w:r>
      <w:r w:rsidR="006772D5">
        <w:rPr>
          <w:rFonts w:cstheme="minorHAnsi"/>
          <w:color w:val="000000"/>
          <w:sz w:val="24"/>
          <w:szCs w:val="24"/>
        </w:rPr>
        <w:t xml:space="preserve">binary </w:t>
      </w:r>
      <w:r w:rsidR="007D7500">
        <w:rPr>
          <w:rFonts w:cstheme="minorHAnsi"/>
          <w:color w:val="000000"/>
          <w:sz w:val="24"/>
          <w:szCs w:val="24"/>
        </w:rPr>
        <w:t xml:space="preserve">metrical </w:t>
      </w:r>
      <w:r w:rsidR="007D7500" w:rsidRPr="007D7500">
        <w:rPr>
          <w:rFonts w:cstheme="minorHAnsi"/>
          <w:color w:val="000000"/>
          <w:sz w:val="24"/>
          <w:szCs w:val="24"/>
        </w:rPr>
        <w:t xml:space="preserve">grouping </w:t>
      </w:r>
      <w:r w:rsidR="00364998">
        <w:rPr>
          <w:rFonts w:cstheme="minorHAnsi"/>
          <w:color w:val="000000"/>
          <w:sz w:val="24"/>
          <w:szCs w:val="24"/>
        </w:rPr>
        <w:t xml:space="preserve">in </w:t>
      </w:r>
      <w:r w:rsidR="001A1DBE">
        <w:rPr>
          <w:rFonts w:cstheme="minorHAnsi"/>
          <w:color w:val="000000"/>
          <w:sz w:val="24"/>
          <w:szCs w:val="24"/>
        </w:rPr>
        <w:t>this song.</w:t>
      </w:r>
      <w:r w:rsidR="00D70D6F">
        <w:rPr>
          <w:rFonts w:cstheme="minorHAnsi"/>
          <w:color w:val="000000"/>
          <w:sz w:val="24"/>
          <w:szCs w:val="24"/>
        </w:rPr>
        <w:t xml:space="preserve"> </w:t>
      </w:r>
      <w:r w:rsidR="006772D5">
        <w:rPr>
          <w:rFonts w:cstheme="minorHAnsi"/>
          <w:color w:val="000000"/>
          <w:sz w:val="24"/>
          <w:szCs w:val="24"/>
        </w:rPr>
        <w:t xml:space="preserve">Relatively long strings of </w:t>
      </w:r>
      <w:r w:rsidR="00AA20AC">
        <w:rPr>
          <w:rFonts w:cstheme="minorHAnsi"/>
          <w:color w:val="000000"/>
          <w:sz w:val="24"/>
          <w:szCs w:val="24"/>
        </w:rPr>
        <w:t xml:space="preserve">eighth notes, </w:t>
      </w:r>
      <w:r w:rsidR="006772D5">
        <w:rPr>
          <w:rFonts w:cstheme="minorHAnsi"/>
          <w:color w:val="000000"/>
          <w:sz w:val="24"/>
          <w:szCs w:val="24"/>
        </w:rPr>
        <w:t xml:space="preserve">such </w:t>
      </w:r>
      <w:r w:rsidR="00AA20AC">
        <w:rPr>
          <w:rFonts w:cstheme="minorHAnsi"/>
          <w:color w:val="000000"/>
          <w:sz w:val="24"/>
          <w:szCs w:val="24"/>
        </w:rPr>
        <w:t xml:space="preserve">as in </w:t>
      </w:r>
      <w:r w:rsidR="001A1DBE">
        <w:rPr>
          <w:rFonts w:cstheme="minorHAnsi"/>
          <w:color w:val="000000"/>
          <w:sz w:val="24"/>
          <w:szCs w:val="24"/>
        </w:rPr>
        <w:t>m</w:t>
      </w:r>
      <w:r w:rsidR="005B3E15" w:rsidRPr="007D7500">
        <w:rPr>
          <w:rFonts w:cstheme="minorHAnsi"/>
          <w:color w:val="000000"/>
          <w:sz w:val="24"/>
          <w:szCs w:val="24"/>
        </w:rPr>
        <w:t>. 8</w:t>
      </w:r>
      <w:r w:rsidR="009C0810">
        <w:rPr>
          <w:rFonts w:cstheme="minorHAnsi"/>
          <w:color w:val="000000"/>
          <w:sz w:val="24"/>
          <w:szCs w:val="24"/>
        </w:rPr>
        <w:t xml:space="preserve">, </w:t>
      </w:r>
      <w:r w:rsidR="006772D5">
        <w:rPr>
          <w:rFonts w:cstheme="minorHAnsi"/>
          <w:color w:val="000000"/>
          <w:sz w:val="24"/>
          <w:szCs w:val="24"/>
        </w:rPr>
        <w:t xml:space="preserve">however, </w:t>
      </w:r>
      <w:r w:rsidR="00AA20AC">
        <w:rPr>
          <w:rFonts w:cstheme="minorHAnsi"/>
          <w:color w:val="000000"/>
          <w:sz w:val="24"/>
          <w:szCs w:val="24"/>
        </w:rPr>
        <w:t xml:space="preserve">having no </w:t>
      </w:r>
      <w:r w:rsidR="005B3E15" w:rsidRPr="007D7500">
        <w:rPr>
          <w:rFonts w:cstheme="minorHAnsi"/>
          <w:color w:val="000000"/>
          <w:sz w:val="24"/>
          <w:szCs w:val="24"/>
        </w:rPr>
        <w:t>dependence upon a neighb</w:t>
      </w:r>
      <w:r w:rsidR="005B3E15">
        <w:rPr>
          <w:rFonts w:cstheme="minorHAnsi"/>
          <w:color w:val="000000"/>
          <w:sz w:val="24"/>
          <w:szCs w:val="24"/>
        </w:rPr>
        <w:t>oring quarter to capture them as trochees or iambs</w:t>
      </w:r>
      <w:r w:rsidR="000824FC">
        <w:rPr>
          <w:rFonts w:cstheme="minorHAnsi"/>
          <w:color w:val="000000"/>
          <w:sz w:val="24"/>
          <w:szCs w:val="24"/>
        </w:rPr>
        <w:t>,</w:t>
      </w:r>
      <w:r w:rsidR="006772D5">
        <w:rPr>
          <w:rFonts w:cstheme="minorHAnsi"/>
          <w:color w:val="000000"/>
          <w:sz w:val="24"/>
          <w:szCs w:val="24"/>
        </w:rPr>
        <w:t xml:space="preserve"> </w:t>
      </w:r>
      <w:r w:rsidR="00AA20AC">
        <w:rPr>
          <w:rFonts w:cstheme="minorHAnsi"/>
          <w:color w:val="000000"/>
          <w:sz w:val="24"/>
          <w:szCs w:val="24"/>
        </w:rPr>
        <w:t xml:space="preserve">can be </w:t>
      </w:r>
      <w:r w:rsidR="0096733C">
        <w:rPr>
          <w:rFonts w:cstheme="minorHAnsi"/>
          <w:color w:val="000000"/>
          <w:sz w:val="24"/>
          <w:szCs w:val="24"/>
        </w:rPr>
        <w:t>susceptible to alternative metrical groupings</w:t>
      </w:r>
      <w:r w:rsidR="0021073D">
        <w:rPr>
          <w:rFonts w:cstheme="minorHAnsi"/>
          <w:color w:val="000000"/>
          <w:sz w:val="24"/>
          <w:szCs w:val="24"/>
        </w:rPr>
        <w:t xml:space="preserve"> if </w:t>
      </w:r>
      <w:r w:rsidR="00A709C8">
        <w:rPr>
          <w:rFonts w:cstheme="minorHAnsi"/>
          <w:color w:val="000000"/>
          <w:sz w:val="24"/>
          <w:szCs w:val="24"/>
        </w:rPr>
        <w:t xml:space="preserve">pitch and lyric </w:t>
      </w:r>
      <w:r w:rsidR="009D17CD">
        <w:rPr>
          <w:rFonts w:cstheme="minorHAnsi"/>
          <w:color w:val="000000"/>
          <w:sz w:val="24"/>
          <w:szCs w:val="24"/>
        </w:rPr>
        <w:t>articulation</w:t>
      </w:r>
      <w:r w:rsidR="00A709C8">
        <w:rPr>
          <w:rFonts w:cstheme="minorHAnsi"/>
          <w:color w:val="000000"/>
          <w:sz w:val="24"/>
          <w:szCs w:val="24"/>
        </w:rPr>
        <w:t xml:space="preserve"> reorganiz</w:t>
      </w:r>
      <w:r w:rsidR="000824FC">
        <w:rPr>
          <w:rFonts w:cstheme="minorHAnsi"/>
          <w:color w:val="000000"/>
          <w:sz w:val="24"/>
          <w:szCs w:val="24"/>
        </w:rPr>
        <w:t>e</w:t>
      </w:r>
      <w:r w:rsidR="00A709C8">
        <w:rPr>
          <w:rFonts w:cstheme="minorHAnsi"/>
          <w:color w:val="000000"/>
          <w:sz w:val="24"/>
          <w:szCs w:val="24"/>
        </w:rPr>
        <w:t xml:space="preserve"> them</w:t>
      </w:r>
      <w:r w:rsidR="0096733C">
        <w:rPr>
          <w:rFonts w:cstheme="minorHAnsi"/>
          <w:color w:val="000000"/>
          <w:sz w:val="24"/>
          <w:szCs w:val="24"/>
        </w:rPr>
        <w:t xml:space="preserve">. </w:t>
      </w:r>
      <w:r w:rsidR="003C49EA">
        <w:rPr>
          <w:rFonts w:cstheme="minorHAnsi"/>
          <w:color w:val="000000"/>
          <w:sz w:val="24"/>
          <w:szCs w:val="24"/>
        </w:rPr>
        <w:t>Example 5 follows Leguy</w:t>
      </w:r>
      <w:r w:rsidR="00797DCA">
        <w:rPr>
          <w:rFonts w:cstheme="minorHAnsi"/>
          <w:color w:val="000000"/>
          <w:sz w:val="24"/>
          <w:szCs w:val="24"/>
        </w:rPr>
        <w:t xml:space="preserve"> (1977)</w:t>
      </w:r>
      <w:r w:rsidR="003C49EA">
        <w:rPr>
          <w:rFonts w:cstheme="minorHAnsi"/>
          <w:color w:val="000000"/>
          <w:sz w:val="24"/>
          <w:szCs w:val="24"/>
        </w:rPr>
        <w:t xml:space="preserve"> in rendering one syllable on each of three equal beats in m. 8 and again in m. 12, </w:t>
      </w:r>
      <w:r w:rsidR="00756A64">
        <w:rPr>
          <w:rFonts w:cstheme="minorHAnsi"/>
          <w:color w:val="000000"/>
          <w:sz w:val="24"/>
          <w:szCs w:val="24"/>
        </w:rPr>
        <w:t xml:space="preserve">which feature </w:t>
      </w:r>
      <w:r w:rsidR="003C49EA">
        <w:rPr>
          <w:rFonts w:cstheme="minorHAnsi"/>
          <w:color w:val="000000"/>
          <w:sz w:val="24"/>
          <w:szCs w:val="24"/>
        </w:rPr>
        <w:t>the same motive with textual assonance.</w:t>
      </w:r>
      <w:r w:rsidR="003C49EA">
        <w:rPr>
          <w:rStyle w:val="FootnoteReference"/>
          <w:rFonts w:cstheme="minorHAnsi"/>
          <w:color w:val="000000"/>
          <w:sz w:val="24"/>
          <w:szCs w:val="24"/>
        </w:rPr>
        <w:footnoteReference w:id="22"/>
      </w:r>
      <w:r w:rsidR="003C49EA">
        <w:rPr>
          <w:rFonts w:cstheme="minorHAnsi"/>
          <w:color w:val="000000"/>
          <w:sz w:val="24"/>
          <w:szCs w:val="24"/>
        </w:rPr>
        <w:t xml:space="preserve"> </w:t>
      </w:r>
      <w:r w:rsidR="00821088">
        <w:rPr>
          <w:rFonts w:cstheme="minorHAnsi"/>
          <w:color w:val="000000"/>
          <w:sz w:val="24"/>
          <w:szCs w:val="24"/>
        </w:rPr>
        <w:t xml:space="preserve">Although </w:t>
      </w:r>
      <w:r w:rsidR="00A91011">
        <w:rPr>
          <w:rFonts w:cstheme="minorHAnsi"/>
          <w:color w:val="000000"/>
          <w:sz w:val="24"/>
          <w:szCs w:val="24"/>
        </w:rPr>
        <w:t xml:space="preserve">Machaut’s notation does not indicate </w:t>
      </w:r>
      <w:r w:rsidR="005B3E15">
        <w:rPr>
          <w:rFonts w:cstheme="minorHAnsi"/>
          <w:color w:val="000000"/>
          <w:sz w:val="24"/>
          <w:szCs w:val="24"/>
        </w:rPr>
        <w:t xml:space="preserve">a change in mensuration, </w:t>
      </w:r>
      <w:r w:rsidR="009564D8">
        <w:rPr>
          <w:rFonts w:cstheme="minorHAnsi"/>
          <w:color w:val="000000"/>
          <w:sz w:val="24"/>
          <w:szCs w:val="24"/>
        </w:rPr>
        <w:t xml:space="preserve">the grouping of these rhythms—the question of meter—is open to interpretation. </w:t>
      </w:r>
      <w:r w:rsidR="00D86314">
        <w:rPr>
          <w:rFonts w:cstheme="minorHAnsi"/>
          <w:color w:val="000000"/>
          <w:sz w:val="24"/>
          <w:szCs w:val="24"/>
        </w:rPr>
        <w:t>The opposing groupings 2</w:t>
      </w:r>
      <w:r w:rsidR="00D51189">
        <w:rPr>
          <w:rFonts w:cstheme="minorHAnsi"/>
          <w:color w:val="000000"/>
          <w:sz w:val="24"/>
          <w:szCs w:val="24"/>
        </w:rPr>
        <w:t>×</w:t>
      </w:r>
      <w:r w:rsidR="00D86314">
        <w:rPr>
          <w:rFonts w:cstheme="minorHAnsi"/>
          <w:color w:val="000000"/>
          <w:sz w:val="24"/>
          <w:szCs w:val="24"/>
        </w:rPr>
        <w:t>3 and 3</w:t>
      </w:r>
      <w:r w:rsidR="00D51189">
        <w:rPr>
          <w:rFonts w:cstheme="minorHAnsi"/>
          <w:color w:val="000000"/>
          <w:sz w:val="24"/>
          <w:szCs w:val="24"/>
        </w:rPr>
        <w:t>×</w:t>
      </w:r>
      <w:r w:rsidR="00D86314">
        <w:rPr>
          <w:rFonts w:cstheme="minorHAnsi"/>
          <w:color w:val="000000"/>
          <w:sz w:val="24"/>
          <w:szCs w:val="24"/>
        </w:rPr>
        <w:t xml:space="preserve">2 are of equivalent duration, a </w:t>
      </w:r>
      <w:r w:rsidR="0003390E">
        <w:rPr>
          <w:rFonts w:cstheme="minorHAnsi"/>
          <w:color w:val="000000"/>
          <w:sz w:val="24"/>
          <w:szCs w:val="24"/>
        </w:rPr>
        <w:lastRenderedPageBreak/>
        <w:t xml:space="preserve">condition </w:t>
      </w:r>
      <w:r w:rsidR="00D86314">
        <w:rPr>
          <w:rFonts w:cstheme="minorHAnsi"/>
          <w:color w:val="000000"/>
          <w:sz w:val="24"/>
          <w:szCs w:val="24"/>
        </w:rPr>
        <w:t>medieval mensural theorists called equipollence.</w:t>
      </w:r>
      <w:r w:rsidR="00BE79D6">
        <w:rPr>
          <w:rStyle w:val="FootnoteReference"/>
          <w:rFonts w:cstheme="minorHAnsi"/>
          <w:color w:val="000000"/>
          <w:sz w:val="24"/>
          <w:szCs w:val="24"/>
        </w:rPr>
        <w:footnoteReference w:id="23"/>
      </w:r>
      <w:r w:rsidR="00D86314">
        <w:rPr>
          <w:rFonts w:cstheme="minorHAnsi"/>
          <w:color w:val="000000"/>
          <w:sz w:val="24"/>
          <w:szCs w:val="24"/>
        </w:rPr>
        <w:t xml:space="preserve"> </w:t>
      </w:r>
      <w:r w:rsidR="006101B8">
        <w:rPr>
          <w:rFonts w:cstheme="minorHAnsi"/>
          <w:color w:val="000000"/>
          <w:sz w:val="24"/>
          <w:szCs w:val="24"/>
        </w:rPr>
        <w:t xml:space="preserve">This </w:t>
      </w:r>
      <w:r w:rsidR="00D86314">
        <w:rPr>
          <w:rFonts w:cstheme="minorHAnsi"/>
          <w:color w:val="000000"/>
          <w:sz w:val="24"/>
          <w:szCs w:val="24"/>
        </w:rPr>
        <w:t xml:space="preserve">single breve of disruption represents a bump in </w:t>
      </w:r>
      <w:r w:rsidR="006101B8">
        <w:rPr>
          <w:rFonts w:cstheme="minorHAnsi"/>
          <w:color w:val="000000"/>
          <w:sz w:val="24"/>
          <w:szCs w:val="24"/>
        </w:rPr>
        <w:t xml:space="preserve">the </w:t>
      </w:r>
      <w:r w:rsidR="00D86314">
        <w:rPr>
          <w:rFonts w:cstheme="minorHAnsi"/>
          <w:color w:val="000000"/>
          <w:sz w:val="24"/>
          <w:szCs w:val="24"/>
        </w:rPr>
        <w:t xml:space="preserve">road, not a </w:t>
      </w:r>
      <w:r w:rsidR="006101B8">
        <w:rPr>
          <w:rFonts w:cstheme="minorHAnsi"/>
          <w:color w:val="000000"/>
          <w:sz w:val="24"/>
          <w:szCs w:val="24"/>
        </w:rPr>
        <w:t>change of path</w:t>
      </w:r>
      <w:r w:rsidR="00D86314">
        <w:rPr>
          <w:rFonts w:cstheme="minorHAnsi"/>
          <w:color w:val="000000"/>
          <w:sz w:val="24"/>
          <w:szCs w:val="24"/>
        </w:rPr>
        <w:t xml:space="preserve">. </w:t>
      </w:r>
      <w:r w:rsidR="00291B5F">
        <w:rPr>
          <w:rFonts w:cstheme="minorHAnsi"/>
          <w:color w:val="000000"/>
          <w:sz w:val="24"/>
          <w:szCs w:val="24"/>
        </w:rPr>
        <w:t xml:space="preserve">Whereas </w:t>
      </w:r>
      <w:r w:rsidR="00291B5F" w:rsidRPr="00405056">
        <w:rPr>
          <w:rFonts w:cstheme="minorHAnsi"/>
          <w:color w:val="000000"/>
          <w:sz w:val="24"/>
          <w:szCs w:val="24"/>
        </w:rPr>
        <w:t>Lu</w:t>
      </w:r>
      <w:r w:rsidR="00291B5F" w:rsidRPr="00FF0651">
        <w:rPr>
          <w:rFonts w:cstheme="minorHAnsi"/>
          <w:color w:val="000000"/>
          <w:sz w:val="24"/>
          <w:szCs w:val="24"/>
        </w:rPr>
        <w:t xml:space="preserve">dwig </w:t>
      </w:r>
      <w:r w:rsidR="004F5D31">
        <w:rPr>
          <w:rFonts w:cstheme="minorHAnsi"/>
          <w:color w:val="000000"/>
          <w:sz w:val="24"/>
          <w:szCs w:val="24"/>
        </w:rPr>
        <w:t xml:space="preserve">(1926) </w:t>
      </w:r>
      <w:r w:rsidR="00291B5F" w:rsidRPr="00FF0651">
        <w:rPr>
          <w:rFonts w:cstheme="minorHAnsi"/>
          <w:color w:val="000000"/>
          <w:sz w:val="24"/>
          <w:szCs w:val="24"/>
        </w:rPr>
        <w:t xml:space="preserve">and Schrade </w:t>
      </w:r>
      <w:r w:rsidR="004F5D31">
        <w:rPr>
          <w:rFonts w:cstheme="minorHAnsi"/>
          <w:color w:val="000000"/>
          <w:sz w:val="24"/>
          <w:szCs w:val="24"/>
        </w:rPr>
        <w:t xml:space="preserve">(1956) </w:t>
      </w:r>
      <w:r w:rsidR="001026CF">
        <w:rPr>
          <w:rFonts w:cstheme="minorHAnsi"/>
          <w:color w:val="000000"/>
          <w:sz w:val="24"/>
          <w:szCs w:val="24"/>
        </w:rPr>
        <w:t xml:space="preserve">both </w:t>
      </w:r>
      <w:r w:rsidR="00291B5F" w:rsidRPr="00FF0651">
        <w:rPr>
          <w:rFonts w:cstheme="minorHAnsi"/>
          <w:color w:val="000000"/>
          <w:sz w:val="24"/>
          <w:szCs w:val="24"/>
        </w:rPr>
        <w:t xml:space="preserve">beam </w:t>
      </w:r>
      <w:r w:rsidR="00291B5F">
        <w:rPr>
          <w:rFonts w:cstheme="minorHAnsi"/>
          <w:color w:val="000000"/>
          <w:sz w:val="24"/>
          <w:szCs w:val="24"/>
        </w:rPr>
        <w:t xml:space="preserve">m. 8 and </w:t>
      </w:r>
      <w:r w:rsidR="004F59B8">
        <w:rPr>
          <w:rFonts w:cstheme="minorHAnsi"/>
          <w:color w:val="000000"/>
          <w:sz w:val="24"/>
          <w:szCs w:val="24"/>
        </w:rPr>
        <w:t xml:space="preserve">m. </w:t>
      </w:r>
      <w:r w:rsidR="00291B5F">
        <w:rPr>
          <w:rFonts w:cstheme="minorHAnsi"/>
          <w:color w:val="000000"/>
          <w:sz w:val="24"/>
          <w:szCs w:val="24"/>
        </w:rPr>
        <w:t xml:space="preserve">12 </w:t>
      </w:r>
      <w:r w:rsidR="00291B5F" w:rsidRPr="00FF0651">
        <w:rPr>
          <w:rFonts w:cstheme="minorHAnsi"/>
          <w:color w:val="000000"/>
          <w:sz w:val="24"/>
          <w:szCs w:val="24"/>
        </w:rPr>
        <w:t>as continued iambs in 6/8</w:t>
      </w:r>
      <w:r w:rsidR="00291B5F">
        <w:rPr>
          <w:rFonts w:cstheme="minorHAnsi"/>
          <w:color w:val="000000"/>
          <w:sz w:val="24"/>
          <w:szCs w:val="24"/>
        </w:rPr>
        <w:t xml:space="preserve">, </w:t>
      </w:r>
      <w:r w:rsidR="00B7442C">
        <w:rPr>
          <w:rFonts w:cstheme="minorHAnsi"/>
          <w:color w:val="000000"/>
          <w:sz w:val="24"/>
          <w:szCs w:val="24"/>
        </w:rPr>
        <w:t xml:space="preserve">I </w:t>
      </w:r>
      <w:r w:rsidR="00291B5F">
        <w:rPr>
          <w:rFonts w:cstheme="minorHAnsi"/>
          <w:color w:val="000000"/>
          <w:sz w:val="24"/>
          <w:szCs w:val="24"/>
        </w:rPr>
        <w:t xml:space="preserve">explore the ramifications of flexible metrical grouping , a trend gaining modern currency. </w:t>
      </w:r>
      <w:r w:rsidR="00601E2B">
        <w:rPr>
          <w:rFonts w:cstheme="minorHAnsi"/>
          <w:color w:val="000000"/>
          <w:sz w:val="24"/>
          <w:szCs w:val="24"/>
        </w:rPr>
        <w:t>In his recent work,</w:t>
      </w:r>
      <w:r w:rsidR="00291B5F">
        <w:rPr>
          <w:rFonts w:cstheme="minorHAnsi"/>
          <w:color w:val="000000"/>
          <w:sz w:val="24"/>
          <w:szCs w:val="24"/>
        </w:rPr>
        <w:t xml:space="preserve"> Maw (</w:t>
      </w:r>
      <w:r w:rsidR="00FE40D3">
        <w:rPr>
          <w:rFonts w:cstheme="minorHAnsi"/>
          <w:color w:val="000000"/>
          <w:sz w:val="24"/>
          <w:szCs w:val="24"/>
        </w:rPr>
        <w:t>2002</w:t>
      </w:r>
      <w:r w:rsidR="00291B5F">
        <w:rPr>
          <w:rFonts w:cstheme="minorHAnsi"/>
          <w:color w:val="000000"/>
          <w:sz w:val="24"/>
          <w:szCs w:val="24"/>
        </w:rPr>
        <w:t>, 2004, 20</w:t>
      </w:r>
      <w:r w:rsidR="00FE40D3">
        <w:rPr>
          <w:rFonts w:cstheme="minorHAnsi"/>
          <w:color w:val="000000"/>
          <w:sz w:val="24"/>
          <w:szCs w:val="24"/>
        </w:rPr>
        <w:t>13</w:t>
      </w:r>
      <w:r w:rsidR="00291B5F">
        <w:rPr>
          <w:rFonts w:cstheme="minorHAnsi"/>
          <w:color w:val="000000"/>
          <w:sz w:val="24"/>
          <w:szCs w:val="24"/>
        </w:rPr>
        <w:t>) explores a similar responsiveness to irregular metrical</w:t>
      </w:r>
      <w:r w:rsidR="00E40337">
        <w:rPr>
          <w:rFonts w:cstheme="minorHAnsi"/>
          <w:color w:val="000000"/>
          <w:sz w:val="24"/>
          <w:szCs w:val="24"/>
        </w:rPr>
        <w:t xml:space="preserve"> and </w:t>
      </w:r>
      <w:r w:rsidR="00291B5F">
        <w:rPr>
          <w:rFonts w:cstheme="minorHAnsi"/>
          <w:color w:val="000000"/>
          <w:sz w:val="24"/>
          <w:szCs w:val="24"/>
        </w:rPr>
        <w:t xml:space="preserve">textual groupings in Machaut’s songs, and his transcriptions of some </w:t>
      </w:r>
      <w:r w:rsidR="00291B5F" w:rsidRPr="00510DD5">
        <w:rPr>
          <w:rFonts w:cstheme="minorHAnsi"/>
          <w:i/>
          <w:color w:val="000000"/>
          <w:sz w:val="24"/>
          <w:szCs w:val="24"/>
        </w:rPr>
        <w:t>chansons baladées</w:t>
      </w:r>
      <w:r w:rsidR="00291B5F">
        <w:rPr>
          <w:rFonts w:cstheme="minorHAnsi"/>
          <w:color w:val="000000"/>
          <w:sz w:val="24"/>
          <w:szCs w:val="24"/>
        </w:rPr>
        <w:t xml:space="preserve"> also feature rebarrings and changes of time signature</w:t>
      </w:r>
      <w:r w:rsidR="00782489">
        <w:rPr>
          <w:rFonts w:cstheme="minorHAnsi"/>
          <w:color w:val="000000"/>
          <w:sz w:val="24"/>
          <w:szCs w:val="24"/>
        </w:rPr>
        <w:t xml:space="preserve"> such as I </w:t>
      </w:r>
      <w:r w:rsidR="00187A76">
        <w:rPr>
          <w:rFonts w:cstheme="minorHAnsi"/>
          <w:color w:val="000000"/>
          <w:sz w:val="24"/>
          <w:szCs w:val="24"/>
        </w:rPr>
        <w:t xml:space="preserve">have </w:t>
      </w:r>
      <w:r w:rsidR="00782489">
        <w:rPr>
          <w:rFonts w:cstheme="minorHAnsi"/>
          <w:color w:val="000000"/>
          <w:sz w:val="24"/>
          <w:szCs w:val="24"/>
        </w:rPr>
        <w:t>venture</w:t>
      </w:r>
      <w:r w:rsidR="00187A76">
        <w:rPr>
          <w:rFonts w:cstheme="minorHAnsi"/>
          <w:color w:val="000000"/>
          <w:sz w:val="24"/>
          <w:szCs w:val="24"/>
        </w:rPr>
        <w:t>d</w:t>
      </w:r>
      <w:r w:rsidR="00782489">
        <w:rPr>
          <w:rFonts w:cstheme="minorHAnsi"/>
          <w:color w:val="000000"/>
          <w:sz w:val="24"/>
          <w:szCs w:val="24"/>
        </w:rPr>
        <w:t xml:space="preserve"> here.</w:t>
      </w:r>
    </w:p>
    <w:p w14:paraId="4118FD5C" w14:textId="77777777" w:rsidR="006B7218" w:rsidRDefault="006B7218" w:rsidP="006B7218">
      <w:pPr>
        <w:spacing w:line="480" w:lineRule="auto"/>
        <w:rPr>
          <w:rFonts w:cstheme="minorHAnsi"/>
          <w:color w:val="000000"/>
          <w:sz w:val="24"/>
          <w:szCs w:val="24"/>
        </w:rPr>
      </w:pPr>
    </w:p>
    <w:p w14:paraId="3357640E" w14:textId="7202A803" w:rsidR="005B3E15" w:rsidRPr="00FF0651" w:rsidRDefault="004F6CA2" w:rsidP="006B7218">
      <w:pPr>
        <w:spacing w:line="480" w:lineRule="auto"/>
        <w:rPr>
          <w:rFonts w:cstheme="minorHAnsi"/>
          <w:color w:val="000000"/>
          <w:sz w:val="24"/>
          <w:szCs w:val="24"/>
        </w:rPr>
      </w:pPr>
      <w:r>
        <w:rPr>
          <w:rFonts w:cstheme="minorHAnsi"/>
          <w:color w:val="000000"/>
          <w:sz w:val="24"/>
          <w:szCs w:val="24"/>
        </w:rPr>
        <w:t xml:space="preserve">The original notation, tonal articulation, and text declamation provide </w:t>
      </w:r>
      <w:r w:rsidR="00DD0902" w:rsidRPr="00AA57FE">
        <w:rPr>
          <w:rFonts w:cstheme="minorHAnsi"/>
          <w:color w:val="000000"/>
          <w:sz w:val="24"/>
          <w:szCs w:val="24"/>
        </w:rPr>
        <w:t>evidence</w:t>
      </w:r>
      <w:r w:rsidR="00DD0902">
        <w:rPr>
          <w:rFonts w:cstheme="minorHAnsi"/>
          <w:color w:val="000000"/>
          <w:sz w:val="24"/>
          <w:szCs w:val="24"/>
        </w:rPr>
        <w:t xml:space="preserve"> </w:t>
      </w:r>
      <w:r w:rsidR="002E5123">
        <w:rPr>
          <w:rFonts w:cstheme="minorHAnsi"/>
          <w:color w:val="000000"/>
          <w:sz w:val="24"/>
          <w:szCs w:val="24"/>
        </w:rPr>
        <w:t xml:space="preserve">for </w:t>
      </w:r>
      <w:r w:rsidR="00CB6985">
        <w:rPr>
          <w:rFonts w:cstheme="minorHAnsi"/>
          <w:color w:val="000000"/>
          <w:sz w:val="24"/>
          <w:szCs w:val="24"/>
        </w:rPr>
        <w:t xml:space="preserve">metrical </w:t>
      </w:r>
      <w:r w:rsidR="002E5123">
        <w:rPr>
          <w:rFonts w:cstheme="minorHAnsi"/>
          <w:color w:val="000000"/>
          <w:sz w:val="24"/>
          <w:szCs w:val="24"/>
        </w:rPr>
        <w:t>regrouping</w:t>
      </w:r>
      <w:r w:rsidR="00BC4612">
        <w:rPr>
          <w:rFonts w:cstheme="minorHAnsi"/>
          <w:color w:val="000000"/>
          <w:sz w:val="24"/>
          <w:szCs w:val="24"/>
        </w:rPr>
        <w:t xml:space="preserve"> in </w:t>
      </w:r>
      <w:r w:rsidR="00133051">
        <w:rPr>
          <w:rFonts w:cstheme="minorHAnsi"/>
          <w:color w:val="000000"/>
          <w:sz w:val="24"/>
          <w:szCs w:val="24"/>
        </w:rPr>
        <w:t xml:space="preserve">the refrain of </w:t>
      </w:r>
      <w:r w:rsidR="00BC4612" w:rsidRPr="00AA57FE">
        <w:rPr>
          <w:rFonts w:cstheme="minorHAnsi"/>
          <w:color w:val="000000"/>
          <w:sz w:val="24"/>
          <w:szCs w:val="24"/>
        </w:rPr>
        <w:t>V14</w:t>
      </w:r>
      <w:r w:rsidR="002E5123">
        <w:rPr>
          <w:rFonts w:cstheme="minorHAnsi"/>
          <w:color w:val="000000"/>
          <w:sz w:val="24"/>
          <w:szCs w:val="24"/>
        </w:rPr>
        <w:t xml:space="preserve">. </w:t>
      </w:r>
      <w:r w:rsidR="002A7797">
        <w:rPr>
          <w:rFonts w:cstheme="minorHAnsi"/>
          <w:color w:val="000000"/>
          <w:sz w:val="24"/>
          <w:szCs w:val="24"/>
        </w:rPr>
        <w:t>All m</w:t>
      </w:r>
      <w:r w:rsidR="00D77D68">
        <w:rPr>
          <w:rFonts w:cstheme="minorHAnsi"/>
          <w:color w:val="000000"/>
          <w:sz w:val="24"/>
          <w:szCs w:val="24"/>
        </w:rPr>
        <w:t xml:space="preserve">anuscript sources show a </w:t>
      </w:r>
      <w:r w:rsidR="005B3E15">
        <w:rPr>
          <w:rFonts w:cstheme="minorHAnsi"/>
          <w:color w:val="000000"/>
          <w:sz w:val="24"/>
          <w:szCs w:val="24"/>
        </w:rPr>
        <w:t xml:space="preserve">tight spacing of the consecutive eighth notes in m. 8 and </w:t>
      </w:r>
      <w:r w:rsidR="00601E2B">
        <w:rPr>
          <w:rFonts w:cstheme="minorHAnsi"/>
          <w:color w:val="000000"/>
          <w:sz w:val="24"/>
          <w:szCs w:val="24"/>
        </w:rPr>
        <w:t xml:space="preserve">m. </w:t>
      </w:r>
      <w:r w:rsidR="005B3E15">
        <w:rPr>
          <w:rFonts w:cstheme="minorHAnsi"/>
          <w:color w:val="000000"/>
          <w:sz w:val="24"/>
          <w:szCs w:val="24"/>
        </w:rPr>
        <w:t>12</w:t>
      </w:r>
      <w:r w:rsidR="00BF5B28">
        <w:rPr>
          <w:rFonts w:cstheme="minorHAnsi"/>
          <w:color w:val="000000"/>
          <w:sz w:val="24"/>
          <w:szCs w:val="24"/>
        </w:rPr>
        <w:t>,</w:t>
      </w:r>
      <w:r w:rsidR="005B3E15">
        <w:rPr>
          <w:rFonts w:cstheme="minorHAnsi"/>
          <w:color w:val="000000"/>
          <w:sz w:val="24"/>
          <w:szCs w:val="24"/>
        </w:rPr>
        <w:t xml:space="preserve"> followed by a generous gap before the final quarter n</w:t>
      </w:r>
      <w:r w:rsidR="005B3E15" w:rsidRPr="005655CC">
        <w:rPr>
          <w:rFonts w:cstheme="minorHAnsi"/>
          <w:color w:val="000000"/>
          <w:sz w:val="24"/>
          <w:szCs w:val="24"/>
        </w:rPr>
        <w:t>ote—demarcating beat 3 of 3/4 rather than breaking up an iamb of 6/8—</w:t>
      </w:r>
      <w:r w:rsidR="000A43D1">
        <w:rPr>
          <w:rFonts w:cstheme="minorHAnsi"/>
          <w:color w:val="000000"/>
          <w:sz w:val="24"/>
          <w:szCs w:val="24"/>
        </w:rPr>
        <w:t>suggesting</w:t>
      </w:r>
      <w:r w:rsidR="005B3E15" w:rsidRPr="005655CC">
        <w:rPr>
          <w:rFonts w:cstheme="minorHAnsi"/>
          <w:color w:val="000000"/>
          <w:sz w:val="24"/>
          <w:szCs w:val="24"/>
        </w:rPr>
        <w:t xml:space="preserve"> </w:t>
      </w:r>
      <w:r w:rsidR="00C17C09">
        <w:rPr>
          <w:rFonts w:cstheme="minorHAnsi"/>
          <w:color w:val="000000"/>
          <w:sz w:val="24"/>
          <w:szCs w:val="24"/>
        </w:rPr>
        <w:t>the</w:t>
      </w:r>
      <w:r w:rsidR="005B3E15" w:rsidRPr="005655CC">
        <w:rPr>
          <w:rFonts w:cstheme="minorHAnsi"/>
          <w:color w:val="000000"/>
          <w:sz w:val="24"/>
          <w:szCs w:val="24"/>
        </w:rPr>
        <w:t xml:space="preserve"> grouping change</w:t>
      </w:r>
      <w:r w:rsidR="00C17C09">
        <w:rPr>
          <w:rFonts w:cstheme="minorHAnsi"/>
          <w:color w:val="000000"/>
          <w:sz w:val="24"/>
          <w:szCs w:val="24"/>
        </w:rPr>
        <w:t xml:space="preserve"> I am pursuing</w:t>
      </w:r>
      <w:r w:rsidR="005B3E15" w:rsidRPr="005655CC">
        <w:rPr>
          <w:rFonts w:cstheme="minorHAnsi"/>
          <w:color w:val="000000"/>
          <w:sz w:val="24"/>
          <w:szCs w:val="24"/>
        </w:rPr>
        <w:t xml:space="preserve">. But </w:t>
      </w:r>
      <w:r w:rsidR="005225E8">
        <w:rPr>
          <w:rFonts w:cstheme="minorHAnsi"/>
          <w:color w:val="000000"/>
          <w:sz w:val="24"/>
          <w:szCs w:val="24"/>
        </w:rPr>
        <w:t>this</w:t>
      </w:r>
      <w:r w:rsidR="005B3E15" w:rsidRPr="005655CC">
        <w:rPr>
          <w:rFonts w:cstheme="minorHAnsi"/>
          <w:color w:val="000000"/>
          <w:sz w:val="24"/>
          <w:szCs w:val="24"/>
        </w:rPr>
        <w:t xml:space="preserve"> spacing, the system breaks (Mach C), and even the page breaks (Mach A) that occur in s</w:t>
      </w:r>
      <w:r w:rsidR="005B3E15">
        <w:rPr>
          <w:rFonts w:cstheme="minorHAnsi"/>
          <w:color w:val="000000"/>
          <w:sz w:val="24"/>
          <w:szCs w:val="24"/>
        </w:rPr>
        <w:t xml:space="preserve">ome manuscripts between the last F and A of m. 8 and </w:t>
      </w:r>
      <w:r w:rsidR="00601E2B">
        <w:rPr>
          <w:rFonts w:cstheme="minorHAnsi"/>
          <w:color w:val="000000"/>
          <w:sz w:val="24"/>
          <w:szCs w:val="24"/>
        </w:rPr>
        <w:t xml:space="preserve">m. </w:t>
      </w:r>
      <w:r w:rsidR="005B3E15">
        <w:rPr>
          <w:rFonts w:cstheme="minorHAnsi"/>
          <w:color w:val="000000"/>
          <w:sz w:val="24"/>
          <w:szCs w:val="24"/>
        </w:rPr>
        <w:t xml:space="preserve">12 </w:t>
      </w:r>
      <w:r w:rsidR="005225E8">
        <w:rPr>
          <w:rFonts w:cstheme="minorHAnsi"/>
          <w:color w:val="000000"/>
          <w:sz w:val="24"/>
          <w:szCs w:val="24"/>
        </w:rPr>
        <w:t xml:space="preserve">could </w:t>
      </w:r>
      <w:r w:rsidR="00D7406B">
        <w:rPr>
          <w:rFonts w:cstheme="minorHAnsi"/>
          <w:color w:val="000000"/>
          <w:sz w:val="24"/>
          <w:szCs w:val="24"/>
        </w:rPr>
        <w:t xml:space="preserve">simply </w:t>
      </w:r>
      <w:r w:rsidR="005B3E15">
        <w:rPr>
          <w:rFonts w:cstheme="minorHAnsi"/>
          <w:color w:val="000000"/>
          <w:sz w:val="24"/>
          <w:szCs w:val="24"/>
        </w:rPr>
        <w:t>reflect the line break in the poem (indicated by vertical stroke in the examples), inked in before the music notation was added. However, the way that Machaut repeats the structural pitch A in mm. 7</w:t>
      </w:r>
      <w:r w:rsidR="00A27A25">
        <w:rPr>
          <w:rFonts w:cstheme="minorHAnsi"/>
          <w:color w:val="000000"/>
          <w:sz w:val="24"/>
          <w:szCs w:val="24"/>
        </w:rPr>
        <w:t>–</w:t>
      </w:r>
      <w:r w:rsidR="005B3E15">
        <w:rPr>
          <w:rFonts w:cstheme="minorHAnsi"/>
          <w:color w:val="000000"/>
          <w:sz w:val="24"/>
          <w:szCs w:val="24"/>
        </w:rPr>
        <w:t xml:space="preserve">8, as well as details of text declamation, </w:t>
      </w:r>
      <w:r w:rsidR="005B3E15" w:rsidRPr="00EB5610">
        <w:rPr>
          <w:rFonts w:cstheme="minorHAnsi"/>
          <w:color w:val="000000"/>
          <w:sz w:val="24"/>
          <w:szCs w:val="24"/>
        </w:rPr>
        <w:t>can</w:t>
      </w:r>
      <w:r w:rsidR="005B3E15">
        <w:rPr>
          <w:rFonts w:cstheme="minorHAnsi"/>
          <w:color w:val="000000"/>
          <w:sz w:val="24"/>
          <w:szCs w:val="24"/>
        </w:rPr>
        <w:t xml:space="preserve"> define logical metric groupings.</w:t>
      </w:r>
      <w:r w:rsidR="005B3E15">
        <w:rPr>
          <w:rStyle w:val="FootnoteReference"/>
          <w:rFonts w:cstheme="minorHAnsi"/>
          <w:color w:val="000000"/>
          <w:sz w:val="24"/>
          <w:szCs w:val="24"/>
        </w:rPr>
        <w:footnoteReference w:id="24"/>
      </w:r>
      <w:r w:rsidR="005B3E15">
        <w:rPr>
          <w:rFonts w:cstheme="minorHAnsi"/>
          <w:color w:val="000000"/>
          <w:sz w:val="24"/>
          <w:szCs w:val="24"/>
        </w:rPr>
        <w:t xml:space="preserve"> In </w:t>
      </w:r>
      <w:r w:rsidR="00CD0D92">
        <w:rPr>
          <w:rFonts w:cstheme="minorHAnsi"/>
          <w:color w:val="000000"/>
          <w:sz w:val="24"/>
          <w:szCs w:val="24"/>
        </w:rPr>
        <w:t xml:space="preserve">the </w:t>
      </w:r>
      <w:r w:rsidR="005B3E15">
        <w:rPr>
          <w:rFonts w:cstheme="minorHAnsi"/>
          <w:color w:val="000000"/>
          <w:sz w:val="24"/>
          <w:szCs w:val="24"/>
        </w:rPr>
        <w:t xml:space="preserve">melody, the </w:t>
      </w:r>
      <w:r w:rsidR="009E586A">
        <w:rPr>
          <w:rFonts w:cstheme="minorHAnsi"/>
          <w:color w:val="000000"/>
          <w:sz w:val="24"/>
          <w:szCs w:val="24"/>
        </w:rPr>
        <w:t xml:space="preserve">initial </w:t>
      </w:r>
      <w:r w:rsidR="005B3E15">
        <w:rPr>
          <w:rFonts w:cstheme="minorHAnsi"/>
          <w:color w:val="000000"/>
          <w:sz w:val="24"/>
          <w:szCs w:val="24"/>
        </w:rPr>
        <w:t>D</w:t>
      </w:r>
      <w:r w:rsidR="009E586A">
        <w:rPr>
          <w:rFonts w:cstheme="minorHAnsi"/>
          <w:color w:val="000000"/>
          <w:sz w:val="24"/>
          <w:szCs w:val="24"/>
        </w:rPr>
        <w:t xml:space="preserve">, the </w:t>
      </w:r>
      <w:r w:rsidR="00233429">
        <w:rPr>
          <w:rFonts w:cstheme="minorHAnsi"/>
          <w:color w:val="000000"/>
          <w:sz w:val="24"/>
          <w:szCs w:val="24"/>
        </w:rPr>
        <w:t xml:space="preserve">modal </w:t>
      </w:r>
      <w:r w:rsidR="009E586A">
        <w:rPr>
          <w:rFonts w:cstheme="minorHAnsi"/>
          <w:color w:val="000000"/>
          <w:sz w:val="24"/>
          <w:szCs w:val="24"/>
        </w:rPr>
        <w:t>final,</w:t>
      </w:r>
      <w:r w:rsidR="005B3E15">
        <w:rPr>
          <w:rFonts w:cstheme="minorHAnsi"/>
          <w:color w:val="000000"/>
          <w:sz w:val="24"/>
          <w:szCs w:val="24"/>
        </w:rPr>
        <w:t xml:space="preserve"> is decorated with lower and upper neighbors </w:t>
      </w:r>
      <w:r w:rsidR="005B3E15">
        <w:rPr>
          <w:rFonts w:cstheme="minorHAnsi"/>
          <w:color w:val="000000"/>
          <w:sz w:val="24"/>
          <w:szCs w:val="24"/>
        </w:rPr>
        <w:lastRenderedPageBreak/>
        <w:t xml:space="preserve">before descending through the </w:t>
      </w:r>
      <w:r w:rsidR="009E586A">
        <w:rPr>
          <w:rFonts w:cstheme="minorHAnsi"/>
          <w:color w:val="000000"/>
          <w:sz w:val="24"/>
          <w:szCs w:val="24"/>
        </w:rPr>
        <w:t>d</w:t>
      </w:r>
      <w:r w:rsidR="005B3E15">
        <w:rPr>
          <w:rFonts w:cstheme="minorHAnsi"/>
          <w:color w:val="000000"/>
          <w:sz w:val="24"/>
          <w:szCs w:val="24"/>
        </w:rPr>
        <w:t>orian tetrachord D</w:t>
      </w:r>
      <w:r w:rsidR="00A27A25">
        <w:rPr>
          <w:rFonts w:cstheme="minorHAnsi"/>
          <w:color w:val="000000"/>
          <w:sz w:val="24"/>
          <w:szCs w:val="24"/>
        </w:rPr>
        <w:t>–</w:t>
      </w:r>
      <w:r w:rsidR="005B3E15">
        <w:rPr>
          <w:rFonts w:cstheme="minorHAnsi"/>
          <w:color w:val="000000"/>
          <w:sz w:val="24"/>
          <w:szCs w:val="24"/>
        </w:rPr>
        <w:t xml:space="preserve">A, closing on ^5 in an </w:t>
      </w:r>
      <w:r w:rsidR="005B3E15" w:rsidRPr="001D5EF7">
        <w:rPr>
          <w:rFonts w:cstheme="minorHAnsi"/>
          <w:i/>
          <w:iCs/>
          <w:color w:val="000000"/>
          <w:sz w:val="24"/>
          <w:szCs w:val="24"/>
        </w:rPr>
        <w:t>ouvert</w:t>
      </w:r>
      <w:r w:rsidR="005B3E15">
        <w:rPr>
          <w:rFonts w:cstheme="minorHAnsi"/>
          <w:color w:val="000000"/>
          <w:sz w:val="24"/>
          <w:szCs w:val="24"/>
        </w:rPr>
        <w:t xml:space="preserve"> cadence (m. 5). In m. 7, A marks the onset of each of two beats (in 6/8), while in m. 8 the same A can mark each of three beats (a change to 3/4); the same duration </w:t>
      </w:r>
      <w:r w:rsidR="007A3790">
        <w:rPr>
          <w:rFonts w:cstheme="minorHAnsi"/>
          <w:color w:val="000000"/>
          <w:sz w:val="24"/>
          <w:szCs w:val="24"/>
        </w:rPr>
        <w:t xml:space="preserve">is thereby </w:t>
      </w:r>
      <w:r w:rsidR="005B3E15">
        <w:rPr>
          <w:rFonts w:cstheme="minorHAnsi"/>
          <w:color w:val="000000"/>
          <w:sz w:val="24"/>
          <w:szCs w:val="24"/>
        </w:rPr>
        <w:t>segmented differently. The word “</w:t>
      </w:r>
      <w:r w:rsidR="005B3E15" w:rsidRPr="00927588">
        <w:rPr>
          <w:rFonts w:cstheme="minorHAnsi"/>
          <w:i/>
          <w:iCs/>
          <w:color w:val="000000"/>
          <w:sz w:val="24"/>
          <w:szCs w:val="24"/>
        </w:rPr>
        <w:t>na-</w:t>
      </w:r>
      <w:r w:rsidR="005B3E15">
        <w:rPr>
          <w:rFonts w:cstheme="minorHAnsi"/>
          <w:i/>
          <w:iCs/>
          <w:color w:val="000000"/>
          <w:sz w:val="24"/>
          <w:szCs w:val="24"/>
        </w:rPr>
        <w:t>TU</w:t>
      </w:r>
      <w:r w:rsidR="005B3E15" w:rsidRPr="00927588">
        <w:rPr>
          <w:rFonts w:cstheme="minorHAnsi"/>
          <w:i/>
          <w:iCs/>
          <w:color w:val="000000"/>
          <w:sz w:val="24"/>
          <w:szCs w:val="24"/>
        </w:rPr>
        <w:t>-re</w:t>
      </w:r>
      <w:r w:rsidR="005B3E15">
        <w:rPr>
          <w:rFonts w:cstheme="minorHAnsi"/>
          <w:color w:val="000000"/>
          <w:sz w:val="24"/>
          <w:szCs w:val="24"/>
        </w:rPr>
        <w:t>” ends the third line of the poem. In Machaut’s rhythmic setting, “</w:t>
      </w:r>
      <w:r w:rsidR="005B3E15" w:rsidRPr="00927588">
        <w:rPr>
          <w:rFonts w:cstheme="minorHAnsi"/>
          <w:i/>
          <w:iCs/>
          <w:color w:val="000000"/>
          <w:sz w:val="24"/>
          <w:szCs w:val="24"/>
        </w:rPr>
        <w:t>na-</w:t>
      </w:r>
      <w:r w:rsidR="005B3E15">
        <w:rPr>
          <w:rFonts w:cstheme="minorHAnsi"/>
          <w:color w:val="000000"/>
          <w:sz w:val="24"/>
          <w:szCs w:val="24"/>
        </w:rPr>
        <w:t>” is set as a pickup note to the stressed “-</w:t>
      </w:r>
      <w:r w:rsidR="005B3E15">
        <w:rPr>
          <w:rFonts w:cstheme="minorHAnsi"/>
          <w:i/>
          <w:iCs/>
          <w:color w:val="000000"/>
          <w:sz w:val="24"/>
          <w:szCs w:val="24"/>
        </w:rPr>
        <w:t>TU</w:t>
      </w:r>
      <w:r w:rsidR="005B3E15" w:rsidRPr="00927588">
        <w:rPr>
          <w:rFonts w:cstheme="minorHAnsi"/>
          <w:i/>
          <w:iCs/>
          <w:color w:val="000000"/>
          <w:sz w:val="24"/>
          <w:szCs w:val="24"/>
        </w:rPr>
        <w:t>-</w:t>
      </w:r>
      <w:r w:rsidR="005B3E15">
        <w:rPr>
          <w:rFonts w:cstheme="minorHAnsi"/>
          <w:color w:val="000000"/>
          <w:sz w:val="24"/>
          <w:szCs w:val="24"/>
        </w:rPr>
        <w:t>” on the metrically accented beat 1 (m. 8). The weak syllable “</w:t>
      </w:r>
      <w:r w:rsidR="005B3E15" w:rsidRPr="00927588">
        <w:rPr>
          <w:rFonts w:cstheme="minorHAnsi"/>
          <w:i/>
          <w:iCs/>
          <w:color w:val="000000"/>
          <w:sz w:val="24"/>
          <w:szCs w:val="24"/>
        </w:rPr>
        <w:t>-re</w:t>
      </w:r>
      <w:r w:rsidR="005B3E15">
        <w:rPr>
          <w:rFonts w:cstheme="minorHAnsi"/>
          <w:color w:val="000000"/>
          <w:sz w:val="24"/>
          <w:szCs w:val="24"/>
        </w:rPr>
        <w:t xml:space="preserve">” follows naturally on a weak beat—beat 2 in both </w:t>
      </w:r>
      <w:r w:rsidR="005225E8">
        <w:rPr>
          <w:rFonts w:cstheme="minorHAnsi"/>
          <w:color w:val="000000"/>
          <w:sz w:val="24"/>
          <w:szCs w:val="24"/>
        </w:rPr>
        <w:t xml:space="preserve">Leguy’s </w:t>
      </w:r>
      <w:r w:rsidR="005B3E15">
        <w:rPr>
          <w:rFonts w:cstheme="minorHAnsi"/>
          <w:color w:val="000000"/>
          <w:sz w:val="24"/>
          <w:szCs w:val="24"/>
        </w:rPr>
        <w:t>3/4 reading and in Ludwig</w:t>
      </w:r>
      <w:r w:rsidR="00321A3F">
        <w:rPr>
          <w:rFonts w:cstheme="minorHAnsi"/>
          <w:color w:val="000000"/>
          <w:sz w:val="24"/>
          <w:szCs w:val="24"/>
        </w:rPr>
        <w:t>’s</w:t>
      </w:r>
      <w:r w:rsidR="005B3E15">
        <w:rPr>
          <w:rFonts w:cstheme="minorHAnsi"/>
          <w:color w:val="000000"/>
          <w:sz w:val="24"/>
          <w:szCs w:val="24"/>
        </w:rPr>
        <w:t xml:space="preserve"> and Schrade’s 6/8 reading</w:t>
      </w:r>
      <w:r w:rsidR="00321A3F">
        <w:rPr>
          <w:rFonts w:cstheme="minorHAnsi"/>
          <w:color w:val="000000"/>
          <w:sz w:val="24"/>
          <w:szCs w:val="24"/>
        </w:rPr>
        <w:t>s</w:t>
      </w:r>
      <w:r w:rsidR="005B3E15">
        <w:rPr>
          <w:rFonts w:cstheme="minorHAnsi"/>
          <w:color w:val="000000"/>
          <w:sz w:val="24"/>
          <w:szCs w:val="24"/>
        </w:rPr>
        <w:t>, but aligned one eighth note later (as suggested by the manuscript spacing)—</w:t>
      </w:r>
      <w:r w:rsidR="00BB25BC">
        <w:rPr>
          <w:rFonts w:cstheme="minorHAnsi"/>
          <w:color w:val="000000"/>
          <w:sz w:val="24"/>
          <w:szCs w:val="24"/>
        </w:rPr>
        <w:t>which</w:t>
      </w:r>
      <w:r w:rsidR="005B3E15">
        <w:rPr>
          <w:rFonts w:cstheme="minorHAnsi"/>
          <w:color w:val="000000"/>
          <w:sz w:val="24"/>
          <w:szCs w:val="24"/>
        </w:rPr>
        <w:t xml:space="preserve"> could have ended the measure. Yet Machaut sets another weak syllable, “</w:t>
      </w:r>
      <w:r w:rsidR="005B3E15" w:rsidRPr="00927588">
        <w:rPr>
          <w:rFonts w:cstheme="minorHAnsi"/>
          <w:i/>
          <w:iCs/>
          <w:color w:val="000000"/>
          <w:sz w:val="24"/>
          <w:szCs w:val="24"/>
        </w:rPr>
        <w:t>ont</w:t>
      </w:r>
      <w:r w:rsidR="005B3E15">
        <w:rPr>
          <w:rFonts w:cstheme="minorHAnsi"/>
          <w:color w:val="000000"/>
          <w:sz w:val="24"/>
          <w:szCs w:val="24"/>
        </w:rPr>
        <w:t xml:space="preserve">” (beginning the fourth line of the poem) in a way that acts as a pickup into m. 9, </w:t>
      </w:r>
      <w:r w:rsidR="0058347D">
        <w:rPr>
          <w:rFonts w:cstheme="minorHAnsi"/>
          <w:color w:val="000000"/>
          <w:sz w:val="24"/>
          <w:szCs w:val="24"/>
        </w:rPr>
        <w:t xml:space="preserve">suggesting a third beat in </w:t>
      </w:r>
      <w:r w:rsidR="00ED3FD7">
        <w:rPr>
          <w:rFonts w:cstheme="minorHAnsi"/>
          <w:color w:val="000000"/>
          <w:sz w:val="24"/>
          <w:szCs w:val="24"/>
        </w:rPr>
        <w:t>m. 8</w:t>
      </w:r>
      <w:r w:rsidR="00BB25BC">
        <w:rPr>
          <w:rFonts w:cstheme="minorHAnsi"/>
          <w:color w:val="000000"/>
          <w:sz w:val="24"/>
          <w:szCs w:val="24"/>
        </w:rPr>
        <w:t xml:space="preserve"> that initiates</w:t>
      </w:r>
      <w:r w:rsidR="004752B1">
        <w:rPr>
          <w:rFonts w:cstheme="minorHAnsi"/>
          <w:color w:val="000000"/>
          <w:sz w:val="24"/>
          <w:szCs w:val="24"/>
        </w:rPr>
        <w:t xml:space="preserve"> a</w:t>
      </w:r>
      <w:r w:rsidR="0058347D">
        <w:rPr>
          <w:rFonts w:cstheme="minorHAnsi"/>
          <w:color w:val="000000"/>
          <w:sz w:val="24"/>
          <w:szCs w:val="24"/>
        </w:rPr>
        <w:t xml:space="preserve"> </w:t>
      </w:r>
      <w:r w:rsidR="00B833AF">
        <w:rPr>
          <w:rFonts w:cstheme="minorHAnsi"/>
          <w:color w:val="000000"/>
          <w:sz w:val="24"/>
          <w:szCs w:val="24"/>
        </w:rPr>
        <w:t xml:space="preserve">descent </w:t>
      </w:r>
      <w:r w:rsidR="005B3E15">
        <w:rPr>
          <w:rFonts w:cstheme="minorHAnsi"/>
          <w:color w:val="000000"/>
          <w:sz w:val="24"/>
          <w:szCs w:val="24"/>
        </w:rPr>
        <w:t xml:space="preserve">through the </w:t>
      </w:r>
      <w:r w:rsidR="00B833AF">
        <w:rPr>
          <w:rFonts w:cstheme="minorHAnsi"/>
          <w:color w:val="000000"/>
          <w:sz w:val="24"/>
          <w:szCs w:val="24"/>
        </w:rPr>
        <w:t>d</w:t>
      </w:r>
      <w:r w:rsidR="005B3E15">
        <w:rPr>
          <w:rFonts w:cstheme="minorHAnsi"/>
          <w:color w:val="000000"/>
          <w:sz w:val="24"/>
          <w:szCs w:val="24"/>
        </w:rPr>
        <w:t>orian pentachord A</w:t>
      </w:r>
      <w:r w:rsidR="00A27A25">
        <w:rPr>
          <w:rFonts w:cstheme="minorHAnsi"/>
          <w:color w:val="000000"/>
          <w:sz w:val="24"/>
          <w:szCs w:val="24"/>
        </w:rPr>
        <w:t>–</w:t>
      </w:r>
      <w:r w:rsidR="005B3E15">
        <w:rPr>
          <w:rFonts w:cstheme="minorHAnsi"/>
          <w:color w:val="000000"/>
          <w:sz w:val="24"/>
          <w:szCs w:val="24"/>
        </w:rPr>
        <w:t>D.</w:t>
      </w:r>
      <w:r w:rsidR="005B3E15">
        <w:rPr>
          <w:rStyle w:val="FootnoteReference"/>
          <w:rFonts w:cstheme="minorHAnsi"/>
          <w:color w:val="000000"/>
          <w:sz w:val="24"/>
          <w:szCs w:val="24"/>
        </w:rPr>
        <w:footnoteReference w:id="25"/>
      </w:r>
      <w:r w:rsidR="005B3E15">
        <w:rPr>
          <w:rFonts w:cstheme="minorHAnsi"/>
          <w:color w:val="000000"/>
          <w:sz w:val="24"/>
          <w:szCs w:val="24"/>
        </w:rPr>
        <w:t xml:space="preserve"> M</w:t>
      </w:r>
      <w:r w:rsidR="00AD28D2">
        <w:rPr>
          <w:rFonts w:cstheme="minorHAnsi"/>
          <w:color w:val="000000"/>
          <w:sz w:val="24"/>
          <w:szCs w:val="24"/>
        </w:rPr>
        <w:t>easures</w:t>
      </w:r>
      <w:r w:rsidR="005B3E15">
        <w:rPr>
          <w:rFonts w:cstheme="minorHAnsi"/>
          <w:color w:val="000000"/>
          <w:sz w:val="24"/>
          <w:szCs w:val="24"/>
        </w:rPr>
        <w:t xml:space="preserve"> 11</w:t>
      </w:r>
      <w:r w:rsidR="00AD28D2">
        <w:rPr>
          <w:rFonts w:cstheme="minorHAnsi"/>
          <w:color w:val="000000"/>
          <w:sz w:val="24"/>
          <w:szCs w:val="24"/>
        </w:rPr>
        <w:t>–</w:t>
      </w:r>
      <w:r w:rsidR="005B3E15">
        <w:rPr>
          <w:rFonts w:cstheme="minorHAnsi"/>
          <w:color w:val="000000"/>
          <w:sz w:val="24"/>
          <w:szCs w:val="24"/>
        </w:rPr>
        <w:t xml:space="preserve">12 are slightly different. F marks the two beats of m. 11 before A returns to mark the three beats of m. 12, where the </w:t>
      </w:r>
      <w:r w:rsidR="00057711">
        <w:rPr>
          <w:rFonts w:cstheme="minorHAnsi"/>
          <w:color w:val="000000"/>
          <w:sz w:val="24"/>
          <w:szCs w:val="24"/>
        </w:rPr>
        <w:t xml:space="preserve">last </w:t>
      </w:r>
      <w:r w:rsidR="005B3E15">
        <w:rPr>
          <w:rFonts w:cstheme="minorHAnsi"/>
          <w:color w:val="000000"/>
          <w:sz w:val="24"/>
          <w:szCs w:val="24"/>
        </w:rPr>
        <w:t xml:space="preserve">A is </w:t>
      </w:r>
      <w:r w:rsidR="00BB25BC">
        <w:rPr>
          <w:rFonts w:cstheme="minorHAnsi"/>
          <w:color w:val="000000"/>
          <w:sz w:val="24"/>
          <w:szCs w:val="24"/>
        </w:rPr>
        <w:t xml:space="preserve">again </w:t>
      </w:r>
      <w:r w:rsidR="005B3E15">
        <w:rPr>
          <w:rFonts w:cstheme="minorHAnsi"/>
          <w:color w:val="000000"/>
          <w:sz w:val="24"/>
          <w:szCs w:val="24"/>
        </w:rPr>
        <w:t xml:space="preserve">detached </w:t>
      </w:r>
      <w:r w:rsidR="002B2252">
        <w:rPr>
          <w:rFonts w:cstheme="minorHAnsi"/>
          <w:color w:val="000000"/>
          <w:sz w:val="24"/>
          <w:szCs w:val="24"/>
        </w:rPr>
        <w:t xml:space="preserve">to initiate </w:t>
      </w:r>
      <w:r w:rsidR="005B3E15">
        <w:rPr>
          <w:rFonts w:cstheme="minorHAnsi"/>
          <w:color w:val="000000"/>
          <w:sz w:val="24"/>
          <w:szCs w:val="24"/>
        </w:rPr>
        <w:t xml:space="preserve">the final </w:t>
      </w:r>
      <w:r w:rsidR="00057711">
        <w:rPr>
          <w:rFonts w:cstheme="minorHAnsi"/>
          <w:color w:val="000000"/>
          <w:sz w:val="24"/>
          <w:szCs w:val="24"/>
        </w:rPr>
        <w:t>d</w:t>
      </w:r>
      <w:r w:rsidR="00497C83">
        <w:rPr>
          <w:rFonts w:cstheme="minorHAnsi"/>
          <w:color w:val="000000"/>
          <w:sz w:val="24"/>
          <w:szCs w:val="24"/>
        </w:rPr>
        <w:t xml:space="preserve">orian </w:t>
      </w:r>
      <w:r w:rsidR="005B3E15">
        <w:rPr>
          <w:rFonts w:cstheme="minorHAnsi"/>
          <w:color w:val="000000"/>
          <w:sz w:val="24"/>
          <w:szCs w:val="24"/>
        </w:rPr>
        <w:t>descent A</w:t>
      </w:r>
      <w:r w:rsidR="00061F0B">
        <w:rPr>
          <w:rFonts w:cstheme="minorHAnsi"/>
          <w:color w:val="000000"/>
          <w:sz w:val="24"/>
          <w:szCs w:val="24"/>
        </w:rPr>
        <w:t>–</w:t>
      </w:r>
      <w:r w:rsidR="005B3E15">
        <w:rPr>
          <w:rFonts w:cstheme="minorHAnsi"/>
          <w:color w:val="000000"/>
          <w:sz w:val="24"/>
          <w:szCs w:val="24"/>
        </w:rPr>
        <w:t>D.</w:t>
      </w:r>
    </w:p>
    <w:p w14:paraId="3A0D3BA2" w14:textId="77777777" w:rsidR="006B7218" w:rsidRDefault="006B7218" w:rsidP="006B7218">
      <w:pPr>
        <w:spacing w:line="480" w:lineRule="auto"/>
        <w:rPr>
          <w:rFonts w:cstheme="minorHAnsi"/>
          <w:color w:val="000000"/>
          <w:sz w:val="24"/>
          <w:szCs w:val="24"/>
        </w:rPr>
      </w:pPr>
    </w:p>
    <w:p w14:paraId="3AA62D73" w14:textId="370A878B" w:rsidR="005B3E15" w:rsidRPr="00695B37" w:rsidRDefault="005A7B79" w:rsidP="006B7218">
      <w:pPr>
        <w:spacing w:line="480" w:lineRule="auto"/>
        <w:rPr>
          <w:rFonts w:cstheme="minorHAnsi"/>
          <w:color w:val="000000"/>
          <w:sz w:val="32"/>
          <w:szCs w:val="32"/>
        </w:rPr>
      </w:pPr>
      <w:r>
        <w:rPr>
          <w:rFonts w:cstheme="minorHAnsi"/>
          <w:color w:val="000000"/>
          <w:sz w:val="24"/>
          <w:szCs w:val="24"/>
        </w:rPr>
        <w:t xml:space="preserve">I use an </w:t>
      </w:r>
      <w:r w:rsidR="00EC6545">
        <w:rPr>
          <w:rFonts w:cstheme="minorHAnsi"/>
          <w:color w:val="000000"/>
          <w:sz w:val="24"/>
          <w:szCs w:val="24"/>
        </w:rPr>
        <w:t xml:space="preserve">open </w:t>
      </w:r>
      <w:r w:rsidR="00212D42">
        <w:rPr>
          <w:rFonts w:cstheme="minorHAnsi"/>
          <w:color w:val="000000"/>
          <w:sz w:val="24"/>
          <w:szCs w:val="24"/>
        </w:rPr>
        <w:t xml:space="preserve">bracket above </w:t>
      </w:r>
      <w:r>
        <w:rPr>
          <w:rFonts w:cstheme="minorHAnsi"/>
          <w:color w:val="000000"/>
          <w:sz w:val="24"/>
          <w:szCs w:val="24"/>
        </w:rPr>
        <w:t xml:space="preserve">each </w:t>
      </w:r>
      <w:r w:rsidR="00440A2F">
        <w:rPr>
          <w:rFonts w:cstheme="minorHAnsi"/>
          <w:color w:val="000000"/>
          <w:sz w:val="24"/>
          <w:szCs w:val="24"/>
        </w:rPr>
        <w:t xml:space="preserve">anomalous triple </w:t>
      </w:r>
      <w:r w:rsidR="00212D42">
        <w:rPr>
          <w:rFonts w:cstheme="minorHAnsi"/>
          <w:color w:val="000000"/>
          <w:sz w:val="24"/>
          <w:szCs w:val="24"/>
        </w:rPr>
        <w:t>count</w:t>
      </w:r>
      <w:r w:rsidR="00CC63FA">
        <w:rPr>
          <w:rFonts w:cstheme="minorHAnsi"/>
          <w:color w:val="000000"/>
          <w:sz w:val="24"/>
          <w:szCs w:val="24"/>
        </w:rPr>
        <w:t xml:space="preserve"> </w:t>
      </w:r>
      <w:r>
        <w:rPr>
          <w:rFonts w:cstheme="minorHAnsi"/>
          <w:color w:val="000000"/>
          <w:sz w:val="24"/>
          <w:szCs w:val="24"/>
        </w:rPr>
        <w:t xml:space="preserve">to signify </w:t>
      </w:r>
      <w:r w:rsidR="00751769">
        <w:rPr>
          <w:rFonts w:cstheme="minorHAnsi"/>
          <w:color w:val="000000"/>
          <w:sz w:val="24"/>
          <w:szCs w:val="24"/>
        </w:rPr>
        <w:t>a change from an entrained meter</w:t>
      </w:r>
      <w:r w:rsidR="00CC63FA">
        <w:rPr>
          <w:rFonts w:cstheme="minorHAnsi"/>
          <w:color w:val="000000"/>
          <w:sz w:val="24"/>
          <w:szCs w:val="24"/>
        </w:rPr>
        <w:t>.</w:t>
      </w:r>
      <w:r w:rsidR="000442DA">
        <w:rPr>
          <w:rStyle w:val="FootnoteReference"/>
          <w:rFonts w:cstheme="minorHAnsi"/>
          <w:color w:val="000000"/>
          <w:sz w:val="24"/>
          <w:szCs w:val="24"/>
        </w:rPr>
        <w:footnoteReference w:id="26"/>
      </w:r>
      <w:r w:rsidR="00212D42">
        <w:rPr>
          <w:rFonts w:cstheme="minorHAnsi"/>
          <w:color w:val="000000"/>
          <w:sz w:val="24"/>
          <w:szCs w:val="24"/>
        </w:rPr>
        <w:t xml:space="preserve"> </w:t>
      </w:r>
      <w:r w:rsidR="00AC6436">
        <w:rPr>
          <w:rFonts w:cstheme="minorHAnsi"/>
          <w:color w:val="000000"/>
          <w:sz w:val="24"/>
          <w:szCs w:val="24"/>
        </w:rPr>
        <w:t>T</w:t>
      </w:r>
      <w:r w:rsidR="00133C9E">
        <w:rPr>
          <w:rFonts w:cstheme="minorHAnsi"/>
          <w:color w:val="000000"/>
          <w:sz w:val="24"/>
          <w:szCs w:val="24"/>
        </w:rPr>
        <w:t xml:space="preserve">he </w:t>
      </w:r>
      <w:r w:rsidR="00AC6436">
        <w:rPr>
          <w:rFonts w:cstheme="minorHAnsi"/>
          <w:color w:val="000000"/>
          <w:sz w:val="24"/>
          <w:szCs w:val="24"/>
        </w:rPr>
        <w:t xml:space="preserve">switch </w:t>
      </w:r>
      <w:r w:rsidR="00133C9E">
        <w:rPr>
          <w:rFonts w:cstheme="minorHAnsi"/>
          <w:color w:val="000000"/>
          <w:sz w:val="24"/>
          <w:szCs w:val="24"/>
        </w:rPr>
        <w:t xml:space="preserve">to triple grouping occurs again in m. 12, </w:t>
      </w:r>
      <w:r w:rsidR="00AC6436">
        <w:rPr>
          <w:rFonts w:cstheme="minorHAnsi"/>
          <w:color w:val="000000"/>
          <w:sz w:val="24"/>
          <w:szCs w:val="24"/>
        </w:rPr>
        <w:t xml:space="preserve">bookending a passage marked by </w:t>
      </w:r>
      <w:r w:rsidR="00606B69">
        <w:rPr>
          <w:rFonts w:cstheme="minorHAnsi"/>
          <w:color w:val="000000"/>
          <w:sz w:val="24"/>
          <w:szCs w:val="24"/>
        </w:rPr>
        <w:lastRenderedPageBreak/>
        <w:t>tonal tension</w:t>
      </w:r>
      <w:r w:rsidR="00591A3D">
        <w:rPr>
          <w:rFonts w:cstheme="minorHAnsi"/>
          <w:color w:val="000000"/>
          <w:sz w:val="24"/>
          <w:szCs w:val="24"/>
        </w:rPr>
        <w:t xml:space="preserve"> (rendered in gray)</w:t>
      </w:r>
      <w:r w:rsidR="005B3E15">
        <w:rPr>
          <w:rFonts w:cstheme="minorHAnsi"/>
          <w:color w:val="000000"/>
          <w:sz w:val="24"/>
          <w:szCs w:val="24"/>
        </w:rPr>
        <w:t xml:space="preserve">. </w:t>
      </w:r>
      <w:r w:rsidR="00133C9E">
        <w:rPr>
          <w:rFonts w:cstheme="minorHAnsi"/>
          <w:color w:val="000000"/>
          <w:sz w:val="24"/>
          <w:szCs w:val="24"/>
        </w:rPr>
        <w:t>This</w:t>
      </w:r>
      <w:r w:rsidR="00986E05">
        <w:rPr>
          <w:rFonts w:cstheme="minorHAnsi"/>
          <w:color w:val="000000"/>
          <w:sz w:val="24"/>
          <w:szCs w:val="24"/>
        </w:rPr>
        <w:t xml:space="preserve"> </w:t>
      </w:r>
      <w:r w:rsidR="00133C9E">
        <w:rPr>
          <w:rFonts w:cstheme="minorHAnsi"/>
          <w:color w:val="000000"/>
          <w:sz w:val="24"/>
          <w:szCs w:val="24"/>
        </w:rPr>
        <w:t>is the first time the song’s final</w:t>
      </w:r>
      <w:r w:rsidR="00986E05">
        <w:rPr>
          <w:rFonts w:cstheme="minorHAnsi"/>
          <w:color w:val="000000"/>
          <w:sz w:val="24"/>
          <w:szCs w:val="24"/>
        </w:rPr>
        <w:t>,</w:t>
      </w:r>
      <w:r w:rsidR="00133C9E">
        <w:rPr>
          <w:rFonts w:cstheme="minorHAnsi"/>
          <w:color w:val="000000"/>
          <w:sz w:val="24"/>
          <w:szCs w:val="24"/>
        </w:rPr>
        <w:t xml:space="preserve"> D</w:t>
      </w:r>
      <w:r w:rsidR="00986E05">
        <w:rPr>
          <w:rFonts w:cstheme="minorHAnsi"/>
          <w:color w:val="000000"/>
          <w:sz w:val="24"/>
          <w:szCs w:val="24"/>
        </w:rPr>
        <w:t>,</w:t>
      </w:r>
      <w:r w:rsidR="00133C9E">
        <w:rPr>
          <w:rFonts w:cstheme="minorHAnsi"/>
          <w:color w:val="000000"/>
          <w:sz w:val="24"/>
          <w:szCs w:val="24"/>
        </w:rPr>
        <w:t xml:space="preserve"> is broached in </w:t>
      </w:r>
      <w:r w:rsidR="00606B69">
        <w:rPr>
          <w:rFonts w:cstheme="minorHAnsi"/>
          <w:color w:val="000000"/>
          <w:sz w:val="24"/>
          <w:szCs w:val="24"/>
        </w:rPr>
        <w:t xml:space="preserve">its </w:t>
      </w:r>
      <w:r w:rsidR="00133C9E">
        <w:rPr>
          <w:rFonts w:cstheme="minorHAnsi"/>
          <w:color w:val="000000"/>
          <w:sz w:val="24"/>
          <w:szCs w:val="24"/>
        </w:rPr>
        <w:t>proper register (m. 9)</w:t>
      </w:r>
      <w:r w:rsidR="00986E05">
        <w:rPr>
          <w:rFonts w:cstheme="minorHAnsi"/>
          <w:color w:val="000000"/>
          <w:sz w:val="24"/>
          <w:szCs w:val="24"/>
        </w:rPr>
        <w:t>; yet while t</w:t>
      </w:r>
      <w:r w:rsidR="00133C9E">
        <w:rPr>
          <w:rFonts w:cstheme="minorHAnsi"/>
          <w:color w:val="000000"/>
          <w:sz w:val="24"/>
          <w:szCs w:val="24"/>
        </w:rPr>
        <w:t>he song has</w:t>
      </w:r>
      <w:r w:rsidR="00986E05">
        <w:rPr>
          <w:rFonts w:cstheme="minorHAnsi"/>
          <w:color w:val="000000"/>
          <w:sz w:val="24"/>
          <w:szCs w:val="24"/>
        </w:rPr>
        <w:t xml:space="preserve"> until now</w:t>
      </w:r>
      <w:r w:rsidR="00133C9E">
        <w:rPr>
          <w:rFonts w:cstheme="minorHAnsi"/>
          <w:color w:val="000000"/>
          <w:sz w:val="24"/>
          <w:szCs w:val="24"/>
        </w:rPr>
        <w:t xml:space="preserve"> steadily descended the </w:t>
      </w:r>
      <w:r w:rsidR="00747475">
        <w:rPr>
          <w:rFonts w:cstheme="minorHAnsi"/>
          <w:color w:val="000000"/>
          <w:sz w:val="24"/>
          <w:szCs w:val="24"/>
        </w:rPr>
        <w:t>d</w:t>
      </w:r>
      <w:r w:rsidR="00133C9E">
        <w:rPr>
          <w:rFonts w:cstheme="minorHAnsi"/>
          <w:color w:val="000000"/>
          <w:sz w:val="24"/>
          <w:szCs w:val="24"/>
        </w:rPr>
        <w:t>orian octave,</w:t>
      </w:r>
      <w:r w:rsidR="00986E05">
        <w:rPr>
          <w:rFonts w:cstheme="minorHAnsi"/>
          <w:color w:val="000000"/>
          <w:sz w:val="24"/>
          <w:szCs w:val="24"/>
        </w:rPr>
        <w:t xml:space="preserve"> </w:t>
      </w:r>
      <w:r w:rsidR="00646A7B">
        <w:rPr>
          <w:rFonts w:cstheme="minorHAnsi"/>
          <w:color w:val="000000"/>
          <w:sz w:val="24"/>
          <w:szCs w:val="24"/>
        </w:rPr>
        <w:t xml:space="preserve">this low </w:t>
      </w:r>
      <w:r w:rsidR="00133C9E">
        <w:rPr>
          <w:rFonts w:cstheme="minorHAnsi"/>
          <w:color w:val="000000"/>
          <w:sz w:val="24"/>
          <w:szCs w:val="24"/>
        </w:rPr>
        <w:t>D is not</w:t>
      </w:r>
      <w:r w:rsidR="00586163">
        <w:rPr>
          <w:rFonts w:cstheme="minorHAnsi"/>
          <w:color w:val="000000"/>
          <w:sz w:val="24"/>
          <w:szCs w:val="24"/>
        </w:rPr>
        <w:t xml:space="preserve"> </w:t>
      </w:r>
      <w:r w:rsidR="00133C9E">
        <w:rPr>
          <w:rFonts w:cstheme="minorHAnsi"/>
          <w:color w:val="000000"/>
          <w:sz w:val="24"/>
          <w:szCs w:val="24"/>
        </w:rPr>
        <w:t xml:space="preserve">the refrain’s conclusion. </w:t>
      </w:r>
      <w:r w:rsidR="00986E05">
        <w:rPr>
          <w:rFonts w:cstheme="minorHAnsi"/>
          <w:color w:val="000000"/>
          <w:sz w:val="24"/>
          <w:szCs w:val="24"/>
        </w:rPr>
        <w:t>Instead, the d</w:t>
      </w:r>
      <w:r w:rsidR="00133C9E">
        <w:rPr>
          <w:rFonts w:cstheme="minorHAnsi"/>
          <w:color w:val="000000"/>
          <w:sz w:val="24"/>
          <w:szCs w:val="24"/>
        </w:rPr>
        <w:t xml:space="preserve">escent continues to a low C in the following measure. Set as a pickup note at the end of m. 10, </w:t>
      </w:r>
      <w:r w:rsidR="00F56024">
        <w:rPr>
          <w:rFonts w:cstheme="minorHAnsi"/>
          <w:color w:val="000000"/>
          <w:sz w:val="24"/>
          <w:szCs w:val="24"/>
        </w:rPr>
        <w:t xml:space="preserve">low </w:t>
      </w:r>
      <w:r w:rsidR="00133C9E">
        <w:rPr>
          <w:rFonts w:cstheme="minorHAnsi"/>
          <w:color w:val="000000"/>
          <w:sz w:val="24"/>
          <w:szCs w:val="24"/>
        </w:rPr>
        <w:t xml:space="preserve">C </w:t>
      </w:r>
      <w:r w:rsidR="00606B69">
        <w:rPr>
          <w:rFonts w:cstheme="minorHAnsi"/>
          <w:color w:val="000000"/>
          <w:sz w:val="24"/>
          <w:szCs w:val="24"/>
        </w:rPr>
        <w:t xml:space="preserve">portends </w:t>
      </w:r>
      <w:r w:rsidR="00F56024">
        <w:rPr>
          <w:rFonts w:cstheme="minorHAnsi"/>
          <w:color w:val="000000"/>
          <w:sz w:val="24"/>
          <w:szCs w:val="24"/>
        </w:rPr>
        <w:t xml:space="preserve">resolution to </w:t>
      </w:r>
      <w:r w:rsidR="00606B69">
        <w:rPr>
          <w:rFonts w:cstheme="minorHAnsi"/>
          <w:color w:val="000000"/>
          <w:sz w:val="24"/>
          <w:szCs w:val="24"/>
        </w:rPr>
        <w:t xml:space="preserve">a more </w:t>
      </w:r>
      <w:r w:rsidR="00CE4DC2">
        <w:rPr>
          <w:rFonts w:cstheme="minorHAnsi"/>
          <w:color w:val="000000"/>
          <w:sz w:val="24"/>
          <w:szCs w:val="24"/>
        </w:rPr>
        <w:t xml:space="preserve">conclusive </w:t>
      </w:r>
      <w:r w:rsidR="00133C9E">
        <w:rPr>
          <w:rFonts w:cstheme="minorHAnsi"/>
          <w:color w:val="000000"/>
          <w:sz w:val="24"/>
          <w:szCs w:val="24"/>
        </w:rPr>
        <w:t>final D</w:t>
      </w:r>
      <w:r w:rsidR="00B61158">
        <w:rPr>
          <w:rFonts w:cstheme="minorHAnsi"/>
          <w:color w:val="000000"/>
          <w:sz w:val="24"/>
          <w:szCs w:val="24"/>
        </w:rPr>
        <w:t xml:space="preserve"> in </w:t>
      </w:r>
      <w:r w:rsidR="00B7704E">
        <w:rPr>
          <w:rFonts w:cstheme="minorHAnsi"/>
          <w:color w:val="000000"/>
          <w:sz w:val="24"/>
          <w:szCs w:val="24"/>
        </w:rPr>
        <w:t xml:space="preserve">a </w:t>
      </w:r>
      <w:r w:rsidR="00A31404">
        <w:rPr>
          <w:rFonts w:cstheme="minorHAnsi"/>
          <w:color w:val="000000"/>
          <w:sz w:val="24"/>
          <w:szCs w:val="24"/>
        </w:rPr>
        <w:t>d</w:t>
      </w:r>
      <w:r w:rsidR="00B7704E">
        <w:rPr>
          <w:rFonts w:cstheme="minorHAnsi"/>
          <w:color w:val="000000"/>
          <w:sz w:val="24"/>
          <w:szCs w:val="24"/>
        </w:rPr>
        <w:t xml:space="preserve">orian </w:t>
      </w:r>
      <w:r w:rsidR="0032576D">
        <w:rPr>
          <w:rFonts w:cstheme="minorHAnsi"/>
          <w:color w:val="000000"/>
          <w:sz w:val="24"/>
          <w:szCs w:val="24"/>
        </w:rPr>
        <w:t>context</w:t>
      </w:r>
      <w:r w:rsidR="00133C9E">
        <w:rPr>
          <w:rFonts w:cstheme="minorHAnsi"/>
          <w:color w:val="000000"/>
          <w:sz w:val="24"/>
          <w:szCs w:val="24"/>
        </w:rPr>
        <w:t xml:space="preserve">. </w:t>
      </w:r>
      <w:r w:rsidR="00F56024">
        <w:rPr>
          <w:rFonts w:cstheme="minorHAnsi"/>
          <w:color w:val="000000"/>
          <w:sz w:val="24"/>
          <w:szCs w:val="24"/>
        </w:rPr>
        <w:t xml:space="preserve">Following the second triple group at m. 12, </w:t>
      </w:r>
      <w:r w:rsidR="005411C8">
        <w:rPr>
          <w:rFonts w:cstheme="minorHAnsi"/>
          <w:color w:val="000000"/>
          <w:sz w:val="24"/>
          <w:szCs w:val="24"/>
        </w:rPr>
        <w:t xml:space="preserve">which I hear as </w:t>
      </w:r>
      <w:r w:rsidR="003C475A">
        <w:rPr>
          <w:rFonts w:cstheme="minorHAnsi"/>
          <w:color w:val="000000"/>
          <w:sz w:val="24"/>
          <w:szCs w:val="24"/>
        </w:rPr>
        <w:t xml:space="preserve">metrically </w:t>
      </w:r>
      <w:r w:rsidR="005411C8">
        <w:rPr>
          <w:rFonts w:cstheme="minorHAnsi"/>
          <w:color w:val="000000"/>
          <w:sz w:val="24"/>
          <w:szCs w:val="24"/>
        </w:rPr>
        <w:t xml:space="preserve">restorative rather than </w:t>
      </w:r>
      <w:r w:rsidR="00FB53F4">
        <w:rPr>
          <w:rFonts w:cstheme="minorHAnsi"/>
          <w:color w:val="000000"/>
          <w:sz w:val="24"/>
          <w:szCs w:val="24"/>
        </w:rPr>
        <w:t xml:space="preserve">initiating a second process of </w:t>
      </w:r>
      <w:r w:rsidR="005411C8">
        <w:rPr>
          <w:rFonts w:cstheme="minorHAnsi"/>
          <w:color w:val="000000"/>
          <w:sz w:val="24"/>
          <w:szCs w:val="24"/>
        </w:rPr>
        <w:t>destabiliz</w:t>
      </w:r>
      <w:r w:rsidR="00FB53F4">
        <w:rPr>
          <w:rFonts w:cstheme="minorHAnsi"/>
          <w:color w:val="000000"/>
          <w:sz w:val="24"/>
          <w:szCs w:val="24"/>
        </w:rPr>
        <w:t>ation</w:t>
      </w:r>
      <w:r w:rsidR="00772CA0">
        <w:rPr>
          <w:rFonts w:cstheme="minorHAnsi"/>
          <w:color w:val="000000"/>
          <w:sz w:val="24"/>
          <w:szCs w:val="24"/>
        </w:rPr>
        <w:t xml:space="preserve">, </w:t>
      </w:r>
      <w:r w:rsidR="00F56024">
        <w:rPr>
          <w:rFonts w:cstheme="minorHAnsi"/>
          <w:color w:val="000000"/>
          <w:sz w:val="24"/>
          <w:szCs w:val="24"/>
        </w:rPr>
        <w:t xml:space="preserve">successful closure </w:t>
      </w:r>
      <w:r w:rsidR="00646954">
        <w:rPr>
          <w:rFonts w:cstheme="minorHAnsi"/>
          <w:color w:val="000000"/>
          <w:sz w:val="24"/>
          <w:szCs w:val="24"/>
        </w:rPr>
        <w:t xml:space="preserve">is </w:t>
      </w:r>
      <w:r w:rsidR="00F56024">
        <w:rPr>
          <w:rFonts w:cstheme="minorHAnsi"/>
          <w:color w:val="000000"/>
          <w:sz w:val="24"/>
          <w:szCs w:val="24"/>
        </w:rPr>
        <w:t xml:space="preserve">attained </w:t>
      </w:r>
      <w:r w:rsidR="00606B69">
        <w:rPr>
          <w:rFonts w:cstheme="minorHAnsi"/>
          <w:color w:val="000000"/>
          <w:sz w:val="24"/>
          <w:szCs w:val="24"/>
        </w:rPr>
        <w:t>in m. 14</w:t>
      </w:r>
      <w:r w:rsidR="00646954">
        <w:rPr>
          <w:rFonts w:cstheme="minorHAnsi"/>
          <w:color w:val="000000"/>
          <w:sz w:val="24"/>
          <w:szCs w:val="24"/>
        </w:rPr>
        <w:t xml:space="preserve"> through another</w:t>
      </w:r>
      <w:r w:rsidR="00DB7E97">
        <w:rPr>
          <w:rFonts w:cstheme="minorHAnsi"/>
          <w:color w:val="000000"/>
          <w:sz w:val="24"/>
          <w:szCs w:val="24"/>
        </w:rPr>
        <w:t xml:space="preserve"> descending pentachord to </w:t>
      </w:r>
      <w:r w:rsidR="00EE5AE0">
        <w:rPr>
          <w:rFonts w:cstheme="minorHAnsi"/>
          <w:color w:val="000000"/>
          <w:sz w:val="24"/>
          <w:szCs w:val="24"/>
        </w:rPr>
        <w:t xml:space="preserve">the </w:t>
      </w:r>
      <w:r w:rsidR="00DB7E97">
        <w:rPr>
          <w:rFonts w:cstheme="minorHAnsi"/>
          <w:color w:val="000000"/>
          <w:sz w:val="24"/>
          <w:szCs w:val="24"/>
        </w:rPr>
        <w:t>final D</w:t>
      </w:r>
      <w:r w:rsidR="00F56024">
        <w:rPr>
          <w:rFonts w:cstheme="minorHAnsi"/>
          <w:color w:val="000000"/>
          <w:sz w:val="24"/>
          <w:szCs w:val="24"/>
        </w:rPr>
        <w:t>.</w:t>
      </w:r>
      <w:r w:rsidR="00606B69">
        <w:rPr>
          <w:rFonts w:cstheme="minorHAnsi"/>
          <w:color w:val="000000"/>
          <w:sz w:val="24"/>
          <w:szCs w:val="24"/>
        </w:rPr>
        <w:t xml:space="preserve"> </w:t>
      </w:r>
      <w:r w:rsidR="005B3E15">
        <w:rPr>
          <w:rFonts w:cstheme="minorHAnsi"/>
          <w:color w:val="000000"/>
          <w:sz w:val="24"/>
          <w:szCs w:val="24"/>
        </w:rPr>
        <w:t xml:space="preserve">The drama of metrical disturbance in </w:t>
      </w:r>
      <w:r w:rsidR="002D2E53">
        <w:rPr>
          <w:rFonts w:cstheme="minorHAnsi"/>
          <w:color w:val="000000"/>
          <w:sz w:val="24"/>
          <w:szCs w:val="24"/>
        </w:rPr>
        <w:t>this song</w:t>
      </w:r>
      <w:r w:rsidR="005B3E15">
        <w:rPr>
          <w:rFonts w:cstheme="minorHAnsi"/>
          <w:color w:val="000000"/>
          <w:sz w:val="24"/>
          <w:szCs w:val="24"/>
        </w:rPr>
        <w:t xml:space="preserve"> resonates with Machaut’s courtly love poetry </w:t>
      </w:r>
      <w:r w:rsidR="008A668E">
        <w:rPr>
          <w:rFonts w:cstheme="minorHAnsi"/>
          <w:color w:val="000000"/>
          <w:sz w:val="24"/>
          <w:szCs w:val="24"/>
        </w:rPr>
        <w:t>found throughout</w:t>
      </w:r>
      <w:r w:rsidR="008A668E" w:rsidRPr="008A668E">
        <w:rPr>
          <w:rFonts w:cstheme="minorHAnsi"/>
          <w:color w:val="000000"/>
          <w:sz w:val="24"/>
          <w:szCs w:val="24"/>
        </w:rPr>
        <w:t xml:space="preserve"> </w:t>
      </w:r>
      <w:r w:rsidR="005B3E15" w:rsidRPr="008A668E">
        <w:rPr>
          <w:rFonts w:cstheme="minorHAnsi"/>
          <w:color w:val="000000"/>
          <w:sz w:val="24"/>
          <w:szCs w:val="24"/>
        </w:rPr>
        <w:t xml:space="preserve">the </w:t>
      </w:r>
      <w:r w:rsidR="005B3E15" w:rsidRPr="008A668E">
        <w:rPr>
          <w:rFonts w:cstheme="minorHAnsi"/>
          <w:i/>
          <w:iCs/>
          <w:color w:val="000000"/>
          <w:sz w:val="24"/>
          <w:szCs w:val="24"/>
        </w:rPr>
        <w:t>chanson baladée</w:t>
      </w:r>
      <w:r w:rsidR="005B3E15" w:rsidRPr="008A668E">
        <w:rPr>
          <w:rFonts w:cstheme="minorHAnsi"/>
          <w:color w:val="000000"/>
          <w:sz w:val="24"/>
          <w:szCs w:val="24"/>
        </w:rPr>
        <w:t xml:space="preserve"> genre</w:t>
      </w:r>
      <w:r w:rsidR="00FB53F4">
        <w:rPr>
          <w:rFonts w:cstheme="minorHAnsi"/>
          <w:color w:val="000000"/>
          <w:sz w:val="24"/>
          <w:szCs w:val="24"/>
        </w:rPr>
        <w:t>, in which t</w:t>
      </w:r>
      <w:r w:rsidR="00624075">
        <w:rPr>
          <w:rFonts w:cstheme="minorHAnsi"/>
          <w:color w:val="000000"/>
          <w:sz w:val="24"/>
          <w:szCs w:val="24"/>
        </w:rPr>
        <w:t xml:space="preserve">he lyric voice </w:t>
      </w:r>
      <w:r w:rsidR="005B3E15">
        <w:rPr>
          <w:rFonts w:cstheme="minorHAnsi"/>
          <w:color w:val="000000"/>
          <w:sz w:val="24"/>
          <w:szCs w:val="24"/>
        </w:rPr>
        <w:t xml:space="preserve">often professes </w:t>
      </w:r>
      <w:r w:rsidR="00624075">
        <w:rPr>
          <w:rFonts w:cstheme="minorHAnsi"/>
          <w:color w:val="000000"/>
          <w:sz w:val="24"/>
          <w:szCs w:val="24"/>
        </w:rPr>
        <w:t xml:space="preserve">being at </w:t>
      </w:r>
      <w:r w:rsidR="005B3E15">
        <w:rPr>
          <w:rFonts w:cstheme="minorHAnsi"/>
          <w:color w:val="000000"/>
          <w:sz w:val="24"/>
          <w:szCs w:val="24"/>
        </w:rPr>
        <w:t xml:space="preserve">great pains to maintain steadfast loyalty to a beloved paragon. In setting his poetry to music, Machaut allows for </w:t>
      </w:r>
      <w:r w:rsidR="007E7419">
        <w:rPr>
          <w:rFonts w:cstheme="minorHAnsi"/>
          <w:color w:val="000000"/>
          <w:sz w:val="24"/>
          <w:szCs w:val="24"/>
        </w:rPr>
        <w:t>higher-</w:t>
      </w:r>
      <w:r w:rsidR="005B3E15">
        <w:rPr>
          <w:rFonts w:cstheme="minorHAnsi"/>
          <w:color w:val="000000"/>
          <w:sz w:val="24"/>
          <w:szCs w:val="24"/>
        </w:rPr>
        <w:t xml:space="preserve">level meanings to emerge as one medium </w:t>
      </w:r>
      <w:r w:rsidR="009C1670">
        <w:rPr>
          <w:rFonts w:cstheme="minorHAnsi"/>
          <w:color w:val="000000"/>
          <w:sz w:val="24"/>
          <w:szCs w:val="24"/>
        </w:rPr>
        <w:t xml:space="preserve">reflects </w:t>
      </w:r>
      <w:r w:rsidR="005B3E15">
        <w:rPr>
          <w:rFonts w:cstheme="minorHAnsi"/>
          <w:color w:val="000000"/>
          <w:sz w:val="24"/>
          <w:szCs w:val="24"/>
        </w:rPr>
        <w:t>upon the other. Re</w:t>
      </w:r>
      <w:r w:rsidR="007E7419">
        <w:rPr>
          <w:rFonts w:cstheme="minorHAnsi"/>
          <w:color w:val="000000"/>
          <w:sz w:val="24"/>
          <w:szCs w:val="24"/>
        </w:rPr>
        <w:t>-</w:t>
      </w:r>
      <w:r w:rsidR="005B3E15">
        <w:rPr>
          <w:rFonts w:cstheme="minorHAnsi"/>
          <w:color w:val="000000"/>
          <w:sz w:val="24"/>
          <w:szCs w:val="24"/>
        </w:rPr>
        <w:t xml:space="preserve">evaluating </w:t>
      </w:r>
      <w:r w:rsidR="005B3E15" w:rsidRPr="00932D28">
        <w:rPr>
          <w:rFonts w:cstheme="minorHAnsi"/>
          <w:color w:val="000000"/>
          <w:sz w:val="24"/>
          <w:szCs w:val="24"/>
        </w:rPr>
        <w:t>the genre</w:t>
      </w:r>
      <w:r w:rsidR="005B3E15">
        <w:rPr>
          <w:rFonts w:cstheme="minorHAnsi"/>
          <w:color w:val="000000"/>
          <w:sz w:val="24"/>
          <w:szCs w:val="24"/>
        </w:rPr>
        <w:t xml:space="preserve"> through </w:t>
      </w:r>
      <w:r w:rsidR="00AA17DB">
        <w:rPr>
          <w:rFonts w:cstheme="minorHAnsi"/>
          <w:color w:val="000000"/>
          <w:sz w:val="24"/>
          <w:szCs w:val="24"/>
        </w:rPr>
        <w:t>a</w:t>
      </w:r>
      <w:r w:rsidR="005B3E15">
        <w:rPr>
          <w:rFonts w:cstheme="minorHAnsi"/>
          <w:color w:val="000000"/>
          <w:sz w:val="24"/>
          <w:szCs w:val="24"/>
        </w:rPr>
        <w:t xml:space="preserve"> lens of metric flexibility, </w:t>
      </w:r>
      <w:r w:rsidR="00DE7780">
        <w:rPr>
          <w:rFonts w:cstheme="minorHAnsi"/>
          <w:color w:val="000000"/>
          <w:sz w:val="24"/>
          <w:szCs w:val="24"/>
        </w:rPr>
        <w:t xml:space="preserve">I propose that </w:t>
      </w:r>
      <w:r w:rsidR="005B3E15">
        <w:rPr>
          <w:rFonts w:cstheme="minorHAnsi"/>
          <w:color w:val="000000"/>
          <w:sz w:val="24"/>
          <w:szCs w:val="24"/>
        </w:rPr>
        <w:t xml:space="preserve">grouping disruptions </w:t>
      </w:r>
      <w:r w:rsidR="00DD6524">
        <w:rPr>
          <w:rFonts w:cstheme="minorHAnsi"/>
          <w:color w:val="000000"/>
          <w:sz w:val="24"/>
          <w:szCs w:val="24"/>
        </w:rPr>
        <w:t xml:space="preserve">can </w:t>
      </w:r>
      <w:r w:rsidR="00754315">
        <w:rPr>
          <w:rFonts w:cstheme="minorHAnsi"/>
          <w:color w:val="000000"/>
          <w:sz w:val="24"/>
          <w:szCs w:val="24"/>
        </w:rPr>
        <w:t xml:space="preserve">suggest </w:t>
      </w:r>
      <w:r w:rsidR="00FB53F4">
        <w:rPr>
          <w:rFonts w:cstheme="minorHAnsi"/>
          <w:color w:val="000000"/>
          <w:sz w:val="24"/>
          <w:szCs w:val="24"/>
        </w:rPr>
        <w:t xml:space="preserve">a </w:t>
      </w:r>
      <w:r w:rsidR="00DE7780">
        <w:rPr>
          <w:rFonts w:cstheme="minorHAnsi"/>
          <w:color w:val="000000"/>
          <w:sz w:val="24"/>
          <w:szCs w:val="24"/>
        </w:rPr>
        <w:t>departure from</w:t>
      </w:r>
      <w:r w:rsidR="00FB53F4">
        <w:rPr>
          <w:rFonts w:cstheme="minorHAnsi"/>
          <w:color w:val="000000"/>
          <w:sz w:val="24"/>
          <w:szCs w:val="24"/>
        </w:rPr>
        <w:t>,</w:t>
      </w:r>
      <w:r w:rsidR="00DE7780">
        <w:rPr>
          <w:rFonts w:cstheme="minorHAnsi"/>
          <w:color w:val="000000"/>
          <w:sz w:val="24"/>
          <w:szCs w:val="24"/>
        </w:rPr>
        <w:t xml:space="preserve"> or </w:t>
      </w:r>
      <w:r w:rsidR="00084061">
        <w:rPr>
          <w:rFonts w:cstheme="minorHAnsi"/>
          <w:color w:val="000000"/>
          <w:sz w:val="24"/>
          <w:szCs w:val="24"/>
        </w:rPr>
        <w:t>trial of</w:t>
      </w:r>
      <w:r w:rsidR="00FB53F4">
        <w:rPr>
          <w:rFonts w:cstheme="minorHAnsi"/>
          <w:color w:val="000000"/>
          <w:sz w:val="24"/>
          <w:szCs w:val="24"/>
        </w:rPr>
        <w:t>,</w:t>
      </w:r>
      <w:r w:rsidR="00084061">
        <w:rPr>
          <w:rFonts w:cstheme="minorHAnsi"/>
          <w:color w:val="000000"/>
          <w:sz w:val="24"/>
          <w:szCs w:val="24"/>
        </w:rPr>
        <w:t xml:space="preserve"> the beloved’s professed steadfastness</w:t>
      </w:r>
      <w:r w:rsidR="00DE7780">
        <w:rPr>
          <w:rFonts w:cstheme="minorHAnsi"/>
          <w:color w:val="000000"/>
          <w:sz w:val="24"/>
          <w:szCs w:val="24"/>
        </w:rPr>
        <w:t>,</w:t>
      </w:r>
      <w:r w:rsidR="00084061">
        <w:rPr>
          <w:rFonts w:cstheme="minorHAnsi"/>
          <w:color w:val="000000"/>
          <w:sz w:val="24"/>
          <w:szCs w:val="24"/>
        </w:rPr>
        <w:t xml:space="preserve"> </w:t>
      </w:r>
      <w:r w:rsidR="00DD6524">
        <w:rPr>
          <w:rFonts w:cstheme="minorHAnsi"/>
          <w:color w:val="000000"/>
          <w:sz w:val="24"/>
          <w:szCs w:val="24"/>
        </w:rPr>
        <w:t xml:space="preserve">which, in </w:t>
      </w:r>
      <w:r w:rsidR="00116C0E">
        <w:rPr>
          <w:rFonts w:cstheme="minorHAnsi"/>
          <w:color w:val="000000"/>
          <w:sz w:val="24"/>
          <w:szCs w:val="24"/>
        </w:rPr>
        <w:t xml:space="preserve">the </w:t>
      </w:r>
      <w:r w:rsidR="00DD6524">
        <w:rPr>
          <w:rFonts w:cstheme="minorHAnsi"/>
          <w:color w:val="000000"/>
          <w:sz w:val="24"/>
          <w:szCs w:val="24"/>
        </w:rPr>
        <w:t>case</w:t>
      </w:r>
      <w:r w:rsidR="00116C0E">
        <w:rPr>
          <w:rFonts w:cstheme="minorHAnsi"/>
          <w:color w:val="000000"/>
          <w:sz w:val="24"/>
          <w:szCs w:val="24"/>
        </w:rPr>
        <w:t xml:space="preserve"> of </w:t>
      </w:r>
      <w:r w:rsidR="00116C0E" w:rsidRPr="00883A1E">
        <w:rPr>
          <w:rFonts w:cstheme="minorHAnsi"/>
          <w:color w:val="000000"/>
          <w:sz w:val="24"/>
          <w:szCs w:val="24"/>
        </w:rPr>
        <w:t>V14</w:t>
      </w:r>
      <w:r w:rsidR="00DD6524">
        <w:rPr>
          <w:rFonts w:cstheme="minorHAnsi"/>
          <w:color w:val="000000"/>
          <w:sz w:val="24"/>
          <w:szCs w:val="24"/>
        </w:rPr>
        <w:t xml:space="preserve">, is ultimately overcome </w:t>
      </w:r>
      <w:r w:rsidR="00883A1E">
        <w:rPr>
          <w:rFonts w:cstheme="minorHAnsi"/>
          <w:color w:val="000000"/>
          <w:sz w:val="24"/>
          <w:szCs w:val="24"/>
        </w:rPr>
        <w:t xml:space="preserve">as </w:t>
      </w:r>
      <w:r w:rsidR="00DE7780" w:rsidRPr="00883A1E">
        <w:rPr>
          <w:rFonts w:cstheme="minorHAnsi"/>
          <w:color w:val="000000"/>
          <w:sz w:val="24"/>
          <w:szCs w:val="24"/>
        </w:rPr>
        <w:t xml:space="preserve">metric </w:t>
      </w:r>
      <w:r w:rsidR="00084061" w:rsidRPr="00883A1E">
        <w:rPr>
          <w:rFonts w:cstheme="minorHAnsi"/>
          <w:color w:val="000000"/>
          <w:sz w:val="24"/>
          <w:szCs w:val="24"/>
        </w:rPr>
        <w:t xml:space="preserve">normativity </w:t>
      </w:r>
      <w:r w:rsidR="00883A1E">
        <w:rPr>
          <w:rFonts w:cstheme="minorHAnsi"/>
          <w:color w:val="000000"/>
          <w:sz w:val="24"/>
          <w:szCs w:val="24"/>
        </w:rPr>
        <w:t xml:space="preserve">is </w:t>
      </w:r>
      <w:r w:rsidR="00084061" w:rsidRPr="00883A1E">
        <w:rPr>
          <w:rFonts w:cstheme="minorHAnsi"/>
          <w:color w:val="000000"/>
          <w:sz w:val="24"/>
          <w:szCs w:val="24"/>
        </w:rPr>
        <w:t>restored</w:t>
      </w:r>
      <w:r w:rsidR="00DE7780" w:rsidRPr="00883A1E">
        <w:rPr>
          <w:rFonts w:cstheme="minorHAnsi"/>
          <w:color w:val="000000"/>
          <w:sz w:val="24"/>
          <w:szCs w:val="24"/>
        </w:rPr>
        <w:t xml:space="preserve"> together with tonal closure</w:t>
      </w:r>
      <w:r w:rsidR="00DD6524">
        <w:rPr>
          <w:rFonts w:cstheme="minorHAnsi"/>
          <w:color w:val="000000"/>
          <w:sz w:val="24"/>
          <w:szCs w:val="24"/>
        </w:rPr>
        <w:t>.</w:t>
      </w:r>
    </w:p>
    <w:p w14:paraId="58564AF9" w14:textId="77777777" w:rsidR="006B7218" w:rsidRDefault="006B7218" w:rsidP="006B7218">
      <w:pPr>
        <w:spacing w:line="480" w:lineRule="auto"/>
        <w:rPr>
          <w:rFonts w:cstheme="minorHAnsi"/>
          <w:color w:val="000000"/>
          <w:sz w:val="24"/>
          <w:szCs w:val="24"/>
        </w:rPr>
      </w:pPr>
    </w:p>
    <w:p w14:paraId="466AE50B" w14:textId="5C47969E" w:rsidR="008312E4" w:rsidRDefault="00AE40B0" w:rsidP="006B7218">
      <w:pPr>
        <w:spacing w:line="480" w:lineRule="auto"/>
        <w:rPr>
          <w:rFonts w:cstheme="minorHAnsi"/>
          <w:color w:val="000000"/>
          <w:sz w:val="24"/>
          <w:szCs w:val="24"/>
        </w:rPr>
      </w:pPr>
      <w:r>
        <w:rPr>
          <w:rFonts w:cstheme="minorHAnsi"/>
          <w:color w:val="000000"/>
          <w:sz w:val="24"/>
          <w:szCs w:val="24"/>
        </w:rPr>
        <w:t>Equipollent m</w:t>
      </w:r>
      <w:r w:rsidR="005B3E15">
        <w:rPr>
          <w:rFonts w:cstheme="minorHAnsi"/>
          <w:color w:val="000000"/>
          <w:sz w:val="24"/>
          <w:szCs w:val="24"/>
        </w:rPr>
        <w:t xml:space="preserve">etrical </w:t>
      </w:r>
      <w:r>
        <w:rPr>
          <w:rFonts w:cstheme="minorHAnsi"/>
          <w:color w:val="000000"/>
          <w:sz w:val="24"/>
          <w:szCs w:val="24"/>
        </w:rPr>
        <w:t>swaps</w:t>
      </w:r>
      <w:r w:rsidR="005B3E15">
        <w:rPr>
          <w:rFonts w:cstheme="minorHAnsi"/>
          <w:color w:val="000000"/>
          <w:sz w:val="24"/>
          <w:szCs w:val="24"/>
        </w:rPr>
        <w:t xml:space="preserve"> can also be found in “En ma cuer”</w:t>
      </w:r>
      <w:r w:rsidR="00832A08">
        <w:rPr>
          <w:rFonts w:cstheme="minorHAnsi"/>
          <w:color w:val="000000"/>
          <w:sz w:val="24"/>
          <w:szCs w:val="24"/>
        </w:rPr>
        <w:t xml:space="preserve"> (V27/24),</w:t>
      </w:r>
      <w:r w:rsidR="005B3E15">
        <w:rPr>
          <w:rFonts w:cstheme="minorHAnsi"/>
          <w:color w:val="000000"/>
          <w:sz w:val="24"/>
          <w:szCs w:val="24"/>
        </w:rPr>
        <w:t xml:space="preserve"> only </w:t>
      </w:r>
      <w:r w:rsidR="006C5DC2">
        <w:rPr>
          <w:rFonts w:cstheme="minorHAnsi"/>
          <w:color w:val="000000"/>
          <w:sz w:val="24"/>
          <w:szCs w:val="24"/>
        </w:rPr>
        <w:t xml:space="preserve">in </w:t>
      </w:r>
      <w:r w:rsidR="005B3E15">
        <w:rPr>
          <w:rFonts w:cstheme="minorHAnsi"/>
          <w:color w:val="000000"/>
          <w:sz w:val="24"/>
          <w:szCs w:val="24"/>
        </w:rPr>
        <w:t>reverse</w:t>
      </w:r>
      <w:r w:rsidR="005B3E15" w:rsidRPr="00461D57">
        <w:rPr>
          <w:rFonts w:cstheme="minorHAnsi"/>
          <w:color w:val="000000"/>
          <w:sz w:val="24"/>
          <w:szCs w:val="24"/>
        </w:rPr>
        <w:t>.</w:t>
      </w:r>
      <w:r w:rsidR="005B3E15">
        <w:rPr>
          <w:rFonts w:cstheme="minorHAnsi"/>
          <w:color w:val="000000"/>
          <w:sz w:val="24"/>
          <w:szCs w:val="24"/>
        </w:rPr>
        <w:t xml:space="preserve"> In </w:t>
      </w:r>
      <w:r w:rsidR="002724B5">
        <w:rPr>
          <w:rFonts w:cstheme="minorHAnsi"/>
          <w:color w:val="000000"/>
          <w:sz w:val="24"/>
          <w:szCs w:val="24"/>
        </w:rPr>
        <w:t xml:space="preserve">this </w:t>
      </w:r>
      <w:r w:rsidR="005B3E15">
        <w:rPr>
          <w:rFonts w:cstheme="minorHAnsi"/>
          <w:color w:val="000000"/>
          <w:sz w:val="24"/>
          <w:szCs w:val="24"/>
        </w:rPr>
        <w:t>song, the prevailing meter is triple and the disruptions duple.</w:t>
      </w:r>
      <w:r w:rsidR="004E3960">
        <w:rPr>
          <w:rStyle w:val="FootnoteReference"/>
          <w:rFonts w:cstheme="minorHAnsi"/>
          <w:color w:val="000000"/>
          <w:sz w:val="24"/>
          <w:szCs w:val="24"/>
        </w:rPr>
        <w:footnoteReference w:id="27"/>
      </w:r>
      <w:r w:rsidR="00B03788" w:rsidDel="00B03788">
        <w:rPr>
          <w:rStyle w:val="FootnoteReference"/>
          <w:rFonts w:cstheme="minorHAnsi"/>
          <w:color w:val="000000"/>
          <w:sz w:val="24"/>
          <w:szCs w:val="24"/>
        </w:rPr>
        <w:t xml:space="preserve"> </w:t>
      </w:r>
      <w:r w:rsidR="005B3E15">
        <w:rPr>
          <w:rFonts w:cstheme="minorHAnsi"/>
          <w:color w:val="000000"/>
          <w:sz w:val="24"/>
          <w:szCs w:val="24"/>
        </w:rPr>
        <w:t xml:space="preserve">In </w:t>
      </w:r>
      <w:r w:rsidR="00776DE8" w:rsidRPr="00936C29">
        <w:rPr>
          <w:rFonts w:cstheme="minorHAnsi"/>
          <w:b/>
          <w:bCs/>
          <w:color w:val="000000"/>
          <w:sz w:val="24"/>
          <w:szCs w:val="24"/>
          <w:u w:val="single"/>
        </w:rPr>
        <w:t>Example 6</w:t>
      </w:r>
      <w:r w:rsidR="005B3E15">
        <w:rPr>
          <w:rFonts w:cstheme="minorHAnsi"/>
          <w:b/>
          <w:bCs/>
          <w:color w:val="000000"/>
          <w:sz w:val="24"/>
          <w:szCs w:val="24"/>
        </w:rPr>
        <w:t>,</w:t>
      </w:r>
      <w:r w:rsidR="005B3E15">
        <w:rPr>
          <w:rFonts w:cstheme="minorHAnsi"/>
          <w:color w:val="000000"/>
          <w:sz w:val="24"/>
          <w:szCs w:val="24"/>
        </w:rPr>
        <w:t xml:space="preserve"> striking pairs of iambs on the surface are notated in 6/8 </w:t>
      </w:r>
      <w:r w:rsidR="005C3770">
        <w:rPr>
          <w:rFonts w:cstheme="minorHAnsi"/>
          <w:color w:val="000000"/>
          <w:sz w:val="24"/>
          <w:szCs w:val="24"/>
        </w:rPr>
        <w:t xml:space="preserve">(imperfect major) </w:t>
      </w:r>
      <w:r w:rsidR="005B3E15">
        <w:rPr>
          <w:rFonts w:cstheme="minorHAnsi"/>
          <w:color w:val="000000"/>
          <w:sz w:val="24"/>
          <w:szCs w:val="24"/>
        </w:rPr>
        <w:t>on a separate staff above the score set in 3/4</w:t>
      </w:r>
      <w:r w:rsidR="005C3770">
        <w:rPr>
          <w:rFonts w:cstheme="minorHAnsi"/>
          <w:color w:val="000000"/>
          <w:sz w:val="24"/>
          <w:szCs w:val="24"/>
        </w:rPr>
        <w:t xml:space="preserve"> (perfect minor)</w:t>
      </w:r>
      <w:r w:rsidR="005B3E15">
        <w:rPr>
          <w:rFonts w:cstheme="minorHAnsi"/>
          <w:color w:val="000000"/>
          <w:sz w:val="24"/>
          <w:szCs w:val="24"/>
        </w:rPr>
        <w:t xml:space="preserve">. In the iambs’ first instance (m. 3), the accompanying tenor reinforces </w:t>
      </w:r>
      <w:r w:rsidR="005B3E15">
        <w:rPr>
          <w:rFonts w:cstheme="minorHAnsi"/>
          <w:color w:val="000000"/>
          <w:sz w:val="24"/>
          <w:szCs w:val="24"/>
        </w:rPr>
        <w:lastRenderedPageBreak/>
        <w:t xml:space="preserve">the cantus’ lilt for a single measure. </w:t>
      </w:r>
      <w:r w:rsidR="009A67A5">
        <w:rPr>
          <w:rFonts w:cstheme="minorHAnsi"/>
          <w:color w:val="000000"/>
          <w:sz w:val="24"/>
          <w:szCs w:val="24"/>
        </w:rPr>
        <w:t>A</w:t>
      </w:r>
      <w:r w:rsidR="00C72E0B">
        <w:rPr>
          <w:rFonts w:cstheme="minorHAnsi"/>
          <w:color w:val="000000"/>
          <w:sz w:val="24"/>
          <w:szCs w:val="24"/>
        </w:rPr>
        <w:t xml:space="preserve">n </w:t>
      </w:r>
      <w:r w:rsidR="005B3E15">
        <w:rPr>
          <w:rFonts w:cstheme="minorHAnsi"/>
          <w:color w:val="000000"/>
          <w:sz w:val="24"/>
          <w:szCs w:val="24"/>
        </w:rPr>
        <w:t xml:space="preserve">iambic reading yields only two </w:t>
      </w:r>
      <w:r w:rsidR="003C5B90">
        <w:rPr>
          <w:rFonts w:cstheme="minorHAnsi"/>
          <w:color w:val="000000"/>
          <w:sz w:val="24"/>
          <w:szCs w:val="24"/>
        </w:rPr>
        <w:t xml:space="preserve">beats </w:t>
      </w:r>
      <w:r w:rsidR="005B3E15">
        <w:rPr>
          <w:rFonts w:cstheme="minorHAnsi"/>
          <w:color w:val="000000"/>
          <w:sz w:val="24"/>
          <w:szCs w:val="24"/>
        </w:rPr>
        <w:t>per measure</w:t>
      </w:r>
      <w:r w:rsidR="005D48E6">
        <w:rPr>
          <w:rFonts w:cstheme="minorHAnsi"/>
          <w:color w:val="000000"/>
          <w:sz w:val="24"/>
          <w:szCs w:val="24"/>
        </w:rPr>
        <w:t>,</w:t>
      </w:r>
      <w:r w:rsidR="005B3E15">
        <w:rPr>
          <w:rFonts w:cstheme="minorHAnsi"/>
          <w:color w:val="000000"/>
          <w:sz w:val="24"/>
          <w:szCs w:val="24"/>
        </w:rPr>
        <w:t xml:space="preserve"> </w:t>
      </w:r>
      <w:r w:rsidR="009A67A5">
        <w:rPr>
          <w:rFonts w:cstheme="minorHAnsi"/>
          <w:color w:val="000000"/>
          <w:sz w:val="24"/>
          <w:szCs w:val="24"/>
        </w:rPr>
        <w:t xml:space="preserve">and </w:t>
      </w:r>
      <w:r w:rsidR="00C72E0B">
        <w:rPr>
          <w:rFonts w:cstheme="minorHAnsi"/>
          <w:color w:val="000000"/>
          <w:sz w:val="24"/>
          <w:szCs w:val="24"/>
        </w:rPr>
        <w:t xml:space="preserve">I again interpret the interruption of an entrained pattern as </w:t>
      </w:r>
      <w:r w:rsidR="009A67A5">
        <w:rPr>
          <w:rFonts w:cstheme="minorHAnsi"/>
          <w:color w:val="000000"/>
          <w:sz w:val="24"/>
          <w:szCs w:val="24"/>
        </w:rPr>
        <w:t xml:space="preserve">heralding </w:t>
      </w:r>
      <w:r w:rsidR="00C72E0B">
        <w:rPr>
          <w:rFonts w:cstheme="minorHAnsi"/>
          <w:color w:val="000000"/>
          <w:sz w:val="24"/>
          <w:szCs w:val="24"/>
        </w:rPr>
        <w:t xml:space="preserve">a passage of </w:t>
      </w:r>
      <w:r w:rsidR="003C5B90">
        <w:rPr>
          <w:rFonts w:cstheme="minorHAnsi"/>
          <w:color w:val="000000"/>
          <w:sz w:val="24"/>
          <w:szCs w:val="24"/>
        </w:rPr>
        <w:t xml:space="preserve">metric </w:t>
      </w:r>
      <w:r w:rsidR="00C72E0B">
        <w:rPr>
          <w:rFonts w:cstheme="minorHAnsi"/>
          <w:color w:val="000000"/>
          <w:sz w:val="24"/>
          <w:szCs w:val="24"/>
        </w:rPr>
        <w:t xml:space="preserve">uncertainty </w:t>
      </w:r>
      <w:r w:rsidR="005B3E15">
        <w:rPr>
          <w:rFonts w:cstheme="minorHAnsi"/>
          <w:color w:val="000000"/>
          <w:sz w:val="24"/>
          <w:szCs w:val="24"/>
        </w:rPr>
        <w:t xml:space="preserve">(in gray above, compare to </w:t>
      </w:r>
      <w:r w:rsidR="0046162A">
        <w:rPr>
          <w:rFonts w:cstheme="minorHAnsi"/>
          <w:color w:val="000000"/>
          <w:sz w:val="24"/>
          <w:szCs w:val="24"/>
        </w:rPr>
        <w:t>1</w:t>
      </w:r>
      <w:r w:rsidR="00BA1CF2">
        <w:rPr>
          <w:rFonts w:cstheme="minorHAnsi"/>
          <w:color w:val="000000"/>
          <w:sz w:val="24"/>
          <w:szCs w:val="24"/>
        </w:rPr>
        <w:t>–</w:t>
      </w:r>
      <w:r w:rsidR="0046162A">
        <w:rPr>
          <w:rFonts w:cstheme="minorHAnsi"/>
          <w:color w:val="000000"/>
          <w:sz w:val="24"/>
          <w:szCs w:val="24"/>
        </w:rPr>
        <w:t>2</w:t>
      </w:r>
      <w:r w:rsidR="00BA1CF2">
        <w:rPr>
          <w:rFonts w:cstheme="minorHAnsi"/>
          <w:color w:val="000000"/>
          <w:sz w:val="24"/>
          <w:szCs w:val="24"/>
        </w:rPr>
        <w:t>–</w:t>
      </w:r>
      <w:r w:rsidR="0046162A">
        <w:rPr>
          <w:rFonts w:cstheme="minorHAnsi"/>
          <w:color w:val="000000"/>
          <w:sz w:val="24"/>
          <w:szCs w:val="24"/>
        </w:rPr>
        <w:t xml:space="preserve">3 in </w:t>
      </w:r>
      <w:r w:rsidR="005B3E15">
        <w:rPr>
          <w:rFonts w:cstheme="minorHAnsi"/>
          <w:color w:val="000000"/>
          <w:sz w:val="24"/>
          <w:szCs w:val="24"/>
        </w:rPr>
        <w:t>black below)</w:t>
      </w:r>
      <w:r w:rsidR="009A67A5">
        <w:rPr>
          <w:rFonts w:cstheme="minorHAnsi"/>
          <w:color w:val="000000"/>
          <w:sz w:val="24"/>
          <w:szCs w:val="24"/>
        </w:rPr>
        <w:t xml:space="preserve">. Just as in </w:t>
      </w:r>
      <w:r w:rsidR="009A67A5" w:rsidRPr="007C6FF8">
        <w:rPr>
          <w:rFonts w:cstheme="minorHAnsi"/>
          <w:color w:val="000000"/>
          <w:sz w:val="24"/>
          <w:szCs w:val="24"/>
        </w:rPr>
        <w:t>V14</w:t>
      </w:r>
      <w:r w:rsidR="009A67A5">
        <w:rPr>
          <w:rFonts w:cstheme="minorHAnsi"/>
          <w:color w:val="000000"/>
          <w:sz w:val="24"/>
          <w:szCs w:val="24"/>
        </w:rPr>
        <w:t>, metric uncertainty is coordinated with tonal tension</w:t>
      </w:r>
      <w:r w:rsidR="005B3E15">
        <w:rPr>
          <w:rFonts w:cstheme="minorHAnsi"/>
          <w:color w:val="000000"/>
          <w:sz w:val="24"/>
          <w:szCs w:val="24"/>
        </w:rPr>
        <w:t xml:space="preserve">. </w:t>
      </w:r>
      <w:r w:rsidR="009A67A5">
        <w:rPr>
          <w:rFonts w:cstheme="minorHAnsi"/>
          <w:color w:val="000000"/>
          <w:sz w:val="24"/>
          <w:szCs w:val="24"/>
        </w:rPr>
        <w:t>T</w:t>
      </w:r>
      <w:r w:rsidR="0046162A">
        <w:rPr>
          <w:rFonts w:cstheme="minorHAnsi"/>
          <w:color w:val="000000"/>
          <w:sz w:val="24"/>
          <w:szCs w:val="24"/>
        </w:rPr>
        <w:t>he modal final</w:t>
      </w:r>
      <w:r w:rsidR="00376C91">
        <w:rPr>
          <w:rFonts w:cstheme="minorHAnsi"/>
          <w:color w:val="000000"/>
          <w:sz w:val="24"/>
          <w:szCs w:val="24"/>
        </w:rPr>
        <w:t>, F,</w:t>
      </w:r>
      <w:r w:rsidR="0046162A">
        <w:rPr>
          <w:rFonts w:cstheme="minorHAnsi"/>
          <w:color w:val="000000"/>
          <w:sz w:val="24"/>
          <w:szCs w:val="24"/>
        </w:rPr>
        <w:t xml:space="preserve"> is broached for the first time within </w:t>
      </w:r>
      <w:r w:rsidR="009A67A5">
        <w:rPr>
          <w:rFonts w:cstheme="minorHAnsi"/>
          <w:color w:val="000000"/>
          <w:sz w:val="24"/>
          <w:szCs w:val="24"/>
        </w:rPr>
        <w:t>this metrically uncertain passage</w:t>
      </w:r>
      <w:r w:rsidR="00376C91">
        <w:rPr>
          <w:rFonts w:cstheme="minorHAnsi"/>
          <w:color w:val="000000"/>
          <w:sz w:val="24"/>
          <w:szCs w:val="24"/>
        </w:rPr>
        <w:t xml:space="preserve"> (</w:t>
      </w:r>
      <w:r w:rsidR="0046162A">
        <w:rPr>
          <w:rFonts w:cstheme="minorHAnsi"/>
          <w:color w:val="000000"/>
          <w:sz w:val="24"/>
          <w:szCs w:val="24"/>
        </w:rPr>
        <w:t>m. 4</w:t>
      </w:r>
      <w:r w:rsidR="00376C91">
        <w:rPr>
          <w:rFonts w:cstheme="minorHAnsi"/>
          <w:color w:val="000000"/>
          <w:sz w:val="24"/>
          <w:szCs w:val="24"/>
        </w:rPr>
        <w:t>), b</w:t>
      </w:r>
      <w:r w:rsidR="00015F5C">
        <w:rPr>
          <w:rFonts w:cstheme="minorHAnsi"/>
          <w:color w:val="000000"/>
          <w:sz w:val="24"/>
          <w:szCs w:val="24"/>
        </w:rPr>
        <w:t xml:space="preserve">ut the finality of F is quickly undercut by the </w:t>
      </w:r>
      <w:r w:rsidR="00B82531">
        <w:rPr>
          <w:rFonts w:cstheme="minorHAnsi"/>
          <w:color w:val="000000"/>
          <w:sz w:val="24"/>
          <w:szCs w:val="24"/>
        </w:rPr>
        <w:t xml:space="preserve">accompanying </w:t>
      </w:r>
      <w:r w:rsidR="00015F5C">
        <w:rPr>
          <w:rFonts w:cstheme="minorHAnsi"/>
          <w:color w:val="000000"/>
          <w:sz w:val="24"/>
          <w:szCs w:val="24"/>
        </w:rPr>
        <w:t>tenor</w:t>
      </w:r>
      <w:r w:rsidR="00B82531">
        <w:rPr>
          <w:rFonts w:cstheme="minorHAnsi"/>
          <w:color w:val="000000"/>
          <w:sz w:val="24"/>
          <w:szCs w:val="24"/>
        </w:rPr>
        <w:t>’s</w:t>
      </w:r>
      <w:r w:rsidR="00015F5C">
        <w:rPr>
          <w:rFonts w:cstheme="minorHAnsi"/>
          <w:color w:val="000000"/>
          <w:sz w:val="24"/>
          <w:szCs w:val="24"/>
        </w:rPr>
        <w:t xml:space="preserve"> skip up to A, forming </w:t>
      </w:r>
      <w:r w:rsidR="00B82531">
        <w:rPr>
          <w:rFonts w:cstheme="minorHAnsi"/>
          <w:color w:val="000000"/>
          <w:sz w:val="24"/>
          <w:szCs w:val="24"/>
        </w:rPr>
        <w:t xml:space="preserve">an </w:t>
      </w:r>
      <w:r w:rsidR="00015F5C">
        <w:rPr>
          <w:rFonts w:cstheme="minorHAnsi"/>
          <w:color w:val="000000"/>
          <w:sz w:val="24"/>
          <w:szCs w:val="24"/>
        </w:rPr>
        <w:t>imperfect sixth</w:t>
      </w:r>
      <w:r w:rsidR="00B82531">
        <w:rPr>
          <w:rFonts w:cstheme="minorHAnsi"/>
          <w:color w:val="000000"/>
          <w:sz w:val="24"/>
          <w:szCs w:val="24"/>
        </w:rPr>
        <w:t xml:space="preserve"> that pulls weakly toward G</w:t>
      </w:r>
      <w:r w:rsidR="00C41A6D">
        <w:rPr>
          <w:rFonts w:cstheme="minorHAnsi"/>
          <w:color w:val="000000"/>
          <w:sz w:val="24"/>
          <w:szCs w:val="24"/>
        </w:rPr>
        <w:t>.</w:t>
      </w:r>
      <w:r w:rsidR="00015F5C">
        <w:rPr>
          <w:rFonts w:cstheme="minorHAnsi"/>
          <w:color w:val="000000"/>
          <w:sz w:val="24"/>
          <w:szCs w:val="24"/>
        </w:rPr>
        <w:t xml:space="preserve"> </w:t>
      </w:r>
      <w:r w:rsidR="00C41A6D">
        <w:rPr>
          <w:rFonts w:cstheme="minorHAnsi"/>
          <w:color w:val="000000"/>
          <w:sz w:val="24"/>
          <w:szCs w:val="24"/>
        </w:rPr>
        <w:t>T</w:t>
      </w:r>
      <w:r w:rsidR="00015F5C">
        <w:rPr>
          <w:rFonts w:cstheme="minorHAnsi"/>
          <w:color w:val="000000"/>
          <w:sz w:val="24"/>
          <w:szCs w:val="24"/>
        </w:rPr>
        <w:t xml:space="preserve">he cantus </w:t>
      </w:r>
      <w:r w:rsidR="00C41A6D">
        <w:rPr>
          <w:rFonts w:cstheme="minorHAnsi"/>
          <w:color w:val="000000"/>
          <w:sz w:val="24"/>
          <w:szCs w:val="24"/>
        </w:rPr>
        <w:t xml:space="preserve">then </w:t>
      </w:r>
      <w:r w:rsidR="00BC3F86">
        <w:rPr>
          <w:rFonts w:cstheme="minorHAnsi"/>
          <w:color w:val="000000"/>
          <w:sz w:val="24"/>
          <w:szCs w:val="24"/>
        </w:rPr>
        <w:t xml:space="preserve">leaps </w:t>
      </w:r>
      <w:r w:rsidR="00015F5C">
        <w:rPr>
          <w:rFonts w:cstheme="minorHAnsi"/>
          <w:color w:val="000000"/>
          <w:sz w:val="24"/>
          <w:szCs w:val="24"/>
        </w:rPr>
        <w:t>a tritone</w:t>
      </w:r>
      <w:r w:rsidR="00C41A6D">
        <w:rPr>
          <w:rFonts w:cstheme="minorHAnsi"/>
          <w:color w:val="000000"/>
          <w:sz w:val="24"/>
          <w:szCs w:val="24"/>
        </w:rPr>
        <w:t>,</w:t>
      </w:r>
      <w:r w:rsidR="00015F5C">
        <w:rPr>
          <w:rFonts w:cstheme="minorHAnsi"/>
          <w:color w:val="000000"/>
          <w:sz w:val="24"/>
          <w:szCs w:val="24"/>
        </w:rPr>
        <w:t xml:space="preserve"> </w:t>
      </w:r>
      <w:r w:rsidR="00C41A6D">
        <w:rPr>
          <w:rFonts w:cstheme="minorHAnsi"/>
          <w:color w:val="000000"/>
          <w:sz w:val="24"/>
          <w:szCs w:val="24"/>
        </w:rPr>
        <w:t xml:space="preserve">abandoning closure on F to begin again </w:t>
      </w:r>
      <w:r w:rsidR="00015F5C">
        <w:rPr>
          <w:rFonts w:cstheme="minorHAnsi"/>
          <w:color w:val="000000"/>
          <w:sz w:val="24"/>
          <w:szCs w:val="24"/>
        </w:rPr>
        <w:t xml:space="preserve">on B (m. 5). </w:t>
      </w:r>
      <w:r w:rsidR="005B3E15">
        <w:rPr>
          <w:rFonts w:cstheme="minorHAnsi"/>
          <w:color w:val="000000"/>
          <w:sz w:val="24"/>
          <w:szCs w:val="24"/>
        </w:rPr>
        <w:t>A</w:t>
      </w:r>
      <w:r w:rsidR="00322618">
        <w:rPr>
          <w:rFonts w:cstheme="minorHAnsi"/>
          <w:color w:val="000000"/>
          <w:sz w:val="24"/>
          <w:szCs w:val="24"/>
        </w:rPr>
        <w:t xml:space="preserve">nother equipollent </w:t>
      </w:r>
      <w:r w:rsidR="00470D87">
        <w:rPr>
          <w:rFonts w:cstheme="minorHAnsi"/>
          <w:color w:val="000000"/>
          <w:sz w:val="24"/>
          <w:szCs w:val="24"/>
        </w:rPr>
        <w:t xml:space="preserve">grouping </w:t>
      </w:r>
      <w:r w:rsidR="005B3E15">
        <w:rPr>
          <w:rFonts w:cstheme="minorHAnsi"/>
          <w:color w:val="000000"/>
          <w:sz w:val="24"/>
          <w:szCs w:val="24"/>
        </w:rPr>
        <w:t xml:space="preserve">change </w:t>
      </w:r>
      <w:r w:rsidR="00470D87">
        <w:rPr>
          <w:rFonts w:cstheme="minorHAnsi"/>
          <w:color w:val="000000"/>
          <w:sz w:val="24"/>
          <w:szCs w:val="24"/>
        </w:rPr>
        <w:t xml:space="preserve">in </w:t>
      </w:r>
      <w:r w:rsidR="005B3E15">
        <w:rPr>
          <w:rFonts w:cstheme="minorHAnsi"/>
          <w:color w:val="000000"/>
          <w:sz w:val="24"/>
          <w:szCs w:val="24"/>
        </w:rPr>
        <w:t xml:space="preserve">m. 7 </w:t>
      </w:r>
      <w:r w:rsidR="00322618">
        <w:rPr>
          <w:rFonts w:cstheme="minorHAnsi"/>
          <w:color w:val="000000"/>
          <w:sz w:val="24"/>
          <w:szCs w:val="24"/>
        </w:rPr>
        <w:t xml:space="preserve">(in the cantus alone) </w:t>
      </w:r>
      <w:r w:rsidR="0046162A">
        <w:rPr>
          <w:rFonts w:cstheme="minorHAnsi"/>
          <w:color w:val="000000"/>
          <w:sz w:val="24"/>
          <w:szCs w:val="24"/>
        </w:rPr>
        <w:t xml:space="preserve">restores a sense of metric normalcy, </w:t>
      </w:r>
      <w:r w:rsidR="00470D87">
        <w:rPr>
          <w:rFonts w:cstheme="minorHAnsi"/>
          <w:color w:val="000000"/>
          <w:sz w:val="24"/>
          <w:szCs w:val="24"/>
        </w:rPr>
        <w:t xml:space="preserve">defining </w:t>
      </w:r>
      <w:r w:rsidR="00703911">
        <w:rPr>
          <w:rFonts w:cstheme="minorHAnsi"/>
          <w:color w:val="000000"/>
          <w:sz w:val="24"/>
          <w:szCs w:val="24"/>
        </w:rPr>
        <w:t xml:space="preserve">again </w:t>
      </w:r>
      <w:r w:rsidR="00470D87">
        <w:rPr>
          <w:rFonts w:cstheme="minorHAnsi"/>
          <w:color w:val="000000"/>
          <w:sz w:val="24"/>
          <w:szCs w:val="24"/>
        </w:rPr>
        <w:t>a</w:t>
      </w:r>
      <w:r w:rsidR="00C07F88">
        <w:rPr>
          <w:rFonts w:cstheme="minorHAnsi"/>
          <w:color w:val="000000"/>
          <w:sz w:val="24"/>
          <w:szCs w:val="24"/>
        </w:rPr>
        <w:t xml:space="preserve"> parenthetical passage (mm. 3</w:t>
      </w:r>
      <w:r w:rsidR="00BA1CF2">
        <w:rPr>
          <w:rFonts w:cstheme="minorHAnsi"/>
          <w:color w:val="000000"/>
          <w:sz w:val="24"/>
          <w:szCs w:val="24"/>
        </w:rPr>
        <w:t>–</w:t>
      </w:r>
      <w:r w:rsidR="00C07F88">
        <w:rPr>
          <w:rFonts w:cstheme="minorHAnsi"/>
          <w:color w:val="000000"/>
          <w:sz w:val="24"/>
          <w:szCs w:val="24"/>
        </w:rPr>
        <w:t xml:space="preserve">7) in which tonal closure is </w:t>
      </w:r>
      <w:r w:rsidR="00376C91">
        <w:rPr>
          <w:rFonts w:cstheme="minorHAnsi"/>
          <w:color w:val="000000"/>
          <w:sz w:val="24"/>
          <w:szCs w:val="24"/>
        </w:rPr>
        <w:t xml:space="preserve">attempted </w:t>
      </w:r>
      <w:r w:rsidR="00C07F88">
        <w:rPr>
          <w:rFonts w:cstheme="minorHAnsi"/>
          <w:color w:val="000000"/>
          <w:sz w:val="24"/>
          <w:szCs w:val="24"/>
        </w:rPr>
        <w:t>but not yet fully realized</w:t>
      </w:r>
      <w:r w:rsidR="005B3E15">
        <w:rPr>
          <w:rFonts w:cstheme="minorHAnsi"/>
          <w:color w:val="000000"/>
          <w:sz w:val="24"/>
          <w:szCs w:val="24"/>
        </w:rPr>
        <w:t xml:space="preserve">. </w:t>
      </w:r>
      <w:r w:rsidR="004D0F45">
        <w:rPr>
          <w:rFonts w:cstheme="minorHAnsi"/>
          <w:color w:val="000000"/>
          <w:sz w:val="24"/>
          <w:szCs w:val="24"/>
        </w:rPr>
        <w:t xml:space="preserve">Immediately </w:t>
      </w:r>
      <w:r w:rsidR="00787C7D">
        <w:rPr>
          <w:rFonts w:cstheme="minorHAnsi"/>
          <w:color w:val="000000"/>
          <w:sz w:val="24"/>
          <w:szCs w:val="24"/>
        </w:rPr>
        <w:t>following this</w:t>
      </w:r>
      <w:r w:rsidR="004D0F45">
        <w:rPr>
          <w:rFonts w:cstheme="minorHAnsi"/>
          <w:color w:val="000000"/>
          <w:sz w:val="24"/>
          <w:szCs w:val="24"/>
        </w:rPr>
        <w:t xml:space="preserve"> restoration of metrical normalcy the </w:t>
      </w:r>
      <w:r w:rsidR="00C20DE7">
        <w:rPr>
          <w:rFonts w:cstheme="minorHAnsi"/>
          <w:color w:val="000000"/>
          <w:sz w:val="24"/>
          <w:szCs w:val="24"/>
        </w:rPr>
        <w:t>song</w:t>
      </w:r>
      <w:r w:rsidR="00D85DA2">
        <w:rPr>
          <w:rFonts w:cstheme="minorHAnsi"/>
          <w:color w:val="000000"/>
          <w:sz w:val="24"/>
          <w:szCs w:val="24"/>
        </w:rPr>
        <w:t xml:space="preserve"> </w:t>
      </w:r>
      <w:r w:rsidR="004D0F45">
        <w:rPr>
          <w:rFonts w:cstheme="minorHAnsi"/>
          <w:color w:val="000000"/>
          <w:sz w:val="24"/>
          <w:szCs w:val="24"/>
        </w:rPr>
        <w:t xml:space="preserve">cadences </w:t>
      </w:r>
      <w:r w:rsidR="00B42D34">
        <w:rPr>
          <w:rFonts w:cstheme="minorHAnsi"/>
          <w:color w:val="000000"/>
          <w:sz w:val="24"/>
          <w:szCs w:val="24"/>
        </w:rPr>
        <w:t xml:space="preserve">definitively </w:t>
      </w:r>
      <w:r w:rsidR="004D0F45">
        <w:rPr>
          <w:rFonts w:cstheme="minorHAnsi"/>
          <w:color w:val="000000"/>
          <w:sz w:val="24"/>
          <w:szCs w:val="24"/>
        </w:rPr>
        <w:t xml:space="preserve">on </w:t>
      </w:r>
      <w:r w:rsidR="007F753E">
        <w:rPr>
          <w:rFonts w:cstheme="minorHAnsi"/>
          <w:color w:val="000000"/>
          <w:sz w:val="24"/>
          <w:szCs w:val="24"/>
        </w:rPr>
        <w:t xml:space="preserve">octave </w:t>
      </w:r>
      <w:r w:rsidR="004D0F45">
        <w:rPr>
          <w:rFonts w:cstheme="minorHAnsi"/>
          <w:color w:val="000000"/>
          <w:sz w:val="24"/>
          <w:szCs w:val="24"/>
        </w:rPr>
        <w:t>C</w:t>
      </w:r>
      <w:r w:rsidR="007F753E">
        <w:rPr>
          <w:rFonts w:cstheme="minorHAnsi"/>
          <w:color w:val="000000"/>
          <w:sz w:val="24"/>
          <w:szCs w:val="24"/>
        </w:rPr>
        <w:t>s</w:t>
      </w:r>
      <w:r w:rsidR="004D0F45">
        <w:rPr>
          <w:rFonts w:cstheme="minorHAnsi"/>
          <w:color w:val="000000"/>
          <w:sz w:val="24"/>
          <w:szCs w:val="24"/>
        </w:rPr>
        <w:t xml:space="preserve"> (^5), the </w:t>
      </w:r>
      <w:r w:rsidR="00512AFD">
        <w:rPr>
          <w:rFonts w:cstheme="minorHAnsi"/>
          <w:color w:val="000000"/>
          <w:sz w:val="24"/>
          <w:szCs w:val="24"/>
        </w:rPr>
        <w:t>l</w:t>
      </w:r>
      <w:r w:rsidR="00D054A3">
        <w:rPr>
          <w:rFonts w:cstheme="minorHAnsi"/>
          <w:color w:val="000000"/>
          <w:sz w:val="24"/>
          <w:szCs w:val="24"/>
        </w:rPr>
        <w:t xml:space="preserve">ydian mode’s </w:t>
      </w:r>
      <w:r w:rsidR="004D0F45">
        <w:rPr>
          <w:rFonts w:cstheme="minorHAnsi"/>
          <w:color w:val="000000"/>
          <w:sz w:val="24"/>
          <w:szCs w:val="24"/>
        </w:rPr>
        <w:t>tenor.</w:t>
      </w:r>
    </w:p>
    <w:p w14:paraId="7E46035E" w14:textId="77777777" w:rsidR="006B7218" w:rsidRDefault="006B7218" w:rsidP="006B7218">
      <w:pPr>
        <w:spacing w:line="480" w:lineRule="auto"/>
        <w:rPr>
          <w:rFonts w:cstheme="minorHAnsi"/>
          <w:color w:val="000000"/>
          <w:sz w:val="24"/>
          <w:szCs w:val="24"/>
        </w:rPr>
      </w:pPr>
    </w:p>
    <w:p w14:paraId="02B96A18" w14:textId="764492D7" w:rsidR="00CD60B5" w:rsidRDefault="00CD60B5" w:rsidP="00CD60B5">
      <w:pPr>
        <w:spacing w:line="480" w:lineRule="auto"/>
        <w:rPr>
          <w:rFonts w:cstheme="minorHAnsi"/>
          <w:color w:val="000000"/>
          <w:sz w:val="24"/>
          <w:szCs w:val="24"/>
        </w:rPr>
      </w:pPr>
      <w:r>
        <w:rPr>
          <w:rFonts w:cstheme="minorHAnsi"/>
          <w:b/>
          <w:bCs/>
          <w:color w:val="000000"/>
          <w:sz w:val="24"/>
          <w:szCs w:val="24"/>
        </w:rPr>
        <w:t>Example 6</w:t>
      </w:r>
      <w:r w:rsidRPr="00275E09">
        <w:rPr>
          <w:rFonts w:cstheme="minorHAnsi"/>
          <w:b/>
          <w:bCs/>
          <w:color w:val="000000"/>
          <w:sz w:val="24"/>
          <w:szCs w:val="24"/>
        </w:rPr>
        <w:t xml:space="preserve"> </w:t>
      </w:r>
      <w:r w:rsidR="00661DAD" w:rsidRPr="009E6D83">
        <w:rPr>
          <w:rFonts w:cstheme="minorHAnsi"/>
          <w:color w:val="000000"/>
          <w:sz w:val="24"/>
          <w:szCs w:val="24"/>
        </w:rPr>
        <w:t>Guillaume de</w:t>
      </w:r>
      <w:r w:rsidR="00661DAD">
        <w:rPr>
          <w:rFonts w:cstheme="minorHAnsi"/>
          <w:b/>
          <w:bCs/>
          <w:color w:val="000000"/>
          <w:sz w:val="24"/>
          <w:szCs w:val="24"/>
        </w:rPr>
        <w:t xml:space="preserve"> </w:t>
      </w:r>
      <w:r w:rsidRPr="00275E09">
        <w:rPr>
          <w:rFonts w:cstheme="minorHAnsi"/>
          <w:color w:val="000000"/>
          <w:sz w:val="24"/>
          <w:szCs w:val="24"/>
        </w:rPr>
        <w:t>Machaut</w:t>
      </w:r>
      <w:r>
        <w:rPr>
          <w:rFonts w:cstheme="minorHAnsi"/>
          <w:color w:val="000000"/>
          <w:sz w:val="24"/>
          <w:szCs w:val="24"/>
        </w:rPr>
        <w:t xml:space="preserve">, </w:t>
      </w:r>
      <w:r w:rsidRPr="00275E09">
        <w:rPr>
          <w:rFonts w:cstheme="minorHAnsi"/>
          <w:color w:val="000000"/>
          <w:sz w:val="24"/>
          <w:szCs w:val="24"/>
        </w:rPr>
        <w:t>“En ma cuer” (</w:t>
      </w:r>
      <w:r w:rsidRPr="007A449E">
        <w:rPr>
          <w:rFonts w:cstheme="minorHAnsi"/>
          <w:color w:val="000000"/>
          <w:sz w:val="24"/>
          <w:szCs w:val="24"/>
        </w:rPr>
        <w:t>V27/24</w:t>
      </w:r>
      <w:r w:rsidR="007A449E">
        <w:rPr>
          <w:rFonts w:cstheme="minorHAnsi"/>
          <w:color w:val="000000"/>
          <w:sz w:val="24"/>
          <w:szCs w:val="24"/>
        </w:rPr>
        <w:t>)</w:t>
      </w:r>
      <w:r>
        <w:rPr>
          <w:rFonts w:cstheme="minorHAnsi"/>
          <w:color w:val="000000"/>
          <w:sz w:val="24"/>
          <w:szCs w:val="24"/>
        </w:rPr>
        <w:t xml:space="preserve">, </w:t>
      </w:r>
      <w:r w:rsidRPr="00275E09">
        <w:rPr>
          <w:rFonts w:cstheme="minorHAnsi"/>
          <w:color w:val="000000"/>
          <w:sz w:val="24"/>
          <w:szCs w:val="24"/>
        </w:rPr>
        <w:t>refrain</w:t>
      </w:r>
      <w:r w:rsidR="00661DAD">
        <w:rPr>
          <w:rFonts w:cstheme="minorHAnsi"/>
          <w:color w:val="000000"/>
          <w:sz w:val="24"/>
          <w:szCs w:val="24"/>
        </w:rPr>
        <w:t>,</w:t>
      </w:r>
      <w:r w:rsidR="00661DAD" w:rsidRPr="00275E09">
        <w:rPr>
          <w:rFonts w:cstheme="minorHAnsi"/>
          <w:color w:val="000000"/>
          <w:sz w:val="24"/>
          <w:szCs w:val="24"/>
        </w:rPr>
        <w:t xml:space="preserve"> </w:t>
      </w:r>
      <w:r>
        <w:rPr>
          <w:rFonts w:cstheme="minorHAnsi"/>
          <w:color w:val="000000"/>
          <w:sz w:val="24"/>
          <w:szCs w:val="24"/>
        </w:rPr>
        <w:t>two options metrically interpreted.</w:t>
      </w:r>
    </w:p>
    <w:p w14:paraId="1E27D89D" w14:textId="77777777" w:rsidR="00CD60B5" w:rsidRDefault="00CD60B5" w:rsidP="00CD60B5">
      <w:pPr>
        <w:spacing w:line="480" w:lineRule="auto"/>
        <w:rPr>
          <w:rFonts w:cstheme="minorHAnsi"/>
          <w:color w:val="000000"/>
          <w:sz w:val="24"/>
          <w:szCs w:val="24"/>
        </w:rPr>
      </w:pPr>
    </w:p>
    <w:p w14:paraId="056FF798" w14:textId="31CAFDB8" w:rsidR="00A242F8" w:rsidRDefault="00A242F8" w:rsidP="006B7218">
      <w:pPr>
        <w:spacing w:line="480" w:lineRule="auto"/>
        <w:rPr>
          <w:rFonts w:cstheme="minorHAnsi"/>
          <w:color w:val="000000"/>
          <w:sz w:val="24"/>
          <w:szCs w:val="24"/>
        </w:rPr>
      </w:pPr>
      <w:r>
        <w:rPr>
          <w:rFonts w:cstheme="minorHAnsi"/>
          <w:color w:val="000000"/>
          <w:sz w:val="24"/>
          <w:szCs w:val="24"/>
        </w:rPr>
        <w:t xml:space="preserve">Another metrical </w:t>
      </w:r>
      <w:r w:rsidR="00A06C92">
        <w:rPr>
          <w:rFonts w:cstheme="minorHAnsi"/>
          <w:color w:val="000000"/>
          <w:sz w:val="24"/>
          <w:szCs w:val="24"/>
        </w:rPr>
        <w:t>swap in m. 9 denies comfortable entrainment in the overarching grouping</w:t>
      </w:r>
      <w:r>
        <w:rPr>
          <w:rFonts w:cstheme="minorHAnsi"/>
          <w:color w:val="000000"/>
          <w:sz w:val="24"/>
          <w:szCs w:val="24"/>
        </w:rPr>
        <w:t xml:space="preserve"> </w:t>
      </w:r>
      <w:r w:rsidR="00A06C92">
        <w:rPr>
          <w:rFonts w:cstheme="minorHAnsi"/>
          <w:color w:val="000000"/>
          <w:sz w:val="24"/>
          <w:szCs w:val="24"/>
        </w:rPr>
        <w:t>pattern</w:t>
      </w:r>
      <w:r w:rsidR="00597EB3">
        <w:rPr>
          <w:rFonts w:cstheme="minorHAnsi"/>
          <w:color w:val="000000"/>
          <w:sz w:val="24"/>
          <w:szCs w:val="24"/>
        </w:rPr>
        <w:t xml:space="preserve">, marking off a passage </w:t>
      </w:r>
      <w:r>
        <w:rPr>
          <w:rFonts w:cstheme="minorHAnsi"/>
          <w:color w:val="000000"/>
          <w:sz w:val="24"/>
          <w:szCs w:val="24"/>
        </w:rPr>
        <w:t>(mm. 9</w:t>
      </w:r>
      <w:r w:rsidR="00BA1CF2">
        <w:rPr>
          <w:rFonts w:cstheme="minorHAnsi"/>
          <w:color w:val="000000"/>
          <w:sz w:val="24"/>
          <w:szCs w:val="24"/>
        </w:rPr>
        <w:t>–</w:t>
      </w:r>
      <w:r>
        <w:rPr>
          <w:rFonts w:cstheme="minorHAnsi"/>
          <w:color w:val="000000"/>
          <w:sz w:val="24"/>
          <w:szCs w:val="24"/>
        </w:rPr>
        <w:t xml:space="preserve">13) </w:t>
      </w:r>
      <w:r w:rsidR="00597EB3">
        <w:rPr>
          <w:rFonts w:cstheme="minorHAnsi"/>
          <w:color w:val="000000"/>
          <w:sz w:val="24"/>
          <w:szCs w:val="24"/>
        </w:rPr>
        <w:t xml:space="preserve">that again </w:t>
      </w:r>
      <w:r>
        <w:rPr>
          <w:rFonts w:cstheme="minorHAnsi"/>
          <w:color w:val="000000"/>
          <w:sz w:val="24"/>
          <w:szCs w:val="24"/>
        </w:rPr>
        <w:t>conclud</w:t>
      </w:r>
      <w:r w:rsidR="00597EB3">
        <w:rPr>
          <w:rFonts w:cstheme="minorHAnsi"/>
          <w:color w:val="000000"/>
          <w:sz w:val="24"/>
          <w:szCs w:val="24"/>
        </w:rPr>
        <w:t>es</w:t>
      </w:r>
      <w:r>
        <w:rPr>
          <w:rFonts w:cstheme="minorHAnsi"/>
          <w:color w:val="000000"/>
          <w:sz w:val="24"/>
          <w:szCs w:val="24"/>
        </w:rPr>
        <w:t xml:space="preserve"> with a cadence to an </w:t>
      </w:r>
      <w:r w:rsidRPr="00A242F8">
        <w:rPr>
          <w:rFonts w:cstheme="minorHAnsi"/>
          <w:i/>
          <w:iCs/>
          <w:color w:val="000000"/>
          <w:sz w:val="24"/>
          <w:szCs w:val="24"/>
        </w:rPr>
        <w:t>ouvert</w:t>
      </w:r>
      <w:r>
        <w:rPr>
          <w:rFonts w:cstheme="minorHAnsi"/>
          <w:color w:val="000000"/>
          <w:sz w:val="24"/>
          <w:szCs w:val="24"/>
        </w:rPr>
        <w:t xml:space="preserve"> scale degree. Arrival this time is on </w:t>
      </w:r>
      <w:r w:rsidR="00A90D40">
        <w:rPr>
          <w:rFonts w:cstheme="minorHAnsi"/>
          <w:color w:val="000000"/>
          <w:sz w:val="24"/>
          <w:szCs w:val="24"/>
        </w:rPr>
        <w:t xml:space="preserve">a tonicized </w:t>
      </w:r>
      <w:r>
        <w:rPr>
          <w:rFonts w:cstheme="minorHAnsi"/>
          <w:color w:val="000000"/>
          <w:sz w:val="24"/>
          <w:szCs w:val="24"/>
        </w:rPr>
        <w:t>G (^2) in m. 14</w:t>
      </w:r>
      <w:r w:rsidR="001759D0">
        <w:rPr>
          <w:rFonts w:cstheme="minorHAnsi"/>
          <w:color w:val="000000"/>
          <w:sz w:val="24"/>
          <w:szCs w:val="24"/>
        </w:rPr>
        <w:t xml:space="preserve">, </w:t>
      </w:r>
      <w:r w:rsidR="003B7E01">
        <w:rPr>
          <w:rFonts w:cstheme="minorHAnsi"/>
          <w:color w:val="000000"/>
          <w:sz w:val="24"/>
          <w:szCs w:val="24"/>
        </w:rPr>
        <w:t>echoed</w:t>
      </w:r>
      <w:r>
        <w:rPr>
          <w:rFonts w:cstheme="minorHAnsi"/>
          <w:color w:val="000000"/>
          <w:sz w:val="24"/>
          <w:szCs w:val="24"/>
        </w:rPr>
        <w:t xml:space="preserve"> </w:t>
      </w:r>
      <w:r w:rsidR="00471A9B">
        <w:rPr>
          <w:rFonts w:cstheme="minorHAnsi"/>
          <w:color w:val="000000"/>
          <w:sz w:val="24"/>
          <w:szCs w:val="24"/>
        </w:rPr>
        <w:t xml:space="preserve">quite </w:t>
      </w:r>
      <w:r w:rsidR="001759D0">
        <w:rPr>
          <w:rFonts w:cstheme="minorHAnsi"/>
          <w:color w:val="000000"/>
          <w:sz w:val="24"/>
          <w:szCs w:val="24"/>
        </w:rPr>
        <w:t>strongly in m. 16</w:t>
      </w:r>
      <w:r>
        <w:rPr>
          <w:rFonts w:cstheme="minorHAnsi"/>
          <w:color w:val="000000"/>
          <w:sz w:val="24"/>
          <w:szCs w:val="24"/>
        </w:rPr>
        <w:t>.</w:t>
      </w:r>
      <w:r w:rsidR="00D52D4D">
        <w:rPr>
          <w:rFonts w:cstheme="minorHAnsi"/>
          <w:color w:val="000000"/>
          <w:sz w:val="24"/>
          <w:szCs w:val="24"/>
        </w:rPr>
        <w:t xml:space="preserve"> The regularity of </w:t>
      </w:r>
      <w:r w:rsidR="00696542">
        <w:rPr>
          <w:rFonts w:cstheme="minorHAnsi"/>
          <w:color w:val="000000"/>
          <w:sz w:val="24"/>
          <w:szCs w:val="24"/>
        </w:rPr>
        <w:t xml:space="preserve">preparing </w:t>
      </w:r>
      <w:r w:rsidR="00D52D4D">
        <w:rPr>
          <w:rFonts w:cstheme="minorHAnsi"/>
          <w:color w:val="000000"/>
          <w:sz w:val="24"/>
          <w:szCs w:val="24"/>
        </w:rPr>
        <w:t xml:space="preserve">cadential articulation </w:t>
      </w:r>
      <w:r w:rsidR="00696542">
        <w:rPr>
          <w:rFonts w:cstheme="minorHAnsi"/>
          <w:color w:val="000000"/>
          <w:sz w:val="24"/>
          <w:szCs w:val="24"/>
        </w:rPr>
        <w:t xml:space="preserve">with </w:t>
      </w:r>
      <w:r w:rsidR="00D52D4D">
        <w:rPr>
          <w:rFonts w:cstheme="minorHAnsi"/>
          <w:color w:val="000000"/>
          <w:sz w:val="24"/>
          <w:szCs w:val="24"/>
        </w:rPr>
        <w:t>equipollent metrical play suggests a formal device</w:t>
      </w:r>
      <w:r w:rsidR="00994003">
        <w:rPr>
          <w:rFonts w:cstheme="minorHAnsi"/>
          <w:color w:val="000000"/>
          <w:sz w:val="24"/>
          <w:szCs w:val="24"/>
        </w:rPr>
        <w:t>,</w:t>
      </w:r>
      <w:r w:rsidR="00D52D4D">
        <w:rPr>
          <w:rFonts w:cstheme="minorHAnsi"/>
          <w:color w:val="000000"/>
          <w:sz w:val="24"/>
          <w:szCs w:val="24"/>
        </w:rPr>
        <w:t xml:space="preserve"> in this </w:t>
      </w:r>
      <w:r w:rsidR="00696542">
        <w:rPr>
          <w:rFonts w:cstheme="minorHAnsi"/>
          <w:color w:val="000000"/>
          <w:sz w:val="24"/>
          <w:szCs w:val="24"/>
        </w:rPr>
        <w:t xml:space="preserve">song </w:t>
      </w:r>
      <w:r w:rsidR="004C2F13">
        <w:rPr>
          <w:rFonts w:cstheme="minorHAnsi"/>
          <w:color w:val="000000"/>
          <w:sz w:val="24"/>
          <w:szCs w:val="24"/>
        </w:rPr>
        <w:t>at least</w:t>
      </w:r>
      <w:r w:rsidR="00D52D4D">
        <w:rPr>
          <w:rFonts w:cstheme="minorHAnsi"/>
          <w:color w:val="000000"/>
          <w:sz w:val="24"/>
          <w:szCs w:val="24"/>
        </w:rPr>
        <w:t>.</w:t>
      </w:r>
      <w:r w:rsidR="00ED2485">
        <w:rPr>
          <w:rFonts w:cstheme="minorHAnsi"/>
          <w:color w:val="000000"/>
          <w:sz w:val="24"/>
          <w:szCs w:val="24"/>
        </w:rPr>
        <w:t xml:space="preserve"> The </w:t>
      </w:r>
      <w:r w:rsidR="00DA4253">
        <w:rPr>
          <w:rFonts w:cstheme="minorHAnsi"/>
          <w:color w:val="000000"/>
          <w:sz w:val="24"/>
          <w:szCs w:val="24"/>
        </w:rPr>
        <w:t xml:space="preserve">dyad </w:t>
      </w:r>
      <w:r w:rsidR="00ED2485">
        <w:rPr>
          <w:rFonts w:cstheme="minorHAnsi"/>
          <w:color w:val="000000"/>
          <w:sz w:val="24"/>
          <w:szCs w:val="24"/>
        </w:rPr>
        <w:t>A</w:t>
      </w:r>
      <w:r w:rsidR="00EA025D">
        <w:rPr>
          <w:rFonts w:cstheme="minorHAnsi"/>
          <w:color w:val="000000"/>
          <w:sz w:val="24"/>
          <w:szCs w:val="24"/>
        </w:rPr>
        <w:t>–</w:t>
      </w:r>
      <w:r w:rsidR="00ED2485">
        <w:rPr>
          <w:rFonts w:cstheme="minorHAnsi"/>
          <w:color w:val="000000"/>
          <w:sz w:val="24"/>
          <w:szCs w:val="24"/>
        </w:rPr>
        <w:t>F</w:t>
      </w:r>
      <w:r w:rsidR="00BE107D">
        <w:rPr>
          <w:rFonts w:cstheme="minorHAnsi"/>
          <w:color w:val="000000"/>
          <w:sz w:val="24"/>
          <w:szCs w:val="24"/>
        </w:rPr>
        <w:t>(</w:t>
      </w:r>
      <w:r w:rsidR="009D54AB" w:rsidRPr="009D54AB">
        <w:rPr>
          <w:rFonts w:cstheme="minorHAnsi"/>
          <w:color w:val="000000"/>
          <w:sz w:val="24"/>
          <w:szCs w:val="24"/>
        </w:rPr>
        <w:t>ƒ</w:t>
      </w:r>
      <w:r w:rsidR="00BE107D">
        <w:rPr>
          <w:rFonts w:cstheme="minorHAnsi"/>
          <w:color w:val="000000"/>
          <w:sz w:val="24"/>
          <w:szCs w:val="24"/>
        </w:rPr>
        <w:t>)</w:t>
      </w:r>
      <w:r w:rsidR="00ED2485">
        <w:rPr>
          <w:rFonts w:cstheme="minorHAnsi"/>
          <w:color w:val="000000"/>
          <w:sz w:val="24"/>
          <w:szCs w:val="24"/>
        </w:rPr>
        <w:t xml:space="preserve"> </w:t>
      </w:r>
      <w:r w:rsidR="008241ED">
        <w:rPr>
          <w:rFonts w:cstheme="minorHAnsi"/>
          <w:color w:val="000000"/>
          <w:sz w:val="24"/>
          <w:szCs w:val="24"/>
        </w:rPr>
        <w:t xml:space="preserve">appears </w:t>
      </w:r>
      <w:r w:rsidR="00ED2485">
        <w:rPr>
          <w:rFonts w:cstheme="minorHAnsi"/>
          <w:color w:val="000000"/>
          <w:sz w:val="24"/>
          <w:szCs w:val="24"/>
        </w:rPr>
        <w:t>at the beginning of a new phrase in m. 17</w:t>
      </w:r>
      <w:r w:rsidR="008241ED">
        <w:rPr>
          <w:rFonts w:cstheme="minorHAnsi"/>
          <w:color w:val="000000"/>
          <w:sz w:val="24"/>
          <w:szCs w:val="24"/>
        </w:rPr>
        <w:t xml:space="preserve">, but </w:t>
      </w:r>
      <w:r w:rsidR="00097E6F">
        <w:rPr>
          <w:rFonts w:cstheme="minorHAnsi"/>
          <w:color w:val="000000"/>
          <w:sz w:val="24"/>
          <w:szCs w:val="24"/>
        </w:rPr>
        <w:t xml:space="preserve">its target </w:t>
      </w:r>
      <w:r w:rsidR="002E55E9">
        <w:rPr>
          <w:rFonts w:cstheme="minorHAnsi"/>
          <w:color w:val="000000"/>
          <w:sz w:val="24"/>
          <w:szCs w:val="24"/>
        </w:rPr>
        <w:t>G</w:t>
      </w:r>
      <w:r w:rsidR="00702F58">
        <w:rPr>
          <w:rFonts w:cstheme="minorHAnsi"/>
          <w:color w:val="000000"/>
          <w:sz w:val="24"/>
          <w:szCs w:val="24"/>
        </w:rPr>
        <w:t>, as ^2,</w:t>
      </w:r>
      <w:r w:rsidR="002E55E9">
        <w:rPr>
          <w:rFonts w:cstheme="minorHAnsi"/>
          <w:color w:val="000000"/>
          <w:sz w:val="24"/>
          <w:szCs w:val="24"/>
        </w:rPr>
        <w:t xml:space="preserve"> </w:t>
      </w:r>
      <w:r w:rsidR="00ED2485">
        <w:rPr>
          <w:rFonts w:cstheme="minorHAnsi"/>
          <w:color w:val="000000"/>
          <w:sz w:val="24"/>
          <w:szCs w:val="24"/>
        </w:rPr>
        <w:t>is subordinate to the final F</w:t>
      </w:r>
      <w:r w:rsidR="002E55E9">
        <w:rPr>
          <w:rFonts w:cstheme="minorHAnsi"/>
          <w:color w:val="000000"/>
          <w:sz w:val="24"/>
          <w:szCs w:val="24"/>
        </w:rPr>
        <w:t xml:space="preserve"> that closes the refrain</w:t>
      </w:r>
      <w:r w:rsidR="008241ED">
        <w:rPr>
          <w:rFonts w:cstheme="minorHAnsi"/>
          <w:color w:val="000000"/>
          <w:sz w:val="24"/>
          <w:szCs w:val="24"/>
        </w:rPr>
        <w:t xml:space="preserve"> (m. 22)</w:t>
      </w:r>
      <w:r w:rsidR="00ED2485">
        <w:rPr>
          <w:rFonts w:cstheme="minorHAnsi"/>
          <w:color w:val="000000"/>
          <w:sz w:val="24"/>
          <w:szCs w:val="24"/>
        </w:rPr>
        <w:t xml:space="preserve">. </w:t>
      </w:r>
      <w:r w:rsidR="006F3ACB">
        <w:rPr>
          <w:rFonts w:cstheme="minorHAnsi"/>
          <w:color w:val="000000"/>
          <w:sz w:val="24"/>
          <w:szCs w:val="24"/>
        </w:rPr>
        <w:t xml:space="preserve">The descending </w:t>
      </w:r>
      <w:r w:rsidR="00846B20">
        <w:rPr>
          <w:rFonts w:cstheme="minorHAnsi"/>
          <w:color w:val="000000"/>
          <w:sz w:val="24"/>
          <w:szCs w:val="24"/>
        </w:rPr>
        <w:t>l</w:t>
      </w:r>
      <w:r w:rsidR="006F3ACB">
        <w:rPr>
          <w:rFonts w:cstheme="minorHAnsi"/>
          <w:color w:val="000000"/>
          <w:sz w:val="24"/>
          <w:szCs w:val="24"/>
        </w:rPr>
        <w:t>ydian pentachord C</w:t>
      </w:r>
      <w:r w:rsidR="00846B20">
        <w:rPr>
          <w:rFonts w:cstheme="minorHAnsi"/>
          <w:color w:val="000000"/>
          <w:sz w:val="24"/>
          <w:szCs w:val="24"/>
        </w:rPr>
        <w:t>–</w:t>
      </w:r>
      <w:r w:rsidR="006F3ACB">
        <w:rPr>
          <w:rFonts w:cstheme="minorHAnsi"/>
          <w:color w:val="000000"/>
          <w:sz w:val="24"/>
          <w:szCs w:val="24"/>
        </w:rPr>
        <w:t xml:space="preserve">F in the cantus aligns with the ascending </w:t>
      </w:r>
      <w:r w:rsidR="00CD79FA">
        <w:rPr>
          <w:rFonts w:cstheme="minorHAnsi"/>
          <w:color w:val="000000"/>
          <w:sz w:val="24"/>
          <w:szCs w:val="24"/>
        </w:rPr>
        <w:t xml:space="preserve">lydian </w:t>
      </w:r>
      <w:r w:rsidR="006F3ACB">
        <w:rPr>
          <w:rFonts w:cstheme="minorHAnsi"/>
          <w:color w:val="000000"/>
          <w:sz w:val="24"/>
          <w:szCs w:val="24"/>
        </w:rPr>
        <w:t>tetrachord C</w:t>
      </w:r>
      <w:r w:rsidR="00BA1CF2">
        <w:rPr>
          <w:rFonts w:cstheme="minorHAnsi"/>
          <w:color w:val="000000"/>
          <w:sz w:val="24"/>
          <w:szCs w:val="24"/>
        </w:rPr>
        <w:t>–</w:t>
      </w:r>
      <w:r w:rsidR="006F3ACB">
        <w:rPr>
          <w:rFonts w:cstheme="minorHAnsi"/>
          <w:color w:val="000000"/>
          <w:sz w:val="24"/>
          <w:szCs w:val="24"/>
        </w:rPr>
        <w:t xml:space="preserve">F </w:t>
      </w:r>
      <w:r w:rsidR="006F3ACB">
        <w:rPr>
          <w:rFonts w:cstheme="minorHAnsi"/>
          <w:color w:val="000000"/>
          <w:sz w:val="24"/>
          <w:szCs w:val="24"/>
        </w:rPr>
        <w:lastRenderedPageBreak/>
        <w:t xml:space="preserve">in the tenor </w:t>
      </w:r>
      <w:r w:rsidR="001C0A34">
        <w:rPr>
          <w:rFonts w:cstheme="minorHAnsi"/>
          <w:color w:val="000000"/>
          <w:sz w:val="24"/>
          <w:szCs w:val="24"/>
        </w:rPr>
        <w:t>(mm. 19</w:t>
      </w:r>
      <w:r w:rsidR="00BA1CF2">
        <w:rPr>
          <w:rFonts w:cstheme="minorHAnsi"/>
          <w:color w:val="000000"/>
          <w:sz w:val="24"/>
          <w:szCs w:val="24"/>
        </w:rPr>
        <w:t>–</w:t>
      </w:r>
      <w:r w:rsidR="001C0A34">
        <w:rPr>
          <w:rFonts w:cstheme="minorHAnsi"/>
          <w:color w:val="000000"/>
          <w:sz w:val="24"/>
          <w:szCs w:val="24"/>
        </w:rPr>
        <w:t xml:space="preserve">22) </w:t>
      </w:r>
      <w:r w:rsidR="006F3ACB">
        <w:rPr>
          <w:rFonts w:cstheme="minorHAnsi"/>
          <w:color w:val="000000"/>
          <w:sz w:val="24"/>
          <w:szCs w:val="24"/>
        </w:rPr>
        <w:t>to affirm the hegemony of F</w:t>
      </w:r>
      <w:r w:rsidR="00AE6B59">
        <w:rPr>
          <w:rFonts w:cstheme="minorHAnsi"/>
          <w:color w:val="000000"/>
          <w:sz w:val="24"/>
          <w:szCs w:val="24"/>
        </w:rPr>
        <w:t>, hinted at only once before in the un</w:t>
      </w:r>
      <w:r w:rsidR="003D1E8A">
        <w:rPr>
          <w:rFonts w:cstheme="minorHAnsi"/>
          <w:color w:val="000000"/>
          <w:sz w:val="24"/>
          <w:szCs w:val="24"/>
        </w:rPr>
        <w:t>certain</w:t>
      </w:r>
      <w:r w:rsidR="00AE6B59">
        <w:rPr>
          <w:rFonts w:cstheme="minorHAnsi"/>
          <w:color w:val="000000"/>
          <w:sz w:val="24"/>
          <w:szCs w:val="24"/>
        </w:rPr>
        <w:t xml:space="preserve"> pocket of m. 4</w:t>
      </w:r>
      <w:r w:rsidR="006F3ACB">
        <w:rPr>
          <w:rFonts w:cstheme="minorHAnsi"/>
          <w:color w:val="000000"/>
          <w:sz w:val="24"/>
          <w:szCs w:val="24"/>
        </w:rPr>
        <w:t>.</w:t>
      </w:r>
      <w:r w:rsidR="00FA23C5">
        <w:rPr>
          <w:rStyle w:val="FootnoteReference"/>
          <w:rFonts w:cstheme="minorHAnsi"/>
          <w:color w:val="000000"/>
          <w:sz w:val="24"/>
          <w:szCs w:val="24"/>
        </w:rPr>
        <w:footnoteReference w:id="28"/>
      </w:r>
    </w:p>
    <w:p w14:paraId="08E3A436" w14:textId="77777777" w:rsidR="006B7218" w:rsidRDefault="006B7218" w:rsidP="006B7218">
      <w:pPr>
        <w:spacing w:line="480" w:lineRule="auto"/>
        <w:rPr>
          <w:rFonts w:cstheme="minorHAnsi"/>
          <w:color w:val="000000"/>
          <w:sz w:val="24"/>
          <w:szCs w:val="24"/>
        </w:rPr>
      </w:pPr>
    </w:p>
    <w:p w14:paraId="3B0D9322" w14:textId="0312CA97" w:rsidR="005B3E15" w:rsidRDefault="008D22EE" w:rsidP="006B7218">
      <w:pPr>
        <w:spacing w:line="480" w:lineRule="auto"/>
        <w:rPr>
          <w:rFonts w:cstheme="minorHAnsi"/>
          <w:color w:val="000000"/>
          <w:sz w:val="24"/>
          <w:szCs w:val="24"/>
        </w:rPr>
      </w:pPr>
      <w:r>
        <w:rPr>
          <w:rFonts w:cstheme="minorHAnsi"/>
          <w:color w:val="000000"/>
          <w:sz w:val="24"/>
          <w:szCs w:val="24"/>
        </w:rPr>
        <w:t>Metrical ambiguity</w:t>
      </w:r>
      <w:r w:rsidR="0077398D">
        <w:rPr>
          <w:rFonts w:cstheme="minorHAnsi"/>
          <w:color w:val="000000"/>
          <w:sz w:val="24"/>
          <w:szCs w:val="24"/>
        </w:rPr>
        <w:t xml:space="preserve"> looms</w:t>
      </w:r>
      <w:r w:rsidR="00A4579C">
        <w:rPr>
          <w:rFonts w:cstheme="minorHAnsi"/>
          <w:color w:val="000000"/>
          <w:sz w:val="24"/>
          <w:szCs w:val="24"/>
        </w:rPr>
        <w:t xml:space="preserve">, </w:t>
      </w:r>
      <w:r>
        <w:rPr>
          <w:rFonts w:cstheme="minorHAnsi"/>
          <w:color w:val="000000"/>
          <w:sz w:val="24"/>
          <w:szCs w:val="24"/>
        </w:rPr>
        <w:t xml:space="preserve">however. </w:t>
      </w:r>
      <w:r w:rsidR="0004354E">
        <w:rPr>
          <w:rFonts w:cstheme="minorHAnsi"/>
          <w:color w:val="000000"/>
          <w:sz w:val="24"/>
          <w:szCs w:val="24"/>
        </w:rPr>
        <w:t xml:space="preserve">In the approach to </w:t>
      </w:r>
      <w:r w:rsidR="00BD66F5">
        <w:rPr>
          <w:rFonts w:cstheme="minorHAnsi"/>
          <w:color w:val="000000"/>
          <w:sz w:val="24"/>
          <w:szCs w:val="24"/>
        </w:rPr>
        <w:t xml:space="preserve">the </w:t>
      </w:r>
      <w:r>
        <w:rPr>
          <w:rFonts w:cstheme="minorHAnsi"/>
          <w:color w:val="000000"/>
          <w:sz w:val="24"/>
          <w:szCs w:val="24"/>
        </w:rPr>
        <w:t>final F</w:t>
      </w:r>
      <w:r w:rsidR="00BD66F5">
        <w:rPr>
          <w:rFonts w:cstheme="minorHAnsi"/>
          <w:color w:val="000000"/>
          <w:sz w:val="24"/>
          <w:szCs w:val="24"/>
        </w:rPr>
        <w:t>,</w:t>
      </w:r>
      <w:r>
        <w:rPr>
          <w:rFonts w:cstheme="minorHAnsi"/>
          <w:color w:val="000000"/>
          <w:sz w:val="24"/>
          <w:szCs w:val="24"/>
        </w:rPr>
        <w:t xml:space="preserve"> </w:t>
      </w:r>
      <w:r w:rsidR="00C52719">
        <w:rPr>
          <w:rFonts w:cstheme="minorHAnsi"/>
          <w:color w:val="000000"/>
          <w:sz w:val="24"/>
          <w:szCs w:val="24"/>
        </w:rPr>
        <w:t xml:space="preserve">m. 20 yields a pattern of </w:t>
      </w:r>
      <w:r>
        <w:rPr>
          <w:rFonts w:cstheme="minorHAnsi"/>
          <w:color w:val="000000"/>
          <w:sz w:val="24"/>
          <w:szCs w:val="24"/>
        </w:rPr>
        <w:t xml:space="preserve">iambs identical to </w:t>
      </w:r>
      <w:r w:rsidR="00C52719">
        <w:rPr>
          <w:rFonts w:cstheme="minorHAnsi"/>
          <w:color w:val="000000"/>
          <w:sz w:val="24"/>
          <w:szCs w:val="24"/>
        </w:rPr>
        <w:t xml:space="preserve">those of </w:t>
      </w:r>
      <w:r>
        <w:rPr>
          <w:rFonts w:cstheme="minorHAnsi"/>
          <w:color w:val="000000"/>
          <w:sz w:val="24"/>
          <w:szCs w:val="24"/>
        </w:rPr>
        <w:t>m. 3, interpreted above as destabilizing.</w:t>
      </w:r>
      <w:r w:rsidR="00D36470">
        <w:rPr>
          <w:rFonts w:cstheme="minorHAnsi"/>
          <w:color w:val="000000"/>
          <w:sz w:val="24"/>
          <w:szCs w:val="24"/>
        </w:rPr>
        <w:t xml:space="preserve"> </w:t>
      </w:r>
      <w:r w:rsidR="005B3E15">
        <w:rPr>
          <w:rFonts w:cstheme="minorHAnsi"/>
          <w:color w:val="000000"/>
          <w:sz w:val="24"/>
          <w:szCs w:val="24"/>
        </w:rPr>
        <w:t xml:space="preserve">There are five such measures of ambiguous </w:t>
      </w:r>
      <w:r w:rsidR="00D36470">
        <w:rPr>
          <w:rFonts w:cstheme="minorHAnsi"/>
          <w:color w:val="000000"/>
          <w:sz w:val="24"/>
          <w:szCs w:val="24"/>
        </w:rPr>
        <w:t>iambs in the cantus</w:t>
      </w:r>
      <w:r w:rsidR="004638AE">
        <w:rPr>
          <w:rFonts w:cstheme="minorHAnsi"/>
          <w:color w:val="000000"/>
          <w:sz w:val="24"/>
          <w:szCs w:val="24"/>
        </w:rPr>
        <w:t>,</w:t>
      </w:r>
      <w:r w:rsidR="00D36470">
        <w:rPr>
          <w:rFonts w:cstheme="minorHAnsi"/>
          <w:color w:val="000000"/>
          <w:sz w:val="24"/>
          <w:szCs w:val="24"/>
        </w:rPr>
        <w:t xml:space="preserve"> </w:t>
      </w:r>
      <w:r w:rsidR="005B3E15">
        <w:rPr>
          <w:rFonts w:cstheme="minorHAnsi"/>
          <w:color w:val="000000"/>
          <w:sz w:val="24"/>
          <w:szCs w:val="24"/>
        </w:rPr>
        <w:t xml:space="preserve">and if they are </w:t>
      </w:r>
      <w:r w:rsidR="00CD5FDB">
        <w:rPr>
          <w:rFonts w:cstheme="minorHAnsi"/>
          <w:color w:val="000000"/>
          <w:sz w:val="24"/>
          <w:szCs w:val="24"/>
        </w:rPr>
        <w:t xml:space="preserve">read </w:t>
      </w:r>
      <w:r w:rsidR="005B3E15">
        <w:rPr>
          <w:rFonts w:cstheme="minorHAnsi"/>
          <w:color w:val="000000"/>
          <w:sz w:val="24"/>
          <w:szCs w:val="24"/>
        </w:rPr>
        <w:t xml:space="preserve">consistently </w:t>
      </w:r>
      <w:r w:rsidR="004D4E5E">
        <w:rPr>
          <w:rFonts w:cstheme="minorHAnsi"/>
          <w:color w:val="000000"/>
          <w:sz w:val="24"/>
          <w:szCs w:val="24"/>
        </w:rPr>
        <w:t xml:space="preserve">across </w:t>
      </w:r>
      <w:r w:rsidR="003266ED">
        <w:rPr>
          <w:rFonts w:cstheme="minorHAnsi"/>
          <w:color w:val="000000"/>
          <w:sz w:val="24"/>
          <w:szCs w:val="24"/>
        </w:rPr>
        <w:t xml:space="preserve">the virelai’s </w:t>
      </w:r>
      <w:r w:rsidR="004D4E5E">
        <w:rPr>
          <w:rFonts w:cstheme="minorHAnsi"/>
          <w:color w:val="000000"/>
          <w:sz w:val="24"/>
          <w:szCs w:val="24"/>
        </w:rPr>
        <w:t xml:space="preserve">repeats, </w:t>
      </w:r>
      <w:r w:rsidR="005B3E15">
        <w:rPr>
          <w:rFonts w:cstheme="minorHAnsi"/>
          <w:color w:val="000000"/>
          <w:sz w:val="24"/>
          <w:szCs w:val="24"/>
        </w:rPr>
        <w:t>the song</w:t>
      </w:r>
      <w:r w:rsidR="00880733">
        <w:rPr>
          <w:rFonts w:cstheme="minorHAnsi"/>
          <w:color w:val="000000"/>
          <w:sz w:val="24"/>
          <w:szCs w:val="24"/>
        </w:rPr>
        <w:t xml:space="preserve"> end</w:t>
      </w:r>
      <w:r w:rsidR="0068053F">
        <w:rPr>
          <w:rFonts w:cstheme="minorHAnsi"/>
          <w:color w:val="000000"/>
          <w:sz w:val="24"/>
          <w:szCs w:val="24"/>
        </w:rPr>
        <w:t>s</w:t>
      </w:r>
      <w:r w:rsidR="00880733">
        <w:rPr>
          <w:rFonts w:cstheme="minorHAnsi"/>
          <w:color w:val="000000"/>
          <w:sz w:val="24"/>
          <w:szCs w:val="24"/>
        </w:rPr>
        <w:t xml:space="preserve"> </w:t>
      </w:r>
      <w:r w:rsidR="00096718">
        <w:rPr>
          <w:rFonts w:cstheme="minorHAnsi"/>
          <w:color w:val="000000"/>
          <w:sz w:val="24"/>
          <w:szCs w:val="24"/>
        </w:rPr>
        <w:t xml:space="preserve">on </w:t>
      </w:r>
      <w:r w:rsidR="00880733">
        <w:rPr>
          <w:rFonts w:cstheme="minorHAnsi"/>
          <w:color w:val="000000"/>
          <w:sz w:val="24"/>
          <w:szCs w:val="24"/>
        </w:rPr>
        <w:t>uncertain</w:t>
      </w:r>
      <w:r w:rsidR="00096718">
        <w:rPr>
          <w:rFonts w:cstheme="minorHAnsi"/>
          <w:color w:val="000000"/>
          <w:sz w:val="24"/>
          <w:szCs w:val="24"/>
        </w:rPr>
        <w:t>ty</w:t>
      </w:r>
      <w:r w:rsidR="005B3E15">
        <w:rPr>
          <w:rFonts w:cstheme="minorHAnsi"/>
          <w:color w:val="000000"/>
          <w:sz w:val="24"/>
          <w:szCs w:val="24"/>
        </w:rPr>
        <w:t xml:space="preserve">. </w:t>
      </w:r>
      <w:r w:rsidR="009A4E65">
        <w:rPr>
          <w:rFonts w:cstheme="minorHAnsi"/>
          <w:color w:val="000000"/>
          <w:sz w:val="24"/>
          <w:szCs w:val="24"/>
        </w:rPr>
        <w:t xml:space="preserve">The </w:t>
      </w:r>
      <w:r w:rsidR="00880733">
        <w:rPr>
          <w:rFonts w:cstheme="minorHAnsi"/>
          <w:color w:val="000000"/>
          <w:sz w:val="24"/>
          <w:szCs w:val="24"/>
        </w:rPr>
        <w:t>refrain is repeated three times in the standard fixed form</w:t>
      </w:r>
      <w:r w:rsidR="00FA23C5">
        <w:rPr>
          <w:rFonts w:cstheme="minorHAnsi"/>
          <w:color w:val="000000"/>
          <w:sz w:val="24"/>
          <w:szCs w:val="24"/>
        </w:rPr>
        <w:t xml:space="preserve"> </w:t>
      </w:r>
      <w:r w:rsidR="00880733">
        <w:rPr>
          <w:rFonts w:cstheme="minorHAnsi"/>
          <w:color w:val="000000"/>
          <w:sz w:val="24"/>
          <w:szCs w:val="24"/>
        </w:rPr>
        <w:t>AbbaA</w:t>
      </w:r>
      <w:r w:rsidR="00A4579C">
        <w:rPr>
          <w:rFonts w:cstheme="minorHAnsi"/>
          <w:color w:val="000000"/>
          <w:sz w:val="24"/>
          <w:szCs w:val="24"/>
        </w:rPr>
        <w:t>:</w:t>
      </w:r>
      <w:r w:rsidR="00880733">
        <w:rPr>
          <w:rFonts w:cstheme="minorHAnsi"/>
          <w:color w:val="000000"/>
          <w:sz w:val="24"/>
          <w:szCs w:val="24"/>
        </w:rPr>
        <w:t xml:space="preserve"> </w:t>
      </w:r>
      <w:r w:rsidR="000B5F5D">
        <w:rPr>
          <w:rFonts w:cstheme="minorHAnsi"/>
          <w:color w:val="000000"/>
          <w:sz w:val="24"/>
          <w:szCs w:val="24"/>
        </w:rPr>
        <w:t xml:space="preserve">uppercase </w:t>
      </w:r>
      <w:r w:rsidR="00880733">
        <w:rPr>
          <w:rFonts w:cstheme="minorHAnsi"/>
          <w:color w:val="000000"/>
          <w:sz w:val="24"/>
          <w:szCs w:val="24"/>
        </w:rPr>
        <w:t xml:space="preserve">letters A and B represent different music </w:t>
      </w:r>
      <w:r w:rsidR="009A4E65">
        <w:rPr>
          <w:rFonts w:cstheme="minorHAnsi"/>
          <w:color w:val="000000"/>
          <w:sz w:val="24"/>
          <w:szCs w:val="24"/>
        </w:rPr>
        <w:t xml:space="preserve">(refrain and verse) </w:t>
      </w:r>
      <w:r w:rsidR="00880733">
        <w:rPr>
          <w:rFonts w:cstheme="minorHAnsi"/>
          <w:color w:val="000000"/>
          <w:sz w:val="24"/>
          <w:szCs w:val="24"/>
        </w:rPr>
        <w:t xml:space="preserve">and lowercase </w:t>
      </w:r>
      <w:r w:rsidR="000B5F5D">
        <w:rPr>
          <w:rFonts w:cstheme="minorHAnsi"/>
          <w:color w:val="000000"/>
          <w:sz w:val="24"/>
          <w:szCs w:val="24"/>
        </w:rPr>
        <w:t xml:space="preserve">letters </w:t>
      </w:r>
      <w:r w:rsidR="00880733">
        <w:rPr>
          <w:rFonts w:cstheme="minorHAnsi"/>
          <w:color w:val="000000"/>
          <w:sz w:val="24"/>
          <w:szCs w:val="24"/>
        </w:rPr>
        <w:t xml:space="preserve">indicate new lyrics </w:t>
      </w:r>
      <w:r w:rsidR="003E1C4F">
        <w:rPr>
          <w:rFonts w:cstheme="minorHAnsi"/>
          <w:color w:val="000000"/>
          <w:sz w:val="24"/>
          <w:szCs w:val="24"/>
        </w:rPr>
        <w:t xml:space="preserve">set </w:t>
      </w:r>
      <w:r w:rsidR="00880733">
        <w:rPr>
          <w:rFonts w:cstheme="minorHAnsi"/>
          <w:color w:val="000000"/>
          <w:sz w:val="24"/>
          <w:szCs w:val="24"/>
        </w:rPr>
        <w:t xml:space="preserve">to the same music. </w:t>
      </w:r>
      <w:r w:rsidR="00202C48">
        <w:rPr>
          <w:rFonts w:cstheme="minorHAnsi"/>
          <w:color w:val="000000"/>
          <w:sz w:val="24"/>
          <w:szCs w:val="24"/>
        </w:rPr>
        <w:t xml:space="preserve">When the refrain is set to new lyrics (lowercase a), </w:t>
      </w:r>
      <w:r w:rsidR="00850222">
        <w:rPr>
          <w:rFonts w:cstheme="minorHAnsi"/>
          <w:color w:val="000000"/>
          <w:sz w:val="24"/>
          <w:szCs w:val="24"/>
        </w:rPr>
        <w:t xml:space="preserve">the passages of </w:t>
      </w:r>
      <w:r w:rsidR="007A181A">
        <w:rPr>
          <w:rFonts w:cstheme="minorHAnsi"/>
          <w:color w:val="000000"/>
          <w:sz w:val="24"/>
          <w:szCs w:val="24"/>
        </w:rPr>
        <w:t>uncertainty</w:t>
      </w:r>
      <w:r w:rsidR="00850222">
        <w:rPr>
          <w:rFonts w:cstheme="minorHAnsi"/>
          <w:color w:val="000000"/>
          <w:sz w:val="24"/>
          <w:szCs w:val="24"/>
        </w:rPr>
        <w:t xml:space="preserve"> discussed</w:t>
      </w:r>
      <w:r w:rsidR="00A4579C">
        <w:rPr>
          <w:rFonts w:cstheme="minorHAnsi"/>
          <w:color w:val="000000"/>
          <w:sz w:val="24"/>
          <w:szCs w:val="24"/>
        </w:rPr>
        <w:t xml:space="preserve"> previously</w:t>
      </w:r>
      <w:r w:rsidR="00850222">
        <w:rPr>
          <w:rFonts w:cstheme="minorHAnsi"/>
          <w:color w:val="000000"/>
          <w:sz w:val="24"/>
          <w:szCs w:val="24"/>
        </w:rPr>
        <w:t xml:space="preserve"> </w:t>
      </w:r>
      <w:r w:rsidR="00202C48">
        <w:rPr>
          <w:rFonts w:cstheme="minorHAnsi"/>
          <w:color w:val="000000"/>
          <w:sz w:val="24"/>
          <w:szCs w:val="24"/>
        </w:rPr>
        <w:t xml:space="preserve">swap places with </w:t>
      </w:r>
      <w:r w:rsidR="00850222">
        <w:rPr>
          <w:rFonts w:cstheme="minorHAnsi"/>
          <w:color w:val="000000"/>
          <w:sz w:val="24"/>
          <w:szCs w:val="24"/>
        </w:rPr>
        <w:t>what was stable the first time through</w:t>
      </w:r>
      <w:r w:rsidR="00AE3DB0">
        <w:rPr>
          <w:rFonts w:cstheme="minorHAnsi"/>
          <w:color w:val="000000"/>
          <w:sz w:val="24"/>
          <w:szCs w:val="24"/>
        </w:rPr>
        <w:t>.</w:t>
      </w:r>
      <w:r w:rsidR="00850222">
        <w:rPr>
          <w:rFonts w:cstheme="minorHAnsi"/>
          <w:color w:val="000000"/>
          <w:sz w:val="24"/>
          <w:szCs w:val="24"/>
        </w:rPr>
        <w:t xml:space="preserve"> </w:t>
      </w:r>
      <w:r w:rsidR="00A4579C">
        <w:rPr>
          <w:rFonts w:cstheme="minorHAnsi"/>
          <w:color w:val="000000"/>
          <w:sz w:val="24"/>
          <w:szCs w:val="24"/>
        </w:rPr>
        <w:t>F</w:t>
      </w:r>
      <w:r w:rsidR="00850222">
        <w:rPr>
          <w:rFonts w:cstheme="minorHAnsi"/>
          <w:color w:val="000000"/>
          <w:sz w:val="24"/>
          <w:szCs w:val="24"/>
        </w:rPr>
        <w:t xml:space="preserve">ittingly, </w:t>
      </w:r>
      <w:r w:rsidR="00C341BA">
        <w:rPr>
          <w:rFonts w:cstheme="minorHAnsi"/>
          <w:color w:val="000000"/>
          <w:sz w:val="24"/>
          <w:szCs w:val="24"/>
        </w:rPr>
        <w:t xml:space="preserve">the refrain </w:t>
      </w:r>
      <w:r w:rsidR="00A4579C">
        <w:rPr>
          <w:rFonts w:cstheme="minorHAnsi"/>
          <w:color w:val="000000"/>
          <w:sz w:val="24"/>
          <w:szCs w:val="24"/>
        </w:rPr>
        <w:t xml:space="preserve">then </w:t>
      </w:r>
      <w:r w:rsidR="00C341BA">
        <w:rPr>
          <w:rFonts w:cstheme="minorHAnsi"/>
          <w:color w:val="000000"/>
          <w:sz w:val="24"/>
          <w:szCs w:val="24"/>
        </w:rPr>
        <w:t>revert</w:t>
      </w:r>
      <w:r w:rsidR="00A4579C">
        <w:rPr>
          <w:rFonts w:cstheme="minorHAnsi"/>
          <w:color w:val="000000"/>
          <w:sz w:val="24"/>
          <w:szCs w:val="24"/>
        </w:rPr>
        <w:t>s</w:t>
      </w:r>
      <w:r w:rsidR="00C341BA">
        <w:rPr>
          <w:rFonts w:cstheme="minorHAnsi"/>
          <w:color w:val="000000"/>
          <w:sz w:val="24"/>
          <w:szCs w:val="24"/>
        </w:rPr>
        <w:t xml:space="preserve"> to </w:t>
      </w:r>
      <w:r w:rsidR="00A4579C">
        <w:rPr>
          <w:rFonts w:cstheme="minorHAnsi"/>
          <w:color w:val="000000"/>
          <w:sz w:val="24"/>
          <w:szCs w:val="24"/>
        </w:rPr>
        <w:t xml:space="preserve">its original orientation </w:t>
      </w:r>
      <w:r w:rsidR="00C341BA">
        <w:rPr>
          <w:rFonts w:cstheme="minorHAnsi"/>
          <w:color w:val="000000"/>
          <w:sz w:val="24"/>
          <w:szCs w:val="24"/>
        </w:rPr>
        <w:t xml:space="preserve">upon the third and final statement </w:t>
      </w:r>
      <w:r w:rsidR="00202C48">
        <w:rPr>
          <w:rFonts w:cstheme="minorHAnsi"/>
          <w:color w:val="000000"/>
          <w:sz w:val="24"/>
          <w:szCs w:val="24"/>
        </w:rPr>
        <w:t>(</w:t>
      </w:r>
      <w:r w:rsidR="007A3C93">
        <w:rPr>
          <w:rFonts w:cstheme="minorHAnsi"/>
          <w:color w:val="000000"/>
          <w:sz w:val="24"/>
          <w:szCs w:val="24"/>
        </w:rPr>
        <w:t xml:space="preserve">uppercase </w:t>
      </w:r>
      <w:r w:rsidR="00202C48">
        <w:rPr>
          <w:rFonts w:cstheme="minorHAnsi"/>
          <w:color w:val="000000"/>
          <w:sz w:val="24"/>
          <w:szCs w:val="24"/>
        </w:rPr>
        <w:t>A)</w:t>
      </w:r>
      <w:r w:rsidR="00A4579C">
        <w:rPr>
          <w:rFonts w:cstheme="minorHAnsi"/>
          <w:color w:val="000000"/>
          <w:sz w:val="24"/>
          <w:szCs w:val="24"/>
        </w:rPr>
        <w:t xml:space="preserve">, in which </w:t>
      </w:r>
      <w:r w:rsidR="00C341BA">
        <w:rPr>
          <w:rFonts w:cstheme="minorHAnsi"/>
          <w:color w:val="000000"/>
          <w:sz w:val="24"/>
          <w:szCs w:val="24"/>
        </w:rPr>
        <w:t xml:space="preserve">the original lyrics are </w:t>
      </w:r>
      <w:r w:rsidR="00085BD9">
        <w:rPr>
          <w:rFonts w:cstheme="minorHAnsi"/>
          <w:color w:val="000000"/>
          <w:sz w:val="24"/>
          <w:szCs w:val="24"/>
        </w:rPr>
        <w:t xml:space="preserve">restored </w:t>
      </w:r>
      <w:r w:rsidR="00C341BA">
        <w:rPr>
          <w:rFonts w:cstheme="minorHAnsi"/>
          <w:color w:val="000000"/>
          <w:sz w:val="24"/>
          <w:szCs w:val="24"/>
        </w:rPr>
        <w:t>and the piece en</w:t>
      </w:r>
      <w:r w:rsidR="00A4579C">
        <w:rPr>
          <w:rFonts w:cstheme="minorHAnsi"/>
          <w:color w:val="000000"/>
          <w:sz w:val="24"/>
          <w:szCs w:val="24"/>
        </w:rPr>
        <w:t xml:space="preserve">ds, but does so </w:t>
      </w:r>
      <w:r w:rsidR="00306827">
        <w:rPr>
          <w:rFonts w:cstheme="minorHAnsi"/>
          <w:color w:val="000000"/>
          <w:sz w:val="24"/>
          <w:szCs w:val="24"/>
        </w:rPr>
        <w:t xml:space="preserve">with </w:t>
      </w:r>
      <w:r w:rsidR="00F31252">
        <w:rPr>
          <w:rFonts w:cstheme="minorHAnsi"/>
          <w:color w:val="000000"/>
          <w:sz w:val="24"/>
          <w:szCs w:val="24"/>
        </w:rPr>
        <w:t>uncertainty</w:t>
      </w:r>
      <w:r w:rsidR="00390D71">
        <w:rPr>
          <w:rFonts w:cstheme="minorHAnsi"/>
          <w:color w:val="000000"/>
          <w:sz w:val="24"/>
          <w:szCs w:val="24"/>
        </w:rPr>
        <w:t xml:space="preserve">. </w:t>
      </w:r>
      <w:r w:rsidR="001A18A4">
        <w:rPr>
          <w:rFonts w:cstheme="minorHAnsi"/>
          <w:color w:val="000000"/>
          <w:sz w:val="24"/>
          <w:szCs w:val="24"/>
        </w:rPr>
        <w:t xml:space="preserve">Rather than being a dissatisfying conclusion, </w:t>
      </w:r>
      <w:r w:rsidR="00A4579C">
        <w:rPr>
          <w:rFonts w:cstheme="minorHAnsi"/>
          <w:color w:val="000000"/>
          <w:sz w:val="24"/>
          <w:szCs w:val="24"/>
        </w:rPr>
        <w:t xml:space="preserve">however, </w:t>
      </w:r>
      <w:r w:rsidR="001A18A4">
        <w:rPr>
          <w:rFonts w:cstheme="minorHAnsi"/>
          <w:color w:val="000000"/>
          <w:sz w:val="24"/>
          <w:szCs w:val="24"/>
        </w:rPr>
        <w:t>s</w:t>
      </w:r>
      <w:r w:rsidR="000917AB">
        <w:rPr>
          <w:rFonts w:cstheme="minorHAnsi"/>
          <w:color w:val="000000"/>
          <w:sz w:val="24"/>
          <w:szCs w:val="24"/>
        </w:rPr>
        <w:t xml:space="preserve">uch a reading pairs honestly with </w:t>
      </w:r>
      <w:r w:rsidR="00AA296B">
        <w:rPr>
          <w:rFonts w:cstheme="minorHAnsi"/>
          <w:color w:val="000000"/>
          <w:sz w:val="24"/>
          <w:szCs w:val="24"/>
        </w:rPr>
        <w:t xml:space="preserve">the </w:t>
      </w:r>
      <w:r w:rsidR="000917AB">
        <w:rPr>
          <w:rFonts w:cstheme="minorHAnsi"/>
          <w:color w:val="000000"/>
          <w:sz w:val="24"/>
          <w:szCs w:val="24"/>
        </w:rPr>
        <w:t xml:space="preserve">protagonist’s </w:t>
      </w:r>
      <w:r w:rsidR="00AA296B">
        <w:rPr>
          <w:rFonts w:cstheme="minorHAnsi"/>
          <w:color w:val="000000"/>
          <w:sz w:val="24"/>
          <w:szCs w:val="24"/>
        </w:rPr>
        <w:t xml:space="preserve">closing sentiment: if the </w:t>
      </w:r>
      <w:r w:rsidR="000917AB" w:rsidRPr="000917AB">
        <w:rPr>
          <w:rFonts w:cstheme="minorHAnsi"/>
          <w:i/>
          <w:iCs/>
          <w:color w:val="000000"/>
          <w:sz w:val="24"/>
          <w:szCs w:val="24"/>
        </w:rPr>
        <w:t>dame</w:t>
      </w:r>
      <w:r w:rsidR="00AA296B">
        <w:rPr>
          <w:rFonts w:cstheme="minorHAnsi"/>
          <w:color w:val="000000"/>
          <w:sz w:val="24"/>
          <w:szCs w:val="24"/>
        </w:rPr>
        <w:t xml:space="preserve"> </w:t>
      </w:r>
      <w:r w:rsidR="000917AB">
        <w:rPr>
          <w:rFonts w:cstheme="minorHAnsi"/>
          <w:color w:val="000000"/>
          <w:sz w:val="24"/>
          <w:szCs w:val="24"/>
        </w:rPr>
        <w:t>remains unmoved by Love</w:t>
      </w:r>
      <w:r w:rsidR="00AA296B">
        <w:rPr>
          <w:rFonts w:cstheme="minorHAnsi"/>
          <w:color w:val="000000"/>
          <w:sz w:val="24"/>
          <w:szCs w:val="24"/>
        </w:rPr>
        <w:t>, it will be the death of him</w:t>
      </w:r>
      <w:r w:rsidR="00201F22">
        <w:rPr>
          <w:rFonts w:cstheme="minorHAnsi"/>
          <w:color w:val="000000"/>
          <w:sz w:val="24"/>
          <w:szCs w:val="24"/>
        </w:rPr>
        <w:t xml:space="preserve"> </w:t>
      </w:r>
      <w:r w:rsidR="00AA296B">
        <w:rPr>
          <w:rFonts w:cstheme="minorHAnsi"/>
          <w:color w:val="000000"/>
          <w:sz w:val="24"/>
          <w:szCs w:val="24"/>
        </w:rPr>
        <w:t>(</w:t>
      </w:r>
      <w:r w:rsidR="00AA296B" w:rsidRPr="00AA296B">
        <w:rPr>
          <w:rFonts w:cstheme="minorHAnsi"/>
          <w:i/>
          <w:iCs/>
          <w:color w:val="000000"/>
          <w:sz w:val="24"/>
          <w:szCs w:val="24"/>
        </w:rPr>
        <w:t xml:space="preserve">s’Amours par son doulz plaisir </w:t>
      </w:r>
      <w:r w:rsidR="009F1801" w:rsidRPr="00AA296B">
        <w:rPr>
          <w:rFonts w:cstheme="minorHAnsi"/>
          <w:i/>
          <w:iCs/>
          <w:color w:val="000000"/>
          <w:sz w:val="24"/>
          <w:szCs w:val="24"/>
        </w:rPr>
        <w:t>n’</w:t>
      </w:r>
      <w:r w:rsidR="009F1801">
        <w:rPr>
          <w:rFonts w:cstheme="minorHAnsi"/>
          <w:i/>
          <w:iCs/>
          <w:color w:val="000000"/>
          <w:sz w:val="24"/>
          <w:szCs w:val="24"/>
        </w:rPr>
        <w:t>i</w:t>
      </w:r>
      <w:r w:rsidR="009F1801" w:rsidRPr="00AA296B">
        <w:rPr>
          <w:rFonts w:cstheme="minorHAnsi"/>
          <w:i/>
          <w:iCs/>
          <w:color w:val="000000"/>
          <w:sz w:val="24"/>
          <w:szCs w:val="24"/>
        </w:rPr>
        <w:t xml:space="preserve"> </w:t>
      </w:r>
      <w:r w:rsidR="00AA296B" w:rsidRPr="00AA296B">
        <w:rPr>
          <w:rFonts w:cstheme="minorHAnsi"/>
          <w:i/>
          <w:iCs/>
          <w:color w:val="000000"/>
          <w:sz w:val="24"/>
          <w:szCs w:val="24"/>
        </w:rPr>
        <w:t>met accort aveuc ma dame, pour mort me doy tenir</w:t>
      </w:r>
      <w:r w:rsidR="00AA296B">
        <w:rPr>
          <w:rFonts w:cstheme="minorHAnsi"/>
          <w:color w:val="000000"/>
          <w:sz w:val="24"/>
          <w:szCs w:val="24"/>
        </w:rPr>
        <w:t>).</w:t>
      </w:r>
    </w:p>
    <w:p w14:paraId="7E33FE80" w14:textId="77777777" w:rsidR="006B7218" w:rsidRDefault="006B7218" w:rsidP="006B7218">
      <w:pPr>
        <w:spacing w:line="480" w:lineRule="auto"/>
        <w:rPr>
          <w:rFonts w:cstheme="minorHAnsi"/>
          <w:color w:val="000000"/>
          <w:sz w:val="24"/>
          <w:szCs w:val="24"/>
        </w:rPr>
      </w:pPr>
    </w:p>
    <w:p w14:paraId="1ECDF8B0" w14:textId="35932E7F" w:rsidR="008C7F5D" w:rsidRDefault="00A6412B" w:rsidP="006B7218">
      <w:pPr>
        <w:spacing w:line="480" w:lineRule="auto"/>
        <w:rPr>
          <w:rFonts w:cstheme="minorHAnsi"/>
          <w:color w:val="000000"/>
          <w:sz w:val="24"/>
          <w:szCs w:val="24"/>
        </w:rPr>
      </w:pPr>
      <w:r w:rsidRPr="007572D3">
        <w:rPr>
          <w:rFonts w:cstheme="minorHAnsi"/>
          <w:color w:val="000000"/>
          <w:sz w:val="24"/>
          <w:szCs w:val="24"/>
        </w:rPr>
        <w:lastRenderedPageBreak/>
        <w:t>The examples so far have bee</w:t>
      </w:r>
      <w:r>
        <w:rPr>
          <w:rFonts w:cstheme="minorHAnsi"/>
          <w:color w:val="000000"/>
          <w:sz w:val="24"/>
          <w:szCs w:val="24"/>
        </w:rPr>
        <w:t xml:space="preserve">n analyzed at the </w:t>
      </w:r>
      <w:r w:rsidRPr="001D430C">
        <w:rPr>
          <w:rFonts w:cstheme="minorHAnsi"/>
          <w:i/>
          <w:color w:val="000000"/>
          <w:sz w:val="24"/>
          <w:szCs w:val="24"/>
        </w:rPr>
        <w:t>tempus</w:t>
      </w:r>
      <w:r>
        <w:rPr>
          <w:rFonts w:cstheme="minorHAnsi"/>
          <w:color w:val="000000"/>
          <w:sz w:val="24"/>
          <w:szCs w:val="24"/>
        </w:rPr>
        <w:t xml:space="preserve"> level of mensuration</w:t>
      </w:r>
      <w:r w:rsidR="004E47A5">
        <w:rPr>
          <w:rFonts w:cstheme="minorHAnsi"/>
          <w:color w:val="000000"/>
          <w:sz w:val="24"/>
          <w:szCs w:val="24"/>
        </w:rPr>
        <w:t xml:space="preserve"> by</w:t>
      </w:r>
      <w:r>
        <w:rPr>
          <w:rFonts w:cstheme="minorHAnsi"/>
          <w:color w:val="000000"/>
          <w:sz w:val="24"/>
          <w:szCs w:val="24"/>
        </w:rPr>
        <w:t xml:space="preserve"> </w:t>
      </w:r>
      <w:r w:rsidR="007A5A3B">
        <w:rPr>
          <w:rFonts w:cstheme="minorHAnsi"/>
          <w:color w:val="000000"/>
          <w:sz w:val="24"/>
          <w:szCs w:val="24"/>
        </w:rPr>
        <w:t xml:space="preserve">counting </w:t>
      </w:r>
      <w:r>
        <w:rPr>
          <w:rFonts w:cstheme="minorHAnsi"/>
          <w:color w:val="000000"/>
          <w:sz w:val="24"/>
          <w:szCs w:val="24"/>
        </w:rPr>
        <w:t>each semibreve</w:t>
      </w:r>
      <w:r w:rsidR="007572D3">
        <w:rPr>
          <w:rFonts w:cstheme="minorHAnsi"/>
          <w:color w:val="000000"/>
          <w:sz w:val="24"/>
          <w:szCs w:val="24"/>
        </w:rPr>
        <w:t xml:space="preserve">, most often </w:t>
      </w:r>
      <w:r>
        <w:rPr>
          <w:rFonts w:cstheme="minorHAnsi"/>
          <w:color w:val="000000"/>
          <w:sz w:val="24"/>
          <w:szCs w:val="24"/>
        </w:rPr>
        <w:t>two beats per measure of 6/8.</w:t>
      </w:r>
      <w:r w:rsidRPr="0038424A">
        <w:rPr>
          <w:rFonts w:cstheme="minorHAnsi"/>
          <w:sz w:val="24"/>
          <w:szCs w:val="24"/>
        </w:rPr>
        <w:t xml:space="preserve"> </w:t>
      </w:r>
      <w:r>
        <w:rPr>
          <w:rFonts w:cstheme="minorHAnsi"/>
          <w:sz w:val="24"/>
          <w:szCs w:val="24"/>
        </w:rPr>
        <w:t>In m</w:t>
      </w:r>
      <w:r w:rsidRPr="0038424A">
        <w:rPr>
          <w:rFonts w:cstheme="minorHAnsi"/>
          <w:color w:val="000000"/>
          <w:sz w:val="24"/>
          <w:szCs w:val="24"/>
        </w:rPr>
        <w:t xml:space="preserve">y analysis of </w:t>
      </w:r>
      <w:r w:rsidR="00024E88">
        <w:rPr>
          <w:sz w:val="24"/>
          <w:szCs w:val="24"/>
        </w:rPr>
        <w:t>“Se d’amer me repentoie” (</w:t>
      </w:r>
      <w:r w:rsidRPr="00024E88">
        <w:rPr>
          <w:rFonts w:cstheme="minorHAnsi"/>
          <w:color w:val="000000"/>
          <w:sz w:val="24"/>
          <w:szCs w:val="24"/>
        </w:rPr>
        <w:t>V20</w:t>
      </w:r>
      <w:r w:rsidR="00024E88">
        <w:rPr>
          <w:rFonts w:cstheme="minorHAnsi"/>
          <w:color w:val="000000"/>
          <w:sz w:val="24"/>
          <w:szCs w:val="24"/>
        </w:rPr>
        <w:t>)</w:t>
      </w:r>
      <w:r>
        <w:rPr>
          <w:rFonts w:cstheme="minorHAnsi"/>
          <w:color w:val="000000"/>
          <w:sz w:val="24"/>
          <w:szCs w:val="24"/>
        </w:rPr>
        <w:t xml:space="preserve">, I </w:t>
      </w:r>
      <w:r w:rsidR="007A5A3B">
        <w:rPr>
          <w:rFonts w:cstheme="minorHAnsi"/>
          <w:color w:val="000000"/>
          <w:sz w:val="24"/>
          <w:szCs w:val="24"/>
        </w:rPr>
        <w:t xml:space="preserve">will group </w:t>
      </w:r>
      <w:r w:rsidR="002F40E9">
        <w:rPr>
          <w:rFonts w:cstheme="minorHAnsi"/>
          <w:color w:val="000000"/>
          <w:sz w:val="24"/>
          <w:szCs w:val="24"/>
        </w:rPr>
        <w:t xml:space="preserve">measures (of </w:t>
      </w:r>
      <w:r w:rsidR="00226124">
        <w:rPr>
          <w:rFonts w:cstheme="minorHAnsi"/>
          <w:color w:val="000000"/>
          <w:sz w:val="24"/>
          <w:szCs w:val="24"/>
        </w:rPr>
        <w:t>2/4</w:t>
      </w:r>
      <w:r w:rsidR="002F40E9">
        <w:rPr>
          <w:rFonts w:cstheme="minorHAnsi"/>
          <w:color w:val="000000"/>
          <w:sz w:val="24"/>
          <w:szCs w:val="24"/>
        </w:rPr>
        <w:t xml:space="preserve">) </w:t>
      </w:r>
      <w:r w:rsidR="007A5A3B">
        <w:rPr>
          <w:rFonts w:cstheme="minorHAnsi"/>
          <w:color w:val="000000"/>
          <w:sz w:val="24"/>
          <w:szCs w:val="24"/>
        </w:rPr>
        <w:t xml:space="preserve">at </w:t>
      </w:r>
      <w:r w:rsidRPr="0038424A">
        <w:rPr>
          <w:rFonts w:cstheme="minorHAnsi"/>
          <w:color w:val="000000"/>
          <w:sz w:val="24"/>
          <w:szCs w:val="24"/>
        </w:rPr>
        <w:t xml:space="preserve">the </w:t>
      </w:r>
      <w:r>
        <w:rPr>
          <w:rFonts w:cstheme="minorHAnsi"/>
          <w:color w:val="000000"/>
          <w:sz w:val="24"/>
          <w:szCs w:val="24"/>
        </w:rPr>
        <w:t xml:space="preserve">broader </w:t>
      </w:r>
      <w:r w:rsidRPr="0038424A">
        <w:rPr>
          <w:rFonts w:cstheme="minorHAnsi"/>
          <w:i/>
          <w:iCs/>
          <w:color w:val="000000"/>
          <w:sz w:val="24"/>
          <w:szCs w:val="24"/>
        </w:rPr>
        <w:t>modus</w:t>
      </w:r>
      <w:r w:rsidRPr="0038424A">
        <w:rPr>
          <w:rFonts w:cstheme="minorHAnsi"/>
          <w:color w:val="000000"/>
          <w:sz w:val="24"/>
          <w:szCs w:val="24"/>
        </w:rPr>
        <w:t xml:space="preserve"> level of mensuration</w:t>
      </w:r>
      <w:r w:rsidR="007A5A3B">
        <w:rPr>
          <w:rFonts w:cstheme="minorHAnsi"/>
          <w:color w:val="000000"/>
          <w:sz w:val="24"/>
          <w:szCs w:val="24"/>
        </w:rPr>
        <w:t xml:space="preserve">, akin to hypermeter in later European music. </w:t>
      </w:r>
      <w:r w:rsidRPr="00C23BC0">
        <w:rPr>
          <w:rFonts w:cstheme="minorHAnsi"/>
          <w:color w:val="000000"/>
          <w:sz w:val="24"/>
          <w:szCs w:val="24"/>
        </w:rPr>
        <w:t>T</w:t>
      </w:r>
      <w:r>
        <w:rPr>
          <w:rFonts w:cstheme="minorHAnsi"/>
          <w:color w:val="000000"/>
          <w:sz w:val="24"/>
          <w:szCs w:val="24"/>
        </w:rPr>
        <w:t xml:space="preserve">he parsing of </w:t>
      </w:r>
      <w:r>
        <w:rPr>
          <w:rFonts w:cstheme="minorHAnsi"/>
          <w:i/>
          <w:iCs/>
          <w:color w:val="000000"/>
          <w:sz w:val="24"/>
          <w:szCs w:val="24"/>
        </w:rPr>
        <w:t>m</w:t>
      </w:r>
      <w:r w:rsidRPr="0066298E">
        <w:rPr>
          <w:rFonts w:cstheme="minorHAnsi"/>
          <w:i/>
          <w:iCs/>
          <w:color w:val="000000"/>
          <w:sz w:val="24"/>
          <w:szCs w:val="24"/>
        </w:rPr>
        <w:t>odus</w:t>
      </w:r>
      <w:r>
        <w:rPr>
          <w:rFonts w:cstheme="minorHAnsi"/>
          <w:i/>
          <w:iCs/>
          <w:color w:val="000000"/>
          <w:sz w:val="24"/>
          <w:szCs w:val="24"/>
        </w:rPr>
        <w:t>,</w:t>
      </w:r>
      <w:r>
        <w:rPr>
          <w:rFonts w:cstheme="minorHAnsi"/>
          <w:color w:val="000000"/>
          <w:sz w:val="24"/>
          <w:szCs w:val="24"/>
        </w:rPr>
        <w:t xml:space="preserve"> </w:t>
      </w:r>
      <w:r w:rsidR="00901CDC">
        <w:rPr>
          <w:rFonts w:cstheme="minorHAnsi"/>
          <w:color w:val="000000"/>
          <w:sz w:val="24"/>
          <w:szCs w:val="24"/>
        </w:rPr>
        <w:t xml:space="preserve">the number </w:t>
      </w:r>
      <w:r>
        <w:rPr>
          <w:rFonts w:cstheme="minorHAnsi"/>
          <w:color w:val="000000"/>
          <w:sz w:val="24"/>
          <w:szCs w:val="24"/>
        </w:rPr>
        <w:t>of breves per long, requires an act of analytical interpretation when longs are not present in a melody’s notation</w:t>
      </w:r>
      <w:r w:rsidR="00C436F7">
        <w:rPr>
          <w:rFonts w:cstheme="minorHAnsi"/>
          <w:color w:val="000000"/>
          <w:sz w:val="24"/>
          <w:szCs w:val="24"/>
        </w:rPr>
        <w:t xml:space="preserve"> (Maw 2004, 60; cf. Hoppin 1960)</w:t>
      </w:r>
      <w:r>
        <w:rPr>
          <w:rFonts w:cstheme="minorHAnsi"/>
          <w:color w:val="000000"/>
          <w:sz w:val="24"/>
          <w:szCs w:val="24"/>
        </w:rPr>
        <w:t xml:space="preserve">. This study continues modern analytical work on medieval meter by </w:t>
      </w:r>
      <w:r w:rsidR="008D3C32">
        <w:rPr>
          <w:rFonts w:cstheme="minorHAnsi"/>
          <w:color w:val="000000"/>
          <w:sz w:val="24"/>
          <w:szCs w:val="24"/>
        </w:rPr>
        <w:t xml:space="preserve">reckoning </w:t>
      </w:r>
      <w:r>
        <w:rPr>
          <w:rFonts w:cstheme="minorHAnsi"/>
          <w:color w:val="000000"/>
          <w:sz w:val="24"/>
          <w:szCs w:val="24"/>
        </w:rPr>
        <w:t xml:space="preserve">mensural levels not only by discrete notated rhythms but </w:t>
      </w:r>
      <w:r w:rsidR="008D3C32">
        <w:rPr>
          <w:rFonts w:cstheme="minorHAnsi"/>
          <w:color w:val="000000"/>
          <w:sz w:val="24"/>
          <w:szCs w:val="24"/>
        </w:rPr>
        <w:t xml:space="preserve">also </w:t>
      </w:r>
      <w:r>
        <w:rPr>
          <w:rFonts w:cstheme="minorHAnsi"/>
          <w:color w:val="000000"/>
          <w:sz w:val="24"/>
          <w:szCs w:val="24"/>
        </w:rPr>
        <w:t>by free rhythm that add</w:t>
      </w:r>
      <w:r w:rsidR="001E08E9">
        <w:rPr>
          <w:rFonts w:cstheme="minorHAnsi"/>
          <w:color w:val="000000"/>
          <w:sz w:val="24"/>
          <w:szCs w:val="24"/>
        </w:rPr>
        <w:t>s</w:t>
      </w:r>
      <w:r>
        <w:rPr>
          <w:rFonts w:cstheme="minorHAnsi"/>
          <w:color w:val="000000"/>
          <w:sz w:val="24"/>
          <w:szCs w:val="24"/>
        </w:rPr>
        <w:t xml:space="preserve"> up to a given mensural unit. For example, a song may start with </w:t>
      </w:r>
      <w:r w:rsidR="00DF6A84">
        <w:rPr>
          <w:rFonts w:cstheme="minorHAnsi"/>
          <w:color w:val="000000"/>
          <w:sz w:val="24"/>
          <w:szCs w:val="24"/>
        </w:rPr>
        <w:t xml:space="preserve">two </w:t>
      </w:r>
      <w:r w:rsidR="00F56C78">
        <w:rPr>
          <w:rFonts w:cstheme="minorHAnsi"/>
          <w:color w:val="000000"/>
          <w:sz w:val="24"/>
          <w:szCs w:val="24"/>
        </w:rPr>
        <w:t xml:space="preserve">semibreves </w:t>
      </w:r>
      <w:r>
        <w:rPr>
          <w:rFonts w:cstheme="minorHAnsi"/>
          <w:color w:val="000000"/>
          <w:sz w:val="24"/>
          <w:szCs w:val="24"/>
        </w:rPr>
        <w:t xml:space="preserve">that </w:t>
      </w:r>
      <w:r w:rsidR="0074051C">
        <w:rPr>
          <w:rFonts w:cstheme="minorHAnsi"/>
          <w:color w:val="000000"/>
          <w:sz w:val="24"/>
          <w:szCs w:val="24"/>
        </w:rPr>
        <w:t xml:space="preserve">can </w:t>
      </w:r>
      <w:r>
        <w:rPr>
          <w:rFonts w:cstheme="minorHAnsi"/>
          <w:color w:val="000000"/>
          <w:sz w:val="24"/>
          <w:szCs w:val="24"/>
        </w:rPr>
        <w:t xml:space="preserve">be grouped as </w:t>
      </w:r>
      <w:r w:rsidR="00F56C78">
        <w:rPr>
          <w:rFonts w:cstheme="minorHAnsi"/>
          <w:color w:val="000000"/>
          <w:sz w:val="24"/>
          <w:szCs w:val="24"/>
        </w:rPr>
        <w:t xml:space="preserve">one </w:t>
      </w:r>
      <w:r w:rsidR="00F628A3">
        <w:rPr>
          <w:rFonts w:cstheme="minorHAnsi"/>
          <w:color w:val="000000"/>
          <w:sz w:val="24"/>
          <w:szCs w:val="24"/>
        </w:rPr>
        <w:t xml:space="preserve">(imperfect) </w:t>
      </w:r>
      <w:r w:rsidR="00F56C78">
        <w:rPr>
          <w:rFonts w:cstheme="minorHAnsi"/>
          <w:color w:val="000000"/>
          <w:sz w:val="24"/>
          <w:szCs w:val="24"/>
        </w:rPr>
        <w:t xml:space="preserve">breve’s </w:t>
      </w:r>
      <w:r>
        <w:rPr>
          <w:rFonts w:cstheme="minorHAnsi"/>
          <w:color w:val="000000"/>
          <w:sz w:val="24"/>
          <w:szCs w:val="24"/>
        </w:rPr>
        <w:t>duration</w:t>
      </w:r>
      <w:r w:rsidR="008C7F5D">
        <w:rPr>
          <w:rFonts w:cstheme="minorHAnsi"/>
          <w:color w:val="000000"/>
          <w:sz w:val="24"/>
          <w:szCs w:val="24"/>
        </w:rPr>
        <w:t>:</w:t>
      </w:r>
      <w:r w:rsidR="0045627E">
        <w:rPr>
          <w:rFonts w:cstheme="minorHAnsi"/>
          <w:color w:val="000000"/>
          <w:sz w:val="24"/>
          <w:szCs w:val="24"/>
        </w:rPr>
        <w:t xml:space="preserve"> </w:t>
      </w:r>
      <w:r w:rsidR="00DF6A84">
        <w:rPr>
          <w:rFonts w:cstheme="minorHAnsi"/>
          <w:color w:val="000000"/>
          <w:sz w:val="24"/>
          <w:szCs w:val="24"/>
        </w:rPr>
        <w:t xml:space="preserve">a beat at the </w:t>
      </w:r>
      <w:r w:rsidR="00DF6A84" w:rsidRPr="00DF6A84">
        <w:rPr>
          <w:rFonts w:cstheme="minorHAnsi"/>
          <w:i/>
          <w:iCs/>
          <w:color w:val="000000"/>
          <w:sz w:val="24"/>
          <w:szCs w:val="24"/>
        </w:rPr>
        <w:t>modus</w:t>
      </w:r>
      <w:r w:rsidR="00DF6A84">
        <w:rPr>
          <w:rFonts w:cstheme="minorHAnsi"/>
          <w:color w:val="000000"/>
          <w:sz w:val="24"/>
          <w:szCs w:val="24"/>
        </w:rPr>
        <w:t xml:space="preserve"> level</w:t>
      </w:r>
      <w:r w:rsidR="00F628A3">
        <w:rPr>
          <w:rFonts w:cstheme="minorHAnsi"/>
          <w:color w:val="000000"/>
          <w:sz w:val="24"/>
          <w:szCs w:val="24"/>
        </w:rPr>
        <w:t xml:space="preserve">, </w:t>
      </w:r>
      <w:r w:rsidR="008C7F5D">
        <w:rPr>
          <w:rFonts w:cstheme="minorHAnsi"/>
          <w:color w:val="000000"/>
          <w:sz w:val="24"/>
          <w:szCs w:val="24"/>
        </w:rPr>
        <w:t xml:space="preserve">but </w:t>
      </w:r>
      <w:r w:rsidR="00F628A3">
        <w:rPr>
          <w:rFonts w:cstheme="minorHAnsi"/>
          <w:color w:val="000000"/>
          <w:sz w:val="24"/>
          <w:szCs w:val="24"/>
        </w:rPr>
        <w:t xml:space="preserve">a measure in transcription. </w:t>
      </w:r>
      <w:r w:rsidR="006552F6">
        <w:rPr>
          <w:rFonts w:cstheme="minorHAnsi"/>
          <w:color w:val="000000"/>
          <w:sz w:val="24"/>
          <w:szCs w:val="24"/>
        </w:rPr>
        <w:t>S</w:t>
      </w:r>
      <w:r w:rsidR="00DF6A84">
        <w:rPr>
          <w:rFonts w:cstheme="minorHAnsi"/>
          <w:color w:val="000000"/>
          <w:sz w:val="24"/>
          <w:szCs w:val="24"/>
        </w:rPr>
        <w:t xml:space="preserve">o </w:t>
      </w:r>
      <w:r w:rsidR="006552F6">
        <w:rPr>
          <w:rFonts w:cstheme="minorHAnsi"/>
          <w:color w:val="000000"/>
          <w:sz w:val="24"/>
          <w:szCs w:val="24"/>
        </w:rPr>
        <w:t xml:space="preserve">too </w:t>
      </w:r>
      <w:r w:rsidR="00DF6A84">
        <w:rPr>
          <w:rFonts w:cstheme="minorHAnsi"/>
          <w:color w:val="000000"/>
          <w:sz w:val="24"/>
          <w:szCs w:val="24"/>
        </w:rPr>
        <w:t>can one semibreve and three minims be</w:t>
      </w:r>
      <w:r>
        <w:rPr>
          <w:rFonts w:cstheme="minorHAnsi"/>
          <w:color w:val="000000"/>
          <w:sz w:val="24"/>
          <w:szCs w:val="24"/>
        </w:rPr>
        <w:t xml:space="preserve"> </w:t>
      </w:r>
      <w:r w:rsidR="00A67BD5">
        <w:rPr>
          <w:rFonts w:cstheme="minorHAnsi"/>
          <w:color w:val="000000"/>
          <w:sz w:val="24"/>
          <w:szCs w:val="24"/>
        </w:rPr>
        <w:t xml:space="preserve">grouped </w:t>
      </w:r>
      <w:r w:rsidR="00F56C78">
        <w:rPr>
          <w:rFonts w:cstheme="minorHAnsi"/>
          <w:color w:val="000000"/>
          <w:sz w:val="24"/>
          <w:szCs w:val="24"/>
        </w:rPr>
        <w:t xml:space="preserve">as one </w:t>
      </w:r>
      <w:r w:rsidR="00A67BD5" w:rsidRPr="00A67BD5">
        <w:rPr>
          <w:rFonts w:cstheme="minorHAnsi"/>
          <w:i/>
          <w:iCs/>
          <w:color w:val="000000"/>
          <w:sz w:val="24"/>
          <w:szCs w:val="24"/>
        </w:rPr>
        <w:t>modus</w:t>
      </w:r>
      <w:r w:rsidR="00A67BD5">
        <w:rPr>
          <w:rFonts w:cstheme="minorHAnsi"/>
          <w:color w:val="000000"/>
          <w:sz w:val="24"/>
          <w:szCs w:val="24"/>
        </w:rPr>
        <w:t xml:space="preserve"> </w:t>
      </w:r>
      <w:r w:rsidR="00F56C78">
        <w:rPr>
          <w:rFonts w:cstheme="minorHAnsi"/>
          <w:color w:val="000000"/>
          <w:sz w:val="24"/>
          <w:szCs w:val="24"/>
        </w:rPr>
        <w:t>beat</w:t>
      </w:r>
      <w:r w:rsidR="00B42A47">
        <w:rPr>
          <w:rFonts w:cstheme="minorHAnsi"/>
          <w:color w:val="000000"/>
          <w:sz w:val="24"/>
          <w:szCs w:val="24"/>
        </w:rPr>
        <w:t>, the three minims together equaling a second semibreve</w:t>
      </w:r>
      <w:r w:rsidR="00A67BD5">
        <w:rPr>
          <w:rFonts w:cstheme="minorHAnsi"/>
          <w:color w:val="000000"/>
          <w:sz w:val="24"/>
          <w:szCs w:val="24"/>
        </w:rPr>
        <w:t xml:space="preserve"> </w:t>
      </w:r>
      <w:r w:rsidR="00A76679">
        <w:rPr>
          <w:rFonts w:cstheme="minorHAnsi"/>
          <w:color w:val="000000"/>
          <w:sz w:val="24"/>
          <w:szCs w:val="24"/>
        </w:rPr>
        <w:t xml:space="preserve">of </w:t>
      </w:r>
      <w:r w:rsidR="00A67BD5">
        <w:rPr>
          <w:rFonts w:cstheme="minorHAnsi"/>
          <w:color w:val="000000"/>
          <w:sz w:val="24"/>
          <w:szCs w:val="24"/>
        </w:rPr>
        <w:t>that measure</w:t>
      </w:r>
      <w:r>
        <w:rPr>
          <w:rFonts w:cstheme="minorHAnsi"/>
          <w:color w:val="000000"/>
          <w:sz w:val="24"/>
          <w:szCs w:val="24"/>
        </w:rPr>
        <w:t xml:space="preserve">. </w:t>
      </w:r>
    </w:p>
    <w:p w14:paraId="4EE24A50" w14:textId="77777777" w:rsidR="008C7F5D" w:rsidRDefault="008C7F5D" w:rsidP="006B7218">
      <w:pPr>
        <w:spacing w:line="480" w:lineRule="auto"/>
        <w:rPr>
          <w:rFonts w:cstheme="minorHAnsi"/>
          <w:color w:val="000000"/>
          <w:sz w:val="24"/>
          <w:szCs w:val="24"/>
        </w:rPr>
      </w:pPr>
    </w:p>
    <w:p w14:paraId="77802D75" w14:textId="1ED97997" w:rsidR="00A6412B" w:rsidRDefault="00A67BD5" w:rsidP="006B7218">
      <w:pPr>
        <w:spacing w:line="480" w:lineRule="auto"/>
        <w:rPr>
          <w:rFonts w:cstheme="minorHAnsi"/>
          <w:color w:val="000000"/>
          <w:sz w:val="24"/>
          <w:szCs w:val="24"/>
        </w:rPr>
      </w:pPr>
      <w:r w:rsidRPr="00A67BD5">
        <w:rPr>
          <w:sz w:val="24"/>
          <w:szCs w:val="24"/>
        </w:rPr>
        <w:t xml:space="preserve">When grouping free rhythm into larger durations, the analyst is often guided by melodic units that express consonant intervals through neighbor or passing motions, text alignment, cadential pull and resolution, and, </w:t>
      </w:r>
      <w:r w:rsidR="008A6AD9">
        <w:rPr>
          <w:sz w:val="24"/>
          <w:szCs w:val="24"/>
        </w:rPr>
        <w:t>in polyphony</w:t>
      </w:r>
      <w:r w:rsidRPr="00A67BD5">
        <w:rPr>
          <w:sz w:val="24"/>
          <w:szCs w:val="24"/>
        </w:rPr>
        <w:t>, blocks of harmonic identity.</w:t>
      </w:r>
      <w:r w:rsidR="00B803F7">
        <w:rPr>
          <w:sz w:val="24"/>
          <w:szCs w:val="24"/>
        </w:rPr>
        <w:t xml:space="preserve"> </w:t>
      </w:r>
      <w:r w:rsidR="00A6412B">
        <w:rPr>
          <w:rFonts w:cstheme="minorHAnsi"/>
          <w:color w:val="000000"/>
          <w:sz w:val="24"/>
          <w:szCs w:val="24"/>
        </w:rPr>
        <w:t xml:space="preserve">In </w:t>
      </w:r>
      <w:r w:rsidR="00776DE8" w:rsidRPr="00344B7D">
        <w:rPr>
          <w:rFonts w:cstheme="minorHAnsi"/>
          <w:b/>
          <w:bCs/>
          <w:color w:val="000000"/>
          <w:sz w:val="24"/>
          <w:szCs w:val="24"/>
          <w:u w:val="single"/>
        </w:rPr>
        <w:t>Example 7</w:t>
      </w:r>
      <w:r w:rsidR="00A6412B" w:rsidRPr="00260C5E">
        <w:rPr>
          <w:rFonts w:cstheme="minorHAnsi"/>
          <w:color w:val="000000"/>
          <w:sz w:val="24"/>
          <w:szCs w:val="24"/>
        </w:rPr>
        <w:t>,</w:t>
      </w:r>
      <w:r w:rsidR="00992C31">
        <w:rPr>
          <w:rFonts w:cstheme="minorHAnsi"/>
          <w:color w:val="000000"/>
          <w:sz w:val="24"/>
          <w:szCs w:val="24"/>
        </w:rPr>
        <w:t xml:space="preserve"> barlines alternate between dotted and solid.</w:t>
      </w:r>
      <w:r w:rsidR="00A6412B">
        <w:rPr>
          <w:rFonts w:cstheme="minorHAnsi"/>
          <w:color w:val="000000"/>
          <w:sz w:val="24"/>
          <w:szCs w:val="24"/>
        </w:rPr>
        <w:t xml:space="preserve"> </w:t>
      </w:r>
      <w:r w:rsidR="005B45E1">
        <w:rPr>
          <w:rFonts w:cstheme="minorHAnsi"/>
          <w:color w:val="000000"/>
          <w:sz w:val="24"/>
          <w:szCs w:val="24"/>
        </w:rPr>
        <w:t xml:space="preserve">Each measure lasts for one </w:t>
      </w:r>
      <w:r w:rsidR="00A6412B">
        <w:rPr>
          <w:rFonts w:cstheme="minorHAnsi"/>
          <w:color w:val="000000"/>
          <w:sz w:val="24"/>
          <w:szCs w:val="24"/>
        </w:rPr>
        <w:t>breve</w:t>
      </w:r>
      <w:r w:rsidR="006629E5">
        <w:rPr>
          <w:rFonts w:cstheme="minorHAnsi"/>
          <w:color w:val="000000"/>
          <w:sz w:val="24"/>
          <w:szCs w:val="24"/>
        </w:rPr>
        <w:t>;</w:t>
      </w:r>
      <w:r w:rsidR="00A6412B">
        <w:rPr>
          <w:rFonts w:cstheme="minorHAnsi"/>
          <w:color w:val="000000"/>
          <w:sz w:val="24"/>
          <w:szCs w:val="24"/>
        </w:rPr>
        <w:t xml:space="preserve"> </w:t>
      </w:r>
      <w:r w:rsidR="006629E5">
        <w:rPr>
          <w:rFonts w:cstheme="minorHAnsi"/>
          <w:color w:val="000000"/>
          <w:sz w:val="24"/>
          <w:szCs w:val="24"/>
        </w:rPr>
        <w:t xml:space="preserve">pairs of measures, demarcated by </w:t>
      </w:r>
      <w:r w:rsidR="00C17278">
        <w:rPr>
          <w:rFonts w:cstheme="minorHAnsi"/>
          <w:color w:val="000000"/>
          <w:sz w:val="24"/>
          <w:szCs w:val="24"/>
        </w:rPr>
        <w:t xml:space="preserve">solid </w:t>
      </w:r>
      <w:r w:rsidR="00A6412B">
        <w:rPr>
          <w:rFonts w:cstheme="minorHAnsi"/>
          <w:color w:val="000000"/>
          <w:sz w:val="24"/>
          <w:szCs w:val="24"/>
        </w:rPr>
        <w:t>barlines</w:t>
      </w:r>
      <w:r w:rsidR="006629E5">
        <w:rPr>
          <w:rFonts w:cstheme="minorHAnsi"/>
          <w:color w:val="000000"/>
          <w:sz w:val="24"/>
          <w:szCs w:val="24"/>
        </w:rPr>
        <w:t>,</w:t>
      </w:r>
      <w:r w:rsidR="00A6412B">
        <w:rPr>
          <w:rFonts w:cstheme="minorHAnsi"/>
          <w:color w:val="000000"/>
          <w:sz w:val="24"/>
          <w:szCs w:val="24"/>
        </w:rPr>
        <w:t xml:space="preserve"> show longs. The grouping complications found at the </w:t>
      </w:r>
      <w:r w:rsidR="00A6412B" w:rsidRPr="000F18F4">
        <w:rPr>
          <w:rFonts w:cstheme="minorHAnsi"/>
          <w:i/>
          <w:color w:val="000000"/>
          <w:sz w:val="24"/>
          <w:szCs w:val="24"/>
        </w:rPr>
        <w:t>tempus</w:t>
      </w:r>
      <w:r w:rsidR="00A6412B">
        <w:rPr>
          <w:rFonts w:cstheme="minorHAnsi"/>
          <w:color w:val="000000"/>
          <w:sz w:val="24"/>
          <w:szCs w:val="24"/>
        </w:rPr>
        <w:t xml:space="preserve"> level </w:t>
      </w:r>
      <w:r w:rsidR="001E1CF4">
        <w:rPr>
          <w:rFonts w:cstheme="minorHAnsi"/>
          <w:color w:val="000000"/>
          <w:sz w:val="24"/>
          <w:szCs w:val="24"/>
        </w:rPr>
        <w:t xml:space="preserve">in earlier examples </w:t>
      </w:r>
      <w:r w:rsidR="00A6412B">
        <w:rPr>
          <w:rFonts w:cstheme="minorHAnsi"/>
          <w:color w:val="000000"/>
          <w:sz w:val="24"/>
          <w:szCs w:val="24"/>
        </w:rPr>
        <w:t xml:space="preserve">can </w:t>
      </w:r>
      <w:r w:rsidR="001E1CF4">
        <w:rPr>
          <w:rFonts w:cstheme="minorHAnsi"/>
          <w:color w:val="000000"/>
          <w:sz w:val="24"/>
          <w:szCs w:val="24"/>
        </w:rPr>
        <w:t xml:space="preserve">also </w:t>
      </w:r>
      <w:r w:rsidR="00A6412B">
        <w:rPr>
          <w:rFonts w:cstheme="minorHAnsi"/>
          <w:color w:val="000000"/>
          <w:sz w:val="24"/>
          <w:szCs w:val="24"/>
        </w:rPr>
        <w:t xml:space="preserve">be found at the </w:t>
      </w:r>
      <w:r w:rsidR="00A6412B" w:rsidRPr="00A75613">
        <w:rPr>
          <w:rFonts w:cstheme="minorHAnsi"/>
          <w:i/>
          <w:iCs/>
          <w:color w:val="000000"/>
          <w:sz w:val="24"/>
          <w:szCs w:val="24"/>
        </w:rPr>
        <w:t>modus</w:t>
      </w:r>
      <w:r w:rsidR="00A6412B">
        <w:rPr>
          <w:rFonts w:cstheme="minorHAnsi"/>
          <w:i/>
          <w:iCs/>
          <w:color w:val="000000"/>
          <w:sz w:val="24"/>
          <w:szCs w:val="24"/>
        </w:rPr>
        <w:t xml:space="preserve"> </w:t>
      </w:r>
      <w:r w:rsidR="00A6412B">
        <w:rPr>
          <w:rFonts w:cstheme="minorHAnsi"/>
          <w:color w:val="000000"/>
          <w:sz w:val="24"/>
          <w:szCs w:val="24"/>
        </w:rPr>
        <w:t xml:space="preserve">and </w:t>
      </w:r>
      <w:r w:rsidR="00A6412B" w:rsidRPr="00132879">
        <w:rPr>
          <w:rFonts w:cstheme="minorHAnsi"/>
          <w:i/>
          <w:iCs/>
          <w:color w:val="000000"/>
          <w:sz w:val="24"/>
          <w:szCs w:val="24"/>
        </w:rPr>
        <w:t>maximodus</w:t>
      </w:r>
      <w:r w:rsidR="00A6412B">
        <w:rPr>
          <w:rFonts w:cstheme="minorHAnsi"/>
          <w:color w:val="000000"/>
          <w:sz w:val="24"/>
          <w:szCs w:val="24"/>
        </w:rPr>
        <w:t xml:space="preserve"> level</w:t>
      </w:r>
      <w:r w:rsidR="001E1CF4">
        <w:rPr>
          <w:rFonts w:cstheme="minorHAnsi"/>
          <w:color w:val="000000"/>
          <w:sz w:val="24"/>
          <w:szCs w:val="24"/>
        </w:rPr>
        <w:t>s</w:t>
      </w:r>
      <w:r w:rsidR="00B803F7">
        <w:rPr>
          <w:rFonts w:cstheme="minorHAnsi"/>
          <w:color w:val="000000"/>
          <w:sz w:val="24"/>
          <w:szCs w:val="24"/>
        </w:rPr>
        <w:t xml:space="preserve">. </w:t>
      </w:r>
      <w:r w:rsidR="00A6412B">
        <w:rPr>
          <w:rFonts w:cstheme="minorHAnsi"/>
          <w:color w:val="000000"/>
          <w:sz w:val="24"/>
          <w:szCs w:val="24"/>
        </w:rPr>
        <w:t>Interpretive preferences like locating cadential arrivals on strong beats—</w:t>
      </w:r>
      <w:r w:rsidR="000C2743">
        <w:rPr>
          <w:rFonts w:cstheme="minorHAnsi"/>
          <w:color w:val="000000"/>
          <w:sz w:val="24"/>
          <w:szCs w:val="24"/>
        </w:rPr>
        <w:t>or secondarily</w:t>
      </w:r>
      <w:r w:rsidR="00A6412B">
        <w:rPr>
          <w:rFonts w:cstheme="minorHAnsi"/>
          <w:color w:val="000000"/>
          <w:sz w:val="24"/>
          <w:szCs w:val="24"/>
        </w:rPr>
        <w:t xml:space="preserve">, on any </w:t>
      </w:r>
      <w:r w:rsidR="00A6412B">
        <w:rPr>
          <w:rFonts w:cstheme="minorHAnsi"/>
          <w:color w:val="000000"/>
          <w:sz w:val="24"/>
          <w:szCs w:val="24"/>
        </w:rPr>
        <w:lastRenderedPageBreak/>
        <w:t>beat rather than off</w:t>
      </w:r>
      <w:r w:rsidR="000C2743">
        <w:rPr>
          <w:rFonts w:cstheme="minorHAnsi"/>
          <w:color w:val="000000"/>
          <w:sz w:val="24"/>
          <w:szCs w:val="24"/>
        </w:rPr>
        <w:t xml:space="preserve"> the beat</w:t>
      </w:r>
      <w:r w:rsidR="00A6412B">
        <w:rPr>
          <w:rFonts w:cstheme="minorHAnsi"/>
          <w:color w:val="000000"/>
          <w:sz w:val="24"/>
          <w:szCs w:val="24"/>
        </w:rPr>
        <w:t>—and situating stressed syllables on metrically strong positions while relegating final mute vowels to weak one</w:t>
      </w:r>
      <w:r w:rsidR="00B803F7">
        <w:rPr>
          <w:rFonts w:cstheme="minorHAnsi"/>
          <w:color w:val="000000"/>
          <w:sz w:val="24"/>
          <w:szCs w:val="24"/>
        </w:rPr>
        <w:t>s</w:t>
      </w:r>
      <w:r w:rsidR="00A6412B">
        <w:rPr>
          <w:rFonts w:cstheme="minorHAnsi"/>
          <w:color w:val="000000"/>
          <w:sz w:val="24"/>
          <w:szCs w:val="24"/>
        </w:rPr>
        <w:t xml:space="preserve"> </w:t>
      </w:r>
      <w:r w:rsidR="00FD4D60">
        <w:rPr>
          <w:rFonts w:cstheme="minorHAnsi"/>
          <w:color w:val="000000"/>
          <w:sz w:val="24"/>
          <w:szCs w:val="24"/>
        </w:rPr>
        <w:t>guide my analytical decisions</w:t>
      </w:r>
      <w:r w:rsidR="00A6412B">
        <w:rPr>
          <w:rFonts w:cstheme="minorHAnsi"/>
          <w:color w:val="000000"/>
          <w:sz w:val="24"/>
          <w:szCs w:val="24"/>
        </w:rPr>
        <w:t>.</w:t>
      </w:r>
      <w:r w:rsidR="00A6412B">
        <w:rPr>
          <w:rStyle w:val="FootnoteReference"/>
          <w:rFonts w:cstheme="minorHAnsi"/>
          <w:color w:val="000000"/>
          <w:sz w:val="24"/>
          <w:szCs w:val="24"/>
        </w:rPr>
        <w:footnoteReference w:id="29"/>
      </w:r>
    </w:p>
    <w:p w14:paraId="35758CA0" w14:textId="77777777" w:rsidR="006B7218" w:rsidRDefault="006B7218" w:rsidP="006B7218">
      <w:pPr>
        <w:spacing w:line="480" w:lineRule="auto"/>
        <w:rPr>
          <w:sz w:val="24"/>
          <w:szCs w:val="24"/>
        </w:rPr>
      </w:pPr>
    </w:p>
    <w:p w14:paraId="70EC2F96" w14:textId="45A990BE" w:rsidR="00A10388" w:rsidRPr="005D5ED9" w:rsidRDefault="00A10388" w:rsidP="00A10388">
      <w:pPr>
        <w:spacing w:line="480" w:lineRule="auto"/>
        <w:rPr>
          <w:sz w:val="24"/>
          <w:szCs w:val="24"/>
        </w:rPr>
      </w:pPr>
      <w:r>
        <w:rPr>
          <w:b/>
          <w:bCs/>
          <w:sz w:val="24"/>
          <w:szCs w:val="24"/>
        </w:rPr>
        <w:t>Example 7</w:t>
      </w:r>
      <w:r>
        <w:rPr>
          <w:sz w:val="24"/>
          <w:szCs w:val="24"/>
        </w:rPr>
        <w:t xml:space="preserve"> </w:t>
      </w:r>
      <w:r w:rsidR="008A45FC">
        <w:rPr>
          <w:sz w:val="24"/>
          <w:szCs w:val="24"/>
        </w:rPr>
        <w:t xml:space="preserve">Guillaume de </w:t>
      </w:r>
      <w:r>
        <w:rPr>
          <w:sz w:val="24"/>
          <w:szCs w:val="24"/>
        </w:rPr>
        <w:t>Machaut, “Se d’amer me repentoie” (</w:t>
      </w:r>
      <w:r w:rsidRPr="00C44EC6">
        <w:rPr>
          <w:sz w:val="24"/>
          <w:szCs w:val="24"/>
        </w:rPr>
        <w:t>V20</w:t>
      </w:r>
      <w:r w:rsidR="008A45FC">
        <w:rPr>
          <w:sz w:val="24"/>
          <w:szCs w:val="24"/>
        </w:rPr>
        <w:t xml:space="preserve">), </w:t>
      </w:r>
      <w:r>
        <w:rPr>
          <w:sz w:val="24"/>
          <w:szCs w:val="24"/>
        </w:rPr>
        <w:t xml:space="preserve">metrically interpreted at the </w:t>
      </w:r>
      <w:r w:rsidRPr="002154EE">
        <w:rPr>
          <w:i/>
          <w:iCs/>
          <w:sz w:val="24"/>
          <w:szCs w:val="24"/>
        </w:rPr>
        <w:t>modus</w:t>
      </w:r>
      <w:r>
        <w:rPr>
          <w:sz w:val="24"/>
          <w:szCs w:val="24"/>
        </w:rPr>
        <w:t xml:space="preserve"> level.</w:t>
      </w:r>
    </w:p>
    <w:p w14:paraId="2FEA8381" w14:textId="77777777" w:rsidR="00A10388" w:rsidRDefault="00A10388" w:rsidP="00A10388">
      <w:pPr>
        <w:spacing w:line="480" w:lineRule="auto"/>
        <w:rPr>
          <w:sz w:val="24"/>
          <w:szCs w:val="24"/>
        </w:rPr>
      </w:pPr>
    </w:p>
    <w:p w14:paraId="0B5CEA2D" w14:textId="74704B0A" w:rsidR="00A6412B" w:rsidRDefault="00EC6864" w:rsidP="006B7218">
      <w:pPr>
        <w:spacing w:line="480" w:lineRule="auto"/>
        <w:rPr>
          <w:sz w:val="24"/>
          <w:szCs w:val="24"/>
        </w:rPr>
      </w:pPr>
      <w:r>
        <w:rPr>
          <w:i/>
          <w:sz w:val="24"/>
          <w:szCs w:val="24"/>
        </w:rPr>
        <w:t>C</w:t>
      </w:r>
      <w:r w:rsidRPr="00CC304F">
        <w:rPr>
          <w:i/>
          <w:sz w:val="24"/>
          <w:szCs w:val="24"/>
        </w:rPr>
        <w:t>hanson</w:t>
      </w:r>
      <w:r>
        <w:rPr>
          <w:i/>
          <w:sz w:val="24"/>
          <w:szCs w:val="24"/>
        </w:rPr>
        <w:t>s</w:t>
      </w:r>
      <w:r w:rsidRPr="00CC304F">
        <w:rPr>
          <w:i/>
          <w:sz w:val="24"/>
          <w:szCs w:val="24"/>
        </w:rPr>
        <w:t xml:space="preserve"> </w:t>
      </w:r>
      <w:r w:rsidR="006C7B7D" w:rsidRPr="00CC304F">
        <w:rPr>
          <w:i/>
          <w:sz w:val="24"/>
          <w:szCs w:val="24"/>
        </w:rPr>
        <w:t>baladée</w:t>
      </w:r>
      <w:r w:rsidR="006C7B7D">
        <w:rPr>
          <w:i/>
          <w:sz w:val="24"/>
          <w:szCs w:val="24"/>
        </w:rPr>
        <w:t>s</w:t>
      </w:r>
      <w:r w:rsidR="006C7B7D">
        <w:rPr>
          <w:sz w:val="24"/>
          <w:szCs w:val="24"/>
        </w:rPr>
        <w:t xml:space="preserve"> that do not feature grouping play can still be shaped by metrical organization. </w:t>
      </w:r>
      <w:r w:rsidR="009D3931">
        <w:rPr>
          <w:sz w:val="24"/>
          <w:szCs w:val="24"/>
        </w:rPr>
        <w:t xml:space="preserve">The form of </w:t>
      </w:r>
      <w:r w:rsidR="00BC0AD3">
        <w:rPr>
          <w:sz w:val="24"/>
          <w:szCs w:val="24"/>
        </w:rPr>
        <w:t>“Se d’amer me repentoie”</w:t>
      </w:r>
      <w:r w:rsidR="00A6412B">
        <w:rPr>
          <w:sz w:val="24"/>
          <w:szCs w:val="24"/>
        </w:rPr>
        <w:t xml:space="preserve"> </w:t>
      </w:r>
      <w:r w:rsidR="009D3931">
        <w:rPr>
          <w:sz w:val="24"/>
          <w:szCs w:val="24"/>
        </w:rPr>
        <w:t xml:space="preserve">is </w:t>
      </w:r>
      <w:r w:rsidR="00545829">
        <w:rPr>
          <w:sz w:val="24"/>
          <w:szCs w:val="24"/>
        </w:rPr>
        <w:t>enlivened by a metrical narrative</w:t>
      </w:r>
      <w:r w:rsidR="009D3931">
        <w:rPr>
          <w:sz w:val="24"/>
          <w:szCs w:val="24"/>
        </w:rPr>
        <w:t xml:space="preserve"> that plays out across its repeats</w:t>
      </w:r>
      <w:r w:rsidR="00545829" w:rsidRPr="00344B7D">
        <w:rPr>
          <w:sz w:val="24"/>
          <w:szCs w:val="24"/>
        </w:rPr>
        <w:t>.</w:t>
      </w:r>
      <w:r w:rsidR="00236D18">
        <w:rPr>
          <w:sz w:val="24"/>
          <w:szCs w:val="24"/>
        </w:rPr>
        <w:t xml:space="preserve"> </w:t>
      </w:r>
      <w:r w:rsidR="00A6412B">
        <w:rPr>
          <w:sz w:val="24"/>
          <w:szCs w:val="24"/>
        </w:rPr>
        <w:t xml:space="preserve">Machaut </w:t>
      </w:r>
      <w:r w:rsidR="00866AFF">
        <w:rPr>
          <w:sz w:val="24"/>
          <w:szCs w:val="24"/>
        </w:rPr>
        <w:t xml:space="preserve">generally </w:t>
      </w:r>
      <w:r w:rsidR="00A6412B">
        <w:rPr>
          <w:sz w:val="24"/>
          <w:szCs w:val="24"/>
        </w:rPr>
        <w:t xml:space="preserve">sets his poem in units of two or four bars, neatly expressing imperfect </w:t>
      </w:r>
      <w:r w:rsidR="00A6412B" w:rsidRPr="00591A7C">
        <w:rPr>
          <w:i/>
          <w:iCs/>
          <w:sz w:val="24"/>
          <w:szCs w:val="24"/>
        </w:rPr>
        <w:t>modus</w:t>
      </w:r>
      <w:r w:rsidR="00A6412B">
        <w:rPr>
          <w:i/>
          <w:iCs/>
          <w:sz w:val="24"/>
          <w:szCs w:val="24"/>
        </w:rPr>
        <w:t xml:space="preserve">. </w:t>
      </w:r>
      <w:r w:rsidR="00A6412B">
        <w:rPr>
          <w:sz w:val="24"/>
          <w:szCs w:val="24"/>
        </w:rPr>
        <w:t xml:space="preserve">But the regular pace of declamation established in the refrain, two syllables per </w:t>
      </w:r>
      <w:r w:rsidR="003856D4">
        <w:rPr>
          <w:sz w:val="24"/>
          <w:szCs w:val="24"/>
        </w:rPr>
        <w:t>measure</w:t>
      </w:r>
      <w:r w:rsidR="00A6412B">
        <w:rPr>
          <w:sz w:val="24"/>
          <w:szCs w:val="24"/>
        </w:rPr>
        <w:t xml:space="preserve">, is disrupted by the first ending’s </w:t>
      </w:r>
      <w:r w:rsidR="00025D94">
        <w:rPr>
          <w:sz w:val="24"/>
          <w:szCs w:val="24"/>
        </w:rPr>
        <w:t xml:space="preserve">protracted </w:t>
      </w:r>
      <w:r w:rsidR="00A6412B">
        <w:rPr>
          <w:sz w:val="24"/>
          <w:szCs w:val="24"/>
        </w:rPr>
        <w:t xml:space="preserve">two bars per syllable. </w:t>
      </w:r>
      <w:r w:rsidR="00F4384A">
        <w:rPr>
          <w:sz w:val="24"/>
          <w:szCs w:val="24"/>
        </w:rPr>
        <w:t>The melody opens with an octave’s cascade from high to low</w:t>
      </w:r>
      <w:r w:rsidR="007448B3">
        <w:rPr>
          <w:sz w:val="24"/>
          <w:szCs w:val="24"/>
        </w:rPr>
        <w:t xml:space="preserve"> G</w:t>
      </w:r>
      <w:r w:rsidR="00F4384A">
        <w:rPr>
          <w:sz w:val="24"/>
          <w:szCs w:val="24"/>
        </w:rPr>
        <w:t>, whereupon an inflected F</w:t>
      </w:r>
      <w:r w:rsidR="00E94183" w:rsidRPr="00E94183">
        <w:rPr>
          <w:sz w:val="24"/>
          <w:szCs w:val="24"/>
        </w:rPr>
        <w:t>ƒ</w:t>
      </w:r>
      <w:r w:rsidR="00F4384A">
        <w:rPr>
          <w:sz w:val="24"/>
          <w:szCs w:val="24"/>
        </w:rPr>
        <w:t xml:space="preserve"> overshoots the final G to land open A (^2) on a strong </w:t>
      </w:r>
      <w:r w:rsidR="006F612A" w:rsidRPr="007577B7">
        <w:rPr>
          <w:i/>
          <w:iCs/>
          <w:sz w:val="24"/>
          <w:szCs w:val="24"/>
        </w:rPr>
        <w:t>modus</w:t>
      </w:r>
      <w:r w:rsidR="006F612A">
        <w:rPr>
          <w:sz w:val="24"/>
          <w:szCs w:val="24"/>
        </w:rPr>
        <w:t xml:space="preserve"> </w:t>
      </w:r>
      <w:r w:rsidR="00F4384A">
        <w:rPr>
          <w:sz w:val="24"/>
          <w:szCs w:val="24"/>
        </w:rPr>
        <w:t xml:space="preserve">beat in m. 11. </w:t>
      </w:r>
      <w:r w:rsidR="00A6412B">
        <w:rPr>
          <w:sz w:val="24"/>
          <w:szCs w:val="24"/>
        </w:rPr>
        <w:t>If this F</w:t>
      </w:r>
      <w:r w:rsidR="009D54AB" w:rsidRPr="009D54AB">
        <w:rPr>
          <w:sz w:val="24"/>
          <w:szCs w:val="24"/>
        </w:rPr>
        <w:t>ƒ</w:t>
      </w:r>
      <w:r w:rsidR="00A6412B">
        <w:rPr>
          <w:sz w:val="24"/>
          <w:szCs w:val="24"/>
        </w:rPr>
        <w:t xml:space="preserve"> leading tone </w:t>
      </w:r>
      <w:r w:rsidR="00866AFF">
        <w:rPr>
          <w:sz w:val="24"/>
          <w:szCs w:val="24"/>
        </w:rPr>
        <w:t xml:space="preserve">had </w:t>
      </w:r>
      <w:r w:rsidR="00A6412B">
        <w:rPr>
          <w:sz w:val="24"/>
          <w:szCs w:val="24"/>
        </w:rPr>
        <w:t xml:space="preserve">resolved to G in m. 10, rather than </w:t>
      </w:r>
      <w:r w:rsidR="00ED6D74">
        <w:rPr>
          <w:sz w:val="24"/>
          <w:szCs w:val="24"/>
        </w:rPr>
        <w:t xml:space="preserve">pass through it to </w:t>
      </w:r>
      <w:r w:rsidR="00A6412B">
        <w:rPr>
          <w:sz w:val="24"/>
          <w:szCs w:val="24"/>
        </w:rPr>
        <w:t xml:space="preserve">A </w:t>
      </w:r>
      <w:r w:rsidR="00ED6D74">
        <w:rPr>
          <w:sz w:val="24"/>
          <w:szCs w:val="24"/>
        </w:rPr>
        <w:t xml:space="preserve">in the </w:t>
      </w:r>
      <w:r w:rsidR="00134B66">
        <w:rPr>
          <w:sz w:val="24"/>
          <w:szCs w:val="24"/>
        </w:rPr>
        <w:t xml:space="preserve">following </w:t>
      </w:r>
      <w:r w:rsidR="00ED6D74">
        <w:rPr>
          <w:sz w:val="24"/>
          <w:szCs w:val="24"/>
        </w:rPr>
        <w:t>measure</w:t>
      </w:r>
      <w:r w:rsidR="00A6412B">
        <w:rPr>
          <w:sz w:val="24"/>
          <w:szCs w:val="24"/>
        </w:rPr>
        <w:t xml:space="preserve">, the refrain would take </w:t>
      </w:r>
      <w:r w:rsidR="00E14ED2">
        <w:rPr>
          <w:sz w:val="24"/>
          <w:szCs w:val="24"/>
        </w:rPr>
        <w:t>the</w:t>
      </w:r>
      <w:r w:rsidR="00A6412B">
        <w:rPr>
          <w:sz w:val="24"/>
          <w:szCs w:val="24"/>
        </w:rPr>
        <w:t xml:space="preserve"> balanced shape of 4+2+4 bars. As a result of the first ending’s melodic elongation to five bars (4+2+5), the </w:t>
      </w:r>
      <w:r w:rsidR="00822DC7">
        <w:rPr>
          <w:sz w:val="24"/>
          <w:szCs w:val="24"/>
        </w:rPr>
        <w:t xml:space="preserve">strong-weak relationship of the refrain’s metrical organization is </w:t>
      </w:r>
      <w:r w:rsidR="00866AFF">
        <w:rPr>
          <w:sz w:val="24"/>
          <w:szCs w:val="24"/>
        </w:rPr>
        <w:t>inverted</w:t>
      </w:r>
      <w:r w:rsidR="00491D60">
        <w:rPr>
          <w:sz w:val="24"/>
          <w:szCs w:val="24"/>
        </w:rPr>
        <w:t xml:space="preserve"> </w:t>
      </w:r>
      <w:r w:rsidR="00A6412B">
        <w:rPr>
          <w:sz w:val="24"/>
          <w:szCs w:val="24"/>
        </w:rPr>
        <w:t>when repeat</w:t>
      </w:r>
      <w:r w:rsidR="00491D60">
        <w:rPr>
          <w:sz w:val="24"/>
          <w:szCs w:val="24"/>
        </w:rPr>
        <w:t>ed</w:t>
      </w:r>
      <w:r w:rsidR="00A6412B">
        <w:rPr>
          <w:sz w:val="24"/>
          <w:szCs w:val="24"/>
        </w:rPr>
        <w:t xml:space="preserve">. The refrain’s second ending, however, is shorter than the first by </w:t>
      </w:r>
      <w:r w:rsidR="00595B37">
        <w:rPr>
          <w:sz w:val="24"/>
          <w:szCs w:val="24"/>
        </w:rPr>
        <w:t xml:space="preserve">one </w:t>
      </w:r>
      <w:r w:rsidR="00A6412B">
        <w:rPr>
          <w:sz w:val="24"/>
          <w:szCs w:val="24"/>
        </w:rPr>
        <w:t xml:space="preserve">measure and, </w:t>
      </w:r>
      <w:r w:rsidR="00866AFF">
        <w:rPr>
          <w:sz w:val="24"/>
          <w:szCs w:val="24"/>
        </w:rPr>
        <w:t xml:space="preserve">with </w:t>
      </w:r>
      <w:r w:rsidR="00A6412B">
        <w:rPr>
          <w:sz w:val="24"/>
          <w:szCs w:val="24"/>
        </w:rPr>
        <w:t>balance</w:t>
      </w:r>
      <w:r w:rsidR="00866AFF">
        <w:rPr>
          <w:sz w:val="24"/>
          <w:szCs w:val="24"/>
        </w:rPr>
        <w:t xml:space="preserve"> now</w:t>
      </w:r>
      <w:r w:rsidR="00A6412B">
        <w:rPr>
          <w:sz w:val="24"/>
          <w:szCs w:val="24"/>
        </w:rPr>
        <w:t xml:space="preserve"> restored, the closed cadence on final G (m. 14) </w:t>
      </w:r>
      <w:r w:rsidR="00A6412B">
        <w:rPr>
          <w:sz w:val="24"/>
          <w:szCs w:val="24"/>
        </w:rPr>
        <w:lastRenderedPageBreak/>
        <w:t xml:space="preserve">also falls on a strong </w:t>
      </w:r>
      <w:r w:rsidR="006F612A" w:rsidRPr="007577B7">
        <w:rPr>
          <w:i/>
          <w:iCs/>
          <w:sz w:val="24"/>
          <w:szCs w:val="24"/>
        </w:rPr>
        <w:t>modus</w:t>
      </w:r>
      <w:r w:rsidR="006F612A">
        <w:rPr>
          <w:sz w:val="24"/>
          <w:szCs w:val="24"/>
        </w:rPr>
        <w:t xml:space="preserve"> </w:t>
      </w:r>
      <w:r w:rsidR="008D150D">
        <w:rPr>
          <w:sz w:val="24"/>
          <w:szCs w:val="24"/>
        </w:rPr>
        <w:t>beat 1</w:t>
      </w:r>
      <w:r w:rsidR="00A6412B">
        <w:rPr>
          <w:sz w:val="24"/>
          <w:szCs w:val="24"/>
        </w:rPr>
        <w:t>. If both refrain endings were of the same length</w:t>
      </w:r>
      <w:r w:rsidR="00806B35">
        <w:rPr>
          <w:sz w:val="24"/>
          <w:szCs w:val="24"/>
        </w:rPr>
        <w:t>,</w:t>
      </w:r>
      <w:r w:rsidR="00A6412B">
        <w:rPr>
          <w:sz w:val="24"/>
          <w:szCs w:val="24"/>
        </w:rPr>
        <w:t xml:space="preserve"> the final cadence </w:t>
      </w:r>
      <w:r w:rsidR="00FE57D1">
        <w:rPr>
          <w:sz w:val="24"/>
          <w:szCs w:val="24"/>
        </w:rPr>
        <w:t xml:space="preserve">would </w:t>
      </w:r>
      <w:r w:rsidR="00866AFF">
        <w:rPr>
          <w:sz w:val="24"/>
          <w:szCs w:val="24"/>
        </w:rPr>
        <w:t xml:space="preserve">have </w:t>
      </w:r>
      <w:r w:rsidR="00806B35">
        <w:rPr>
          <w:sz w:val="24"/>
          <w:szCs w:val="24"/>
        </w:rPr>
        <w:t>land</w:t>
      </w:r>
      <w:r w:rsidR="00866AFF">
        <w:rPr>
          <w:sz w:val="24"/>
          <w:szCs w:val="24"/>
        </w:rPr>
        <w:t>ed</w:t>
      </w:r>
      <w:r w:rsidR="00806B35">
        <w:rPr>
          <w:sz w:val="24"/>
          <w:szCs w:val="24"/>
        </w:rPr>
        <w:t xml:space="preserve"> </w:t>
      </w:r>
      <w:r w:rsidR="00A6412B">
        <w:rPr>
          <w:sz w:val="24"/>
          <w:szCs w:val="24"/>
        </w:rPr>
        <w:t xml:space="preserve">on </w:t>
      </w:r>
      <w:r w:rsidR="00806B35">
        <w:rPr>
          <w:sz w:val="24"/>
          <w:szCs w:val="24"/>
        </w:rPr>
        <w:t xml:space="preserve">a </w:t>
      </w:r>
      <w:r w:rsidR="00135308">
        <w:rPr>
          <w:sz w:val="24"/>
          <w:szCs w:val="24"/>
        </w:rPr>
        <w:t>weak beat</w:t>
      </w:r>
      <w:r w:rsidR="00806B35">
        <w:rPr>
          <w:sz w:val="24"/>
          <w:szCs w:val="24"/>
        </w:rPr>
        <w:t>.</w:t>
      </w:r>
    </w:p>
    <w:p w14:paraId="21CF5038" w14:textId="77777777" w:rsidR="006B7218" w:rsidRDefault="006B7218" w:rsidP="006B7218">
      <w:pPr>
        <w:spacing w:line="480" w:lineRule="auto"/>
        <w:rPr>
          <w:sz w:val="24"/>
          <w:szCs w:val="24"/>
        </w:rPr>
      </w:pPr>
    </w:p>
    <w:p w14:paraId="06907FD1" w14:textId="626F4348" w:rsidR="00A6412B" w:rsidRDefault="00A6412B" w:rsidP="006B7218">
      <w:pPr>
        <w:spacing w:line="480" w:lineRule="auto"/>
        <w:rPr>
          <w:sz w:val="24"/>
          <w:szCs w:val="24"/>
        </w:rPr>
      </w:pPr>
      <w:r>
        <w:rPr>
          <w:sz w:val="24"/>
          <w:szCs w:val="24"/>
        </w:rPr>
        <w:t>T</w:t>
      </w:r>
      <w:r w:rsidRPr="005D5ED9">
        <w:rPr>
          <w:sz w:val="24"/>
          <w:szCs w:val="24"/>
        </w:rPr>
        <w:t>he B section</w:t>
      </w:r>
      <w:r>
        <w:rPr>
          <w:sz w:val="24"/>
          <w:szCs w:val="24"/>
        </w:rPr>
        <w:t xml:space="preserve"> </w:t>
      </w:r>
      <w:r w:rsidR="0017786D">
        <w:rPr>
          <w:sz w:val="24"/>
          <w:szCs w:val="24"/>
        </w:rPr>
        <w:t>begins</w:t>
      </w:r>
      <w:r w:rsidRPr="005D5ED9">
        <w:rPr>
          <w:sz w:val="24"/>
          <w:szCs w:val="24"/>
        </w:rPr>
        <w:t xml:space="preserve"> </w:t>
      </w:r>
      <w:r w:rsidR="00BF0255">
        <w:rPr>
          <w:sz w:val="24"/>
          <w:szCs w:val="24"/>
        </w:rPr>
        <w:t xml:space="preserve">on a weak beat </w:t>
      </w:r>
      <w:r w:rsidRPr="005D5ED9">
        <w:rPr>
          <w:sz w:val="24"/>
          <w:szCs w:val="24"/>
        </w:rPr>
        <w:t>(</w:t>
      </w:r>
      <w:r>
        <w:rPr>
          <w:sz w:val="24"/>
          <w:szCs w:val="24"/>
        </w:rPr>
        <w:t>m. 15</w:t>
      </w:r>
      <w:r w:rsidRPr="005D5ED9">
        <w:rPr>
          <w:sz w:val="24"/>
          <w:szCs w:val="24"/>
        </w:rPr>
        <w:t>)</w:t>
      </w:r>
      <w:r w:rsidR="009139E9">
        <w:rPr>
          <w:sz w:val="24"/>
          <w:szCs w:val="24"/>
        </w:rPr>
        <w:t>,</w:t>
      </w:r>
      <w:r>
        <w:rPr>
          <w:sz w:val="24"/>
          <w:szCs w:val="24"/>
        </w:rPr>
        <w:t xml:space="preserve"> recalling the </w:t>
      </w:r>
      <w:r w:rsidR="00BF0255">
        <w:rPr>
          <w:sz w:val="24"/>
          <w:szCs w:val="24"/>
        </w:rPr>
        <w:t>refrain</w:t>
      </w:r>
      <w:r w:rsidR="001F68F8">
        <w:rPr>
          <w:sz w:val="24"/>
          <w:szCs w:val="24"/>
        </w:rPr>
        <w:t xml:space="preserve"> by opening again on high G</w:t>
      </w:r>
      <w:r>
        <w:rPr>
          <w:sz w:val="24"/>
          <w:szCs w:val="24"/>
        </w:rPr>
        <w:t xml:space="preserve">, </w:t>
      </w:r>
      <w:r w:rsidR="001F68F8">
        <w:rPr>
          <w:sz w:val="24"/>
          <w:szCs w:val="24"/>
        </w:rPr>
        <w:t>but</w:t>
      </w:r>
      <w:r>
        <w:rPr>
          <w:sz w:val="24"/>
          <w:szCs w:val="24"/>
        </w:rPr>
        <w:t xml:space="preserve"> winding down</w:t>
      </w:r>
      <w:r w:rsidR="001F68F8">
        <w:rPr>
          <w:sz w:val="24"/>
          <w:szCs w:val="24"/>
        </w:rPr>
        <w:t>ward this time</w:t>
      </w:r>
      <w:r>
        <w:rPr>
          <w:sz w:val="24"/>
          <w:szCs w:val="24"/>
        </w:rPr>
        <w:t xml:space="preserve"> to an open cadence on D (^5) in m. 23</w:t>
      </w:r>
      <w:r w:rsidRPr="005D5ED9">
        <w:rPr>
          <w:sz w:val="24"/>
          <w:szCs w:val="24"/>
        </w:rPr>
        <w:t xml:space="preserve">. </w:t>
      </w:r>
      <w:r w:rsidR="00A4222C">
        <w:rPr>
          <w:sz w:val="24"/>
          <w:szCs w:val="24"/>
        </w:rPr>
        <w:t>As</w:t>
      </w:r>
      <w:r>
        <w:rPr>
          <w:sz w:val="24"/>
          <w:szCs w:val="24"/>
        </w:rPr>
        <w:t xml:space="preserve"> in the refrain,</w:t>
      </w:r>
      <w:r w:rsidRPr="005D5ED9">
        <w:rPr>
          <w:sz w:val="24"/>
          <w:szCs w:val="24"/>
        </w:rPr>
        <w:t xml:space="preserve"> </w:t>
      </w:r>
      <w:r>
        <w:rPr>
          <w:sz w:val="24"/>
          <w:szCs w:val="24"/>
        </w:rPr>
        <w:t xml:space="preserve">the </w:t>
      </w:r>
      <w:r w:rsidR="00243D94">
        <w:rPr>
          <w:sz w:val="24"/>
          <w:szCs w:val="24"/>
        </w:rPr>
        <w:t xml:space="preserve">beat strengths </w:t>
      </w:r>
      <w:r>
        <w:rPr>
          <w:sz w:val="24"/>
          <w:szCs w:val="24"/>
        </w:rPr>
        <w:t xml:space="preserve">are </w:t>
      </w:r>
      <w:r w:rsidRPr="005D5ED9">
        <w:rPr>
          <w:sz w:val="24"/>
          <w:szCs w:val="24"/>
        </w:rPr>
        <w:t>reverse</w:t>
      </w:r>
      <w:r>
        <w:rPr>
          <w:sz w:val="24"/>
          <w:szCs w:val="24"/>
        </w:rPr>
        <w:t>d</w:t>
      </w:r>
      <w:r w:rsidRPr="005D5ED9">
        <w:rPr>
          <w:sz w:val="24"/>
          <w:szCs w:val="24"/>
        </w:rPr>
        <w:t xml:space="preserve"> when </w:t>
      </w:r>
      <w:r>
        <w:rPr>
          <w:sz w:val="24"/>
          <w:szCs w:val="24"/>
        </w:rPr>
        <w:t xml:space="preserve">B </w:t>
      </w:r>
      <w:r w:rsidRPr="005D5ED9">
        <w:rPr>
          <w:sz w:val="24"/>
          <w:szCs w:val="24"/>
        </w:rPr>
        <w:t>repeats</w:t>
      </w:r>
      <w:r w:rsidR="00A4222C">
        <w:rPr>
          <w:sz w:val="24"/>
          <w:szCs w:val="24"/>
        </w:rPr>
        <w:t xml:space="preserve"> </w:t>
      </w:r>
      <w:r w:rsidR="001F68F8">
        <w:rPr>
          <w:sz w:val="24"/>
          <w:szCs w:val="24"/>
        </w:rPr>
        <w:t>owing</w:t>
      </w:r>
      <w:r>
        <w:rPr>
          <w:sz w:val="24"/>
          <w:szCs w:val="24"/>
        </w:rPr>
        <w:t xml:space="preserve"> to a musical setting of 4+5, but with the “extra” </w:t>
      </w:r>
      <w:r w:rsidR="003856D4">
        <w:rPr>
          <w:sz w:val="24"/>
          <w:szCs w:val="24"/>
        </w:rPr>
        <w:t xml:space="preserve">measure </w:t>
      </w:r>
      <w:r w:rsidR="00A4222C">
        <w:rPr>
          <w:sz w:val="24"/>
          <w:szCs w:val="24"/>
        </w:rPr>
        <w:t xml:space="preserve">occurring </w:t>
      </w:r>
      <w:r>
        <w:rPr>
          <w:sz w:val="24"/>
          <w:szCs w:val="24"/>
        </w:rPr>
        <w:t>at the front of the group of five</w:t>
      </w:r>
      <w:r w:rsidR="00A4222C">
        <w:rPr>
          <w:sz w:val="24"/>
          <w:szCs w:val="24"/>
        </w:rPr>
        <w:t xml:space="preserve"> rather than the end</w:t>
      </w:r>
      <w:r>
        <w:rPr>
          <w:sz w:val="24"/>
          <w:szCs w:val="24"/>
        </w:rPr>
        <w:t>. There is an incipient melodic return of the refrain’s opening four bars in mm. 20</w:t>
      </w:r>
      <w:r w:rsidR="00D20EE2">
        <w:rPr>
          <w:rFonts w:cstheme="minorHAnsi"/>
          <w:color w:val="000000"/>
          <w:sz w:val="24"/>
          <w:szCs w:val="24"/>
        </w:rPr>
        <w:t>–</w:t>
      </w:r>
      <w:r>
        <w:rPr>
          <w:sz w:val="24"/>
          <w:szCs w:val="24"/>
        </w:rPr>
        <w:t xml:space="preserve">23, the extra </w:t>
      </w:r>
      <w:r w:rsidR="003856D4">
        <w:rPr>
          <w:sz w:val="24"/>
          <w:szCs w:val="24"/>
        </w:rPr>
        <w:t xml:space="preserve">measure </w:t>
      </w:r>
      <w:r>
        <w:rPr>
          <w:sz w:val="24"/>
          <w:szCs w:val="24"/>
        </w:rPr>
        <w:t xml:space="preserve">being the anacrustic m. 19. The way </w:t>
      </w:r>
      <w:r w:rsidR="00F82548">
        <w:rPr>
          <w:sz w:val="24"/>
          <w:szCs w:val="24"/>
        </w:rPr>
        <w:t xml:space="preserve">that the </w:t>
      </w:r>
      <w:r>
        <w:rPr>
          <w:sz w:val="24"/>
          <w:szCs w:val="24"/>
        </w:rPr>
        <w:t>C</w:t>
      </w:r>
      <w:r w:rsidR="009D54AB" w:rsidRPr="009D54AB">
        <w:rPr>
          <w:sz w:val="24"/>
          <w:szCs w:val="24"/>
        </w:rPr>
        <w:t>ƒ</w:t>
      </w:r>
      <w:r>
        <w:rPr>
          <w:sz w:val="24"/>
          <w:szCs w:val="24"/>
        </w:rPr>
        <w:t xml:space="preserve"> leading tone overshoots D recalls how F</w:t>
      </w:r>
      <w:r w:rsidR="00243CA1" w:rsidRPr="00243CA1">
        <w:rPr>
          <w:sz w:val="24"/>
          <w:szCs w:val="24"/>
        </w:rPr>
        <w:t>ƒ</w:t>
      </w:r>
      <w:r>
        <w:rPr>
          <w:sz w:val="24"/>
          <w:szCs w:val="24"/>
        </w:rPr>
        <w:t xml:space="preserve"> overshot G at the end of the A section. It seems fitting that o</w:t>
      </w:r>
      <w:r w:rsidRPr="005D5ED9">
        <w:rPr>
          <w:sz w:val="24"/>
          <w:szCs w:val="24"/>
        </w:rPr>
        <w:t>nly in the final return of the refrain, where a (same music, new text) is succeeded by A (same music</w:t>
      </w:r>
      <w:r>
        <w:rPr>
          <w:sz w:val="24"/>
          <w:szCs w:val="24"/>
        </w:rPr>
        <w:t xml:space="preserve">, same </w:t>
      </w:r>
      <w:r w:rsidRPr="005D5ED9">
        <w:rPr>
          <w:sz w:val="24"/>
          <w:szCs w:val="24"/>
        </w:rPr>
        <w:t xml:space="preserve">text), </w:t>
      </w:r>
      <w:r>
        <w:rPr>
          <w:sz w:val="24"/>
          <w:szCs w:val="24"/>
        </w:rPr>
        <w:t xml:space="preserve">should </w:t>
      </w:r>
      <w:r w:rsidRPr="0008725F">
        <w:rPr>
          <w:sz w:val="24"/>
          <w:szCs w:val="24"/>
        </w:rPr>
        <w:t>V20</w:t>
      </w:r>
      <w:r w:rsidRPr="005D5ED9">
        <w:rPr>
          <w:sz w:val="24"/>
          <w:szCs w:val="24"/>
        </w:rPr>
        <w:t xml:space="preserve"> return the same music </w:t>
      </w:r>
      <w:r>
        <w:rPr>
          <w:sz w:val="24"/>
          <w:szCs w:val="24"/>
        </w:rPr>
        <w:t xml:space="preserve">and </w:t>
      </w:r>
      <w:r w:rsidR="00833A4F">
        <w:rPr>
          <w:sz w:val="24"/>
          <w:szCs w:val="24"/>
        </w:rPr>
        <w:t xml:space="preserve">same </w:t>
      </w:r>
      <w:r>
        <w:rPr>
          <w:sz w:val="24"/>
          <w:szCs w:val="24"/>
        </w:rPr>
        <w:t xml:space="preserve">text to </w:t>
      </w:r>
      <w:r w:rsidR="00833A4F">
        <w:rPr>
          <w:sz w:val="24"/>
          <w:szCs w:val="24"/>
        </w:rPr>
        <w:t xml:space="preserve">their original </w:t>
      </w:r>
      <w:r w:rsidR="006974B0">
        <w:rPr>
          <w:sz w:val="24"/>
          <w:szCs w:val="24"/>
        </w:rPr>
        <w:t xml:space="preserve">metrical </w:t>
      </w:r>
      <w:r w:rsidR="00833A4F">
        <w:rPr>
          <w:sz w:val="24"/>
          <w:szCs w:val="24"/>
        </w:rPr>
        <w:t>disposition</w:t>
      </w:r>
      <w:r w:rsidR="0017786D">
        <w:rPr>
          <w:sz w:val="24"/>
          <w:szCs w:val="24"/>
        </w:rPr>
        <w:t>, thus tying together the musical</w:t>
      </w:r>
      <w:r>
        <w:rPr>
          <w:sz w:val="24"/>
          <w:szCs w:val="24"/>
        </w:rPr>
        <w:t xml:space="preserve"> threads of the song</w:t>
      </w:r>
      <w:r w:rsidRPr="005D5ED9">
        <w:rPr>
          <w:sz w:val="24"/>
          <w:szCs w:val="24"/>
        </w:rPr>
        <w:t>.</w:t>
      </w:r>
      <w:r>
        <w:rPr>
          <w:rStyle w:val="FootnoteReference"/>
          <w:sz w:val="24"/>
          <w:szCs w:val="24"/>
        </w:rPr>
        <w:footnoteReference w:id="30"/>
      </w:r>
    </w:p>
    <w:p w14:paraId="5F6B5A0F" w14:textId="77777777" w:rsidR="006B7218" w:rsidRDefault="006B7218" w:rsidP="006B7218">
      <w:pPr>
        <w:spacing w:line="480" w:lineRule="auto"/>
        <w:rPr>
          <w:rFonts w:cstheme="minorHAnsi"/>
          <w:color w:val="000000"/>
          <w:sz w:val="24"/>
          <w:szCs w:val="24"/>
        </w:rPr>
      </w:pPr>
    </w:p>
    <w:p w14:paraId="3C17773D" w14:textId="14363069" w:rsidR="00A6412B" w:rsidRDefault="002035D8" w:rsidP="006B7218">
      <w:pPr>
        <w:spacing w:line="480" w:lineRule="auto"/>
        <w:rPr>
          <w:rFonts w:cstheme="minorHAnsi"/>
          <w:color w:val="000000"/>
          <w:sz w:val="24"/>
          <w:szCs w:val="24"/>
        </w:rPr>
      </w:pPr>
      <w:r w:rsidRPr="002035D8">
        <w:rPr>
          <w:rFonts w:cstheme="minorHAnsi"/>
          <w:color w:val="000000"/>
          <w:sz w:val="24"/>
          <w:szCs w:val="24"/>
        </w:rPr>
        <w:lastRenderedPageBreak/>
        <w:t xml:space="preserve">In addition to equipollent </w:t>
      </w:r>
      <w:r w:rsidR="00B66080">
        <w:rPr>
          <w:rFonts w:cstheme="minorHAnsi"/>
          <w:color w:val="000000"/>
          <w:sz w:val="24"/>
          <w:szCs w:val="24"/>
        </w:rPr>
        <w:t xml:space="preserve">changes </w:t>
      </w:r>
      <w:r w:rsidRPr="002035D8">
        <w:rPr>
          <w:rFonts w:cstheme="minorHAnsi"/>
          <w:color w:val="000000"/>
          <w:sz w:val="24"/>
          <w:szCs w:val="24"/>
        </w:rPr>
        <w:t>of metric grouping and off-kilter formal repeats, Machaut’s polyphonic virelai “De tout sui si confortee”</w:t>
      </w:r>
      <w:r w:rsidR="00737295">
        <w:rPr>
          <w:rFonts w:cstheme="minorHAnsi"/>
          <w:color w:val="000000"/>
          <w:sz w:val="24"/>
          <w:szCs w:val="24"/>
        </w:rPr>
        <w:t xml:space="preserve"> (V38/32)</w:t>
      </w:r>
      <w:r w:rsidRPr="002035D8">
        <w:rPr>
          <w:rFonts w:cstheme="minorHAnsi"/>
          <w:color w:val="000000"/>
          <w:sz w:val="24"/>
          <w:szCs w:val="24"/>
        </w:rPr>
        <w:t xml:space="preserve"> </w:t>
      </w:r>
      <w:r w:rsidR="00955083">
        <w:rPr>
          <w:rFonts w:cstheme="minorHAnsi"/>
          <w:color w:val="000000"/>
          <w:sz w:val="24"/>
          <w:szCs w:val="24"/>
        </w:rPr>
        <w:t xml:space="preserve">explores </w:t>
      </w:r>
      <w:r w:rsidRPr="002035D8">
        <w:rPr>
          <w:rFonts w:cstheme="minorHAnsi"/>
          <w:color w:val="000000"/>
          <w:sz w:val="24"/>
          <w:szCs w:val="24"/>
        </w:rPr>
        <w:t>metrical novelty</w:t>
      </w:r>
      <w:r w:rsidR="00B66080">
        <w:rPr>
          <w:rFonts w:cstheme="minorHAnsi"/>
          <w:color w:val="000000"/>
          <w:sz w:val="24"/>
          <w:szCs w:val="24"/>
        </w:rPr>
        <w:t xml:space="preserve"> </w:t>
      </w:r>
      <w:r w:rsidR="004711E7">
        <w:rPr>
          <w:rFonts w:cstheme="minorHAnsi"/>
          <w:color w:val="000000"/>
          <w:sz w:val="24"/>
          <w:szCs w:val="24"/>
        </w:rPr>
        <w:t xml:space="preserve">in </w:t>
      </w:r>
      <w:r w:rsidR="003142B8">
        <w:rPr>
          <w:rFonts w:cstheme="minorHAnsi"/>
          <w:color w:val="000000"/>
          <w:sz w:val="24"/>
          <w:szCs w:val="24"/>
        </w:rPr>
        <w:t xml:space="preserve">connection </w:t>
      </w:r>
      <w:r w:rsidR="004711E7">
        <w:rPr>
          <w:rFonts w:cstheme="minorHAnsi"/>
          <w:color w:val="000000"/>
          <w:sz w:val="24"/>
          <w:szCs w:val="24"/>
        </w:rPr>
        <w:t xml:space="preserve">with </w:t>
      </w:r>
      <w:r w:rsidRPr="002035D8">
        <w:rPr>
          <w:rFonts w:cstheme="minorHAnsi"/>
          <w:color w:val="000000"/>
          <w:sz w:val="24"/>
          <w:szCs w:val="24"/>
        </w:rPr>
        <w:t>phra</w:t>
      </w:r>
      <w:r>
        <w:rPr>
          <w:rFonts w:cstheme="minorHAnsi"/>
          <w:color w:val="000000"/>
          <w:sz w:val="24"/>
          <w:szCs w:val="24"/>
        </w:rPr>
        <w:t xml:space="preserve">se organization. </w:t>
      </w:r>
      <w:r w:rsidR="00776DE8" w:rsidRPr="000537D8">
        <w:rPr>
          <w:rFonts w:cstheme="minorHAnsi"/>
          <w:b/>
          <w:color w:val="000000"/>
          <w:sz w:val="24"/>
          <w:szCs w:val="24"/>
          <w:u w:val="single"/>
        </w:rPr>
        <w:t>Example 8</w:t>
      </w:r>
      <w:r w:rsidR="00A6412B" w:rsidRPr="0016536D">
        <w:rPr>
          <w:rFonts w:cstheme="minorHAnsi"/>
          <w:bCs/>
          <w:color w:val="000000"/>
          <w:sz w:val="24"/>
          <w:szCs w:val="24"/>
        </w:rPr>
        <w:t xml:space="preserve"> </w:t>
      </w:r>
      <w:r w:rsidRPr="0016536D">
        <w:rPr>
          <w:rFonts w:cstheme="minorHAnsi"/>
          <w:bCs/>
          <w:color w:val="000000"/>
          <w:sz w:val="24"/>
          <w:szCs w:val="24"/>
        </w:rPr>
        <w:t xml:space="preserve">interprets </w:t>
      </w:r>
      <w:r w:rsidR="00A6412B" w:rsidRPr="0016536D">
        <w:rPr>
          <w:rFonts w:cstheme="minorHAnsi"/>
          <w:color w:val="000000"/>
          <w:sz w:val="24"/>
          <w:szCs w:val="24"/>
        </w:rPr>
        <w:t xml:space="preserve">the </w:t>
      </w:r>
      <w:r w:rsidRPr="0016536D">
        <w:rPr>
          <w:rFonts w:cstheme="minorHAnsi"/>
          <w:color w:val="000000"/>
          <w:sz w:val="24"/>
          <w:szCs w:val="24"/>
        </w:rPr>
        <w:t xml:space="preserve">song’s </w:t>
      </w:r>
      <w:r w:rsidR="00A6412B" w:rsidRPr="0016536D">
        <w:rPr>
          <w:rFonts w:cstheme="minorHAnsi"/>
          <w:color w:val="000000"/>
          <w:sz w:val="24"/>
          <w:szCs w:val="24"/>
        </w:rPr>
        <w:t>refrain</w:t>
      </w:r>
      <w:r w:rsidR="0017786D">
        <w:rPr>
          <w:rFonts w:cstheme="minorHAnsi"/>
          <w:color w:val="000000"/>
          <w:sz w:val="24"/>
          <w:szCs w:val="24"/>
        </w:rPr>
        <w:t>, with b</w:t>
      </w:r>
      <w:r w:rsidR="00E36035" w:rsidRPr="0016536D">
        <w:rPr>
          <w:rFonts w:cstheme="minorHAnsi"/>
          <w:color w:val="000000"/>
          <w:sz w:val="24"/>
          <w:szCs w:val="24"/>
        </w:rPr>
        <w:t>eats</w:t>
      </w:r>
      <w:r w:rsidR="00A6412B" w:rsidRPr="0016536D">
        <w:rPr>
          <w:rFonts w:cstheme="minorHAnsi"/>
          <w:color w:val="000000"/>
          <w:sz w:val="24"/>
          <w:szCs w:val="24"/>
        </w:rPr>
        <w:t xml:space="preserve"> </w:t>
      </w:r>
      <w:r w:rsidR="00E36035" w:rsidRPr="0016536D">
        <w:rPr>
          <w:rFonts w:cstheme="minorHAnsi"/>
          <w:color w:val="000000"/>
          <w:sz w:val="24"/>
          <w:szCs w:val="24"/>
        </w:rPr>
        <w:t xml:space="preserve">labeled </w:t>
      </w:r>
      <w:r w:rsidR="00A6412B" w:rsidRPr="0016536D">
        <w:rPr>
          <w:rFonts w:cstheme="minorHAnsi"/>
          <w:color w:val="000000"/>
          <w:sz w:val="24"/>
          <w:szCs w:val="24"/>
        </w:rPr>
        <w:t xml:space="preserve">above the score at the </w:t>
      </w:r>
      <w:r w:rsidR="00A6412B" w:rsidRPr="0016536D">
        <w:rPr>
          <w:rFonts w:cstheme="minorHAnsi"/>
          <w:i/>
          <w:iCs/>
          <w:color w:val="000000"/>
          <w:sz w:val="24"/>
          <w:szCs w:val="24"/>
        </w:rPr>
        <w:t>modus</w:t>
      </w:r>
      <w:r w:rsidR="00A6412B" w:rsidRPr="0016536D">
        <w:rPr>
          <w:rFonts w:cstheme="minorHAnsi"/>
          <w:color w:val="000000"/>
          <w:sz w:val="24"/>
          <w:szCs w:val="24"/>
        </w:rPr>
        <w:t xml:space="preserve"> lev</w:t>
      </w:r>
      <w:r w:rsidR="00A6412B">
        <w:rPr>
          <w:rFonts w:cstheme="minorHAnsi"/>
          <w:color w:val="000000"/>
          <w:sz w:val="24"/>
          <w:szCs w:val="24"/>
        </w:rPr>
        <w:t xml:space="preserve">el. </w:t>
      </w:r>
      <w:r w:rsidR="00A6412B" w:rsidRPr="00D305FB">
        <w:rPr>
          <w:rFonts w:cstheme="minorHAnsi"/>
          <w:color w:val="000000"/>
          <w:sz w:val="24"/>
          <w:szCs w:val="24"/>
        </w:rPr>
        <w:t xml:space="preserve">This </w:t>
      </w:r>
      <w:r w:rsidR="00E36035" w:rsidRPr="00D305FB">
        <w:rPr>
          <w:rFonts w:cstheme="minorHAnsi"/>
          <w:color w:val="000000"/>
          <w:sz w:val="24"/>
          <w:szCs w:val="24"/>
        </w:rPr>
        <w:t xml:space="preserve">initial </w:t>
      </w:r>
      <w:r w:rsidR="00A6412B" w:rsidRPr="00D305FB">
        <w:rPr>
          <w:rFonts w:cstheme="minorHAnsi"/>
          <w:color w:val="000000"/>
          <w:sz w:val="24"/>
          <w:szCs w:val="24"/>
        </w:rPr>
        <w:t xml:space="preserve">example contains only the cantus part, </w:t>
      </w:r>
      <w:r w:rsidR="0017786D">
        <w:rPr>
          <w:rFonts w:cstheme="minorHAnsi"/>
          <w:color w:val="000000"/>
          <w:sz w:val="24"/>
          <w:szCs w:val="24"/>
        </w:rPr>
        <w:t xml:space="preserve">in order </w:t>
      </w:r>
      <w:r w:rsidR="00A6412B" w:rsidRPr="00D305FB">
        <w:rPr>
          <w:rFonts w:cstheme="minorHAnsi"/>
          <w:color w:val="000000"/>
          <w:sz w:val="24"/>
          <w:szCs w:val="24"/>
        </w:rPr>
        <w:t>to discuss its structure in isolation</w:t>
      </w:r>
      <w:r w:rsidR="00F50777">
        <w:rPr>
          <w:rFonts w:cstheme="minorHAnsi"/>
          <w:color w:val="000000"/>
          <w:sz w:val="24"/>
          <w:szCs w:val="24"/>
        </w:rPr>
        <w:t>; a full discussion of cantus and tenor together follows</w:t>
      </w:r>
      <w:r w:rsidR="00A6412B">
        <w:rPr>
          <w:rFonts w:cstheme="minorHAnsi"/>
          <w:color w:val="000000"/>
          <w:sz w:val="24"/>
          <w:szCs w:val="24"/>
        </w:rPr>
        <w:t>.</w:t>
      </w:r>
      <w:r w:rsidR="00A6412B">
        <w:rPr>
          <w:rStyle w:val="FootnoteReference"/>
          <w:rFonts w:cstheme="minorHAnsi"/>
          <w:color w:val="000000"/>
          <w:sz w:val="24"/>
          <w:szCs w:val="24"/>
        </w:rPr>
        <w:footnoteReference w:id="31"/>
      </w:r>
    </w:p>
    <w:p w14:paraId="6B463DDE" w14:textId="096AC334" w:rsidR="00A6412B" w:rsidRDefault="00A6412B" w:rsidP="00A6412B">
      <w:pPr>
        <w:spacing w:line="480" w:lineRule="auto"/>
        <w:jc w:val="center"/>
        <w:rPr>
          <w:rFonts w:cstheme="minorHAnsi"/>
          <w:color w:val="000000"/>
          <w:sz w:val="24"/>
          <w:szCs w:val="24"/>
        </w:rPr>
      </w:pPr>
    </w:p>
    <w:p w14:paraId="00C05E45" w14:textId="53C0165D" w:rsidR="00A6412B" w:rsidRDefault="00776DE8" w:rsidP="00721757">
      <w:pPr>
        <w:spacing w:line="480" w:lineRule="auto"/>
        <w:rPr>
          <w:rFonts w:cstheme="minorHAnsi"/>
          <w:color w:val="000000"/>
          <w:sz w:val="24"/>
          <w:szCs w:val="24"/>
        </w:rPr>
      </w:pPr>
      <w:r>
        <w:rPr>
          <w:rFonts w:cstheme="minorHAnsi"/>
          <w:b/>
          <w:bCs/>
          <w:color w:val="000000"/>
          <w:sz w:val="24"/>
          <w:szCs w:val="24"/>
        </w:rPr>
        <w:t>Example 8</w:t>
      </w:r>
      <w:r w:rsidR="00A6412B">
        <w:rPr>
          <w:rFonts w:cstheme="minorHAnsi"/>
          <w:color w:val="000000"/>
          <w:sz w:val="24"/>
          <w:szCs w:val="24"/>
        </w:rPr>
        <w:t xml:space="preserve"> </w:t>
      </w:r>
      <w:r w:rsidR="0019121B">
        <w:rPr>
          <w:rFonts w:cstheme="minorHAnsi"/>
          <w:color w:val="000000"/>
          <w:sz w:val="24"/>
          <w:szCs w:val="24"/>
        </w:rPr>
        <w:t xml:space="preserve">Guillaume de </w:t>
      </w:r>
      <w:r w:rsidR="00A6412B">
        <w:rPr>
          <w:rFonts w:cstheme="minorHAnsi"/>
          <w:color w:val="000000"/>
          <w:sz w:val="24"/>
          <w:szCs w:val="24"/>
        </w:rPr>
        <w:t>Machaut</w:t>
      </w:r>
      <w:r w:rsidR="001D3590">
        <w:rPr>
          <w:rFonts w:cstheme="minorHAnsi"/>
          <w:color w:val="000000"/>
          <w:sz w:val="24"/>
          <w:szCs w:val="24"/>
        </w:rPr>
        <w:t>,</w:t>
      </w:r>
      <w:r w:rsidR="00A6412B">
        <w:rPr>
          <w:rFonts w:cstheme="minorHAnsi"/>
          <w:color w:val="000000"/>
          <w:sz w:val="24"/>
          <w:szCs w:val="24"/>
        </w:rPr>
        <w:t xml:space="preserve"> “De tout sui si confortee” (</w:t>
      </w:r>
      <w:r w:rsidR="001D3590" w:rsidRPr="00381428">
        <w:rPr>
          <w:rFonts w:cstheme="minorHAnsi"/>
          <w:color w:val="000000"/>
          <w:sz w:val="24"/>
          <w:szCs w:val="24"/>
        </w:rPr>
        <w:t>V38/32</w:t>
      </w:r>
      <w:r w:rsidR="0019121B">
        <w:rPr>
          <w:rFonts w:cstheme="minorHAnsi"/>
          <w:color w:val="000000"/>
          <w:sz w:val="24"/>
          <w:szCs w:val="24"/>
        </w:rPr>
        <w:t>)</w:t>
      </w:r>
      <w:r w:rsidR="001D3590">
        <w:rPr>
          <w:rFonts w:cstheme="minorHAnsi"/>
          <w:color w:val="000000"/>
          <w:sz w:val="24"/>
          <w:szCs w:val="24"/>
        </w:rPr>
        <w:t xml:space="preserve">, </w:t>
      </w:r>
      <w:r w:rsidR="0019121B">
        <w:rPr>
          <w:rFonts w:cstheme="minorHAnsi"/>
          <w:color w:val="000000"/>
          <w:sz w:val="24"/>
          <w:szCs w:val="24"/>
        </w:rPr>
        <w:t xml:space="preserve">refrain, </w:t>
      </w:r>
      <w:r w:rsidR="00A6412B">
        <w:rPr>
          <w:rFonts w:cstheme="minorHAnsi"/>
          <w:color w:val="000000"/>
          <w:sz w:val="24"/>
          <w:szCs w:val="24"/>
        </w:rPr>
        <w:t>cantus only</w:t>
      </w:r>
      <w:r w:rsidR="0019121B">
        <w:rPr>
          <w:rFonts w:cstheme="minorHAnsi"/>
          <w:color w:val="000000"/>
          <w:sz w:val="24"/>
          <w:szCs w:val="24"/>
        </w:rPr>
        <w:t xml:space="preserve">, </w:t>
      </w:r>
      <w:r w:rsidR="00E36035">
        <w:rPr>
          <w:rFonts w:cstheme="minorHAnsi"/>
          <w:color w:val="000000"/>
          <w:sz w:val="24"/>
          <w:szCs w:val="24"/>
        </w:rPr>
        <w:t xml:space="preserve">metrically interpreted </w:t>
      </w:r>
      <w:r w:rsidR="00A6412B">
        <w:rPr>
          <w:rFonts w:cstheme="minorHAnsi"/>
          <w:color w:val="000000"/>
          <w:sz w:val="24"/>
          <w:szCs w:val="24"/>
        </w:rPr>
        <w:t xml:space="preserve">at the </w:t>
      </w:r>
      <w:r w:rsidR="00A6412B" w:rsidRPr="00173F67">
        <w:rPr>
          <w:rFonts w:cstheme="minorHAnsi"/>
          <w:i/>
          <w:iCs/>
          <w:color w:val="000000"/>
          <w:sz w:val="24"/>
          <w:szCs w:val="24"/>
        </w:rPr>
        <w:t>modus</w:t>
      </w:r>
      <w:r w:rsidR="00A6412B">
        <w:rPr>
          <w:rFonts w:cstheme="minorHAnsi"/>
          <w:color w:val="000000"/>
          <w:sz w:val="24"/>
          <w:szCs w:val="24"/>
        </w:rPr>
        <w:t xml:space="preserve"> level</w:t>
      </w:r>
      <w:r w:rsidR="007631FE">
        <w:rPr>
          <w:rFonts w:cstheme="minorHAnsi"/>
          <w:color w:val="000000"/>
          <w:sz w:val="24"/>
          <w:szCs w:val="24"/>
        </w:rPr>
        <w:t>,</w:t>
      </w:r>
      <w:r w:rsidR="00A6412B">
        <w:rPr>
          <w:rFonts w:cstheme="minorHAnsi"/>
          <w:color w:val="000000"/>
          <w:sz w:val="24"/>
          <w:szCs w:val="24"/>
        </w:rPr>
        <w:t xml:space="preserve"> phrase organization</w:t>
      </w:r>
      <w:r w:rsidR="007D7A39">
        <w:rPr>
          <w:rFonts w:cstheme="minorHAnsi"/>
          <w:color w:val="000000"/>
          <w:sz w:val="24"/>
          <w:szCs w:val="24"/>
        </w:rPr>
        <w:t xml:space="preserve"> labeled</w:t>
      </w:r>
      <w:r w:rsidR="00721757">
        <w:rPr>
          <w:rFonts w:cstheme="minorHAnsi"/>
          <w:color w:val="000000"/>
          <w:sz w:val="24"/>
          <w:szCs w:val="24"/>
        </w:rPr>
        <w:t>.</w:t>
      </w:r>
    </w:p>
    <w:p w14:paraId="03BA3CE2" w14:textId="77777777" w:rsidR="006B7218" w:rsidRDefault="006B7218" w:rsidP="006B7218">
      <w:pPr>
        <w:spacing w:line="480" w:lineRule="auto"/>
        <w:rPr>
          <w:rFonts w:cstheme="minorHAnsi"/>
          <w:sz w:val="24"/>
          <w:szCs w:val="24"/>
        </w:rPr>
      </w:pPr>
    </w:p>
    <w:p w14:paraId="6EED30D7" w14:textId="51FC84A2" w:rsidR="00A6412B" w:rsidRDefault="00A6412B" w:rsidP="006B7218">
      <w:pPr>
        <w:spacing w:line="480" w:lineRule="auto"/>
        <w:rPr>
          <w:rFonts w:cstheme="minorHAnsi"/>
          <w:sz w:val="24"/>
          <w:szCs w:val="24"/>
        </w:rPr>
      </w:pPr>
      <w:r>
        <w:rPr>
          <w:rFonts w:cstheme="minorHAnsi"/>
          <w:sz w:val="24"/>
          <w:szCs w:val="24"/>
        </w:rPr>
        <w:t xml:space="preserve">The refrain of “De tout sui si confortee” is essentially comprised of two phrases—labeled </w:t>
      </w:r>
      <w:r>
        <w:rPr>
          <w:rFonts w:ascii="Calibri" w:hAnsi="Calibri" w:cs="Calibri"/>
          <w:sz w:val="24"/>
          <w:szCs w:val="24"/>
        </w:rPr>
        <w:t>α</w:t>
      </w:r>
      <w:r>
        <w:rPr>
          <w:rFonts w:cstheme="minorHAnsi"/>
          <w:sz w:val="24"/>
          <w:szCs w:val="24"/>
        </w:rPr>
        <w:t xml:space="preserve"> and </w:t>
      </w:r>
      <w:r>
        <w:rPr>
          <w:rFonts w:ascii="Calibri" w:hAnsi="Calibri" w:cs="Calibri"/>
          <w:sz w:val="24"/>
          <w:szCs w:val="24"/>
        </w:rPr>
        <w:t>β</w:t>
      </w:r>
      <w:r>
        <w:rPr>
          <w:rFonts w:cstheme="minorHAnsi"/>
          <w:sz w:val="24"/>
          <w:szCs w:val="24"/>
        </w:rPr>
        <w:t xml:space="preserve"> in the </w:t>
      </w:r>
      <w:r w:rsidR="002666BB">
        <w:rPr>
          <w:rFonts w:cstheme="minorHAnsi"/>
          <w:sz w:val="24"/>
          <w:szCs w:val="24"/>
        </w:rPr>
        <w:t xml:space="preserve">example </w:t>
      </w:r>
      <w:r>
        <w:rPr>
          <w:rFonts w:cstheme="minorHAnsi"/>
          <w:sz w:val="24"/>
          <w:szCs w:val="24"/>
        </w:rPr>
        <w:t>to distinguish them from formal labels A and B—varied</w:t>
      </w:r>
      <w:r w:rsidR="0017786D">
        <w:rPr>
          <w:rFonts w:cstheme="minorHAnsi"/>
          <w:sz w:val="24"/>
          <w:szCs w:val="24"/>
        </w:rPr>
        <w:t xml:space="preserve"> melodically, rhythmically, and metrically</w:t>
      </w:r>
      <w:r>
        <w:rPr>
          <w:rFonts w:cstheme="minorHAnsi"/>
          <w:sz w:val="24"/>
          <w:szCs w:val="24"/>
        </w:rPr>
        <w:t xml:space="preserve"> in their repetitions. </w:t>
      </w:r>
      <w:r w:rsidR="00F1299E">
        <w:rPr>
          <w:rFonts w:cstheme="minorHAnsi"/>
          <w:iCs/>
          <w:color w:val="000000"/>
          <w:sz w:val="24"/>
          <w:szCs w:val="24"/>
        </w:rPr>
        <w:t xml:space="preserve">Simple beat counting foregrounds </w:t>
      </w:r>
      <w:r>
        <w:rPr>
          <w:rFonts w:cstheme="minorHAnsi"/>
          <w:color w:val="000000"/>
          <w:sz w:val="24"/>
          <w:szCs w:val="24"/>
        </w:rPr>
        <w:t xml:space="preserve">Machaut’s elastic approach to repetition, as the same melodic skeleton is </w:t>
      </w:r>
      <w:r w:rsidR="00F1299E">
        <w:rPr>
          <w:rFonts w:cstheme="minorHAnsi"/>
          <w:color w:val="000000"/>
          <w:sz w:val="24"/>
          <w:szCs w:val="24"/>
        </w:rPr>
        <w:t xml:space="preserve">realized </w:t>
      </w:r>
      <w:r>
        <w:rPr>
          <w:rFonts w:cstheme="minorHAnsi"/>
          <w:color w:val="000000"/>
          <w:sz w:val="24"/>
          <w:szCs w:val="24"/>
        </w:rPr>
        <w:t xml:space="preserve">across longer </w:t>
      </w:r>
      <w:r w:rsidR="00137B75">
        <w:rPr>
          <w:rFonts w:cstheme="minorHAnsi"/>
          <w:color w:val="000000"/>
          <w:sz w:val="24"/>
          <w:szCs w:val="24"/>
        </w:rPr>
        <w:t xml:space="preserve">and </w:t>
      </w:r>
      <w:r>
        <w:rPr>
          <w:rFonts w:cstheme="minorHAnsi"/>
          <w:color w:val="000000"/>
          <w:sz w:val="24"/>
          <w:szCs w:val="24"/>
        </w:rPr>
        <w:t xml:space="preserve">shorter time spans. </w:t>
      </w:r>
      <w:r>
        <w:rPr>
          <w:rFonts w:cstheme="minorHAnsi"/>
          <w:sz w:val="24"/>
          <w:szCs w:val="24"/>
        </w:rPr>
        <w:t xml:space="preserve">Phrase </w:t>
      </w:r>
      <w:r>
        <w:rPr>
          <w:rFonts w:ascii="Calibri" w:hAnsi="Calibri" w:cs="Calibri"/>
          <w:sz w:val="24"/>
          <w:szCs w:val="24"/>
        </w:rPr>
        <w:t>α</w:t>
      </w:r>
      <w:r>
        <w:rPr>
          <w:rFonts w:cstheme="minorHAnsi"/>
          <w:sz w:val="24"/>
          <w:szCs w:val="24"/>
        </w:rPr>
        <w:t xml:space="preserve"> circulates upper and lower neighbors around the pitch C, ultimately cadencing on that same open ^5 (mm. 4</w:t>
      </w:r>
      <w:r w:rsidR="00D20EE2">
        <w:rPr>
          <w:rFonts w:cstheme="minorHAnsi"/>
          <w:color w:val="000000"/>
          <w:sz w:val="24"/>
          <w:szCs w:val="24"/>
        </w:rPr>
        <w:t>–</w:t>
      </w:r>
      <w:r>
        <w:rPr>
          <w:rFonts w:cstheme="minorHAnsi"/>
          <w:sz w:val="24"/>
          <w:szCs w:val="24"/>
        </w:rPr>
        <w:t xml:space="preserve">5). Phrase </w:t>
      </w:r>
      <w:r>
        <w:rPr>
          <w:rFonts w:ascii="Calibri" w:hAnsi="Calibri" w:cs="Calibri"/>
          <w:sz w:val="24"/>
          <w:szCs w:val="24"/>
        </w:rPr>
        <w:t>α</w:t>
      </w:r>
      <w:r>
        <w:rPr>
          <w:rFonts w:cstheme="minorHAnsi"/>
          <w:sz w:val="24"/>
          <w:szCs w:val="24"/>
        </w:rPr>
        <w:t xml:space="preserve"> is prepared by what I </w:t>
      </w:r>
      <w:r w:rsidR="001B6923">
        <w:rPr>
          <w:rFonts w:cstheme="minorHAnsi"/>
          <w:sz w:val="24"/>
          <w:szCs w:val="24"/>
        </w:rPr>
        <w:t xml:space="preserve">consider </w:t>
      </w:r>
      <w:r>
        <w:rPr>
          <w:rFonts w:cstheme="minorHAnsi"/>
          <w:sz w:val="24"/>
          <w:szCs w:val="24"/>
        </w:rPr>
        <w:t>a pickup (m. 1) before the first downbeat</w:t>
      </w:r>
      <w:r w:rsidR="005E6830">
        <w:rPr>
          <w:rFonts w:cstheme="minorHAnsi"/>
          <w:sz w:val="24"/>
          <w:szCs w:val="24"/>
        </w:rPr>
        <w:t xml:space="preserve"> (m. 2)</w:t>
      </w:r>
      <w:r>
        <w:rPr>
          <w:rFonts w:cstheme="minorHAnsi"/>
          <w:sz w:val="24"/>
          <w:szCs w:val="24"/>
        </w:rPr>
        <w:t xml:space="preserve">. First, </w:t>
      </w:r>
      <w:r w:rsidR="005A39FE">
        <w:rPr>
          <w:rFonts w:cstheme="minorHAnsi"/>
          <w:sz w:val="24"/>
          <w:szCs w:val="24"/>
        </w:rPr>
        <w:t xml:space="preserve">this </w:t>
      </w:r>
      <w:r w:rsidR="0017786D">
        <w:rPr>
          <w:rFonts w:cstheme="minorHAnsi"/>
          <w:sz w:val="24"/>
          <w:szCs w:val="24"/>
        </w:rPr>
        <w:t xml:space="preserve">proposed pickup </w:t>
      </w:r>
      <w:r>
        <w:rPr>
          <w:rFonts w:cstheme="minorHAnsi"/>
          <w:sz w:val="24"/>
          <w:szCs w:val="24"/>
        </w:rPr>
        <w:t xml:space="preserve">ensures that the melodic, textual, and agogic accent on the cadential C in m. 4 </w:t>
      </w:r>
      <w:r w:rsidR="00BC175D">
        <w:rPr>
          <w:rFonts w:cstheme="minorHAnsi"/>
          <w:sz w:val="24"/>
          <w:szCs w:val="24"/>
        </w:rPr>
        <w:t xml:space="preserve">coincides </w:t>
      </w:r>
      <w:r>
        <w:rPr>
          <w:rFonts w:cstheme="minorHAnsi"/>
          <w:sz w:val="24"/>
          <w:szCs w:val="24"/>
        </w:rPr>
        <w:t xml:space="preserve">with </w:t>
      </w:r>
      <w:r w:rsidR="00C272B4">
        <w:rPr>
          <w:rFonts w:cstheme="minorHAnsi"/>
          <w:sz w:val="24"/>
          <w:szCs w:val="24"/>
        </w:rPr>
        <w:t>the strong beat</w:t>
      </w:r>
      <w:r>
        <w:rPr>
          <w:rFonts w:cstheme="minorHAnsi"/>
          <w:sz w:val="24"/>
          <w:szCs w:val="24"/>
        </w:rPr>
        <w:t xml:space="preserve">. Second, a very close repeat of phrase </w:t>
      </w:r>
      <w:r>
        <w:rPr>
          <w:rFonts w:ascii="Calibri" w:hAnsi="Calibri" w:cs="Calibri"/>
          <w:sz w:val="24"/>
          <w:szCs w:val="24"/>
        </w:rPr>
        <w:t>α</w:t>
      </w:r>
      <w:r>
        <w:rPr>
          <w:rFonts w:cstheme="minorHAnsi"/>
          <w:sz w:val="24"/>
          <w:szCs w:val="24"/>
        </w:rPr>
        <w:t xml:space="preserve"> occurs without the pickup in mm. 14</w:t>
      </w:r>
      <w:r w:rsidR="00D20EE2">
        <w:rPr>
          <w:rFonts w:cstheme="minorHAnsi"/>
          <w:color w:val="000000"/>
          <w:sz w:val="24"/>
          <w:szCs w:val="24"/>
        </w:rPr>
        <w:t>–</w:t>
      </w:r>
      <w:r>
        <w:rPr>
          <w:rFonts w:cstheme="minorHAnsi"/>
          <w:sz w:val="24"/>
          <w:szCs w:val="24"/>
        </w:rPr>
        <w:t xml:space="preserve">16. Third, when the refrain </w:t>
      </w:r>
      <w:r w:rsidR="00371DA2">
        <w:rPr>
          <w:rFonts w:cstheme="minorHAnsi"/>
          <w:sz w:val="24"/>
          <w:szCs w:val="24"/>
        </w:rPr>
        <w:t>is repeated,</w:t>
      </w:r>
      <w:r>
        <w:rPr>
          <w:rFonts w:cstheme="minorHAnsi"/>
          <w:sz w:val="24"/>
          <w:szCs w:val="24"/>
        </w:rPr>
        <w:t xml:space="preserve"> the pickup </w:t>
      </w:r>
      <w:r w:rsidR="007D5013">
        <w:rPr>
          <w:rFonts w:cstheme="minorHAnsi"/>
          <w:sz w:val="24"/>
          <w:szCs w:val="24"/>
        </w:rPr>
        <w:t>falls appropriately on weak beat 2</w:t>
      </w:r>
      <w:r>
        <w:rPr>
          <w:rFonts w:cstheme="minorHAnsi"/>
          <w:sz w:val="24"/>
          <w:szCs w:val="24"/>
        </w:rPr>
        <w:t xml:space="preserve">, preserving m. 2 as a </w:t>
      </w:r>
      <w:r>
        <w:rPr>
          <w:rFonts w:cstheme="minorHAnsi"/>
          <w:sz w:val="24"/>
          <w:szCs w:val="24"/>
        </w:rPr>
        <w:lastRenderedPageBreak/>
        <w:t xml:space="preserve">strong downbeat. Fourth, the transposable motive </w:t>
      </w:r>
      <w:r w:rsidR="00711588">
        <w:rPr>
          <w:rFonts w:cstheme="minorHAnsi"/>
          <w:sz w:val="24"/>
          <w:szCs w:val="24"/>
        </w:rPr>
        <w:t xml:space="preserve">shown in </w:t>
      </w:r>
      <w:r w:rsidR="00711588">
        <w:rPr>
          <w:rFonts w:cstheme="minorHAnsi"/>
          <w:b/>
          <w:bCs/>
          <w:sz w:val="24"/>
          <w:szCs w:val="24"/>
          <w:u w:val="single"/>
        </w:rPr>
        <w:t>Example 9</w:t>
      </w:r>
      <w:r>
        <w:rPr>
          <w:rFonts w:cstheme="minorHAnsi"/>
          <w:sz w:val="24"/>
          <w:szCs w:val="24"/>
        </w:rPr>
        <w:t xml:space="preserve"> </w:t>
      </w:r>
      <w:r w:rsidR="00711588">
        <w:rPr>
          <w:rFonts w:cstheme="minorHAnsi"/>
          <w:sz w:val="24"/>
          <w:szCs w:val="24"/>
        </w:rPr>
        <w:t xml:space="preserve">recurs </w:t>
      </w:r>
      <w:r>
        <w:rPr>
          <w:rFonts w:cstheme="minorHAnsi"/>
          <w:sz w:val="24"/>
          <w:szCs w:val="24"/>
        </w:rPr>
        <w:t>throughout Machaut’s songs.</w:t>
      </w:r>
      <w:r>
        <w:rPr>
          <w:rStyle w:val="FootnoteReference"/>
          <w:rFonts w:cstheme="minorHAnsi"/>
          <w:sz w:val="24"/>
          <w:szCs w:val="24"/>
        </w:rPr>
        <w:footnoteReference w:id="32"/>
      </w:r>
      <w:r>
        <w:rPr>
          <w:rFonts w:cstheme="minorHAnsi"/>
          <w:sz w:val="24"/>
          <w:szCs w:val="24"/>
        </w:rPr>
        <w:t xml:space="preserve"> In this </w:t>
      </w:r>
      <w:r w:rsidR="00A3699A">
        <w:rPr>
          <w:rFonts w:cstheme="minorHAnsi"/>
          <w:sz w:val="24"/>
          <w:szCs w:val="24"/>
        </w:rPr>
        <w:t xml:space="preserve">danced </w:t>
      </w:r>
      <w:r>
        <w:rPr>
          <w:rFonts w:cstheme="minorHAnsi"/>
          <w:sz w:val="24"/>
          <w:szCs w:val="24"/>
        </w:rPr>
        <w:t>song</w:t>
      </w:r>
      <w:r w:rsidR="009F6DA8">
        <w:rPr>
          <w:rFonts w:cstheme="minorHAnsi"/>
          <w:sz w:val="24"/>
          <w:szCs w:val="24"/>
        </w:rPr>
        <w:t>,</w:t>
      </w:r>
      <w:r>
        <w:rPr>
          <w:rFonts w:cstheme="minorHAnsi"/>
          <w:sz w:val="24"/>
          <w:szCs w:val="24"/>
        </w:rPr>
        <w:t xml:space="preserve"> it is used as an anacrustic windup targeting the C of m. 2, a modally structural pitch (the tenor) made sweeter by the prior accented passing tone B.</w:t>
      </w:r>
      <w:r>
        <w:rPr>
          <w:rStyle w:val="FootnoteReference"/>
          <w:rFonts w:cstheme="minorHAnsi"/>
          <w:sz w:val="24"/>
          <w:szCs w:val="24"/>
        </w:rPr>
        <w:footnoteReference w:id="33"/>
      </w:r>
    </w:p>
    <w:p w14:paraId="41A2441F" w14:textId="77777777" w:rsidR="00711588" w:rsidRDefault="00711588" w:rsidP="006B7218">
      <w:pPr>
        <w:spacing w:line="480" w:lineRule="auto"/>
        <w:rPr>
          <w:rFonts w:cstheme="minorHAnsi"/>
          <w:sz w:val="24"/>
          <w:szCs w:val="24"/>
        </w:rPr>
      </w:pPr>
    </w:p>
    <w:p w14:paraId="4C3EC981" w14:textId="334251DE" w:rsidR="00711588" w:rsidRPr="00BE4B21" w:rsidRDefault="00711588" w:rsidP="006B7218">
      <w:pPr>
        <w:spacing w:line="480" w:lineRule="auto"/>
        <w:rPr>
          <w:rFonts w:cstheme="minorHAnsi"/>
          <w:sz w:val="24"/>
          <w:szCs w:val="24"/>
          <w:u w:val="single"/>
        </w:rPr>
      </w:pPr>
      <w:r>
        <w:rPr>
          <w:rFonts w:cstheme="minorHAnsi"/>
          <w:b/>
          <w:bCs/>
          <w:sz w:val="24"/>
          <w:szCs w:val="24"/>
        </w:rPr>
        <w:t xml:space="preserve">Example 9 </w:t>
      </w:r>
      <w:r w:rsidR="003232C5" w:rsidRPr="00BE4B21">
        <w:rPr>
          <w:rFonts w:cstheme="minorHAnsi"/>
          <w:sz w:val="24"/>
          <w:szCs w:val="24"/>
        </w:rPr>
        <w:t>Recurrent pitch motive in Guillaume de Machaut’s songs</w:t>
      </w:r>
      <w:r w:rsidR="00B25053" w:rsidRPr="00BE4B21">
        <w:rPr>
          <w:rFonts w:cstheme="minorHAnsi"/>
          <w:sz w:val="24"/>
          <w:szCs w:val="24"/>
        </w:rPr>
        <w:t>.</w:t>
      </w:r>
    </w:p>
    <w:p w14:paraId="117266F6" w14:textId="77777777" w:rsidR="006B7218" w:rsidRDefault="006B7218" w:rsidP="006B7218">
      <w:pPr>
        <w:spacing w:line="480" w:lineRule="auto"/>
        <w:rPr>
          <w:rFonts w:cstheme="minorHAnsi"/>
          <w:sz w:val="24"/>
          <w:szCs w:val="24"/>
        </w:rPr>
      </w:pPr>
    </w:p>
    <w:p w14:paraId="6E3FEDD0" w14:textId="2527DF7B" w:rsidR="00A6412B" w:rsidRDefault="00A6412B" w:rsidP="00A6412B">
      <w:pPr>
        <w:spacing w:line="480" w:lineRule="auto"/>
        <w:rPr>
          <w:rFonts w:cstheme="minorHAnsi"/>
          <w:sz w:val="24"/>
          <w:szCs w:val="24"/>
        </w:rPr>
      </w:pPr>
      <w:r>
        <w:rPr>
          <w:rFonts w:cstheme="minorHAnsi"/>
          <w:sz w:val="24"/>
          <w:szCs w:val="24"/>
        </w:rPr>
        <w:t xml:space="preserve">Phrase </w:t>
      </w:r>
      <w:r>
        <w:rPr>
          <w:rFonts w:ascii="Calibri" w:hAnsi="Calibri" w:cs="Calibri"/>
          <w:sz w:val="24"/>
          <w:szCs w:val="24"/>
        </w:rPr>
        <w:t xml:space="preserve">β consists of an essentially stepwise ascent from the song’s final, F, to C and back down again. </w:t>
      </w:r>
      <w:r w:rsidR="005F6579">
        <w:rPr>
          <w:rFonts w:ascii="Calibri" w:hAnsi="Calibri" w:cs="Calibri"/>
          <w:sz w:val="24"/>
          <w:szCs w:val="24"/>
        </w:rPr>
        <w:t xml:space="preserve">Although it </w:t>
      </w:r>
      <w:r w:rsidR="009E5164">
        <w:rPr>
          <w:rFonts w:ascii="Calibri" w:hAnsi="Calibri" w:cs="Calibri"/>
          <w:sz w:val="24"/>
          <w:szCs w:val="24"/>
        </w:rPr>
        <w:t xml:space="preserve">is </w:t>
      </w:r>
      <w:r w:rsidR="005F6579">
        <w:rPr>
          <w:rFonts w:ascii="Calibri" w:hAnsi="Calibri" w:cs="Calibri"/>
          <w:sz w:val="24"/>
          <w:szCs w:val="24"/>
        </w:rPr>
        <w:t xml:space="preserve">logical </w:t>
      </w:r>
      <w:r w:rsidR="009E5164">
        <w:rPr>
          <w:rFonts w:ascii="Calibri" w:hAnsi="Calibri" w:cs="Calibri"/>
          <w:sz w:val="24"/>
          <w:szCs w:val="24"/>
        </w:rPr>
        <w:t xml:space="preserve">that </w:t>
      </w:r>
      <w:r>
        <w:rPr>
          <w:rFonts w:ascii="Calibri" w:hAnsi="Calibri" w:cs="Calibri"/>
          <w:sz w:val="24"/>
          <w:szCs w:val="24"/>
        </w:rPr>
        <w:t xml:space="preserve">the tonally open phrase α </w:t>
      </w:r>
      <w:r w:rsidR="009E5164">
        <w:rPr>
          <w:rFonts w:ascii="Calibri" w:hAnsi="Calibri" w:cs="Calibri"/>
          <w:sz w:val="24"/>
          <w:szCs w:val="24"/>
        </w:rPr>
        <w:t xml:space="preserve">would be </w:t>
      </w:r>
      <w:r>
        <w:rPr>
          <w:rFonts w:ascii="Calibri" w:hAnsi="Calibri" w:cs="Calibri"/>
          <w:sz w:val="24"/>
          <w:szCs w:val="24"/>
        </w:rPr>
        <w:t xml:space="preserve">followed by the closure of phrase β, the detail of </w:t>
      </w:r>
      <w:r w:rsidRPr="00A10AB2">
        <w:rPr>
          <w:rFonts w:ascii="Calibri" w:hAnsi="Calibri" w:cs="Calibri"/>
          <w:sz w:val="24"/>
          <w:szCs w:val="24"/>
        </w:rPr>
        <w:t>V38/32</w:t>
      </w:r>
      <w:r>
        <w:rPr>
          <w:rFonts w:ascii="Calibri" w:hAnsi="Calibri" w:cs="Calibri"/>
          <w:sz w:val="24"/>
          <w:szCs w:val="24"/>
        </w:rPr>
        <w:t xml:space="preserve">’s melodic shape is more complex. </w:t>
      </w:r>
      <w:r>
        <w:rPr>
          <w:rFonts w:cstheme="minorHAnsi"/>
          <w:sz w:val="24"/>
          <w:szCs w:val="24"/>
        </w:rPr>
        <w:t xml:space="preserve">In its first occurrence, </w:t>
      </w:r>
      <w:r>
        <w:rPr>
          <w:rFonts w:ascii="Calibri" w:hAnsi="Calibri" w:cs="Calibri"/>
          <w:sz w:val="24"/>
          <w:szCs w:val="24"/>
        </w:rPr>
        <w:t>phrase β’s F</w:t>
      </w:r>
      <w:r w:rsidR="00423429">
        <w:rPr>
          <w:rFonts w:cstheme="minorHAnsi"/>
          <w:color w:val="000000"/>
          <w:sz w:val="24"/>
          <w:szCs w:val="24"/>
        </w:rPr>
        <w:t>–</w:t>
      </w:r>
      <w:r>
        <w:rPr>
          <w:rFonts w:ascii="Calibri" w:hAnsi="Calibri" w:cs="Calibri"/>
          <w:sz w:val="24"/>
          <w:szCs w:val="24"/>
        </w:rPr>
        <w:t>C</w:t>
      </w:r>
      <w:r w:rsidR="00423429">
        <w:rPr>
          <w:rFonts w:cstheme="minorHAnsi"/>
          <w:color w:val="000000"/>
          <w:sz w:val="24"/>
          <w:szCs w:val="24"/>
        </w:rPr>
        <w:t>–</w:t>
      </w:r>
      <w:r>
        <w:rPr>
          <w:rFonts w:ascii="Calibri" w:hAnsi="Calibri" w:cs="Calibri"/>
          <w:sz w:val="24"/>
          <w:szCs w:val="24"/>
        </w:rPr>
        <w:t xml:space="preserve">F </w:t>
      </w:r>
      <w:r w:rsidR="00DE19DF">
        <w:rPr>
          <w:rFonts w:ascii="Calibri" w:hAnsi="Calibri" w:cs="Calibri"/>
          <w:sz w:val="24"/>
          <w:szCs w:val="24"/>
        </w:rPr>
        <w:t xml:space="preserve">motive </w:t>
      </w:r>
      <w:r>
        <w:rPr>
          <w:rFonts w:ascii="Calibri" w:hAnsi="Calibri" w:cs="Calibri"/>
          <w:sz w:val="24"/>
          <w:szCs w:val="24"/>
        </w:rPr>
        <w:t xml:space="preserve">is followed by an </w:t>
      </w:r>
      <w:r w:rsidRPr="00C14FA2">
        <w:rPr>
          <w:rFonts w:ascii="Calibri" w:hAnsi="Calibri" w:cs="Calibri"/>
          <w:i/>
          <w:iCs/>
          <w:sz w:val="24"/>
          <w:szCs w:val="24"/>
        </w:rPr>
        <w:t>ouvert</w:t>
      </w:r>
      <w:r>
        <w:rPr>
          <w:rFonts w:ascii="Calibri" w:hAnsi="Calibri" w:cs="Calibri"/>
          <w:sz w:val="24"/>
          <w:szCs w:val="24"/>
        </w:rPr>
        <w:t xml:space="preserve"> termination on ^2 (mm. 11</w:t>
      </w:r>
      <w:r w:rsidR="00423429">
        <w:rPr>
          <w:rFonts w:cstheme="minorHAnsi"/>
          <w:color w:val="000000"/>
          <w:sz w:val="24"/>
          <w:szCs w:val="24"/>
        </w:rPr>
        <w:t>–</w:t>
      </w:r>
      <w:r>
        <w:rPr>
          <w:rFonts w:ascii="Calibri" w:hAnsi="Calibri" w:cs="Calibri"/>
          <w:sz w:val="24"/>
          <w:szCs w:val="24"/>
        </w:rPr>
        <w:t>12), postponing tonal closure for a later phrase. The return of phrase α (mm. 14</w:t>
      </w:r>
      <w:r w:rsidR="00423429">
        <w:rPr>
          <w:rFonts w:cstheme="minorHAnsi"/>
          <w:color w:val="000000"/>
          <w:sz w:val="24"/>
          <w:szCs w:val="24"/>
        </w:rPr>
        <w:t>–</w:t>
      </w:r>
      <w:r>
        <w:rPr>
          <w:rFonts w:ascii="Calibri" w:hAnsi="Calibri" w:cs="Calibri"/>
          <w:sz w:val="24"/>
          <w:szCs w:val="24"/>
        </w:rPr>
        <w:t xml:space="preserve">16) restarts the same melodic trajectory and is again followed by phrase β, to which is now appended a different </w:t>
      </w:r>
      <w:r w:rsidRPr="00C14FA2">
        <w:rPr>
          <w:rFonts w:ascii="Calibri" w:hAnsi="Calibri" w:cs="Calibri"/>
          <w:i/>
          <w:iCs/>
          <w:sz w:val="24"/>
          <w:szCs w:val="24"/>
        </w:rPr>
        <w:t>ouvert</w:t>
      </w:r>
      <w:r>
        <w:rPr>
          <w:rFonts w:ascii="Calibri" w:hAnsi="Calibri" w:cs="Calibri"/>
          <w:sz w:val="24"/>
          <w:szCs w:val="24"/>
        </w:rPr>
        <w:t xml:space="preserve"> </w:t>
      </w:r>
      <w:r>
        <w:rPr>
          <w:rFonts w:ascii="Calibri" w:hAnsi="Calibri" w:cs="Calibri"/>
          <w:sz w:val="24"/>
          <w:szCs w:val="24"/>
        </w:rPr>
        <w:lastRenderedPageBreak/>
        <w:t xml:space="preserve">ending </w:t>
      </w:r>
      <w:r w:rsidR="00F33401">
        <w:rPr>
          <w:rFonts w:ascii="Calibri" w:hAnsi="Calibri" w:cs="Calibri"/>
          <w:sz w:val="24"/>
          <w:szCs w:val="24"/>
        </w:rPr>
        <w:t>on</w:t>
      </w:r>
      <w:r>
        <w:rPr>
          <w:rFonts w:ascii="Calibri" w:hAnsi="Calibri" w:cs="Calibri"/>
          <w:sz w:val="24"/>
          <w:szCs w:val="24"/>
        </w:rPr>
        <w:t xml:space="preserve">^7 </w:t>
      </w:r>
      <w:r w:rsidR="00F33401">
        <w:rPr>
          <w:rFonts w:ascii="Calibri" w:hAnsi="Calibri" w:cs="Calibri"/>
          <w:sz w:val="24"/>
          <w:szCs w:val="24"/>
        </w:rPr>
        <w:t>(</w:t>
      </w:r>
      <w:r>
        <w:rPr>
          <w:rFonts w:ascii="Calibri" w:hAnsi="Calibri" w:cs="Calibri"/>
          <w:sz w:val="24"/>
          <w:szCs w:val="24"/>
        </w:rPr>
        <w:t>mm. 22</w:t>
      </w:r>
      <w:r w:rsidR="00423429">
        <w:rPr>
          <w:rFonts w:cstheme="minorHAnsi"/>
          <w:color w:val="000000"/>
          <w:sz w:val="24"/>
          <w:szCs w:val="24"/>
        </w:rPr>
        <w:t>–</w:t>
      </w:r>
      <w:r>
        <w:rPr>
          <w:rFonts w:ascii="Calibri" w:hAnsi="Calibri" w:cs="Calibri"/>
          <w:sz w:val="24"/>
          <w:szCs w:val="24"/>
        </w:rPr>
        <w:t xml:space="preserve">23). </w:t>
      </w:r>
      <w:r w:rsidR="00F33401">
        <w:rPr>
          <w:rFonts w:ascii="Calibri" w:hAnsi="Calibri" w:cs="Calibri"/>
          <w:sz w:val="24"/>
          <w:szCs w:val="24"/>
        </w:rPr>
        <w:t>T</w:t>
      </w:r>
      <w:r>
        <w:rPr>
          <w:rFonts w:ascii="Calibri" w:hAnsi="Calibri" w:cs="Calibri"/>
          <w:sz w:val="24"/>
          <w:szCs w:val="24"/>
        </w:rPr>
        <w:t>he refrain’s final phrase</w:t>
      </w:r>
      <w:r w:rsidR="00F33401">
        <w:rPr>
          <w:rFonts w:ascii="Calibri" w:hAnsi="Calibri" w:cs="Calibri"/>
          <w:sz w:val="24"/>
          <w:szCs w:val="24"/>
        </w:rPr>
        <w:t xml:space="preserve"> comprises</w:t>
      </w:r>
      <w:r>
        <w:rPr>
          <w:rFonts w:ascii="Calibri" w:hAnsi="Calibri" w:cs="Calibri"/>
          <w:sz w:val="24"/>
          <w:szCs w:val="24"/>
        </w:rPr>
        <w:t xml:space="preserve"> β</w:t>
      </w:r>
      <w:r w:rsidR="00F33401">
        <w:rPr>
          <w:rFonts w:ascii="Calibri" w:hAnsi="Calibri" w:cs="Calibri"/>
          <w:sz w:val="24"/>
          <w:szCs w:val="24"/>
        </w:rPr>
        <w:t xml:space="preserve"> </w:t>
      </w:r>
      <w:r>
        <w:rPr>
          <w:rFonts w:ascii="Calibri" w:hAnsi="Calibri" w:cs="Calibri"/>
          <w:sz w:val="24"/>
          <w:szCs w:val="24"/>
        </w:rPr>
        <w:t>alone</w:t>
      </w:r>
      <w:r w:rsidR="00F33401">
        <w:rPr>
          <w:rFonts w:ascii="Calibri" w:hAnsi="Calibri" w:cs="Calibri"/>
          <w:sz w:val="24"/>
          <w:szCs w:val="24"/>
        </w:rPr>
        <w:t>, which finally comes to</w:t>
      </w:r>
      <w:r>
        <w:rPr>
          <w:rFonts w:ascii="Calibri" w:hAnsi="Calibri" w:cs="Calibri"/>
          <w:sz w:val="24"/>
          <w:szCs w:val="24"/>
        </w:rPr>
        <w:t xml:space="preserve"> rest conclusively on its final F (mm. 27</w:t>
      </w:r>
      <w:r w:rsidR="00423429">
        <w:rPr>
          <w:rFonts w:cstheme="minorHAnsi"/>
          <w:color w:val="000000"/>
          <w:sz w:val="24"/>
          <w:szCs w:val="24"/>
        </w:rPr>
        <w:t>–</w:t>
      </w:r>
      <w:r>
        <w:rPr>
          <w:rFonts w:ascii="Calibri" w:hAnsi="Calibri" w:cs="Calibri"/>
          <w:sz w:val="24"/>
          <w:szCs w:val="24"/>
        </w:rPr>
        <w:t>28).</w:t>
      </w:r>
      <w:r>
        <w:rPr>
          <w:rStyle w:val="FootnoteReference"/>
          <w:rFonts w:ascii="Calibri" w:hAnsi="Calibri" w:cs="Calibri"/>
          <w:sz w:val="24"/>
          <w:szCs w:val="24"/>
        </w:rPr>
        <w:footnoteReference w:id="34"/>
      </w:r>
    </w:p>
    <w:p w14:paraId="0B354740" w14:textId="77777777" w:rsidR="006B7218" w:rsidRDefault="006B7218" w:rsidP="006B7218">
      <w:pPr>
        <w:spacing w:line="480" w:lineRule="auto"/>
        <w:rPr>
          <w:rFonts w:cstheme="minorHAnsi"/>
          <w:color w:val="000000"/>
          <w:sz w:val="24"/>
          <w:szCs w:val="24"/>
        </w:rPr>
      </w:pPr>
    </w:p>
    <w:p w14:paraId="2593448B" w14:textId="76BD26BD" w:rsidR="00A6412B" w:rsidRDefault="009E587B" w:rsidP="006B7218">
      <w:pPr>
        <w:spacing w:line="480" w:lineRule="auto"/>
        <w:rPr>
          <w:rFonts w:cstheme="minorHAnsi"/>
          <w:color w:val="000000"/>
          <w:sz w:val="24"/>
          <w:szCs w:val="24"/>
        </w:rPr>
      </w:pPr>
      <w:r>
        <w:rPr>
          <w:rFonts w:cstheme="minorHAnsi"/>
          <w:color w:val="000000"/>
          <w:sz w:val="24"/>
          <w:szCs w:val="24"/>
        </w:rPr>
        <w:t>Because</w:t>
      </w:r>
      <w:r w:rsidR="00A6412B">
        <w:rPr>
          <w:rFonts w:cstheme="minorHAnsi"/>
          <w:color w:val="000000"/>
          <w:sz w:val="24"/>
          <w:szCs w:val="24"/>
        </w:rPr>
        <w:t xml:space="preserve"> the initial measure was </w:t>
      </w:r>
      <w:r>
        <w:rPr>
          <w:rFonts w:cstheme="minorHAnsi"/>
          <w:color w:val="000000"/>
          <w:sz w:val="24"/>
          <w:szCs w:val="24"/>
        </w:rPr>
        <w:t xml:space="preserve">interpreted </w:t>
      </w:r>
      <w:r w:rsidR="00A6412B">
        <w:rPr>
          <w:rFonts w:cstheme="minorHAnsi"/>
          <w:color w:val="000000"/>
          <w:sz w:val="24"/>
          <w:szCs w:val="24"/>
        </w:rPr>
        <w:t xml:space="preserve">as a pickup, the first cadence </w:t>
      </w:r>
      <w:r w:rsidR="00903795">
        <w:rPr>
          <w:rFonts w:cstheme="minorHAnsi"/>
          <w:color w:val="000000"/>
          <w:sz w:val="24"/>
          <w:szCs w:val="24"/>
        </w:rPr>
        <w:t>land</w:t>
      </w:r>
      <w:r w:rsidR="00DA63B0">
        <w:rPr>
          <w:rFonts w:cstheme="minorHAnsi"/>
          <w:color w:val="000000"/>
          <w:sz w:val="24"/>
          <w:szCs w:val="24"/>
        </w:rPr>
        <w:t>s</w:t>
      </w:r>
      <w:r w:rsidR="00903795">
        <w:rPr>
          <w:rFonts w:cstheme="minorHAnsi"/>
          <w:color w:val="000000"/>
          <w:sz w:val="24"/>
          <w:szCs w:val="24"/>
        </w:rPr>
        <w:t xml:space="preserve"> </w:t>
      </w:r>
      <w:r w:rsidR="00A6412B">
        <w:rPr>
          <w:rFonts w:cstheme="minorHAnsi"/>
          <w:color w:val="000000"/>
          <w:sz w:val="24"/>
          <w:szCs w:val="24"/>
        </w:rPr>
        <w:t>on a downbeat (m. 4)</w:t>
      </w:r>
      <w:r w:rsidR="00903795">
        <w:rPr>
          <w:rFonts w:cstheme="minorHAnsi"/>
          <w:color w:val="000000"/>
          <w:sz w:val="24"/>
          <w:szCs w:val="24"/>
        </w:rPr>
        <w:t>,</w:t>
      </w:r>
      <w:r w:rsidR="00A6412B">
        <w:rPr>
          <w:rFonts w:cstheme="minorHAnsi"/>
          <w:color w:val="000000"/>
          <w:sz w:val="24"/>
          <w:szCs w:val="24"/>
        </w:rPr>
        <w:t xml:space="preserve"> and </w:t>
      </w:r>
      <w:r w:rsidR="00903795">
        <w:rPr>
          <w:rFonts w:cstheme="minorHAnsi"/>
          <w:color w:val="000000"/>
          <w:sz w:val="24"/>
          <w:szCs w:val="24"/>
        </w:rPr>
        <w:t>the following upbeat contain</w:t>
      </w:r>
      <w:r w:rsidR="00DA63B0">
        <w:rPr>
          <w:rFonts w:cstheme="minorHAnsi"/>
          <w:color w:val="000000"/>
          <w:sz w:val="24"/>
          <w:szCs w:val="24"/>
        </w:rPr>
        <w:t>s</w:t>
      </w:r>
      <w:r w:rsidR="00903795">
        <w:rPr>
          <w:rFonts w:cstheme="minorHAnsi"/>
          <w:color w:val="000000"/>
          <w:sz w:val="24"/>
          <w:szCs w:val="24"/>
        </w:rPr>
        <w:t xml:space="preserve"> </w:t>
      </w:r>
      <w:r w:rsidR="007D3955">
        <w:rPr>
          <w:rFonts w:cstheme="minorHAnsi"/>
          <w:color w:val="000000"/>
          <w:sz w:val="24"/>
          <w:szCs w:val="24"/>
        </w:rPr>
        <w:t xml:space="preserve">a </w:t>
      </w:r>
      <w:r w:rsidR="00A6412B">
        <w:rPr>
          <w:rFonts w:cstheme="minorHAnsi"/>
          <w:color w:val="000000"/>
          <w:sz w:val="24"/>
          <w:szCs w:val="24"/>
        </w:rPr>
        <w:t xml:space="preserve">final mute vowel (m. 5). If this </w:t>
      </w:r>
      <w:r w:rsidR="00645A41">
        <w:rPr>
          <w:rFonts w:cstheme="minorHAnsi"/>
          <w:color w:val="000000"/>
          <w:sz w:val="24"/>
          <w:szCs w:val="24"/>
        </w:rPr>
        <w:t xml:space="preserve">is fitting for the </w:t>
      </w:r>
      <w:r w:rsidR="00A6412B">
        <w:rPr>
          <w:rFonts w:cstheme="minorHAnsi"/>
          <w:color w:val="000000"/>
          <w:sz w:val="24"/>
          <w:szCs w:val="24"/>
        </w:rPr>
        <w:t xml:space="preserve">first phrase </w:t>
      </w:r>
      <w:r w:rsidR="000738CD">
        <w:rPr>
          <w:rFonts w:cstheme="minorHAnsi"/>
          <w:color w:val="000000"/>
          <w:sz w:val="24"/>
          <w:szCs w:val="24"/>
        </w:rPr>
        <w:t xml:space="preserve">of </w:t>
      </w:r>
      <w:r w:rsidR="00CD4480">
        <w:rPr>
          <w:rFonts w:cstheme="minorHAnsi"/>
          <w:color w:val="000000"/>
          <w:sz w:val="24"/>
          <w:szCs w:val="24"/>
        </w:rPr>
        <w:t>the song</w:t>
      </w:r>
      <w:r w:rsidR="00A6412B">
        <w:rPr>
          <w:rFonts w:cstheme="minorHAnsi"/>
          <w:color w:val="000000"/>
          <w:sz w:val="24"/>
          <w:szCs w:val="24"/>
        </w:rPr>
        <w:t xml:space="preserve">, the remainder is more ambiguous. The other four cadences of the refrain are evenly split as to landing on the </w:t>
      </w:r>
      <w:r w:rsidR="00CB3219">
        <w:rPr>
          <w:rFonts w:cstheme="minorHAnsi"/>
          <w:color w:val="000000"/>
          <w:sz w:val="24"/>
          <w:szCs w:val="24"/>
        </w:rPr>
        <w:t xml:space="preserve">strong </w:t>
      </w:r>
      <w:r w:rsidR="00A6412B">
        <w:rPr>
          <w:rFonts w:cstheme="minorHAnsi"/>
          <w:color w:val="000000"/>
          <w:sz w:val="24"/>
          <w:szCs w:val="24"/>
        </w:rPr>
        <w:t xml:space="preserve">or </w:t>
      </w:r>
      <w:r w:rsidR="00CB3219">
        <w:rPr>
          <w:rFonts w:cstheme="minorHAnsi"/>
          <w:color w:val="000000"/>
          <w:sz w:val="24"/>
          <w:szCs w:val="24"/>
        </w:rPr>
        <w:t>weak beat</w:t>
      </w:r>
      <w:r w:rsidR="00A6412B">
        <w:rPr>
          <w:rFonts w:cstheme="minorHAnsi"/>
          <w:color w:val="000000"/>
          <w:sz w:val="24"/>
          <w:szCs w:val="24"/>
        </w:rPr>
        <w:t xml:space="preserve">, with the </w:t>
      </w:r>
      <w:r w:rsidR="00670AFE">
        <w:rPr>
          <w:rFonts w:cstheme="minorHAnsi"/>
          <w:color w:val="000000"/>
          <w:sz w:val="24"/>
          <w:szCs w:val="24"/>
        </w:rPr>
        <w:t>ultimate close arriving</w:t>
      </w:r>
      <w:r w:rsidR="00A6412B">
        <w:rPr>
          <w:rFonts w:cstheme="minorHAnsi"/>
          <w:color w:val="000000"/>
          <w:sz w:val="24"/>
          <w:szCs w:val="24"/>
        </w:rPr>
        <w:t xml:space="preserve"> against convention on </w:t>
      </w:r>
      <w:r w:rsidR="00CB3219">
        <w:rPr>
          <w:rFonts w:cstheme="minorHAnsi"/>
          <w:color w:val="000000"/>
          <w:sz w:val="24"/>
          <w:szCs w:val="24"/>
        </w:rPr>
        <w:t xml:space="preserve">a weak beat </w:t>
      </w:r>
      <w:r w:rsidR="00A6412B">
        <w:rPr>
          <w:rFonts w:cstheme="minorHAnsi"/>
          <w:color w:val="000000"/>
          <w:sz w:val="24"/>
          <w:szCs w:val="24"/>
        </w:rPr>
        <w:t xml:space="preserve">(m. 27). </w:t>
      </w:r>
      <w:r w:rsidR="00574987">
        <w:rPr>
          <w:rFonts w:cstheme="minorHAnsi"/>
          <w:color w:val="000000"/>
          <w:sz w:val="24"/>
          <w:szCs w:val="24"/>
        </w:rPr>
        <w:t>However</w:t>
      </w:r>
      <w:r w:rsidR="00A6412B">
        <w:rPr>
          <w:rFonts w:cstheme="minorHAnsi"/>
          <w:color w:val="000000"/>
          <w:sz w:val="24"/>
          <w:szCs w:val="24"/>
        </w:rPr>
        <w:t xml:space="preserve"> one regards the opening measure, the melodic repetitions that represent the heart of the song are metrically inconsistent.</w:t>
      </w:r>
    </w:p>
    <w:p w14:paraId="5D88A637" w14:textId="77777777" w:rsidR="006B7218" w:rsidRDefault="006B7218" w:rsidP="006B7218">
      <w:pPr>
        <w:spacing w:line="480" w:lineRule="auto"/>
        <w:rPr>
          <w:rFonts w:cstheme="minorHAnsi"/>
          <w:color w:val="000000"/>
          <w:sz w:val="24"/>
          <w:szCs w:val="24"/>
        </w:rPr>
      </w:pPr>
    </w:p>
    <w:p w14:paraId="61EAFE17" w14:textId="3259F65E" w:rsidR="00BE5CB1" w:rsidRDefault="00D92414" w:rsidP="006B7218">
      <w:pPr>
        <w:spacing w:line="480" w:lineRule="auto"/>
        <w:rPr>
          <w:rFonts w:cstheme="minorHAnsi"/>
          <w:color w:val="000000"/>
          <w:sz w:val="24"/>
          <w:szCs w:val="24"/>
        </w:rPr>
      </w:pPr>
      <w:r>
        <w:rPr>
          <w:rFonts w:cstheme="minorHAnsi"/>
          <w:color w:val="000000"/>
          <w:sz w:val="24"/>
          <w:szCs w:val="24"/>
        </w:rPr>
        <w:t xml:space="preserve">Probing broader metrical levels, beyond even </w:t>
      </w:r>
      <w:r w:rsidR="00B507E2">
        <w:rPr>
          <w:rFonts w:cstheme="minorHAnsi"/>
          <w:color w:val="000000"/>
          <w:sz w:val="24"/>
          <w:szCs w:val="24"/>
        </w:rPr>
        <w:t xml:space="preserve">the </w:t>
      </w:r>
      <w:r>
        <w:rPr>
          <w:rFonts w:cstheme="minorHAnsi"/>
          <w:color w:val="000000"/>
          <w:sz w:val="24"/>
          <w:szCs w:val="24"/>
        </w:rPr>
        <w:t xml:space="preserve">long </w:t>
      </w:r>
      <w:r w:rsidR="00B507E2">
        <w:rPr>
          <w:rFonts w:cstheme="minorHAnsi"/>
          <w:color w:val="000000"/>
          <w:sz w:val="24"/>
          <w:szCs w:val="24"/>
        </w:rPr>
        <w:t xml:space="preserve">of </w:t>
      </w:r>
      <w:r>
        <w:rPr>
          <w:rFonts w:cstheme="minorHAnsi"/>
          <w:color w:val="000000"/>
          <w:sz w:val="24"/>
          <w:szCs w:val="24"/>
        </w:rPr>
        <w:t xml:space="preserve">mensural notation, continues to reveal tonal </w:t>
      </w:r>
      <w:r w:rsidR="00A6412B">
        <w:rPr>
          <w:rFonts w:cstheme="minorHAnsi"/>
          <w:color w:val="000000"/>
          <w:sz w:val="24"/>
          <w:szCs w:val="24"/>
        </w:rPr>
        <w:t xml:space="preserve">congruences and irregularities. Just as </w:t>
      </w:r>
      <w:r w:rsidR="005F64F9">
        <w:rPr>
          <w:rFonts w:cstheme="minorHAnsi"/>
          <w:color w:val="000000"/>
          <w:sz w:val="24"/>
          <w:szCs w:val="24"/>
        </w:rPr>
        <w:t xml:space="preserve">beat 1 </w:t>
      </w:r>
      <w:r w:rsidR="00A6412B">
        <w:rPr>
          <w:rFonts w:cstheme="minorHAnsi"/>
          <w:color w:val="000000"/>
          <w:sz w:val="24"/>
          <w:szCs w:val="24"/>
        </w:rPr>
        <w:t xml:space="preserve">accrues a sense of </w:t>
      </w:r>
      <w:r w:rsidR="00A6412B" w:rsidRPr="00785E5C">
        <w:rPr>
          <w:rFonts w:cstheme="minorHAnsi"/>
          <w:color w:val="000000"/>
          <w:sz w:val="24"/>
          <w:szCs w:val="24"/>
        </w:rPr>
        <w:t>thesis</w:t>
      </w:r>
      <w:r w:rsidR="00A6412B">
        <w:rPr>
          <w:rFonts w:cstheme="minorHAnsi"/>
          <w:color w:val="000000"/>
          <w:sz w:val="24"/>
          <w:szCs w:val="24"/>
        </w:rPr>
        <w:t xml:space="preserve"> and </w:t>
      </w:r>
      <w:r w:rsidR="00387146">
        <w:rPr>
          <w:rFonts w:cstheme="minorHAnsi"/>
          <w:color w:val="000000"/>
          <w:sz w:val="24"/>
          <w:szCs w:val="24"/>
        </w:rPr>
        <w:t xml:space="preserve">beat </w:t>
      </w:r>
      <w:r w:rsidR="005F64F9">
        <w:rPr>
          <w:rFonts w:cstheme="minorHAnsi"/>
          <w:color w:val="000000"/>
          <w:sz w:val="24"/>
          <w:szCs w:val="24"/>
        </w:rPr>
        <w:t xml:space="preserve">2 </w:t>
      </w:r>
      <w:r w:rsidR="00A6412B">
        <w:rPr>
          <w:rFonts w:cstheme="minorHAnsi"/>
          <w:color w:val="000000"/>
          <w:sz w:val="24"/>
          <w:szCs w:val="24"/>
        </w:rPr>
        <w:t xml:space="preserve">of </w:t>
      </w:r>
      <w:r w:rsidR="00A6412B" w:rsidRPr="00785E5C">
        <w:rPr>
          <w:rFonts w:cstheme="minorHAnsi"/>
          <w:color w:val="000000"/>
          <w:sz w:val="24"/>
          <w:szCs w:val="24"/>
        </w:rPr>
        <w:t>arsis</w:t>
      </w:r>
      <w:r w:rsidR="005F64F9">
        <w:rPr>
          <w:rFonts w:cstheme="minorHAnsi"/>
          <w:color w:val="000000"/>
          <w:sz w:val="24"/>
          <w:szCs w:val="24"/>
        </w:rPr>
        <w:t xml:space="preserve"> as a song unfolds</w:t>
      </w:r>
      <w:r w:rsidR="00A568BF" w:rsidRPr="005F64F9">
        <w:rPr>
          <w:rFonts w:cstheme="minorHAnsi"/>
          <w:color w:val="000000"/>
          <w:sz w:val="24"/>
          <w:szCs w:val="24"/>
        </w:rPr>
        <w:t>,</w:t>
      </w:r>
      <w:r w:rsidR="00A6412B">
        <w:rPr>
          <w:rFonts w:cstheme="minorHAnsi"/>
          <w:color w:val="000000"/>
          <w:sz w:val="24"/>
          <w:szCs w:val="24"/>
        </w:rPr>
        <w:t xml:space="preserve"> every other </w:t>
      </w:r>
      <w:r w:rsidR="00A568BF">
        <w:rPr>
          <w:rFonts w:cstheme="minorHAnsi"/>
          <w:color w:val="000000"/>
          <w:sz w:val="24"/>
          <w:szCs w:val="24"/>
        </w:rPr>
        <w:t xml:space="preserve">downbeat (or every third downbeat, in perfect mensuration) </w:t>
      </w:r>
      <w:r w:rsidR="00A6412B">
        <w:rPr>
          <w:rFonts w:cstheme="minorHAnsi"/>
          <w:color w:val="000000"/>
          <w:sz w:val="24"/>
          <w:szCs w:val="24"/>
        </w:rPr>
        <w:t xml:space="preserve">can feel weightier </w:t>
      </w:r>
      <w:r w:rsidR="00A568BF">
        <w:rPr>
          <w:rFonts w:cstheme="minorHAnsi"/>
          <w:color w:val="000000"/>
          <w:sz w:val="24"/>
          <w:szCs w:val="24"/>
        </w:rPr>
        <w:t xml:space="preserve">still </w:t>
      </w:r>
      <w:r w:rsidR="00A6412B">
        <w:rPr>
          <w:rFonts w:cstheme="minorHAnsi"/>
          <w:color w:val="000000"/>
          <w:sz w:val="24"/>
          <w:szCs w:val="24"/>
        </w:rPr>
        <w:t xml:space="preserve">and parse the </w:t>
      </w:r>
      <w:r w:rsidR="00B0231B">
        <w:rPr>
          <w:rFonts w:cstheme="minorHAnsi"/>
          <w:color w:val="000000"/>
          <w:sz w:val="24"/>
          <w:szCs w:val="24"/>
        </w:rPr>
        <w:t xml:space="preserve">pitch </w:t>
      </w:r>
      <w:r w:rsidR="00A6412B">
        <w:rPr>
          <w:rFonts w:cstheme="minorHAnsi"/>
          <w:color w:val="000000"/>
          <w:sz w:val="24"/>
          <w:szCs w:val="24"/>
        </w:rPr>
        <w:t xml:space="preserve">structure </w:t>
      </w:r>
      <w:r w:rsidR="00A568BF">
        <w:rPr>
          <w:rFonts w:cstheme="minorHAnsi"/>
          <w:color w:val="000000"/>
          <w:sz w:val="24"/>
          <w:szCs w:val="24"/>
        </w:rPr>
        <w:t>into ever larger units</w:t>
      </w:r>
      <w:r w:rsidR="00A6412B">
        <w:rPr>
          <w:rFonts w:cstheme="minorHAnsi"/>
          <w:color w:val="000000"/>
          <w:sz w:val="24"/>
          <w:szCs w:val="24"/>
        </w:rPr>
        <w:t xml:space="preserve">. </w:t>
      </w:r>
      <w:r w:rsidR="00ED0530">
        <w:rPr>
          <w:rFonts w:cstheme="minorHAnsi"/>
          <w:color w:val="000000"/>
          <w:sz w:val="24"/>
          <w:szCs w:val="24"/>
        </w:rPr>
        <w:t xml:space="preserve">As before, tonal articulation and formal boundaries point to larger metrical divisions, </w:t>
      </w:r>
      <w:r w:rsidR="004B3A88">
        <w:rPr>
          <w:rFonts w:cstheme="minorHAnsi"/>
          <w:color w:val="000000"/>
          <w:sz w:val="24"/>
          <w:szCs w:val="24"/>
        </w:rPr>
        <w:t xml:space="preserve">establishing </w:t>
      </w:r>
      <w:r w:rsidR="00460269">
        <w:rPr>
          <w:rFonts w:cstheme="minorHAnsi"/>
          <w:color w:val="000000"/>
          <w:sz w:val="24"/>
          <w:szCs w:val="24"/>
        </w:rPr>
        <w:t>hyper</w:t>
      </w:r>
      <w:r w:rsidR="00ED0530">
        <w:rPr>
          <w:rFonts w:cstheme="minorHAnsi"/>
          <w:color w:val="000000"/>
          <w:sz w:val="24"/>
          <w:szCs w:val="24"/>
        </w:rPr>
        <w:t xml:space="preserve">downbeats </w:t>
      </w:r>
      <w:r w:rsidR="004B3A88">
        <w:rPr>
          <w:rFonts w:cstheme="minorHAnsi"/>
          <w:color w:val="000000"/>
          <w:sz w:val="24"/>
          <w:szCs w:val="24"/>
        </w:rPr>
        <w:t xml:space="preserve">that are </w:t>
      </w:r>
      <w:r w:rsidR="00A6412B">
        <w:rPr>
          <w:rFonts w:cstheme="minorHAnsi"/>
          <w:color w:val="000000"/>
          <w:sz w:val="24"/>
          <w:szCs w:val="24"/>
        </w:rPr>
        <w:t xml:space="preserve">more </w:t>
      </w:r>
      <w:r w:rsidR="0002599E">
        <w:rPr>
          <w:rFonts w:cstheme="minorHAnsi"/>
          <w:color w:val="000000"/>
          <w:sz w:val="24"/>
          <w:szCs w:val="24"/>
        </w:rPr>
        <w:t xml:space="preserve">weighty </w:t>
      </w:r>
      <w:r w:rsidR="00A6412B">
        <w:rPr>
          <w:rFonts w:cstheme="minorHAnsi"/>
          <w:color w:val="000000"/>
          <w:sz w:val="24"/>
          <w:szCs w:val="24"/>
        </w:rPr>
        <w:t xml:space="preserve">than those that occur merely out of alternation with </w:t>
      </w:r>
      <w:r w:rsidR="00D55503">
        <w:rPr>
          <w:rFonts w:cstheme="minorHAnsi"/>
          <w:color w:val="000000"/>
          <w:sz w:val="24"/>
          <w:szCs w:val="24"/>
        </w:rPr>
        <w:lastRenderedPageBreak/>
        <w:t>upbeats</w:t>
      </w:r>
      <w:r w:rsidR="00A6412B">
        <w:rPr>
          <w:rFonts w:cstheme="minorHAnsi"/>
          <w:color w:val="000000"/>
          <w:sz w:val="24"/>
          <w:szCs w:val="24"/>
        </w:rPr>
        <w:t xml:space="preserve">. </w:t>
      </w:r>
      <w:r w:rsidR="004A3ABA">
        <w:rPr>
          <w:rFonts w:cstheme="minorHAnsi"/>
          <w:color w:val="000000"/>
          <w:sz w:val="24"/>
          <w:szCs w:val="24"/>
        </w:rPr>
        <w:t xml:space="preserve">Example </w:t>
      </w:r>
      <w:r w:rsidR="00840C08">
        <w:rPr>
          <w:rFonts w:cstheme="minorHAnsi"/>
          <w:color w:val="000000"/>
          <w:sz w:val="24"/>
          <w:szCs w:val="24"/>
        </w:rPr>
        <w:t xml:space="preserve">10 </w:t>
      </w:r>
      <w:r w:rsidR="00F01046">
        <w:rPr>
          <w:rFonts w:cstheme="minorHAnsi"/>
          <w:color w:val="000000"/>
          <w:sz w:val="24"/>
          <w:szCs w:val="24"/>
        </w:rPr>
        <w:t>depicts</w:t>
      </w:r>
      <w:r w:rsidR="000361BA">
        <w:rPr>
          <w:rFonts w:cstheme="minorHAnsi"/>
          <w:color w:val="000000"/>
          <w:sz w:val="24"/>
          <w:szCs w:val="24"/>
        </w:rPr>
        <w:t xml:space="preserve"> </w:t>
      </w:r>
      <w:r w:rsidR="00A6412B">
        <w:rPr>
          <w:rFonts w:cstheme="minorHAnsi"/>
          <w:color w:val="000000"/>
          <w:sz w:val="24"/>
          <w:szCs w:val="24"/>
        </w:rPr>
        <w:t xml:space="preserve">these </w:t>
      </w:r>
      <w:r w:rsidR="00ED5B8C">
        <w:rPr>
          <w:rFonts w:cstheme="minorHAnsi"/>
          <w:color w:val="000000"/>
          <w:sz w:val="24"/>
          <w:szCs w:val="24"/>
        </w:rPr>
        <w:t xml:space="preserve">deeper </w:t>
      </w:r>
      <w:r w:rsidR="00A6412B">
        <w:rPr>
          <w:rFonts w:cstheme="minorHAnsi"/>
          <w:color w:val="000000"/>
          <w:sz w:val="24"/>
          <w:szCs w:val="24"/>
        </w:rPr>
        <w:t xml:space="preserve">kinds of downbeats, which in mensural terms reflect the difference between </w:t>
      </w:r>
      <w:r w:rsidR="00A6412B" w:rsidRPr="00A30B0F">
        <w:rPr>
          <w:rFonts w:cstheme="minorHAnsi"/>
          <w:i/>
          <w:iCs/>
          <w:color w:val="000000"/>
          <w:sz w:val="24"/>
          <w:szCs w:val="24"/>
        </w:rPr>
        <w:t>modus</w:t>
      </w:r>
      <w:r w:rsidR="00A6412B">
        <w:rPr>
          <w:rFonts w:cstheme="minorHAnsi"/>
          <w:color w:val="000000"/>
          <w:sz w:val="24"/>
          <w:szCs w:val="24"/>
        </w:rPr>
        <w:t xml:space="preserve"> (breves per long, </w:t>
      </w:r>
      <w:r w:rsidR="00036667">
        <w:rPr>
          <w:rFonts w:cstheme="minorHAnsi"/>
          <w:color w:val="000000"/>
          <w:sz w:val="24"/>
          <w:szCs w:val="24"/>
        </w:rPr>
        <w:t>or pairs of measures separated by a dotted barline</w:t>
      </w:r>
      <w:r w:rsidR="00A6412B">
        <w:rPr>
          <w:rFonts w:cstheme="minorHAnsi"/>
          <w:color w:val="000000"/>
          <w:sz w:val="24"/>
          <w:szCs w:val="24"/>
        </w:rPr>
        <w:t xml:space="preserve">) and </w:t>
      </w:r>
      <w:r w:rsidR="00A6412B" w:rsidRPr="00A30B0F">
        <w:rPr>
          <w:rFonts w:cstheme="minorHAnsi"/>
          <w:i/>
          <w:iCs/>
          <w:color w:val="000000"/>
          <w:sz w:val="24"/>
          <w:szCs w:val="24"/>
        </w:rPr>
        <w:t>maximodus</w:t>
      </w:r>
      <w:r w:rsidR="00A6412B">
        <w:rPr>
          <w:rFonts w:cstheme="minorHAnsi"/>
          <w:color w:val="000000"/>
          <w:sz w:val="24"/>
          <w:szCs w:val="24"/>
        </w:rPr>
        <w:t xml:space="preserve"> (longs per maxima, only the unbroken bar lines). Th</w:t>
      </w:r>
      <w:r w:rsidR="00ED5B8C">
        <w:rPr>
          <w:rFonts w:cstheme="minorHAnsi"/>
          <w:color w:val="000000"/>
          <w:sz w:val="24"/>
          <w:szCs w:val="24"/>
        </w:rPr>
        <w:t>e</w:t>
      </w:r>
      <w:r w:rsidR="00A6412B">
        <w:rPr>
          <w:rFonts w:cstheme="minorHAnsi"/>
          <w:color w:val="000000"/>
          <w:sz w:val="24"/>
          <w:szCs w:val="24"/>
        </w:rPr>
        <w:t xml:space="preserve"> </w:t>
      </w:r>
      <w:r w:rsidR="00ED5B8C">
        <w:rPr>
          <w:rFonts w:cstheme="minorHAnsi"/>
          <w:color w:val="000000"/>
          <w:sz w:val="24"/>
          <w:szCs w:val="24"/>
        </w:rPr>
        <w:t xml:space="preserve">layered </w:t>
      </w:r>
      <w:r w:rsidR="00C123FF">
        <w:rPr>
          <w:rFonts w:cstheme="minorHAnsi"/>
          <w:color w:val="000000"/>
          <w:sz w:val="24"/>
          <w:szCs w:val="24"/>
        </w:rPr>
        <w:t>interpretation</w:t>
      </w:r>
      <w:r w:rsidR="00ED5B8C">
        <w:rPr>
          <w:rFonts w:cstheme="minorHAnsi"/>
          <w:color w:val="000000"/>
          <w:sz w:val="24"/>
          <w:szCs w:val="24"/>
        </w:rPr>
        <w:t xml:space="preserve"> of strong and stronger beats, as well as weak and weaker ones, </w:t>
      </w:r>
      <w:r w:rsidR="00A6412B">
        <w:rPr>
          <w:rFonts w:cstheme="minorHAnsi"/>
          <w:color w:val="000000"/>
          <w:sz w:val="24"/>
          <w:szCs w:val="24"/>
        </w:rPr>
        <w:t>is analogous to Lerdahl and Jackendoff</w:t>
      </w:r>
      <w:r w:rsidR="00D62A9E">
        <w:rPr>
          <w:rFonts w:cstheme="minorHAnsi"/>
          <w:color w:val="000000"/>
          <w:sz w:val="24"/>
          <w:szCs w:val="24"/>
        </w:rPr>
        <w:t>’s</w:t>
      </w:r>
      <w:r w:rsidR="00AA7943">
        <w:rPr>
          <w:rFonts w:cstheme="minorHAnsi"/>
          <w:color w:val="000000"/>
          <w:sz w:val="24"/>
          <w:szCs w:val="24"/>
        </w:rPr>
        <w:t xml:space="preserve"> (1983)</w:t>
      </w:r>
      <w:r w:rsidR="00D62A9E">
        <w:rPr>
          <w:rFonts w:cstheme="minorHAnsi"/>
          <w:color w:val="000000"/>
          <w:sz w:val="24"/>
          <w:szCs w:val="24"/>
        </w:rPr>
        <w:t xml:space="preserve"> metrical hierarchies</w:t>
      </w:r>
      <w:r w:rsidR="00A6412B">
        <w:rPr>
          <w:rFonts w:cstheme="minorHAnsi"/>
          <w:color w:val="000000"/>
          <w:sz w:val="24"/>
          <w:szCs w:val="24"/>
        </w:rPr>
        <w:t xml:space="preserve"> </w:t>
      </w:r>
      <w:r w:rsidR="00BF4D9D">
        <w:rPr>
          <w:rFonts w:cstheme="minorHAnsi"/>
          <w:color w:val="000000"/>
          <w:sz w:val="24"/>
          <w:szCs w:val="24"/>
        </w:rPr>
        <w:t xml:space="preserve">and </w:t>
      </w:r>
      <w:r w:rsidR="00A6412B">
        <w:rPr>
          <w:rFonts w:cstheme="minorHAnsi"/>
          <w:color w:val="000000"/>
          <w:sz w:val="24"/>
          <w:szCs w:val="24"/>
        </w:rPr>
        <w:t>Graeme Boone</w:t>
      </w:r>
      <w:r w:rsidR="00D62A9E">
        <w:rPr>
          <w:rFonts w:cstheme="minorHAnsi"/>
          <w:color w:val="000000"/>
          <w:sz w:val="24"/>
          <w:szCs w:val="24"/>
        </w:rPr>
        <w:t>’s</w:t>
      </w:r>
      <w:r w:rsidR="00AA7943">
        <w:rPr>
          <w:rFonts w:cstheme="minorHAnsi"/>
          <w:color w:val="000000"/>
          <w:sz w:val="24"/>
          <w:szCs w:val="24"/>
        </w:rPr>
        <w:t xml:space="preserve"> (2000)</w:t>
      </w:r>
      <w:r w:rsidR="0064302D">
        <w:rPr>
          <w:rFonts w:cstheme="minorHAnsi"/>
          <w:color w:val="000000"/>
          <w:sz w:val="24"/>
          <w:szCs w:val="24"/>
        </w:rPr>
        <w:t xml:space="preserve"> pulse frameworks</w:t>
      </w:r>
      <w:r w:rsidR="00BF4D9D">
        <w:rPr>
          <w:rFonts w:cstheme="minorHAnsi"/>
          <w:color w:val="000000"/>
          <w:sz w:val="24"/>
          <w:szCs w:val="24"/>
        </w:rPr>
        <w:t>, and o</w:t>
      </w:r>
      <w:r w:rsidR="00A6412B">
        <w:rPr>
          <w:rFonts w:cstheme="minorHAnsi"/>
          <w:color w:val="000000"/>
          <w:sz w:val="24"/>
          <w:szCs w:val="24"/>
        </w:rPr>
        <w:t xml:space="preserve">ne </w:t>
      </w:r>
      <w:r w:rsidR="00E849AC">
        <w:rPr>
          <w:rFonts w:cstheme="minorHAnsi"/>
          <w:color w:val="000000"/>
          <w:sz w:val="24"/>
          <w:szCs w:val="24"/>
        </w:rPr>
        <w:t>could</w:t>
      </w:r>
      <w:r w:rsidR="00A6412B">
        <w:rPr>
          <w:rFonts w:cstheme="minorHAnsi"/>
          <w:color w:val="000000"/>
          <w:sz w:val="24"/>
          <w:szCs w:val="24"/>
        </w:rPr>
        <w:t xml:space="preserve"> imagine smaller </w:t>
      </w:r>
      <w:r w:rsidR="00E849AC">
        <w:rPr>
          <w:rFonts w:cstheme="minorHAnsi"/>
          <w:color w:val="000000"/>
          <w:sz w:val="24"/>
          <w:szCs w:val="24"/>
        </w:rPr>
        <w:t>sub-</w:t>
      </w:r>
      <w:r w:rsidR="00BF4D9D">
        <w:rPr>
          <w:rFonts w:cstheme="minorHAnsi"/>
          <w:color w:val="000000"/>
          <w:sz w:val="24"/>
          <w:szCs w:val="24"/>
        </w:rPr>
        <w:t xml:space="preserve">beats 1 and 2 </w:t>
      </w:r>
      <w:r w:rsidR="007A5A42">
        <w:rPr>
          <w:rFonts w:cstheme="minorHAnsi"/>
          <w:color w:val="000000"/>
          <w:sz w:val="24"/>
          <w:szCs w:val="24"/>
        </w:rPr>
        <w:t xml:space="preserve">below </w:t>
      </w:r>
      <w:r w:rsidR="00A6412B">
        <w:rPr>
          <w:rFonts w:cstheme="minorHAnsi"/>
          <w:color w:val="000000"/>
          <w:sz w:val="24"/>
          <w:szCs w:val="24"/>
        </w:rPr>
        <w:t xml:space="preserve">the </w:t>
      </w:r>
      <w:r w:rsidR="00A6412B" w:rsidRPr="00E92A55">
        <w:rPr>
          <w:rFonts w:cstheme="minorHAnsi"/>
          <w:i/>
          <w:iCs/>
          <w:color w:val="000000"/>
          <w:sz w:val="24"/>
          <w:szCs w:val="24"/>
        </w:rPr>
        <w:t>tempus</w:t>
      </w:r>
      <w:r w:rsidR="00A6412B">
        <w:rPr>
          <w:rFonts w:cstheme="minorHAnsi"/>
          <w:color w:val="000000"/>
          <w:sz w:val="24"/>
          <w:szCs w:val="24"/>
        </w:rPr>
        <w:t xml:space="preserve"> level shown here.</w:t>
      </w:r>
      <w:r w:rsidR="00A6412B">
        <w:rPr>
          <w:rStyle w:val="FootnoteReference"/>
          <w:rFonts w:cstheme="minorHAnsi"/>
          <w:color w:val="000000"/>
          <w:sz w:val="24"/>
          <w:szCs w:val="24"/>
        </w:rPr>
        <w:footnoteReference w:id="35"/>
      </w:r>
      <w:r w:rsidR="00A6412B">
        <w:rPr>
          <w:rFonts w:cstheme="minorHAnsi"/>
          <w:color w:val="000000"/>
          <w:sz w:val="24"/>
          <w:szCs w:val="24"/>
        </w:rPr>
        <w:t xml:space="preserve"> Th</w:t>
      </w:r>
      <w:r w:rsidR="00096497">
        <w:rPr>
          <w:rFonts w:cstheme="minorHAnsi"/>
          <w:color w:val="000000"/>
          <w:sz w:val="24"/>
          <w:szCs w:val="24"/>
        </w:rPr>
        <w:t>e</w:t>
      </w:r>
      <w:r w:rsidR="00A6412B">
        <w:rPr>
          <w:rFonts w:cstheme="minorHAnsi"/>
          <w:color w:val="000000"/>
          <w:sz w:val="24"/>
          <w:szCs w:val="24"/>
        </w:rPr>
        <w:t xml:space="preserve"> </w:t>
      </w:r>
      <w:r w:rsidR="00096497">
        <w:rPr>
          <w:rFonts w:cstheme="minorHAnsi"/>
          <w:color w:val="000000"/>
          <w:sz w:val="24"/>
          <w:szCs w:val="24"/>
        </w:rPr>
        <w:t xml:space="preserve">expectation of strong-weak alternation at the deepest layers of metrical organization in Machaut’s danced songs is extrapolated from norms of composition at local levels. For example, Machaut is much more likely to provide intervallic consonance on the beat at the </w:t>
      </w:r>
      <w:r w:rsidR="00096497" w:rsidRPr="00096497">
        <w:rPr>
          <w:rFonts w:cstheme="minorHAnsi"/>
          <w:i/>
          <w:iCs/>
          <w:color w:val="000000"/>
          <w:sz w:val="24"/>
          <w:szCs w:val="24"/>
        </w:rPr>
        <w:t>prolatio</w:t>
      </w:r>
      <w:r w:rsidR="00096497">
        <w:rPr>
          <w:rFonts w:cstheme="minorHAnsi"/>
          <w:color w:val="000000"/>
          <w:sz w:val="24"/>
          <w:szCs w:val="24"/>
        </w:rPr>
        <w:t xml:space="preserve"> level </w:t>
      </w:r>
      <w:r w:rsidR="00A209F3">
        <w:rPr>
          <w:rFonts w:cstheme="minorHAnsi"/>
          <w:color w:val="000000"/>
          <w:sz w:val="24"/>
          <w:szCs w:val="24"/>
        </w:rPr>
        <w:t xml:space="preserve">(eighths per quarter). </w:t>
      </w:r>
      <w:r w:rsidR="00593C64">
        <w:rPr>
          <w:rFonts w:cstheme="minorHAnsi"/>
          <w:color w:val="000000"/>
          <w:sz w:val="24"/>
          <w:szCs w:val="24"/>
        </w:rPr>
        <w:t>I</w:t>
      </w:r>
      <w:r w:rsidR="00096497">
        <w:rPr>
          <w:rFonts w:cstheme="minorHAnsi"/>
          <w:color w:val="000000"/>
          <w:sz w:val="24"/>
          <w:szCs w:val="24"/>
        </w:rPr>
        <w:t xml:space="preserve">n </w:t>
      </w:r>
      <w:r w:rsidR="00096497" w:rsidRPr="0028717E">
        <w:rPr>
          <w:rFonts w:cstheme="minorHAnsi"/>
          <w:color w:val="000000"/>
          <w:sz w:val="24"/>
          <w:szCs w:val="24"/>
        </w:rPr>
        <w:t>V38/32</w:t>
      </w:r>
      <w:r w:rsidR="007B6359">
        <w:rPr>
          <w:rFonts w:cstheme="minorHAnsi"/>
          <w:color w:val="000000"/>
          <w:sz w:val="24"/>
          <w:szCs w:val="24"/>
        </w:rPr>
        <w:t>’s substantial refrain</w:t>
      </w:r>
      <w:r w:rsidR="00096497">
        <w:rPr>
          <w:rFonts w:cstheme="minorHAnsi"/>
          <w:color w:val="000000"/>
          <w:sz w:val="24"/>
          <w:szCs w:val="24"/>
        </w:rPr>
        <w:t xml:space="preserve">, </w:t>
      </w:r>
      <w:r w:rsidR="009817D6">
        <w:rPr>
          <w:rFonts w:cstheme="minorHAnsi"/>
          <w:color w:val="000000"/>
          <w:sz w:val="24"/>
          <w:szCs w:val="24"/>
        </w:rPr>
        <w:t>eighth-</w:t>
      </w:r>
      <w:r w:rsidR="004B5E70">
        <w:rPr>
          <w:rFonts w:cstheme="minorHAnsi"/>
          <w:color w:val="000000"/>
          <w:sz w:val="24"/>
          <w:szCs w:val="24"/>
        </w:rPr>
        <w:t>note positions 1 and 3 set consonant intervals 86% of the time (</w:t>
      </w:r>
      <w:r w:rsidR="00A873B2">
        <w:rPr>
          <w:rFonts w:cstheme="minorHAnsi"/>
          <w:color w:val="000000"/>
          <w:sz w:val="24"/>
          <w:szCs w:val="24"/>
        </w:rPr>
        <w:t>42</w:t>
      </w:r>
      <w:r w:rsidR="00096497">
        <w:rPr>
          <w:rFonts w:cstheme="minorHAnsi"/>
          <w:color w:val="000000"/>
          <w:sz w:val="24"/>
          <w:szCs w:val="24"/>
        </w:rPr>
        <w:t>/</w:t>
      </w:r>
      <w:r w:rsidR="00A873B2">
        <w:rPr>
          <w:rFonts w:cstheme="minorHAnsi"/>
          <w:color w:val="000000"/>
          <w:sz w:val="24"/>
          <w:szCs w:val="24"/>
        </w:rPr>
        <w:t>49</w:t>
      </w:r>
      <w:r w:rsidR="004B5E70">
        <w:rPr>
          <w:rFonts w:cstheme="minorHAnsi"/>
          <w:color w:val="000000"/>
          <w:sz w:val="24"/>
          <w:szCs w:val="24"/>
        </w:rPr>
        <w:t xml:space="preserve">, </w:t>
      </w:r>
      <w:r w:rsidR="009456B9">
        <w:rPr>
          <w:rFonts w:cstheme="minorHAnsi"/>
          <w:color w:val="000000"/>
          <w:sz w:val="24"/>
          <w:szCs w:val="24"/>
        </w:rPr>
        <w:t>omitting rest</w:t>
      </w:r>
      <w:r w:rsidR="004B5E70">
        <w:rPr>
          <w:rFonts w:cstheme="minorHAnsi"/>
          <w:color w:val="000000"/>
          <w:sz w:val="24"/>
          <w:szCs w:val="24"/>
        </w:rPr>
        <w:t>s</w:t>
      </w:r>
      <w:r w:rsidR="009456B9">
        <w:rPr>
          <w:rFonts w:cstheme="minorHAnsi"/>
          <w:color w:val="000000"/>
          <w:sz w:val="24"/>
          <w:szCs w:val="24"/>
        </w:rPr>
        <w:t>)</w:t>
      </w:r>
      <w:r w:rsidR="00A209F3">
        <w:rPr>
          <w:rFonts w:cstheme="minorHAnsi"/>
          <w:color w:val="000000"/>
          <w:sz w:val="24"/>
          <w:szCs w:val="24"/>
        </w:rPr>
        <w:t>, enough to regard strong-beat dissonances as decorative of some underlying consonance</w:t>
      </w:r>
      <w:r w:rsidR="00096497">
        <w:rPr>
          <w:rFonts w:cstheme="minorHAnsi"/>
          <w:color w:val="000000"/>
          <w:sz w:val="24"/>
          <w:szCs w:val="24"/>
        </w:rPr>
        <w:t xml:space="preserve">. </w:t>
      </w:r>
      <w:r w:rsidR="00DA5523">
        <w:rPr>
          <w:rFonts w:cstheme="minorHAnsi"/>
          <w:color w:val="000000"/>
          <w:sz w:val="24"/>
          <w:szCs w:val="24"/>
        </w:rPr>
        <w:t xml:space="preserve">At the </w:t>
      </w:r>
      <w:r w:rsidR="00DA5523" w:rsidRPr="00DA5523">
        <w:rPr>
          <w:rFonts w:cstheme="minorHAnsi"/>
          <w:i/>
          <w:iCs/>
          <w:color w:val="000000"/>
          <w:sz w:val="24"/>
          <w:szCs w:val="24"/>
        </w:rPr>
        <w:t>tempus</w:t>
      </w:r>
      <w:r w:rsidR="00DA5523">
        <w:rPr>
          <w:rFonts w:cstheme="minorHAnsi"/>
          <w:color w:val="000000"/>
          <w:sz w:val="24"/>
          <w:szCs w:val="24"/>
        </w:rPr>
        <w:t xml:space="preserve"> level</w:t>
      </w:r>
      <w:r w:rsidR="00241170">
        <w:rPr>
          <w:rFonts w:cstheme="minorHAnsi"/>
          <w:color w:val="000000"/>
          <w:sz w:val="24"/>
          <w:szCs w:val="24"/>
        </w:rPr>
        <w:t xml:space="preserve"> (each measure of </w:t>
      </w:r>
      <w:r w:rsidR="00C12BB7">
        <w:rPr>
          <w:rFonts w:cstheme="minorHAnsi"/>
          <w:color w:val="000000"/>
          <w:sz w:val="24"/>
          <w:szCs w:val="24"/>
        </w:rPr>
        <w:t>the transcription</w:t>
      </w:r>
      <w:r w:rsidR="00241170">
        <w:rPr>
          <w:rFonts w:cstheme="minorHAnsi"/>
          <w:color w:val="000000"/>
          <w:sz w:val="24"/>
          <w:szCs w:val="24"/>
        </w:rPr>
        <w:t>)</w:t>
      </w:r>
      <w:r w:rsidR="00DA5523">
        <w:rPr>
          <w:rFonts w:cstheme="minorHAnsi"/>
          <w:color w:val="000000"/>
          <w:sz w:val="24"/>
          <w:szCs w:val="24"/>
        </w:rPr>
        <w:t xml:space="preserve">, every </w:t>
      </w:r>
      <w:r w:rsidR="008528F0">
        <w:rPr>
          <w:rFonts w:cstheme="minorHAnsi"/>
          <w:color w:val="000000"/>
          <w:sz w:val="24"/>
          <w:szCs w:val="24"/>
        </w:rPr>
        <w:t>down</w:t>
      </w:r>
      <w:r w:rsidR="00F70895">
        <w:rPr>
          <w:rFonts w:cstheme="minorHAnsi"/>
          <w:color w:val="000000"/>
          <w:sz w:val="24"/>
          <w:szCs w:val="24"/>
        </w:rPr>
        <w:t xml:space="preserve">beat </w:t>
      </w:r>
      <w:r w:rsidR="00DA5523">
        <w:rPr>
          <w:rFonts w:cstheme="minorHAnsi"/>
          <w:color w:val="000000"/>
          <w:sz w:val="24"/>
          <w:szCs w:val="24"/>
        </w:rPr>
        <w:t xml:space="preserve">is consonant. The more revealing distinction at this level is </w:t>
      </w:r>
      <w:r w:rsidR="007D69A6">
        <w:rPr>
          <w:rFonts w:cstheme="minorHAnsi"/>
          <w:color w:val="000000"/>
          <w:sz w:val="24"/>
          <w:szCs w:val="24"/>
        </w:rPr>
        <w:t xml:space="preserve">whether the consonances are </w:t>
      </w:r>
      <w:r w:rsidR="00DA5523">
        <w:rPr>
          <w:rFonts w:cstheme="minorHAnsi"/>
          <w:color w:val="000000"/>
          <w:sz w:val="24"/>
          <w:szCs w:val="24"/>
        </w:rPr>
        <w:t>perfect (</w:t>
      </w:r>
      <w:r w:rsidR="00E60DD7">
        <w:rPr>
          <w:rFonts w:cstheme="minorHAnsi"/>
          <w:color w:val="000000"/>
          <w:sz w:val="24"/>
          <w:szCs w:val="24"/>
        </w:rPr>
        <w:t>67</w:t>
      </w:r>
      <w:r w:rsidR="00DA5523">
        <w:rPr>
          <w:rFonts w:cstheme="minorHAnsi"/>
          <w:color w:val="000000"/>
          <w:sz w:val="24"/>
          <w:szCs w:val="24"/>
        </w:rPr>
        <w:t xml:space="preserve">%) </w:t>
      </w:r>
      <w:r w:rsidR="007D69A6">
        <w:rPr>
          <w:rFonts w:cstheme="minorHAnsi"/>
          <w:color w:val="000000"/>
          <w:sz w:val="24"/>
          <w:szCs w:val="24"/>
        </w:rPr>
        <w:t xml:space="preserve">or </w:t>
      </w:r>
      <w:r w:rsidR="00DA5523">
        <w:rPr>
          <w:rFonts w:cstheme="minorHAnsi"/>
          <w:color w:val="000000"/>
          <w:sz w:val="24"/>
          <w:szCs w:val="24"/>
        </w:rPr>
        <w:t xml:space="preserve">imperfect (33%), </w:t>
      </w:r>
      <w:r w:rsidR="006E0FCE">
        <w:rPr>
          <w:rFonts w:cstheme="minorHAnsi"/>
          <w:color w:val="000000"/>
          <w:sz w:val="24"/>
          <w:szCs w:val="24"/>
        </w:rPr>
        <w:t xml:space="preserve">a distinction that I will </w:t>
      </w:r>
      <w:r w:rsidR="00DA5523">
        <w:rPr>
          <w:rFonts w:cstheme="minorHAnsi"/>
          <w:color w:val="000000"/>
          <w:sz w:val="24"/>
          <w:szCs w:val="24"/>
        </w:rPr>
        <w:t>pursu</w:t>
      </w:r>
      <w:r w:rsidR="006E0FCE">
        <w:rPr>
          <w:rFonts w:cstheme="minorHAnsi"/>
          <w:color w:val="000000"/>
          <w:sz w:val="24"/>
          <w:szCs w:val="24"/>
        </w:rPr>
        <w:t>e</w:t>
      </w:r>
      <w:r w:rsidR="00DA5523">
        <w:rPr>
          <w:rFonts w:cstheme="minorHAnsi"/>
          <w:color w:val="000000"/>
          <w:sz w:val="24"/>
          <w:szCs w:val="24"/>
        </w:rPr>
        <w:t xml:space="preserve"> below. </w:t>
      </w:r>
      <w:r w:rsidR="00D07673">
        <w:rPr>
          <w:rFonts w:cstheme="minorHAnsi"/>
          <w:color w:val="000000"/>
          <w:sz w:val="24"/>
          <w:szCs w:val="24"/>
        </w:rPr>
        <w:t xml:space="preserve">This </w:t>
      </w:r>
      <w:r w:rsidR="00B202EB">
        <w:rPr>
          <w:rFonts w:cstheme="minorHAnsi"/>
          <w:color w:val="000000"/>
          <w:sz w:val="24"/>
          <w:szCs w:val="24"/>
        </w:rPr>
        <w:t>generic connection between strong beat</w:t>
      </w:r>
      <w:r w:rsidR="006E0FCE">
        <w:rPr>
          <w:rFonts w:cstheme="minorHAnsi"/>
          <w:color w:val="000000"/>
          <w:sz w:val="24"/>
          <w:szCs w:val="24"/>
        </w:rPr>
        <w:t>s</w:t>
      </w:r>
      <w:r w:rsidR="00B202EB">
        <w:rPr>
          <w:rFonts w:cstheme="minorHAnsi"/>
          <w:color w:val="000000"/>
          <w:sz w:val="24"/>
          <w:szCs w:val="24"/>
        </w:rPr>
        <w:t xml:space="preserve"> and </w:t>
      </w:r>
      <w:r w:rsidR="00B202EB">
        <w:rPr>
          <w:rFonts w:cstheme="minorHAnsi"/>
          <w:color w:val="000000"/>
          <w:sz w:val="24"/>
          <w:szCs w:val="24"/>
        </w:rPr>
        <w:lastRenderedPageBreak/>
        <w:t xml:space="preserve">consonance </w:t>
      </w:r>
      <w:r w:rsidR="006E0FCE">
        <w:rPr>
          <w:rFonts w:cstheme="minorHAnsi"/>
          <w:color w:val="000000"/>
          <w:sz w:val="24"/>
          <w:szCs w:val="24"/>
        </w:rPr>
        <w:t xml:space="preserve">thus </w:t>
      </w:r>
      <w:r w:rsidR="00A6412B">
        <w:rPr>
          <w:rFonts w:cstheme="minorHAnsi"/>
          <w:color w:val="000000"/>
          <w:sz w:val="24"/>
          <w:szCs w:val="24"/>
        </w:rPr>
        <w:t>provides a backdrop against which to interpret</w:t>
      </w:r>
      <w:r w:rsidR="005052F6">
        <w:rPr>
          <w:rFonts w:cstheme="minorHAnsi"/>
          <w:color w:val="000000"/>
          <w:sz w:val="24"/>
          <w:szCs w:val="24"/>
        </w:rPr>
        <w:t xml:space="preserve"> relationship</w:t>
      </w:r>
      <w:r w:rsidR="007644E0">
        <w:rPr>
          <w:rFonts w:cstheme="minorHAnsi"/>
          <w:color w:val="000000"/>
          <w:sz w:val="24"/>
          <w:szCs w:val="24"/>
        </w:rPr>
        <w:t>s</w:t>
      </w:r>
      <w:r w:rsidR="005052F6">
        <w:rPr>
          <w:rFonts w:cstheme="minorHAnsi"/>
          <w:color w:val="000000"/>
          <w:sz w:val="24"/>
          <w:szCs w:val="24"/>
        </w:rPr>
        <w:t xml:space="preserve"> </w:t>
      </w:r>
      <w:r w:rsidR="006E0FCE">
        <w:rPr>
          <w:rFonts w:cstheme="minorHAnsi"/>
          <w:color w:val="000000"/>
          <w:sz w:val="24"/>
          <w:szCs w:val="24"/>
        </w:rPr>
        <w:t>between</w:t>
      </w:r>
      <w:r w:rsidR="00E54600">
        <w:rPr>
          <w:rFonts w:cstheme="minorHAnsi"/>
          <w:color w:val="000000"/>
          <w:sz w:val="24"/>
          <w:szCs w:val="24"/>
        </w:rPr>
        <w:t xml:space="preserve"> </w:t>
      </w:r>
      <w:r w:rsidR="009A1007">
        <w:rPr>
          <w:rFonts w:cstheme="minorHAnsi"/>
          <w:color w:val="000000"/>
          <w:sz w:val="24"/>
          <w:szCs w:val="24"/>
        </w:rPr>
        <w:t xml:space="preserve">metrical </w:t>
      </w:r>
      <w:r w:rsidR="005052F6">
        <w:rPr>
          <w:rFonts w:cstheme="minorHAnsi"/>
          <w:color w:val="000000"/>
          <w:sz w:val="24"/>
          <w:szCs w:val="24"/>
        </w:rPr>
        <w:t>organization</w:t>
      </w:r>
      <w:r w:rsidR="00B202EB">
        <w:rPr>
          <w:rFonts w:cstheme="minorHAnsi"/>
          <w:color w:val="000000"/>
          <w:sz w:val="24"/>
          <w:szCs w:val="24"/>
        </w:rPr>
        <w:t xml:space="preserve">, tonal articulation, and </w:t>
      </w:r>
      <w:r w:rsidR="00A6412B">
        <w:rPr>
          <w:rFonts w:cstheme="minorHAnsi"/>
          <w:color w:val="000000"/>
          <w:sz w:val="24"/>
          <w:szCs w:val="24"/>
        </w:rPr>
        <w:t xml:space="preserve">formal </w:t>
      </w:r>
      <w:r w:rsidR="00B202EB">
        <w:rPr>
          <w:rFonts w:cstheme="minorHAnsi"/>
          <w:color w:val="000000"/>
          <w:sz w:val="24"/>
          <w:szCs w:val="24"/>
        </w:rPr>
        <w:t>boundaries</w:t>
      </w:r>
      <w:r w:rsidR="00A6412B">
        <w:rPr>
          <w:rFonts w:cstheme="minorHAnsi"/>
          <w:color w:val="000000"/>
          <w:sz w:val="24"/>
          <w:szCs w:val="24"/>
        </w:rPr>
        <w:t>.</w:t>
      </w:r>
    </w:p>
    <w:p w14:paraId="796A918F" w14:textId="77777777" w:rsidR="00941513" w:rsidRDefault="00941513" w:rsidP="00941513">
      <w:pPr>
        <w:spacing w:line="480" w:lineRule="auto"/>
        <w:rPr>
          <w:rFonts w:cstheme="minorHAnsi"/>
          <w:b/>
          <w:bCs/>
          <w:color w:val="000000"/>
          <w:sz w:val="24"/>
          <w:szCs w:val="24"/>
        </w:rPr>
      </w:pPr>
    </w:p>
    <w:p w14:paraId="0134C067" w14:textId="7B900BF2" w:rsidR="00941513" w:rsidRDefault="00941513" w:rsidP="00941513">
      <w:pPr>
        <w:spacing w:line="480" w:lineRule="auto"/>
        <w:rPr>
          <w:rFonts w:cstheme="minorHAnsi"/>
          <w:color w:val="000000"/>
          <w:sz w:val="24"/>
          <w:szCs w:val="24"/>
        </w:rPr>
      </w:pPr>
      <w:r>
        <w:rPr>
          <w:rFonts w:cstheme="minorHAnsi"/>
          <w:b/>
          <w:bCs/>
          <w:color w:val="000000"/>
          <w:sz w:val="24"/>
          <w:szCs w:val="24"/>
        </w:rPr>
        <w:t>Example 10</w:t>
      </w:r>
      <w:r>
        <w:rPr>
          <w:rFonts w:cstheme="minorHAnsi"/>
          <w:color w:val="000000"/>
          <w:sz w:val="24"/>
          <w:szCs w:val="24"/>
        </w:rPr>
        <w:t xml:space="preserve"> Guillaume de Machaut, “De tout sui si confortee” (</w:t>
      </w:r>
      <w:r w:rsidRPr="00381428">
        <w:rPr>
          <w:rFonts w:cstheme="minorHAnsi"/>
          <w:color w:val="000000"/>
          <w:sz w:val="24"/>
          <w:szCs w:val="24"/>
        </w:rPr>
        <w:t>V38/32</w:t>
      </w:r>
      <w:r>
        <w:rPr>
          <w:rFonts w:cstheme="minorHAnsi"/>
          <w:color w:val="000000"/>
          <w:sz w:val="24"/>
          <w:szCs w:val="24"/>
        </w:rPr>
        <w:t xml:space="preserve">), refrain, cantus only, metrically interpreted at the </w:t>
      </w:r>
      <w:r w:rsidRPr="00173F67">
        <w:rPr>
          <w:rFonts w:cstheme="minorHAnsi"/>
          <w:i/>
          <w:iCs/>
          <w:color w:val="000000"/>
          <w:sz w:val="24"/>
          <w:szCs w:val="24"/>
        </w:rPr>
        <w:t>modus</w:t>
      </w:r>
      <w:r>
        <w:rPr>
          <w:rFonts w:cstheme="minorHAnsi"/>
          <w:color w:val="000000"/>
          <w:sz w:val="24"/>
          <w:szCs w:val="24"/>
        </w:rPr>
        <w:t xml:space="preserve"> </w:t>
      </w:r>
      <w:r w:rsidR="00172091">
        <w:rPr>
          <w:rFonts w:cstheme="minorHAnsi"/>
          <w:color w:val="000000"/>
          <w:sz w:val="24"/>
          <w:szCs w:val="24"/>
        </w:rPr>
        <w:t xml:space="preserve">and </w:t>
      </w:r>
      <w:r w:rsidR="00172091">
        <w:rPr>
          <w:rFonts w:cstheme="minorHAnsi"/>
          <w:i/>
          <w:iCs/>
          <w:color w:val="000000"/>
          <w:sz w:val="24"/>
          <w:szCs w:val="24"/>
        </w:rPr>
        <w:t xml:space="preserve">maximodus </w:t>
      </w:r>
      <w:r>
        <w:rPr>
          <w:rFonts w:cstheme="minorHAnsi"/>
          <w:color w:val="000000"/>
          <w:sz w:val="24"/>
          <w:szCs w:val="24"/>
        </w:rPr>
        <w:t>level</w:t>
      </w:r>
      <w:r w:rsidR="00172091">
        <w:rPr>
          <w:rFonts w:cstheme="minorHAnsi"/>
          <w:color w:val="000000"/>
          <w:sz w:val="24"/>
          <w:szCs w:val="24"/>
        </w:rPr>
        <w:t>s</w:t>
      </w:r>
      <w:r>
        <w:rPr>
          <w:rFonts w:cstheme="minorHAnsi"/>
          <w:color w:val="000000"/>
          <w:sz w:val="24"/>
          <w:szCs w:val="24"/>
        </w:rPr>
        <w:t xml:space="preserve">, </w:t>
      </w:r>
      <w:r w:rsidR="00172091">
        <w:rPr>
          <w:rFonts w:cstheme="minorHAnsi"/>
          <w:color w:val="000000"/>
          <w:sz w:val="24"/>
          <w:szCs w:val="24"/>
        </w:rPr>
        <w:t>cadence points circled</w:t>
      </w:r>
      <w:r>
        <w:rPr>
          <w:rFonts w:cstheme="minorHAnsi"/>
          <w:color w:val="000000"/>
          <w:sz w:val="24"/>
          <w:szCs w:val="24"/>
        </w:rPr>
        <w:t>.</w:t>
      </w:r>
    </w:p>
    <w:p w14:paraId="62BB7BAD" w14:textId="1CDE95DA" w:rsidR="00E11841" w:rsidRDefault="00E11841" w:rsidP="00E11841">
      <w:pPr>
        <w:spacing w:line="480" w:lineRule="auto"/>
        <w:rPr>
          <w:rFonts w:cstheme="minorHAnsi"/>
          <w:color w:val="000000"/>
          <w:sz w:val="24"/>
          <w:szCs w:val="24"/>
        </w:rPr>
      </w:pPr>
    </w:p>
    <w:p w14:paraId="54D7C89B" w14:textId="2F45F766" w:rsidR="00A6412B" w:rsidRPr="00B404B6" w:rsidRDefault="002601AB" w:rsidP="006B7218">
      <w:pPr>
        <w:spacing w:line="480" w:lineRule="auto"/>
        <w:rPr>
          <w:rFonts w:cstheme="minorHAnsi"/>
          <w:color w:val="000000"/>
          <w:sz w:val="24"/>
          <w:szCs w:val="24"/>
        </w:rPr>
      </w:pPr>
      <w:r>
        <w:rPr>
          <w:rFonts w:cstheme="minorHAnsi"/>
          <w:color w:val="000000"/>
          <w:sz w:val="24"/>
          <w:szCs w:val="24"/>
        </w:rPr>
        <w:t>It is especially at the deeper levels of Machaut’s music where metrical irregularity is most prominent.</w:t>
      </w:r>
      <w:r>
        <w:rPr>
          <w:rStyle w:val="FootnoteReference"/>
          <w:rFonts w:cstheme="minorHAnsi"/>
          <w:color w:val="000000"/>
          <w:sz w:val="24"/>
          <w:szCs w:val="24"/>
        </w:rPr>
        <w:footnoteReference w:id="36"/>
      </w:r>
      <w:r>
        <w:rPr>
          <w:rFonts w:cstheme="minorHAnsi"/>
          <w:color w:val="000000"/>
          <w:sz w:val="24"/>
          <w:szCs w:val="24"/>
        </w:rPr>
        <w:t xml:space="preserve"> </w:t>
      </w:r>
      <w:r w:rsidR="00B16F8A">
        <w:rPr>
          <w:rFonts w:cstheme="minorHAnsi"/>
          <w:color w:val="000000"/>
          <w:sz w:val="24"/>
          <w:szCs w:val="24"/>
        </w:rPr>
        <w:t>A</w:t>
      </w:r>
      <w:r w:rsidR="006E0FCE">
        <w:rPr>
          <w:rFonts w:cstheme="minorHAnsi"/>
          <w:color w:val="000000"/>
          <w:sz w:val="24"/>
          <w:szCs w:val="24"/>
        </w:rPr>
        <w:t>n initial</w:t>
      </w:r>
      <w:r w:rsidR="00B16F8A">
        <w:rPr>
          <w:rFonts w:cstheme="minorHAnsi"/>
          <w:color w:val="000000"/>
          <w:sz w:val="24"/>
          <w:szCs w:val="24"/>
        </w:rPr>
        <w:t xml:space="preserve"> assumption of </w:t>
      </w:r>
      <w:r w:rsidR="00D52C7A">
        <w:rPr>
          <w:rFonts w:cstheme="minorHAnsi"/>
          <w:color w:val="000000"/>
          <w:sz w:val="24"/>
          <w:szCs w:val="24"/>
        </w:rPr>
        <w:t xml:space="preserve">imperfect subdivision, normative of the genre at lower levels, does not </w:t>
      </w:r>
      <w:r w:rsidR="00B16F8A" w:rsidRPr="00B16F8A">
        <w:rPr>
          <w:rFonts w:cstheme="minorHAnsi"/>
          <w:color w:val="000000"/>
          <w:sz w:val="24"/>
          <w:szCs w:val="24"/>
        </w:rPr>
        <w:t xml:space="preserve">meaningfully parse the tonal content of </w:t>
      </w:r>
      <w:r w:rsidR="00B16F8A" w:rsidRPr="00F934E2">
        <w:rPr>
          <w:rFonts w:cstheme="minorHAnsi"/>
          <w:color w:val="000000"/>
          <w:sz w:val="24"/>
          <w:szCs w:val="24"/>
        </w:rPr>
        <w:t>V38/32</w:t>
      </w:r>
      <w:r w:rsidR="00D52C7A">
        <w:rPr>
          <w:rFonts w:cstheme="minorHAnsi"/>
          <w:color w:val="000000"/>
          <w:sz w:val="24"/>
          <w:szCs w:val="24"/>
        </w:rPr>
        <w:t xml:space="preserve"> at the </w:t>
      </w:r>
      <w:r w:rsidR="00D52C7A" w:rsidRPr="00D52C7A">
        <w:rPr>
          <w:rFonts w:cstheme="minorHAnsi"/>
          <w:i/>
          <w:iCs/>
          <w:color w:val="000000"/>
          <w:sz w:val="24"/>
          <w:szCs w:val="24"/>
        </w:rPr>
        <w:t>maximodus</w:t>
      </w:r>
      <w:r w:rsidR="00D52C7A">
        <w:rPr>
          <w:rFonts w:cstheme="minorHAnsi"/>
          <w:color w:val="000000"/>
          <w:sz w:val="24"/>
          <w:szCs w:val="24"/>
        </w:rPr>
        <w:t xml:space="preserve"> level</w:t>
      </w:r>
      <w:r w:rsidR="00B16F8A" w:rsidRPr="00B16F8A">
        <w:rPr>
          <w:rFonts w:cstheme="minorHAnsi"/>
          <w:color w:val="000000"/>
          <w:sz w:val="24"/>
          <w:szCs w:val="24"/>
        </w:rPr>
        <w:t xml:space="preserve">. </w:t>
      </w:r>
      <w:r w:rsidR="006E0FCE">
        <w:rPr>
          <w:rFonts w:cstheme="minorHAnsi"/>
          <w:color w:val="000000"/>
          <w:sz w:val="24"/>
          <w:szCs w:val="24"/>
        </w:rPr>
        <w:t xml:space="preserve">As shown in boxes in Example </w:t>
      </w:r>
      <w:r w:rsidR="001757D7">
        <w:rPr>
          <w:rFonts w:cstheme="minorHAnsi"/>
          <w:color w:val="000000"/>
          <w:sz w:val="24"/>
          <w:szCs w:val="24"/>
        </w:rPr>
        <w:t>10</w:t>
      </w:r>
      <w:r w:rsidR="006E0FCE">
        <w:rPr>
          <w:rFonts w:cstheme="minorHAnsi"/>
          <w:color w:val="000000"/>
          <w:sz w:val="24"/>
          <w:szCs w:val="24"/>
        </w:rPr>
        <w:t xml:space="preserve">, two cadences, </w:t>
      </w:r>
      <w:r w:rsidR="004D534C" w:rsidRPr="00B000A2">
        <w:rPr>
          <w:rFonts w:cstheme="minorHAnsi"/>
          <w:color w:val="000000"/>
          <w:sz w:val="24"/>
          <w:szCs w:val="24"/>
        </w:rPr>
        <w:t>in</w:t>
      </w:r>
      <w:r w:rsidR="004D534C">
        <w:rPr>
          <w:rFonts w:cstheme="minorHAnsi"/>
          <w:color w:val="000000"/>
          <w:sz w:val="24"/>
          <w:szCs w:val="24"/>
        </w:rPr>
        <w:t>cluding the final one, fall between beats at this summary analytical level.</w:t>
      </w:r>
      <w:r w:rsidR="00B13891">
        <w:rPr>
          <w:rFonts w:cstheme="minorHAnsi"/>
          <w:color w:val="000000"/>
          <w:sz w:val="24"/>
          <w:szCs w:val="24"/>
        </w:rPr>
        <w:t xml:space="preserve"> </w:t>
      </w:r>
      <w:r w:rsidR="00320260">
        <w:rPr>
          <w:rFonts w:cstheme="minorHAnsi"/>
          <w:b/>
          <w:bCs/>
          <w:color w:val="000000"/>
          <w:sz w:val="24"/>
          <w:szCs w:val="24"/>
          <w:u w:val="single"/>
        </w:rPr>
        <w:t xml:space="preserve">Example 11 </w:t>
      </w:r>
      <w:r w:rsidR="00320260">
        <w:rPr>
          <w:rFonts w:cstheme="minorHAnsi"/>
          <w:color w:val="000000"/>
          <w:sz w:val="24"/>
          <w:szCs w:val="24"/>
        </w:rPr>
        <w:t xml:space="preserve">provides an alternative reading </w:t>
      </w:r>
      <w:r w:rsidR="00BC0425">
        <w:rPr>
          <w:rFonts w:cstheme="minorHAnsi"/>
          <w:color w:val="000000"/>
          <w:sz w:val="24"/>
          <w:szCs w:val="24"/>
        </w:rPr>
        <w:t xml:space="preserve">that permits occasional </w:t>
      </w:r>
      <w:r w:rsidR="00BC0425">
        <w:rPr>
          <w:rFonts w:cstheme="minorHAnsi"/>
          <w:i/>
          <w:iCs/>
          <w:color w:val="000000"/>
          <w:sz w:val="24"/>
          <w:szCs w:val="24"/>
        </w:rPr>
        <w:t>maximodus</w:t>
      </w:r>
      <w:r w:rsidR="00BC0425">
        <w:rPr>
          <w:rFonts w:cstheme="minorHAnsi"/>
          <w:color w:val="000000"/>
          <w:sz w:val="24"/>
          <w:szCs w:val="24"/>
        </w:rPr>
        <w:t>-level expansions (</w:t>
      </w:r>
      <w:r w:rsidR="00BC0425">
        <w:rPr>
          <w:rFonts w:cstheme="minorHAnsi"/>
          <w:i/>
          <w:iCs/>
          <w:color w:val="000000"/>
          <w:sz w:val="24"/>
          <w:szCs w:val="24"/>
        </w:rPr>
        <w:t>perfections</w:t>
      </w:r>
      <w:r w:rsidR="00BC0425">
        <w:rPr>
          <w:rFonts w:cstheme="minorHAnsi"/>
          <w:color w:val="000000"/>
          <w:sz w:val="24"/>
          <w:szCs w:val="24"/>
        </w:rPr>
        <w:t>) in</w:t>
      </w:r>
      <w:r w:rsidR="00BC0425" w:rsidRPr="00442558">
        <w:rPr>
          <w:rFonts w:cstheme="minorHAnsi"/>
          <w:color w:val="000000"/>
          <w:sz w:val="24"/>
          <w:szCs w:val="24"/>
        </w:rPr>
        <w:t xml:space="preserve"> </w:t>
      </w:r>
      <w:r w:rsidR="00A6412B" w:rsidRPr="00442558">
        <w:rPr>
          <w:rFonts w:cstheme="minorHAnsi"/>
          <w:color w:val="000000"/>
          <w:sz w:val="24"/>
          <w:szCs w:val="24"/>
        </w:rPr>
        <w:t xml:space="preserve">order to align </w:t>
      </w:r>
      <w:r w:rsidR="0012499C" w:rsidRPr="00442558">
        <w:rPr>
          <w:rFonts w:cstheme="minorHAnsi"/>
          <w:color w:val="000000"/>
          <w:sz w:val="24"/>
          <w:szCs w:val="24"/>
        </w:rPr>
        <w:t xml:space="preserve">tonal </w:t>
      </w:r>
      <w:r w:rsidR="00A6412B" w:rsidRPr="00442558">
        <w:rPr>
          <w:rFonts w:cstheme="minorHAnsi"/>
          <w:color w:val="000000"/>
          <w:sz w:val="24"/>
          <w:szCs w:val="24"/>
        </w:rPr>
        <w:t xml:space="preserve">accent more closely with </w:t>
      </w:r>
      <w:r w:rsidR="0012499C" w:rsidRPr="00442558">
        <w:rPr>
          <w:rFonts w:cstheme="minorHAnsi"/>
          <w:color w:val="000000"/>
          <w:sz w:val="24"/>
          <w:szCs w:val="24"/>
        </w:rPr>
        <w:t xml:space="preserve">metric </w:t>
      </w:r>
      <w:r w:rsidR="00A6412B" w:rsidRPr="00442558">
        <w:rPr>
          <w:rFonts w:cstheme="minorHAnsi"/>
          <w:color w:val="000000"/>
          <w:sz w:val="24"/>
          <w:szCs w:val="24"/>
        </w:rPr>
        <w:t>pulses</w:t>
      </w:r>
      <w:r w:rsidR="00BA2FEB">
        <w:rPr>
          <w:rFonts w:cstheme="minorHAnsi"/>
          <w:color w:val="000000"/>
          <w:sz w:val="24"/>
          <w:szCs w:val="24"/>
        </w:rPr>
        <w:t>.</w:t>
      </w:r>
      <w:r w:rsidR="00BA2FEB" w:rsidRPr="00442558">
        <w:rPr>
          <w:rFonts w:cstheme="minorHAnsi"/>
          <w:color w:val="000000"/>
          <w:sz w:val="24"/>
          <w:szCs w:val="24"/>
        </w:rPr>
        <w:t xml:space="preserve"> </w:t>
      </w:r>
      <w:r w:rsidR="00BA2FEB">
        <w:rPr>
          <w:rFonts w:cstheme="minorHAnsi"/>
          <w:color w:val="000000"/>
          <w:sz w:val="24"/>
          <w:szCs w:val="24"/>
        </w:rPr>
        <w:t xml:space="preserve">In this interpretation, </w:t>
      </w:r>
      <w:r w:rsidR="00A6412B" w:rsidRPr="00442558">
        <w:rPr>
          <w:rFonts w:cstheme="minorHAnsi"/>
          <w:color w:val="000000"/>
          <w:sz w:val="24"/>
          <w:szCs w:val="24"/>
        </w:rPr>
        <w:t xml:space="preserve">all five cadences fall on a </w:t>
      </w:r>
      <w:r w:rsidR="0012499C" w:rsidRPr="00442558">
        <w:rPr>
          <w:rFonts w:cstheme="minorHAnsi"/>
          <w:color w:val="000000"/>
          <w:sz w:val="24"/>
          <w:szCs w:val="24"/>
        </w:rPr>
        <w:t>beat</w:t>
      </w:r>
      <w:r w:rsidR="00A6412B" w:rsidRPr="00442558">
        <w:rPr>
          <w:rFonts w:cstheme="minorHAnsi"/>
          <w:color w:val="000000"/>
          <w:sz w:val="24"/>
          <w:szCs w:val="24"/>
        </w:rPr>
        <w:t xml:space="preserve">, still more often </w:t>
      </w:r>
      <w:r w:rsidR="0012499C" w:rsidRPr="00442558">
        <w:rPr>
          <w:rFonts w:cstheme="minorHAnsi"/>
          <w:color w:val="000000"/>
          <w:sz w:val="24"/>
          <w:szCs w:val="24"/>
        </w:rPr>
        <w:t>a weak beat</w:t>
      </w:r>
      <w:r w:rsidR="00245F1D">
        <w:rPr>
          <w:rFonts w:cstheme="minorHAnsi"/>
          <w:color w:val="000000"/>
          <w:sz w:val="24"/>
          <w:szCs w:val="24"/>
        </w:rPr>
        <w:t>,</w:t>
      </w:r>
      <w:r w:rsidR="0012499C" w:rsidRPr="00442558">
        <w:rPr>
          <w:rFonts w:cstheme="minorHAnsi"/>
          <w:color w:val="000000"/>
          <w:sz w:val="24"/>
          <w:szCs w:val="24"/>
        </w:rPr>
        <w:t xml:space="preserve"> </w:t>
      </w:r>
      <w:r w:rsidR="00A6412B" w:rsidRPr="00442558">
        <w:rPr>
          <w:rFonts w:cstheme="minorHAnsi"/>
          <w:color w:val="000000"/>
          <w:sz w:val="24"/>
          <w:szCs w:val="24"/>
        </w:rPr>
        <w:t xml:space="preserve">but </w:t>
      </w:r>
      <w:r w:rsidR="00245F1D">
        <w:rPr>
          <w:rFonts w:cstheme="minorHAnsi"/>
          <w:color w:val="000000"/>
          <w:sz w:val="24"/>
          <w:szCs w:val="24"/>
        </w:rPr>
        <w:t xml:space="preserve">never </w:t>
      </w:r>
      <w:r w:rsidR="00A6412B" w:rsidRPr="00442558">
        <w:rPr>
          <w:rFonts w:cstheme="minorHAnsi"/>
          <w:color w:val="000000"/>
          <w:sz w:val="24"/>
          <w:szCs w:val="24"/>
        </w:rPr>
        <w:t xml:space="preserve">in between </w:t>
      </w:r>
      <w:r w:rsidR="0012499C" w:rsidRPr="00442558">
        <w:rPr>
          <w:rFonts w:cstheme="minorHAnsi"/>
          <w:color w:val="000000"/>
          <w:sz w:val="24"/>
          <w:szCs w:val="24"/>
        </w:rPr>
        <w:t>beats</w:t>
      </w:r>
      <w:r w:rsidR="00A6412B" w:rsidRPr="00442558">
        <w:rPr>
          <w:rFonts w:cstheme="minorHAnsi"/>
          <w:color w:val="000000"/>
          <w:sz w:val="24"/>
          <w:szCs w:val="24"/>
        </w:rPr>
        <w:t>.</w:t>
      </w:r>
      <w:r w:rsidR="00A6412B" w:rsidRPr="00AA72B2">
        <w:rPr>
          <w:rFonts w:cstheme="minorHAnsi"/>
          <w:color w:val="000000"/>
          <w:sz w:val="24"/>
          <w:szCs w:val="24"/>
        </w:rPr>
        <w:t xml:space="preserve"> Mensural expansion </w:t>
      </w:r>
      <w:r w:rsidR="00780D5A">
        <w:rPr>
          <w:rFonts w:cstheme="minorHAnsi"/>
          <w:color w:val="000000"/>
          <w:sz w:val="24"/>
          <w:szCs w:val="24"/>
        </w:rPr>
        <w:t>occurs via</w:t>
      </w:r>
      <w:r w:rsidR="00A6412B" w:rsidRPr="00AA72B2">
        <w:rPr>
          <w:rFonts w:cstheme="minorHAnsi"/>
          <w:color w:val="000000"/>
          <w:sz w:val="24"/>
          <w:szCs w:val="24"/>
        </w:rPr>
        <w:t xml:space="preserve"> </w:t>
      </w:r>
      <w:r w:rsidR="00780D5A">
        <w:rPr>
          <w:rFonts w:cstheme="minorHAnsi"/>
          <w:color w:val="000000"/>
          <w:sz w:val="24"/>
          <w:szCs w:val="24"/>
        </w:rPr>
        <w:t xml:space="preserve">triple grouping </w:t>
      </w:r>
      <w:r w:rsidR="00A6412B" w:rsidRPr="00AA72B2">
        <w:rPr>
          <w:rFonts w:cstheme="minorHAnsi"/>
          <w:color w:val="000000"/>
          <w:sz w:val="24"/>
          <w:szCs w:val="24"/>
        </w:rPr>
        <w:t>inserted into the regular duple entrainment</w:t>
      </w:r>
      <w:r w:rsidR="00255790">
        <w:rPr>
          <w:rFonts w:cstheme="minorHAnsi"/>
          <w:color w:val="000000"/>
          <w:sz w:val="24"/>
          <w:szCs w:val="24"/>
        </w:rPr>
        <w:t>, and it thus stands against the normative back</w:t>
      </w:r>
      <w:r w:rsidR="00255790">
        <w:rPr>
          <w:sz w:val="24"/>
          <w:szCs w:val="24"/>
        </w:rPr>
        <w:t>drop</w:t>
      </w:r>
      <w:r w:rsidR="00255790" w:rsidRPr="00AA72B2">
        <w:rPr>
          <w:sz w:val="24"/>
          <w:szCs w:val="24"/>
        </w:rPr>
        <w:t xml:space="preserve"> </w:t>
      </w:r>
      <w:r w:rsidR="00255790">
        <w:rPr>
          <w:sz w:val="24"/>
          <w:szCs w:val="24"/>
        </w:rPr>
        <w:t xml:space="preserve">of </w:t>
      </w:r>
      <w:r w:rsidR="00255790" w:rsidRPr="00AA72B2">
        <w:rPr>
          <w:sz w:val="24"/>
          <w:szCs w:val="24"/>
        </w:rPr>
        <w:t>duple mensuration in Machaut’s virelais</w:t>
      </w:r>
      <w:r w:rsidR="00A6412B" w:rsidRPr="00AA72B2">
        <w:rPr>
          <w:rFonts w:cstheme="minorHAnsi"/>
          <w:color w:val="000000"/>
          <w:sz w:val="24"/>
          <w:szCs w:val="24"/>
        </w:rPr>
        <w:t xml:space="preserve">. </w:t>
      </w:r>
      <w:r w:rsidR="00255790">
        <w:rPr>
          <w:rFonts w:cstheme="minorHAnsi"/>
          <w:color w:val="000000"/>
          <w:sz w:val="24"/>
          <w:szCs w:val="24"/>
        </w:rPr>
        <w:t>Although</w:t>
      </w:r>
      <w:r w:rsidR="00255790" w:rsidRPr="00AA72B2">
        <w:rPr>
          <w:rFonts w:cstheme="minorHAnsi"/>
          <w:color w:val="000000"/>
          <w:sz w:val="24"/>
          <w:szCs w:val="24"/>
        </w:rPr>
        <w:t xml:space="preserve"> </w:t>
      </w:r>
      <w:r w:rsidR="00A6412B" w:rsidRPr="00AA72B2">
        <w:rPr>
          <w:rFonts w:cstheme="minorHAnsi"/>
          <w:color w:val="000000"/>
          <w:sz w:val="24"/>
          <w:szCs w:val="24"/>
        </w:rPr>
        <w:t xml:space="preserve">such an effect </w:t>
      </w:r>
      <w:r w:rsidR="00255790">
        <w:rPr>
          <w:rFonts w:cstheme="minorHAnsi"/>
          <w:color w:val="000000"/>
          <w:sz w:val="24"/>
          <w:szCs w:val="24"/>
        </w:rPr>
        <w:t xml:space="preserve">could conceivably </w:t>
      </w:r>
      <w:r w:rsidR="00A6412B" w:rsidRPr="00AA72B2">
        <w:rPr>
          <w:rFonts w:cstheme="minorHAnsi"/>
          <w:color w:val="000000"/>
          <w:sz w:val="24"/>
          <w:szCs w:val="24"/>
        </w:rPr>
        <w:t>occur anywhere, it is most sty</w:t>
      </w:r>
      <w:r w:rsidR="00A6412B">
        <w:rPr>
          <w:rFonts w:cstheme="minorHAnsi"/>
          <w:color w:val="000000"/>
          <w:sz w:val="24"/>
          <w:szCs w:val="24"/>
        </w:rPr>
        <w:t>listic either just before a cadence (as in mm. 8</w:t>
      </w:r>
      <w:r w:rsidR="00934E7E">
        <w:rPr>
          <w:rFonts w:cstheme="minorHAnsi"/>
          <w:color w:val="000000"/>
          <w:sz w:val="24"/>
          <w:szCs w:val="24"/>
        </w:rPr>
        <w:t>–</w:t>
      </w:r>
      <w:r w:rsidR="00A6412B">
        <w:rPr>
          <w:rFonts w:cstheme="minorHAnsi"/>
          <w:color w:val="000000"/>
          <w:sz w:val="24"/>
          <w:szCs w:val="24"/>
        </w:rPr>
        <w:t>10, 13</w:t>
      </w:r>
      <w:r w:rsidR="00934E7E">
        <w:rPr>
          <w:rFonts w:cstheme="minorHAnsi"/>
          <w:color w:val="000000"/>
          <w:sz w:val="24"/>
          <w:szCs w:val="24"/>
        </w:rPr>
        <w:t>–</w:t>
      </w:r>
      <w:r w:rsidR="00A6412B">
        <w:rPr>
          <w:rFonts w:cstheme="minorHAnsi"/>
          <w:color w:val="000000"/>
          <w:sz w:val="24"/>
          <w:szCs w:val="24"/>
        </w:rPr>
        <w:t>15, and 24</w:t>
      </w:r>
      <w:r w:rsidR="00934E7E">
        <w:rPr>
          <w:rFonts w:cstheme="minorHAnsi"/>
          <w:color w:val="000000"/>
          <w:sz w:val="24"/>
          <w:szCs w:val="24"/>
        </w:rPr>
        <w:t>–</w:t>
      </w:r>
      <w:r w:rsidR="00A6412B">
        <w:rPr>
          <w:rFonts w:cstheme="minorHAnsi"/>
          <w:color w:val="000000"/>
          <w:sz w:val="24"/>
          <w:szCs w:val="24"/>
        </w:rPr>
        <w:t>26, effecting a written</w:t>
      </w:r>
      <w:r w:rsidR="006B5582">
        <w:rPr>
          <w:rFonts w:cstheme="minorHAnsi"/>
          <w:color w:val="000000"/>
          <w:sz w:val="24"/>
          <w:szCs w:val="24"/>
        </w:rPr>
        <w:t>-</w:t>
      </w:r>
      <w:r w:rsidR="00A6412B">
        <w:rPr>
          <w:rFonts w:cstheme="minorHAnsi"/>
          <w:color w:val="000000"/>
          <w:sz w:val="24"/>
          <w:szCs w:val="24"/>
        </w:rPr>
        <w:t xml:space="preserve">out </w:t>
      </w:r>
      <w:r w:rsidR="00A6412B" w:rsidRPr="004E2A04">
        <w:rPr>
          <w:rFonts w:cstheme="minorHAnsi"/>
          <w:i/>
          <w:iCs/>
          <w:color w:val="000000"/>
          <w:sz w:val="24"/>
          <w:szCs w:val="24"/>
        </w:rPr>
        <w:t>ritard</w:t>
      </w:r>
      <w:r w:rsidR="004E2A04" w:rsidRPr="004E2A04">
        <w:rPr>
          <w:rFonts w:cstheme="minorHAnsi"/>
          <w:i/>
          <w:iCs/>
          <w:color w:val="000000"/>
          <w:sz w:val="24"/>
          <w:szCs w:val="24"/>
        </w:rPr>
        <w:t>ando</w:t>
      </w:r>
      <w:r w:rsidR="00A6412B">
        <w:rPr>
          <w:rFonts w:cstheme="minorHAnsi"/>
          <w:color w:val="000000"/>
          <w:sz w:val="24"/>
          <w:szCs w:val="24"/>
        </w:rPr>
        <w:t xml:space="preserve">) or in capturing a pickup measure before a prominent downbeat (as in </w:t>
      </w:r>
      <w:r w:rsidR="00A6412B">
        <w:rPr>
          <w:rFonts w:cstheme="minorHAnsi"/>
          <w:color w:val="000000"/>
          <w:sz w:val="24"/>
          <w:szCs w:val="24"/>
        </w:rPr>
        <w:lastRenderedPageBreak/>
        <w:t>mm. 27</w:t>
      </w:r>
      <w:r w:rsidR="00934E7E">
        <w:rPr>
          <w:rFonts w:cstheme="minorHAnsi"/>
          <w:color w:val="000000"/>
          <w:sz w:val="24"/>
          <w:szCs w:val="24"/>
        </w:rPr>
        <w:t>–</w:t>
      </w:r>
      <w:r w:rsidR="00A6412B">
        <w:rPr>
          <w:rFonts w:cstheme="minorHAnsi"/>
          <w:color w:val="000000"/>
          <w:sz w:val="24"/>
          <w:szCs w:val="24"/>
        </w:rPr>
        <w:t>29).</w:t>
      </w:r>
      <w:r w:rsidR="00A6412B">
        <w:rPr>
          <w:rStyle w:val="FootnoteReference"/>
          <w:rFonts w:cstheme="minorHAnsi"/>
          <w:color w:val="000000"/>
          <w:sz w:val="24"/>
          <w:szCs w:val="24"/>
        </w:rPr>
        <w:footnoteReference w:id="37"/>
      </w:r>
      <w:r w:rsidR="00A6412B">
        <w:rPr>
          <w:rFonts w:cstheme="minorHAnsi"/>
          <w:color w:val="000000"/>
          <w:sz w:val="24"/>
          <w:szCs w:val="24"/>
        </w:rPr>
        <w:t xml:space="preserve"> In this way, </w:t>
      </w:r>
      <w:r w:rsidR="00776DE8" w:rsidRPr="00B000A2">
        <w:rPr>
          <w:rFonts w:cstheme="minorHAnsi"/>
          <w:color w:val="000000"/>
          <w:sz w:val="24"/>
          <w:szCs w:val="24"/>
        </w:rPr>
        <w:t>Example 11</w:t>
      </w:r>
      <w:r w:rsidR="00A6412B">
        <w:rPr>
          <w:rFonts w:cstheme="minorHAnsi"/>
          <w:color w:val="000000"/>
          <w:sz w:val="24"/>
          <w:szCs w:val="24"/>
        </w:rPr>
        <w:t xml:space="preserve"> offers a more flexible </w:t>
      </w:r>
      <w:r w:rsidR="006E4E28">
        <w:rPr>
          <w:rFonts w:cstheme="minorHAnsi"/>
          <w:color w:val="000000"/>
          <w:sz w:val="24"/>
          <w:szCs w:val="24"/>
        </w:rPr>
        <w:t xml:space="preserve">metric </w:t>
      </w:r>
      <w:r w:rsidR="00A6412B">
        <w:rPr>
          <w:rFonts w:cstheme="minorHAnsi"/>
          <w:color w:val="000000"/>
          <w:sz w:val="24"/>
          <w:szCs w:val="24"/>
        </w:rPr>
        <w:t xml:space="preserve">analysis </w:t>
      </w:r>
      <w:r w:rsidR="00DE20E0">
        <w:rPr>
          <w:rFonts w:cstheme="minorHAnsi"/>
          <w:color w:val="000000"/>
          <w:sz w:val="24"/>
          <w:szCs w:val="24"/>
        </w:rPr>
        <w:t xml:space="preserve">that better aligns </w:t>
      </w:r>
      <w:r w:rsidR="00A6412B">
        <w:rPr>
          <w:rFonts w:cstheme="minorHAnsi"/>
          <w:color w:val="000000"/>
          <w:sz w:val="24"/>
          <w:szCs w:val="24"/>
        </w:rPr>
        <w:t xml:space="preserve">the phrase structure </w:t>
      </w:r>
      <w:r w:rsidR="00DE20E0">
        <w:rPr>
          <w:rFonts w:cstheme="minorHAnsi"/>
          <w:color w:val="000000"/>
          <w:sz w:val="24"/>
          <w:szCs w:val="24"/>
        </w:rPr>
        <w:t xml:space="preserve">with the song’s </w:t>
      </w:r>
      <w:r w:rsidR="006E4E28">
        <w:rPr>
          <w:rFonts w:cstheme="minorHAnsi"/>
          <w:color w:val="000000"/>
          <w:sz w:val="24"/>
          <w:szCs w:val="24"/>
        </w:rPr>
        <w:t>tonal articulations</w:t>
      </w:r>
      <w:r w:rsidR="00A6412B">
        <w:rPr>
          <w:rFonts w:cstheme="minorHAnsi"/>
          <w:color w:val="000000"/>
          <w:sz w:val="24"/>
          <w:szCs w:val="24"/>
        </w:rPr>
        <w:t>.</w:t>
      </w:r>
      <w:r w:rsidR="00640F57">
        <w:rPr>
          <w:rStyle w:val="FootnoteReference"/>
          <w:rFonts w:cstheme="minorHAnsi"/>
          <w:color w:val="000000"/>
          <w:sz w:val="24"/>
          <w:szCs w:val="24"/>
        </w:rPr>
        <w:footnoteReference w:id="38"/>
      </w:r>
      <w:r w:rsidR="00A6412B">
        <w:rPr>
          <w:rFonts w:cstheme="minorHAnsi"/>
          <w:color w:val="000000"/>
          <w:sz w:val="24"/>
          <w:szCs w:val="24"/>
        </w:rPr>
        <w:t xml:space="preserve"> Closely allied to cadences, the two oxytonic rhymes on </w:t>
      </w:r>
      <w:r w:rsidR="00A6412B" w:rsidRPr="00B404B6">
        <w:rPr>
          <w:rFonts w:cstheme="minorHAnsi"/>
          <w:i/>
          <w:iCs/>
          <w:color w:val="000000"/>
          <w:sz w:val="24"/>
          <w:szCs w:val="24"/>
        </w:rPr>
        <w:t>-ay</w:t>
      </w:r>
      <w:r w:rsidR="00A6412B">
        <w:rPr>
          <w:rFonts w:cstheme="minorHAnsi"/>
          <w:color w:val="000000"/>
          <w:sz w:val="24"/>
          <w:szCs w:val="24"/>
        </w:rPr>
        <w:t xml:space="preserve"> (m. 11 and </w:t>
      </w:r>
      <w:r w:rsidR="00FA2404">
        <w:rPr>
          <w:rFonts w:cstheme="minorHAnsi"/>
          <w:color w:val="000000"/>
          <w:sz w:val="24"/>
          <w:szCs w:val="24"/>
        </w:rPr>
        <w:t xml:space="preserve">m. </w:t>
      </w:r>
      <w:r w:rsidR="00A6412B">
        <w:rPr>
          <w:rFonts w:cstheme="minorHAnsi"/>
          <w:color w:val="000000"/>
          <w:sz w:val="24"/>
          <w:szCs w:val="24"/>
        </w:rPr>
        <w:t>27) are brought into alignment with strong metrical position</w:t>
      </w:r>
      <w:r w:rsidR="006E4E28">
        <w:rPr>
          <w:rFonts w:cstheme="minorHAnsi"/>
          <w:color w:val="000000"/>
          <w:sz w:val="24"/>
          <w:szCs w:val="24"/>
        </w:rPr>
        <w:t>s</w:t>
      </w:r>
      <w:r w:rsidR="004F04E8">
        <w:rPr>
          <w:rFonts w:cstheme="minorHAnsi"/>
          <w:color w:val="000000"/>
          <w:sz w:val="24"/>
          <w:szCs w:val="24"/>
        </w:rPr>
        <w:t>. T</w:t>
      </w:r>
      <w:r w:rsidR="00A6412B">
        <w:rPr>
          <w:rFonts w:cstheme="minorHAnsi"/>
          <w:color w:val="000000"/>
          <w:sz w:val="24"/>
          <w:szCs w:val="24"/>
        </w:rPr>
        <w:t xml:space="preserve">he final pitch of the paroxytonic </w:t>
      </w:r>
      <w:r w:rsidR="00A6412B" w:rsidRPr="0015706C">
        <w:rPr>
          <w:rFonts w:cstheme="minorHAnsi"/>
          <w:i/>
          <w:iCs/>
          <w:color w:val="000000"/>
          <w:sz w:val="24"/>
          <w:szCs w:val="24"/>
        </w:rPr>
        <w:t>pen-</w:t>
      </w:r>
      <w:r w:rsidR="00A6412B" w:rsidRPr="008520B0">
        <w:rPr>
          <w:rFonts w:cstheme="minorHAnsi"/>
          <w:i/>
          <w:iCs/>
          <w:color w:val="000000"/>
          <w:sz w:val="24"/>
          <w:szCs w:val="24"/>
        </w:rPr>
        <w:t>SE</w:t>
      </w:r>
      <w:r w:rsidR="00A6412B" w:rsidRPr="0015706C">
        <w:rPr>
          <w:rFonts w:cstheme="minorHAnsi"/>
          <w:i/>
          <w:iCs/>
          <w:color w:val="000000"/>
          <w:sz w:val="24"/>
          <w:szCs w:val="24"/>
        </w:rPr>
        <w:t>-e</w:t>
      </w:r>
      <w:r w:rsidR="00A6412B">
        <w:rPr>
          <w:rFonts w:cstheme="minorHAnsi"/>
          <w:i/>
          <w:iCs/>
          <w:color w:val="000000"/>
          <w:sz w:val="24"/>
          <w:szCs w:val="24"/>
        </w:rPr>
        <w:t>,</w:t>
      </w:r>
      <w:r w:rsidR="00A6412B">
        <w:rPr>
          <w:rFonts w:cstheme="minorHAnsi"/>
          <w:color w:val="000000"/>
          <w:sz w:val="24"/>
          <w:szCs w:val="24"/>
        </w:rPr>
        <w:t xml:space="preserve"> an </w:t>
      </w:r>
      <w:r w:rsidR="00A6412B" w:rsidRPr="00497514">
        <w:rPr>
          <w:rFonts w:cstheme="minorHAnsi"/>
          <w:i/>
          <w:iCs/>
          <w:color w:val="000000"/>
          <w:sz w:val="24"/>
          <w:szCs w:val="24"/>
        </w:rPr>
        <w:t>ouvert</w:t>
      </w:r>
      <w:r w:rsidR="00A6412B">
        <w:rPr>
          <w:rFonts w:cstheme="minorHAnsi"/>
          <w:color w:val="000000"/>
          <w:sz w:val="24"/>
          <w:szCs w:val="24"/>
        </w:rPr>
        <w:t xml:space="preserve"> E pointing towards the final F to come, also falls on a </w:t>
      </w:r>
      <w:r w:rsidR="006E4E28">
        <w:rPr>
          <w:rFonts w:cstheme="minorHAnsi"/>
          <w:color w:val="000000"/>
          <w:sz w:val="24"/>
          <w:szCs w:val="24"/>
        </w:rPr>
        <w:t xml:space="preserve">downbeat </w:t>
      </w:r>
      <w:r w:rsidR="00A6412B">
        <w:rPr>
          <w:rFonts w:cstheme="minorHAnsi"/>
          <w:color w:val="000000"/>
          <w:sz w:val="24"/>
          <w:szCs w:val="24"/>
        </w:rPr>
        <w:t>(m. 22),</w:t>
      </w:r>
      <w:r w:rsidR="00740C9A">
        <w:rPr>
          <w:rFonts w:cstheme="minorHAnsi"/>
          <w:color w:val="000000"/>
          <w:sz w:val="24"/>
          <w:szCs w:val="24"/>
        </w:rPr>
        <w:t xml:space="preserve"> with</w:t>
      </w:r>
      <w:r w:rsidR="00A6412B">
        <w:rPr>
          <w:rFonts w:cstheme="minorHAnsi"/>
          <w:color w:val="000000"/>
          <w:sz w:val="24"/>
          <w:szCs w:val="24"/>
        </w:rPr>
        <w:t xml:space="preserve"> the longest melisma in the song</w:t>
      </w:r>
      <w:r w:rsidR="00740C9A">
        <w:rPr>
          <w:rFonts w:cstheme="minorHAnsi"/>
          <w:color w:val="000000"/>
          <w:sz w:val="24"/>
          <w:szCs w:val="24"/>
        </w:rPr>
        <w:t xml:space="preserve"> (mm. 19–21)</w:t>
      </w:r>
      <w:r w:rsidR="00A6412B">
        <w:rPr>
          <w:rFonts w:cstheme="minorHAnsi"/>
          <w:color w:val="000000"/>
          <w:sz w:val="24"/>
          <w:szCs w:val="24"/>
        </w:rPr>
        <w:t xml:space="preserve"> </w:t>
      </w:r>
      <w:r w:rsidR="004C6A1B">
        <w:rPr>
          <w:rFonts w:cstheme="minorHAnsi"/>
          <w:color w:val="000000"/>
          <w:sz w:val="24"/>
          <w:szCs w:val="24"/>
        </w:rPr>
        <w:t xml:space="preserve">bestowing </w:t>
      </w:r>
      <w:r w:rsidR="00A6412B">
        <w:rPr>
          <w:rFonts w:cstheme="minorHAnsi"/>
          <w:color w:val="000000"/>
          <w:sz w:val="24"/>
          <w:szCs w:val="24"/>
        </w:rPr>
        <w:t>ample stress upon its penultimate syllable.</w:t>
      </w:r>
    </w:p>
    <w:p w14:paraId="7537C5BC" w14:textId="5FE12EED" w:rsidR="00A6412B" w:rsidRDefault="00A6412B" w:rsidP="00A6412B">
      <w:pPr>
        <w:spacing w:line="480" w:lineRule="auto"/>
        <w:jc w:val="center"/>
        <w:rPr>
          <w:rFonts w:cstheme="minorHAnsi"/>
          <w:color w:val="000000"/>
          <w:sz w:val="24"/>
          <w:szCs w:val="24"/>
        </w:rPr>
      </w:pPr>
    </w:p>
    <w:p w14:paraId="77A9BEEB" w14:textId="4AF110C6" w:rsidR="00A6412B" w:rsidRDefault="00776DE8" w:rsidP="005A436B">
      <w:pPr>
        <w:spacing w:line="480" w:lineRule="auto"/>
        <w:rPr>
          <w:rFonts w:cstheme="minorHAnsi"/>
          <w:color w:val="000000"/>
          <w:sz w:val="24"/>
          <w:szCs w:val="24"/>
        </w:rPr>
      </w:pPr>
      <w:r>
        <w:rPr>
          <w:rFonts w:cstheme="minorHAnsi"/>
          <w:b/>
          <w:bCs/>
          <w:color w:val="000000"/>
          <w:sz w:val="24"/>
          <w:szCs w:val="24"/>
        </w:rPr>
        <w:t>Example 11</w:t>
      </w:r>
      <w:r w:rsidR="00A6412B">
        <w:rPr>
          <w:rFonts w:cstheme="minorHAnsi"/>
          <w:color w:val="000000"/>
          <w:sz w:val="24"/>
          <w:szCs w:val="24"/>
        </w:rPr>
        <w:t xml:space="preserve"> </w:t>
      </w:r>
      <w:r w:rsidR="00A822D8">
        <w:rPr>
          <w:rFonts w:cstheme="minorHAnsi"/>
          <w:color w:val="000000"/>
          <w:sz w:val="24"/>
          <w:szCs w:val="24"/>
        </w:rPr>
        <w:t xml:space="preserve">Guillaume de </w:t>
      </w:r>
      <w:r w:rsidR="00C26DAF">
        <w:rPr>
          <w:rFonts w:cstheme="minorHAnsi"/>
          <w:color w:val="000000"/>
          <w:sz w:val="24"/>
          <w:szCs w:val="24"/>
        </w:rPr>
        <w:t xml:space="preserve">Machaut, </w:t>
      </w:r>
      <w:r w:rsidR="00A822D8">
        <w:rPr>
          <w:rFonts w:cstheme="minorHAnsi"/>
          <w:color w:val="000000"/>
          <w:sz w:val="24"/>
          <w:szCs w:val="24"/>
        </w:rPr>
        <w:t>“De tout sui si confortee” (</w:t>
      </w:r>
      <w:r w:rsidR="00A6412B">
        <w:rPr>
          <w:rFonts w:cstheme="minorHAnsi"/>
          <w:color w:val="000000"/>
          <w:sz w:val="24"/>
          <w:szCs w:val="24"/>
        </w:rPr>
        <w:t>V38/32</w:t>
      </w:r>
      <w:r w:rsidR="00A822D8">
        <w:rPr>
          <w:rFonts w:cstheme="minorHAnsi"/>
          <w:color w:val="000000"/>
          <w:sz w:val="24"/>
          <w:szCs w:val="24"/>
        </w:rPr>
        <w:t>)</w:t>
      </w:r>
      <w:r w:rsidR="00E46245">
        <w:rPr>
          <w:rFonts w:cstheme="minorHAnsi"/>
          <w:color w:val="000000"/>
          <w:sz w:val="24"/>
          <w:szCs w:val="24"/>
        </w:rPr>
        <w:t>,</w:t>
      </w:r>
      <w:r w:rsidR="00A822D8">
        <w:rPr>
          <w:rFonts w:cstheme="minorHAnsi"/>
          <w:color w:val="000000"/>
          <w:sz w:val="24"/>
          <w:szCs w:val="24"/>
        </w:rPr>
        <w:t xml:space="preserve"> refrain</w:t>
      </w:r>
      <w:r w:rsidR="00DE7F7D">
        <w:rPr>
          <w:rFonts w:cstheme="minorHAnsi"/>
          <w:color w:val="000000"/>
          <w:sz w:val="24"/>
          <w:szCs w:val="24"/>
        </w:rPr>
        <w:t>,</w:t>
      </w:r>
      <w:r w:rsidR="00A822D8">
        <w:rPr>
          <w:rFonts w:cstheme="minorHAnsi"/>
          <w:color w:val="000000"/>
          <w:sz w:val="24"/>
          <w:szCs w:val="24"/>
        </w:rPr>
        <w:t xml:space="preserve"> cantus only,</w:t>
      </w:r>
      <w:r w:rsidR="00E46245">
        <w:rPr>
          <w:rFonts w:cstheme="minorHAnsi"/>
          <w:color w:val="000000"/>
          <w:sz w:val="24"/>
          <w:szCs w:val="24"/>
        </w:rPr>
        <w:t xml:space="preserve"> flexible metrical interpretation </w:t>
      </w:r>
      <w:r w:rsidR="00A6412B">
        <w:rPr>
          <w:rFonts w:cstheme="minorHAnsi"/>
          <w:color w:val="000000"/>
          <w:sz w:val="24"/>
          <w:szCs w:val="24"/>
        </w:rPr>
        <w:t xml:space="preserve">at the </w:t>
      </w:r>
      <w:r w:rsidR="00A6412B" w:rsidRPr="00C85806">
        <w:rPr>
          <w:rFonts w:cstheme="minorHAnsi"/>
          <w:i/>
          <w:iCs/>
          <w:color w:val="000000"/>
          <w:sz w:val="24"/>
          <w:szCs w:val="24"/>
        </w:rPr>
        <w:t>maxi</w:t>
      </w:r>
      <w:r w:rsidR="00A6412B" w:rsidRPr="001C3F88">
        <w:rPr>
          <w:rFonts w:cstheme="minorHAnsi"/>
          <w:i/>
          <w:iCs/>
          <w:color w:val="000000"/>
          <w:sz w:val="24"/>
          <w:szCs w:val="24"/>
        </w:rPr>
        <w:t>modus</w:t>
      </w:r>
      <w:r w:rsidR="00A6412B">
        <w:rPr>
          <w:rFonts w:cstheme="minorHAnsi"/>
          <w:color w:val="000000"/>
          <w:sz w:val="24"/>
          <w:szCs w:val="24"/>
        </w:rPr>
        <w:t xml:space="preserve"> level</w:t>
      </w:r>
      <w:r w:rsidR="00A822D8">
        <w:rPr>
          <w:rFonts w:cstheme="minorHAnsi"/>
          <w:color w:val="000000"/>
          <w:sz w:val="24"/>
          <w:szCs w:val="24"/>
        </w:rPr>
        <w:t>,</w:t>
      </w:r>
      <w:r w:rsidR="00E46245">
        <w:rPr>
          <w:rFonts w:cstheme="minorHAnsi"/>
          <w:color w:val="000000"/>
          <w:sz w:val="24"/>
          <w:szCs w:val="24"/>
        </w:rPr>
        <w:t xml:space="preserve"> cadence points circled</w:t>
      </w:r>
      <w:r w:rsidR="005A436B">
        <w:rPr>
          <w:rFonts w:cstheme="minorHAnsi"/>
          <w:color w:val="000000"/>
          <w:sz w:val="24"/>
          <w:szCs w:val="24"/>
        </w:rPr>
        <w:t>.</w:t>
      </w:r>
    </w:p>
    <w:p w14:paraId="0EEF2D84" w14:textId="77777777" w:rsidR="006B7218" w:rsidRDefault="006B7218" w:rsidP="006B7218">
      <w:pPr>
        <w:spacing w:line="480" w:lineRule="auto"/>
        <w:rPr>
          <w:rFonts w:cstheme="minorHAnsi"/>
          <w:color w:val="000000"/>
          <w:sz w:val="24"/>
          <w:szCs w:val="24"/>
        </w:rPr>
      </w:pPr>
    </w:p>
    <w:p w14:paraId="460E46DD" w14:textId="0C7D1935" w:rsidR="00A6412B" w:rsidRDefault="00A6412B" w:rsidP="006B7218">
      <w:pPr>
        <w:spacing w:line="480" w:lineRule="auto"/>
        <w:rPr>
          <w:rFonts w:cstheme="minorHAnsi"/>
          <w:color w:val="000000"/>
          <w:sz w:val="24"/>
          <w:szCs w:val="24"/>
        </w:rPr>
      </w:pPr>
      <w:r>
        <w:rPr>
          <w:rFonts w:cstheme="minorHAnsi"/>
          <w:color w:val="000000"/>
          <w:sz w:val="24"/>
          <w:szCs w:val="24"/>
        </w:rPr>
        <w:t xml:space="preserve">I have interpreted </w:t>
      </w:r>
      <w:r w:rsidR="005165AC">
        <w:rPr>
          <w:rFonts w:cstheme="minorHAnsi"/>
          <w:color w:val="000000"/>
          <w:sz w:val="24"/>
          <w:szCs w:val="24"/>
        </w:rPr>
        <w:t xml:space="preserve">metrical </w:t>
      </w:r>
      <w:r>
        <w:rPr>
          <w:rFonts w:cstheme="minorHAnsi"/>
          <w:color w:val="000000"/>
          <w:sz w:val="24"/>
          <w:szCs w:val="24"/>
        </w:rPr>
        <w:t>expansions six times in this refrain. The first occasion is in mm. 8</w:t>
      </w:r>
      <w:r w:rsidR="00934E7E">
        <w:rPr>
          <w:rFonts w:cstheme="minorHAnsi"/>
          <w:color w:val="000000"/>
          <w:sz w:val="24"/>
          <w:szCs w:val="24"/>
        </w:rPr>
        <w:t>–</w:t>
      </w:r>
      <w:r>
        <w:rPr>
          <w:rFonts w:cstheme="minorHAnsi"/>
          <w:color w:val="000000"/>
          <w:sz w:val="24"/>
          <w:szCs w:val="24"/>
        </w:rPr>
        <w:t xml:space="preserve">10, where </w:t>
      </w:r>
      <w:r w:rsidR="00583446">
        <w:rPr>
          <w:rFonts w:cstheme="minorHAnsi"/>
          <w:color w:val="000000"/>
          <w:sz w:val="24"/>
          <w:szCs w:val="24"/>
        </w:rPr>
        <w:t>beat 2</w:t>
      </w:r>
      <w:r>
        <w:rPr>
          <w:rFonts w:cstheme="minorHAnsi"/>
          <w:color w:val="000000"/>
          <w:sz w:val="24"/>
          <w:szCs w:val="24"/>
        </w:rPr>
        <w:t xml:space="preserve"> is extended for three counts (notate</w:t>
      </w:r>
      <w:r w:rsidRPr="003B1C0B">
        <w:rPr>
          <w:rFonts w:cstheme="minorHAnsi"/>
          <w:color w:val="000000"/>
          <w:sz w:val="24"/>
          <w:szCs w:val="24"/>
        </w:rPr>
        <w:t xml:space="preserve">d </w:t>
      </w:r>
      <w:r w:rsidR="00583446" w:rsidRPr="00583446">
        <w:rPr>
          <w:rFonts w:cstheme="minorHAnsi"/>
          <w:b/>
          <w:bCs/>
          <w:color w:val="000000"/>
          <w:sz w:val="24"/>
          <w:szCs w:val="24"/>
        </w:rPr>
        <w:t>2</w:t>
      </w:r>
      <w:r w:rsidR="00934E7E">
        <w:rPr>
          <w:rFonts w:cstheme="minorHAnsi"/>
          <w:color w:val="000000"/>
          <w:sz w:val="24"/>
          <w:szCs w:val="24"/>
        </w:rPr>
        <w:t>–</w:t>
      </w:r>
      <w:r w:rsidRPr="00583446">
        <w:rPr>
          <w:rFonts w:cstheme="minorHAnsi"/>
          <w:color w:val="000000"/>
        </w:rPr>
        <w:t>2</w:t>
      </w:r>
      <w:r w:rsidR="00934E7E">
        <w:rPr>
          <w:rFonts w:cstheme="minorHAnsi"/>
          <w:color w:val="000000"/>
          <w:sz w:val="24"/>
          <w:szCs w:val="24"/>
        </w:rPr>
        <w:t>–</w:t>
      </w:r>
      <w:r w:rsidRPr="00583446">
        <w:rPr>
          <w:rFonts w:cstheme="minorHAnsi"/>
          <w:color w:val="000000"/>
        </w:rPr>
        <w:t>3</w:t>
      </w:r>
      <w:r w:rsidRPr="003B1C0B">
        <w:rPr>
          <w:rFonts w:cstheme="minorHAnsi"/>
          <w:color w:val="000000"/>
          <w:sz w:val="24"/>
          <w:szCs w:val="24"/>
        </w:rPr>
        <w:t>)</w:t>
      </w:r>
      <w:r>
        <w:rPr>
          <w:rFonts w:cstheme="minorHAnsi"/>
          <w:color w:val="000000"/>
          <w:sz w:val="24"/>
          <w:szCs w:val="24"/>
        </w:rPr>
        <w:t xml:space="preserve"> before </w:t>
      </w:r>
      <w:r w:rsidR="00583446">
        <w:rPr>
          <w:rFonts w:cstheme="minorHAnsi"/>
          <w:color w:val="000000"/>
          <w:sz w:val="24"/>
          <w:szCs w:val="24"/>
        </w:rPr>
        <w:t xml:space="preserve">a </w:t>
      </w:r>
      <w:r>
        <w:rPr>
          <w:rFonts w:cstheme="minorHAnsi"/>
          <w:color w:val="000000"/>
          <w:sz w:val="24"/>
          <w:szCs w:val="24"/>
        </w:rPr>
        <w:t>down</w:t>
      </w:r>
      <w:r w:rsidR="00583446">
        <w:rPr>
          <w:rFonts w:cstheme="minorHAnsi"/>
          <w:color w:val="000000"/>
          <w:sz w:val="24"/>
          <w:szCs w:val="24"/>
        </w:rPr>
        <w:t xml:space="preserve">beat </w:t>
      </w:r>
      <w:r>
        <w:rPr>
          <w:rFonts w:cstheme="minorHAnsi"/>
          <w:color w:val="000000"/>
          <w:sz w:val="24"/>
          <w:szCs w:val="24"/>
        </w:rPr>
        <w:t>mark</w:t>
      </w:r>
      <w:r w:rsidR="00583446">
        <w:rPr>
          <w:rFonts w:cstheme="minorHAnsi"/>
          <w:color w:val="000000"/>
          <w:sz w:val="24"/>
          <w:szCs w:val="24"/>
        </w:rPr>
        <w:t>s</w:t>
      </w:r>
      <w:r>
        <w:rPr>
          <w:rFonts w:cstheme="minorHAnsi"/>
          <w:color w:val="000000"/>
          <w:sz w:val="24"/>
          <w:szCs w:val="24"/>
        </w:rPr>
        <w:t xml:space="preserve"> the cadence on G in m. 11, a </w:t>
      </w:r>
      <w:r w:rsidR="001E2CCB">
        <w:rPr>
          <w:rFonts w:cstheme="minorHAnsi"/>
          <w:color w:val="000000"/>
          <w:sz w:val="24"/>
          <w:szCs w:val="24"/>
        </w:rPr>
        <w:t xml:space="preserve">strong point of articulation </w:t>
      </w:r>
      <w:r>
        <w:rPr>
          <w:rFonts w:cstheme="minorHAnsi"/>
          <w:color w:val="000000"/>
          <w:sz w:val="24"/>
          <w:szCs w:val="24"/>
        </w:rPr>
        <w:t xml:space="preserve">that fell between </w:t>
      </w:r>
      <w:r w:rsidR="00583446">
        <w:rPr>
          <w:rFonts w:cstheme="minorHAnsi"/>
          <w:color w:val="000000"/>
          <w:sz w:val="24"/>
          <w:szCs w:val="24"/>
        </w:rPr>
        <w:t xml:space="preserve">beats </w:t>
      </w:r>
      <w:r>
        <w:rPr>
          <w:rFonts w:cstheme="minorHAnsi"/>
          <w:color w:val="000000"/>
          <w:sz w:val="24"/>
          <w:szCs w:val="24"/>
        </w:rPr>
        <w:t xml:space="preserve">in </w:t>
      </w:r>
      <w:r w:rsidR="00776DE8" w:rsidRPr="00B000A2">
        <w:rPr>
          <w:rFonts w:cstheme="minorHAnsi"/>
          <w:color w:val="000000"/>
          <w:sz w:val="24"/>
          <w:szCs w:val="24"/>
        </w:rPr>
        <w:t>Example 10</w:t>
      </w:r>
      <w:r w:rsidRPr="00A16DC6">
        <w:rPr>
          <w:rFonts w:cstheme="minorHAnsi"/>
          <w:b/>
          <w:bCs/>
          <w:color w:val="000000"/>
          <w:sz w:val="24"/>
          <w:szCs w:val="24"/>
        </w:rPr>
        <w:t>.</w:t>
      </w:r>
      <w:r>
        <w:rPr>
          <w:rFonts w:cstheme="minorHAnsi"/>
          <w:color w:val="000000"/>
          <w:sz w:val="24"/>
          <w:szCs w:val="24"/>
        </w:rPr>
        <w:t xml:space="preserve"> </w:t>
      </w:r>
      <w:r w:rsidR="00577FFA">
        <w:rPr>
          <w:rFonts w:cstheme="minorHAnsi"/>
          <w:color w:val="000000"/>
          <w:sz w:val="24"/>
          <w:szCs w:val="24"/>
        </w:rPr>
        <w:t xml:space="preserve">This </w:t>
      </w:r>
      <w:r w:rsidR="00577FFA">
        <w:rPr>
          <w:rFonts w:cstheme="minorHAnsi"/>
          <w:color w:val="000000"/>
          <w:sz w:val="24"/>
          <w:szCs w:val="24"/>
        </w:rPr>
        <w:lastRenderedPageBreak/>
        <w:t>perfection</w:t>
      </w:r>
      <w:r>
        <w:rPr>
          <w:rFonts w:cstheme="minorHAnsi"/>
          <w:color w:val="000000"/>
          <w:sz w:val="24"/>
          <w:szCs w:val="24"/>
        </w:rPr>
        <w:t xml:space="preserve"> </w:t>
      </w:r>
      <w:r w:rsidR="005165AC">
        <w:rPr>
          <w:rFonts w:cstheme="minorHAnsi"/>
          <w:color w:val="000000"/>
          <w:sz w:val="24"/>
          <w:szCs w:val="24"/>
        </w:rPr>
        <w:t xml:space="preserve">has the </w:t>
      </w:r>
      <w:r w:rsidR="00954339">
        <w:rPr>
          <w:rFonts w:cstheme="minorHAnsi"/>
          <w:color w:val="000000"/>
          <w:sz w:val="24"/>
          <w:szCs w:val="24"/>
        </w:rPr>
        <w:t xml:space="preserve">effect </w:t>
      </w:r>
      <w:r w:rsidR="005165AC">
        <w:rPr>
          <w:rFonts w:cstheme="minorHAnsi"/>
          <w:color w:val="000000"/>
          <w:sz w:val="24"/>
          <w:szCs w:val="24"/>
        </w:rPr>
        <w:t xml:space="preserve">of phrase </w:t>
      </w:r>
      <w:r>
        <w:rPr>
          <w:rFonts w:cstheme="minorHAnsi"/>
          <w:color w:val="000000"/>
          <w:sz w:val="24"/>
          <w:szCs w:val="24"/>
        </w:rPr>
        <w:t>broadening</w:t>
      </w:r>
      <w:r w:rsidR="00954339">
        <w:rPr>
          <w:rFonts w:cstheme="minorHAnsi"/>
          <w:color w:val="000000"/>
          <w:sz w:val="24"/>
          <w:szCs w:val="24"/>
        </w:rPr>
        <w:t xml:space="preserve"> before a</w:t>
      </w:r>
      <w:r w:rsidR="00C773D2">
        <w:rPr>
          <w:rFonts w:cstheme="minorHAnsi"/>
          <w:color w:val="000000"/>
          <w:sz w:val="24"/>
          <w:szCs w:val="24"/>
        </w:rPr>
        <w:t xml:space="preserve"> significant</w:t>
      </w:r>
      <w:r w:rsidR="00954339">
        <w:rPr>
          <w:rFonts w:cstheme="minorHAnsi"/>
          <w:color w:val="000000"/>
          <w:sz w:val="24"/>
          <w:szCs w:val="24"/>
        </w:rPr>
        <w:t xml:space="preserve"> arrival</w:t>
      </w:r>
      <w:r>
        <w:rPr>
          <w:rFonts w:cstheme="minorHAnsi"/>
          <w:color w:val="000000"/>
          <w:sz w:val="24"/>
          <w:szCs w:val="24"/>
        </w:rPr>
        <w:t xml:space="preserve">, opposite </w:t>
      </w:r>
      <w:r w:rsidR="00954339">
        <w:rPr>
          <w:rFonts w:cstheme="minorHAnsi"/>
          <w:color w:val="000000"/>
          <w:sz w:val="24"/>
          <w:szCs w:val="24"/>
        </w:rPr>
        <w:t>of the hur</w:t>
      </w:r>
      <w:r w:rsidR="00AB6E7D">
        <w:rPr>
          <w:rFonts w:cstheme="minorHAnsi"/>
          <w:color w:val="000000"/>
          <w:sz w:val="24"/>
          <w:szCs w:val="24"/>
        </w:rPr>
        <w:t>r</w:t>
      </w:r>
      <w:r w:rsidR="00954339">
        <w:rPr>
          <w:rFonts w:cstheme="minorHAnsi"/>
          <w:color w:val="000000"/>
          <w:sz w:val="24"/>
          <w:szCs w:val="24"/>
        </w:rPr>
        <w:t>i</w:t>
      </w:r>
      <w:r w:rsidR="00AB6E7D">
        <w:rPr>
          <w:rFonts w:cstheme="minorHAnsi"/>
          <w:color w:val="000000"/>
          <w:sz w:val="24"/>
          <w:szCs w:val="24"/>
        </w:rPr>
        <w:t>ed</w:t>
      </w:r>
      <w:r w:rsidR="00954339">
        <w:rPr>
          <w:rFonts w:cstheme="minorHAnsi"/>
          <w:color w:val="000000"/>
          <w:sz w:val="24"/>
          <w:szCs w:val="24"/>
        </w:rPr>
        <w:t xml:space="preserve"> little </w:t>
      </w:r>
      <w:r>
        <w:rPr>
          <w:rFonts w:cstheme="minorHAnsi"/>
          <w:color w:val="000000"/>
          <w:sz w:val="24"/>
          <w:szCs w:val="24"/>
        </w:rPr>
        <w:t>hemiola</w:t>
      </w:r>
      <w:r w:rsidR="005165AC">
        <w:rPr>
          <w:rFonts w:cstheme="minorHAnsi"/>
          <w:color w:val="000000"/>
          <w:sz w:val="24"/>
          <w:szCs w:val="24"/>
        </w:rPr>
        <w:t>s</w:t>
      </w:r>
      <w:r>
        <w:rPr>
          <w:rFonts w:cstheme="minorHAnsi"/>
          <w:color w:val="000000"/>
          <w:sz w:val="24"/>
          <w:szCs w:val="24"/>
        </w:rPr>
        <w:t xml:space="preserve"> </w:t>
      </w:r>
      <w:r w:rsidR="005165AC">
        <w:rPr>
          <w:rFonts w:cstheme="minorHAnsi"/>
          <w:color w:val="000000"/>
          <w:sz w:val="24"/>
          <w:szCs w:val="24"/>
        </w:rPr>
        <w:t xml:space="preserve">on a much smaller scale in </w:t>
      </w:r>
      <w:r>
        <w:rPr>
          <w:rFonts w:cstheme="minorHAnsi"/>
          <w:color w:val="000000"/>
          <w:sz w:val="24"/>
          <w:szCs w:val="24"/>
        </w:rPr>
        <w:t xml:space="preserve">V14 (recall </w:t>
      </w:r>
      <w:r w:rsidR="00577FFA">
        <w:rPr>
          <w:rFonts w:cstheme="minorHAnsi"/>
          <w:color w:val="000000"/>
          <w:sz w:val="24"/>
          <w:szCs w:val="24"/>
        </w:rPr>
        <w:t xml:space="preserve">m. 8 and </w:t>
      </w:r>
      <w:r w:rsidR="005A436B">
        <w:rPr>
          <w:rFonts w:cstheme="minorHAnsi"/>
          <w:color w:val="000000"/>
          <w:sz w:val="24"/>
          <w:szCs w:val="24"/>
        </w:rPr>
        <w:t xml:space="preserve">m. </w:t>
      </w:r>
      <w:r w:rsidR="00577FFA">
        <w:rPr>
          <w:rFonts w:cstheme="minorHAnsi"/>
          <w:color w:val="000000"/>
          <w:sz w:val="24"/>
          <w:szCs w:val="24"/>
        </w:rPr>
        <w:t>12 o</w:t>
      </w:r>
      <w:r w:rsidR="00577FFA" w:rsidRPr="00747236">
        <w:rPr>
          <w:rFonts w:cstheme="minorHAnsi"/>
          <w:color w:val="000000"/>
          <w:sz w:val="24"/>
          <w:szCs w:val="24"/>
        </w:rPr>
        <w:t xml:space="preserve">f </w:t>
      </w:r>
      <w:r w:rsidR="00776DE8" w:rsidRPr="00747236">
        <w:rPr>
          <w:rFonts w:cstheme="minorHAnsi"/>
          <w:color w:val="000000"/>
          <w:sz w:val="24"/>
          <w:szCs w:val="24"/>
        </w:rPr>
        <w:t>Example 5</w:t>
      </w:r>
      <w:r w:rsidRPr="00747236">
        <w:rPr>
          <w:rFonts w:cstheme="minorHAnsi"/>
          <w:color w:val="000000"/>
          <w:sz w:val="24"/>
          <w:szCs w:val="24"/>
        </w:rPr>
        <w:t>;</w:t>
      </w:r>
      <w:r>
        <w:rPr>
          <w:rFonts w:cstheme="minorHAnsi"/>
          <w:color w:val="000000"/>
          <w:sz w:val="24"/>
          <w:szCs w:val="24"/>
        </w:rPr>
        <w:t xml:space="preserve"> three </w:t>
      </w:r>
      <w:r w:rsidR="00577FFA">
        <w:rPr>
          <w:rFonts w:cstheme="minorHAnsi"/>
          <w:color w:val="000000"/>
          <w:sz w:val="24"/>
          <w:szCs w:val="24"/>
        </w:rPr>
        <w:t xml:space="preserve">beats </w:t>
      </w:r>
      <w:r>
        <w:rPr>
          <w:rFonts w:cstheme="minorHAnsi"/>
          <w:color w:val="000000"/>
          <w:sz w:val="24"/>
          <w:szCs w:val="24"/>
        </w:rPr>
        <w:t xml:space="preserve">in the place of two). The next </w:t>
      </w:r>
      <w:r w:rsidR="005165AC">
        <w:rPr>
          <w:rFonts w:cstheme="minorHAnsi"/>
          <w:color w:val="000000"/>
          <w:sz w:val="24"/>
          <w:szCs w:val="24"/>
        </w:rPr>
        <w:t xml:space="preserve">metrical </w:t>
      </w:r>
      <w:r>
        <w:rPr>
          <w:rFonts w:cstheme="minorHAnsi"/>
          <w:color w:val="000000"/>
          <w:sz w:val="24"/>
          <w:szCs w:val="24"/>
        </w:rPr>
        <w:t>perfection is interpreted across mm. 13</w:t>
      </w:r>
      <w:r w:rsidR="00934E7E">
        <w:rPr>
          <w:rFonts w:cstheme="minorHAnsi"/>
          <w:color w:val="000000"/>
          <w:sz w:val="24"/>
          <w:szCs w:val="24"/>
        </w:rPr>
        <w:t>–</w:t>
      </w:r>
      <w:r>
        <w:rPr>
          <w:rFonts w:cstheme="minorHAnsi"/>
          <w:color w:val="000000"/>
          <w:sz w:val="24"/>
          <w:szCs w:val="24"/>
        </w:rPr>
        <w:t>15 for the same end</w:t>
      </w:r>
      <w:r w:rsidR="00C2447A">
        <w:rPr>
          <w:rFonts w:cstheme="minorHAnsi"/>
          <w:color w:val="000000"/>
          <w:sz w:val="24"/>
          <w:szCs w:val="24"/>
        </w:rPr>
        <w:t>,</w:t>
      </w:r>
      <w:r>
        <w:rPr>
          <w:rFonts w:cstheme="minorHAnsi"/>
          <w:color w:val="000000"/>
          <w:sz w:val="24"/>
          <w:szCs w:val="24"/>
        </w:rPr>
        <w:t xml:space="preserve"> to unite the </w:t>
      </w:r>
      <w:r w:rsidR="00AB6E7D">
        <w:rPr>
          <w:rFonts w:cstheme="minorHAnsi"/>
          <w:color w:val="000000"/>
          <w:sz w:val="24"/>
          <w:szCs w:val="24"/>
        </w:rPr>
        <w:t xml:space="preserve">beat 1 </w:t>
      </w:r>
      <w:r>
        <w:rPr>
          <w:rFonts w:cstheme="minorHAnsi"/>
          <w:color w:val="000000"/>
          <w:sz w:val="24"/>
          <w:szCs w:val="24"/>
        </w:rPr>
        <w:t>thesis with a melodic arrival point, the cadence on C in m. 16</w:t>
      </w:r>
      <w:r w:rsidR="00AB6E7D">
        <w:rPr>
          <w:rFonts w:cstheme="minorHAnsi"/>
          <w:color w:val="000000"/>
          <w:sz w:val="24"/>
          <w:szCs w:val="24"/>
        </w:rPr>
        <w:t xml:space="preserve">. </w:t>
      </w:r>
      <w:r>
        <w:rPr>
          <w:rFonts w:cstheme="minorHAnsi"/>
          <w:color w:val="000000"/>
          <w:sz w:val="24"/>
          <w:szCs w:val="24"/>
        </w:rPr>
        <w:t>Measures 19</w:t>
      </w:r>
      <w:r w:rsidR="00934E7E">
        <w:rPr>
          <w:rFonts w:cstheme="minorHAnsi"/>
          <w:color w:val="000000"/>
          <w:sz w:val="24"/>
          <w:szCs w:val="24"/>
        </w:rPr>
        <w:t>–</w:t>
      </w:r>
      <w:r>
        <w:rPr>
          <w:rFonts w:cstheme="minorHAnsi"/>
          <w:color w:val="000000"/>
          <w:sz w:val="24"/>
          <w:szCs w:val="24"/>
        </w:rPr>
        <w:t>21 and 24</w:t>
      </w:r>
      <w:r w:rsidR="005A436B">
        <w:rPr>
          <w:rFonts w:cstheme="minorHAnsi"/>
          <w:color w:val="000000"/>
          <w:sz w:val="24"/>
          <w:szCs w:val="24"/>
        </w:rPr>
        <w:t>–</w:t>
      </w:r>
      <w:r>
        <w:rPr>
          <w:rFonts w:cstheme="minorHAnsi"/>
          <w:color w:val="000000"/>
          <w:sz w:val="24"/>
          <w:szCs w:val="24"/>
        </w:rPr>
        <w:t xml:space="preserve">26 similarly prepare their cadences, the first an open ending on E (^7) and the last closing the refrain on the song’s final, F, both </w:t>
      </w:r>
      <w:r w:rsidR="00AB6E7D">
        <w:rPr>
          <w:rFonts w:cstheme="minorHAnsi"/>
          <w:color w:val="000000"/>
          <w:sz w:val="24"/>
          <w:szCs w:val="24"/>
        </w:rPr>
        <w:t xml:space="preserve">now </w:t>
      </w:r>
      <w:r>
        <w:rPr>
          <w:rFonts w:cstheme="minorHAnsi"/>
          <w:color w:val="000000"/>
          <w:sz w:val="24"/>
          <w:szCs w:val="24"/>
        </w:rPr>
        <w:t xml:space="preserve">tied to </w:t>
      </w:r>
      <w:r w:rsidR="00AB6E7D">
        <w:rPr>
          <w:rFonts w:cstheme="minorHAnsi"/>
          <w:color w:val="000000"/>
          <w:sz w:val="24"/>
          <w:szCs w:val="24"/>
        </w:rPr>
        <w:t>downbeats</w:t>
      </w:r>
      <w:r>
        <w:rPr>
          <w:rFonts w:cstheme="minorHAnsi"/>
          <w:color w:val="000000"/>
          <w:sz w:val="24"/>
          <w:szCs w:val="24"/>
        </w:rPr>
        <w:t>. The perfection interpreted in mm. 16</w:t>
      </w:r>
      <w:r w:rsidR="00934E7E">
        <w:rPr>
          <w:rFonts w:cstheme="minorHAnsi"/>
          <w:color w:val="000000"/>
          <w:sz w:val="24"/>
          <w:szCs w:val="24"/>
        </w:rPr>
        <w:t>–</w:t>
      </w:r>
      <w:r>
        <w:rPr>
          <w:rFonts w:cstheme="minorHAnsi"/>
          <w:color w:val="000000"/>
          <w:sz w:val="24"/>
          <w:szCs w:val="24"/>
        </w:rPr>
        <w:t>18 is an expedient that sets up the usual cadential broadening in mm. 19</w:t>
      </w:r>
      <w:r w:rsidR="00934E7E">
        <w:rPr>
          <w:rFonts w:cstheme="minorHAnsi"/>
          <w:color w:val="000000"/>
          <w:sz w:val="24"/>
          <w:szCs w:val="24"/>
        </w:rPr>
        <w:t>–</w:t>
      </w:r>
      <w:r>
        <w:rPr>
          <w:rFonts w:cstheme="minorHAnsi"/>
          <w:color w:val="000000"/>
          <w:sz w:val="24"/>
          <w:szCs w:val="24"/>
        </w:rPr>
        <w:t xml:space="preserve">21, which preferably begins on </w:t>
      </w:r>
      <w:r w:rsidR="00AB6E7D">
        <w:rPr>
          <w:rFonts w:cstheme="minorHAnsi"/>
          <w:color w:val="000000"/>
          <w:sz w:val="24"/>
          <w:szCs w:val="24"/>
        </w:rPr>
        <w:t xml:space="preserve">a weak beat </w:t>
      </w:r>
      <w:r>
        <w:rPr>
          <w:rFonts w:cstheme="minorHAnsi"/>
          <w:color w:val="000000"/>
          <w:sz w:val="24"/>
          <w:szCs w:val="24"/>
        </w:rPr>
        <w:t xml:space="preserve">so as to land </w:t>
      </w:r>
      <w:r w:rsidR="00AB6E7D">
        <w:rPr>
          <w:rFonts w:cstheme="minorHAnsi"/>
          <w:color w:val="000000"/>
          <w:sz w:val="24"/>
          <w:szCs w:val="24"/>
        </w:rPr>
        <w:t xml:space="preserve">the </w:t>
      </w:r>
      <w:r>
        <w:rPr>
          <w:rFonts w:cstheme="minorHAnsi"/>
          <w:color w:val="000000"/>
          <w:sz w:val="24"/>
          <w:szCs w:val="24"/>
        </w:rPr>
        <w:t xml:space="preserve">cadence on </w:t>
      </w:r>
      <w:r w:rsidR="00A81D9D">
        <w:rPr>
          <w:rFonts w:cstheme="minorHAnsi"/>
          <w:color w:val="000000"/>
          <w:sz w:val="24"/>
          <w:szCs w:val="24"/>
        </w:rPr>
        <w:t xml:space="preserve">a </w:t>
      </w:r>
      <w:r w:rsidR="00AB6E7D">
        <w:rPr>
          <w:rFonts w:cstheme="minorHAnsi"/>
          <w:color w:val="000000"/>
          <w:sz w:val="24"/>
          <w:szCs w:val="24"/>
        </w:rPr>
        <w:t xml:space="preserve">strong </w:t>
      </w:r>
      <w:r w:rsidR="00A81D9D">
        <w:rPr>
          <w:rFonts w:cstheme="minorHAnsi"/>
          <w:color w:val="000000"/>
          <w:sz w:val="24"/>
          <w:szCs w:val="24"/>
        </w:rPr>
        <w:t>beat</w:t>
      </w:r>
      <w:r>
        <w:rPr>
          <w:rFonts w:cstheme="minorHAnsi"/>
          <w:color w:val="000000"/>
          <w:sz w:val="24"/>
          <w:szCs w:val="24"/>
        </w:rPr>
        <w:t xml:space="preserve">. </w:t>
      </w:r>
      <w:r w:rsidR="004D28C7">
        <w:rPr>
          <w:rFonts w:cstheme="minorHAnsi"/>
          <w:color w:val="000000"/>
          <w:sz w:val="24"/>
          <w:szCs w:val="24"/>
        </w:rPr>
        <w:t xml:space="preserve">Finally, the repeat of </w:t>
      </w:r>
      <w:r w:rsidR="004D28C7" w:rsidRPr="00F41871">
        <w:rPr>
          <w:rFonts w:cstheme="minorHAnsi"/>
          <w:color w:val="000000"/>
          <w:sz w:val="24"/>
          <w:szCs w:val="24"/>
        </w:rPr>
        <w:t>V38/32</w:t>
      </w:r>
      <w:r w:rsidR="004D28C7">
        <w:rPr>
          <w:rFonts w:cstheme="minorHAnsi"/>
          <w:color w:val="000000"/>
          <w:sz w:val="24"/>
          <w:szCs w:val="24"/>
        </w:rPr>
        <w:t xml:space="preserve">’s refrain prompts another </w:t>
      </w:r>
      <w:r w:rsidR="004D28C7" w:rsidRPr="00286ED3">
        <w:rPr>
          <w:rFonts w:cstheme="minorHAnsi"/>
          <w:i/>
          <w:color w:val="000000"/>
          <w:sz w:val="24"/>
          <w:szCs w:val="24"/>
        </w:rPr>
        <w:t>modus</w:t>
      </w:r>
      <w:r w:rsidR="004D28C7">
        <w:rPr>
          <w:rFonts w:cstheme="minorHAnsi"/>
          <w:color w:val="000000"/>
          <w:sz w:val="24"/>
          <w:szCs w:val="24"/>
        </w:rPr>
        <w:t xml:space="preserve"> perfection (mm. 27–28–1), wrapping around to m. 1’s anacrusis. </w:t>
      </w:r>
      <w:r>
        <w:rPr>
          <w:rFonts w:cstheme="minorHAnsi"/>
          <w:color w:val="000000"/>
          <w:sz w:val="24"/>
          <w:szCs w:val="24"/>
        </w:rPr>
        <w:t xml:space="preserve">The guiding intent for all these interpretive adjustments is for </w:t>
      </w:r>
      <w:r w:rsidR="00E9202A">
        <w:rPr>
          <w:rFonts w:cstheme="minorHAnsi"/>
          <w:color w:val="000000"/>
          <w:sz w:val="24"/>
          <w:szCs w:val="24"/>
        </w:rPr>
        <w:t xml:space="preserve">the </w:t>
      </w:r>
      <w:r w:rsidR="00AB6E7D">
        <w:rPr>
          <w:rFonts w:cstheme="minorHAnsi"/>
          <w:color w:val="000000"/>
          <w:sz w:val="24"/>
          <w:szCs w:val="24"/>
        </w:rPr>
        <w:t xml:space="preserve">metrical </w:t>
      </w:r>
      <w:r w:rsidR="000A1DE0">
        <w:rPr>
          <w:rFonts w:cstheme="minorHAnsi"/>
          <w:color w:val="000000"/>
          <w:sz w:val="24"/>
          <w:szCs w:val="24"/>
        </w:rPr>
        <w:t xml:space="preserve">structure </w:t>
      </w:r>
      <w:r>
        <w:rPr>
          <w:rFonts w:cstheme="minorHAnsi"/>
          <w:color w:val="000000"/>
          <w:sz w:val="24"/>
          <w:szCs w:val="24"/>
        </w:rPr>
        <w:t xml:space="preserve">to </w:t>
      </w:r>
      <w:r w:rsidR="00AB6E7D">
        <w:rPr>
          <w:rFonts w:cstheme="minorHAnsi"/>
          <w:color w:val="000000"/>
          <w:sz w:val="24"/>
          <w:szCs w:val="24"/>
        </w:rPr>
        <w:t xml:space="preserve">correspond with </w:t>
      </w:r>
      <w:r w:rsidR="00E9202A">
        <w:rPr>
          <w:rFonts w:cstheme="minorHAnsi"/>
          <w:color w:val="000000"/>
          <w:sz w:val="24"/>
          <w:szCs w:val="24"/>
        </w:rPr>
        <w:t xml:space="preserve">the </w:t>
      </w:r>
      <w:r w:rsidR="00AB6E7D">
        <w:rPr>
          <w:rFonts w:cstheme="minorHAnsi"/>
          <w:color w:val="000000"/>
          <w:sz w:val="24"/>
          <w:szCs w:val="24"/>
        </w:rPr>
        <w:t xml:space="preserve">tonal </w:t>
      </w:r>
      <w:r w:rsidR="000A1DE0">
        <w:rPr>
          <w:rFonts w:cstheme="minorHAnsi"/>
          <w:color w:val="000000"/>
          <w:sz w:val="24"/>
          <w:szCs w:val="24"/>
        </w:rPr>
        <w:t xml:space="preserve">organization </w:t>
      </w:r>
      <w:r>
        <w:rPr>
          <w:rFonts w:cstheme="minorHAnsi"/>
          <w:color w:val="000000"/>
          <w:sz w:val="24"/>
          <w:szCs w:val="24"/>
        </w:rPr>
        <w:t xml:space="preserve">more </w:t>
      </w:r>
      <w:r w:rsidR="00AB6E7D">
        <w:rPr>
          <w:rFonts w:cstheme="minorHAnsi"/>
          <w:color w:val="000000"/>
          <w:sz w:val="24"/>
          <w:szCs w:val="24"/>
        </w:rPr>
        <w:t>agreeably</w:t>
      </w:r>
      <w:r>
        <w:rPr>
          <w:rFonts w:cstheme="minorHAnsi"/>
          <w:color w:val="000000"/>
          <w:sz w:val="24"/>
          <w:szCs w:val="24"/>
        </w:rPr>
        <w:t xml:space="preserve">, providing consistency in </w:t>
      </w:r>
      <w:r w:rsidR="00AB6E7D">
        <w:rPr>
          <w:rFonts w:cstheme="minorHAnsi"/>
          <w:color w:val="000000"/>
          <w:sz w:val="24"/>
          <w:szCs w:val="24"/>
        </w:rPr>
        <w:t>cadential approach and arrival</w:t>
      </w:r>
      <w:r>
        <w:rPr>
          <w:rFonts w:cstheme="minorHAnsi"/>
          <w:color w:val="000000"/>
          <w:sz w:val="24"/>
          <w:szCs w:val="24"/>
        </w:rPr>
        <w:t>.</w:t>
      </w:r>
    </w:p>
    <w:p w14:paraId="11D7EFBE" w14:textId="0244514E" w:rsidR="006B7218" w:rsidRDefault="006B7218" w:rsidP="006B7218">
      <w:pPr>
        <w:spacing w:line="480" w:lineRule="auto"/>
        <w:rPr>
          <w:rFonts w:cstheme="minorHAnsi"/>
          <w:color w:val="000000"/>
          <w:sz w:val="24"/>
          <w:szCs w:val="24"/>
        </w:rPr>
      </w:pPr>
    </w:p>
    <w:p w14:paraId="1D10D1AA" w14:textId="31775AA3" w:rsidR="00A6412B" w:rsidRDefault="00A6412B" w:rsidP="006B7218">
      <w:pPr>
        <w:spacing w:line="480" w:lineRule="auto"/>
        <w:rPr>
          <w:rFonts w:ascii="Calibri" w:hAnsi="Calibri" w:cs="Calibri"/>
          <w:sz w:val="24"/>
          <w:szCs w:val="24"/>
        </w:rPr>
      </w:pPr>
      <w:r w:rsidRPr="00DB2C8F">
        <w:rPr>
          <w:rFonts w:cstheme="minorHAnsi"/>
          <w:color w:val="000000"/>
          <w:sz w:val="24"/>
          <w:szCs w:val="24"/>
        </w:rPr>
        <w:t xml:space="preserve">The cantus may carry the melody here, but it is not the complete song. </w:t>
      </w:r>
      <w:r>
        <w:rPr>
          <w:rFonts w:cstheme="minorHAnsi"/>
          <w:color w:val="000000"/>
          <w:sz w:val="24"/>
          <w:szCs w:val="24"/>
        </w:rPr>
        <w:t xml:space="preserve">The polyphonic analysis of </w:t>
      </w:r>
      <w:r w:rsidR="00776DE8" w:rsidRPr="00B000A2">
        <w:rPr>
          <w:rFonts w:cstheme="minorHAnsi"/>
          <w:b/>
          <w:bCs/>
          <w:color w:val="000000"/>
          <w:sz w:val="24"/>
          <w:szCs w:val="24"/>
          <w:u w:val="single"/>
        </w:rPr>
        <w:t>Example 12</w:t>
      </w:r>
      <w:r>
        <w:rPr>
          <w:rFonts w:cstheme="minorHAnsi"/>
          <w:color w:val="000000"/>
          <w:sz w:val="24"/>
          <w:szCs w:val="24"/>
        </w:rPr>
        <w:t xml:space="preserve"> </w:t>
      </w:r>
      <w:r w:rsidR="0067095F">
        <w:rPr>
          <w:rFonts w:cstheme="minorHAnsi"/>
          <w:color w:val="000000"/>
          <w:sz w:val="24"/>
          <w:szCs w:val="24"/>
        </w:rPr>
        <w:t>shows a strong correlation between counterpoint and my flexible metrical grouping above</w:t>
      </w:r>
      <w:r w:rsidR="000512F6">
        <w:rPr>
          <w:rFonts w:cstheme="minorHAnsi"/>
          <w:color w:val="000000"/>
          <w:sz w:val="24"/>
          <w:szCs w:val="24"/>
        </w:rPr>
        <w:t>.</w:t>
      </w:r>
      <w:r w:rsidR="0067095F">
        <w:rPr>
          <w:rFonts w:cstheme="minorHAnsi"/>
          <w:color w:val="000000"/>
          <w:sz w:val="24"/>
          <w:szCs w:val="24"/>
        </w:rPr>
        <w:t xml:space="preserve"> </w:t>
      </w:r>
      <w:r w:rsidRPr="0068366D">
        <w:rPr>
          <w:rFonts w:cstheme="minorHAnsi"/>
          <w:color w:val="000000"/>
          <w:sz w:val="24"/>
          <w:szCs w:val="24"/>
        </w:rPr>
        <w:t>The note-against-note discant redu</w:t>
      </w:r>
      <w:r>
        <w:rPr>
          <w:rFonts w:cstheme="minorHAnsi"/>
          <w:color w:val="000000"/>
          <w:sz w:val="24"/>
          <w:szCs w:val="24"/>
        </w:rPr>
        <w:t xml:space="preserve">ction at </w:t>
      </w:r>
      <w:r w:rsidR="003A6D7A">
        <w:rPr>
          <w:rFonts w:cstheme="minorHAnsi"/>
          <w:color w:val="000000"/>
          <w:sz w:val="24"/>
          <w:szCs w:val="24"/>
        </w:rPr>
        <w:t xml:space="preserve">the </w:t>
      </w:r>
      <w:r>
        <w:rPr>
          <w:rFonts w:cstheme="minorHAnsi"/>
          <w:color w:val="000000"/>
          <w:sz w:val="24"/>
          <w:szCs w:val="24"/>
        </w:rPr>
        <w:t xml:space="preserve">bottom </w:t>
      </w:r>
      <w:r w:rsidR="003A6D7A">
        <w:rPr>
          <w:rFonts w:cstheme="minorHAnsi"/>
          <w:color w:val="000000"/>
          <w:sz w:val="24"/>
          <w:szCs w:val="24"/>
        </w:rPr>
        <w:t xml:space="preserve">of </w:t>
      </w:r>
      <w:r w:rsidR="00CC5CD1">
        <w:rPr>
          <w:rFonts w:cstheme="minorHAnsi"/>
          <w:color w:val="000000"/>
          <w:sz w:val="24"/>
          <w:szCs w:val="24"/>
        </w:rPr>
        <w:t xml:space="preserve">the example </w:t>
      </w:r>
      <w:r w:rsidR="00E01F06">
        <w:rPr>
          <w:rFonts w:cstheme="minorHAnsi"/>
          <w:color w:val="000000"/>
          <w:sz w:val="24"/>
          <w:szCs w:val="24"/>
        </w:rPr>
        <w:t xml:space="preserve">highlights </w:t>
      </w:r>
      <w:r>
        <w:rPr>
          <w:rFonts w:cstheme="minorHAnsi"/>
          <w:color w:val="000000"/>
          <w:sz w:val="24"/>
          <w:szCs w:val="24"/>
        </w:rPr>
        <w:t>relationships between pitch and metrical grouping.</w:t>
      </w:r>
      <w:r>
        <w:rPr>
          <w:rStyle w:val="FootnoteReference"/>
          <w:rFonts w:cstheme="minorHAnsi"/>
          <w:color w:val="000000"/>
          <w:sz w:val="24"/>
          <w:szCs w:val="24"/>
        </w:rPr>
        <w:footnoteReference w:id="39"/>
      </w:r>
      <w:r>
        <w:rPr>
          <w:rFonts w:cstheme="minorHAnsi"/>
          <w:color w:val="000000"/>
          <w:sz w:val="24"/>
          <w:szCs w:val="24"/>
        </w:rPr>
        <w:t xml:space="preserve"> For example, Machaut </w:t>
      </w:r>
      <w:r w:rsidR="002A5D9F">
        <w:rPr>
          <w:rFonts w:cstheme="minorHAnsi"/>
          <w:color w:val="000000"/>
          <w:sz w:val="24"/>
          <w:szCs w:val="24"/>
        </w:rPr>
        <w:t xml:space="preserve">consistently employs </w:t>
      </w:r>
      <w:r>
        <w:rPr>
          <w:rFonts w:cstheme="minorHAnsi"/>
          <w:color w:val="000000"/>
          <w:sz w:val="24"/>
          <w:szCs w:val="24"/>
        </w:rPr>
        <w:t>imperfect consonances on (</w:t>
      </w:r>
      <w:r>
        <w:rPr>
          <w:rFonts w:cstheme="minorHAnsi"/>
          <w:i/>
          <w:iCs/>
          <w:color w:val="000000"/>
          <w:sz w:val="24"/>
          <w:szCs w:val="24"/>
        </w:rPr>
        <w:t>modus</w:t>
      </w:r>
      <w:r>
        <w:rPr>
          <w:rFonts w:cstheme="minorHAnsi"/>
          <w:color w:val="000000"/>
          <w:sz w:val="24"/>
          <w:szCs w:val="24"/>
        </w:rPr>
        <w:t xml:space="preserve">) downbeats only </w:t>
      </w:r>
      <w:r w:rsidR="00CA6EE0">
        <w:rPr>
          <w:rFonts w:cstheme="minorHAnsi"/>
          <w:color w:val="000000"/>
          <w:sz w:val="24"/>
          <w:szCs w:val="24"/>
        </w:rPr>
        <w:t xml:space="preserve">when </w:t>
      </w:r>
      <w:r>
        <w:rPr>
          <w:rFonts w:cstheme="minorHAnsi"/>
          <w:color w:val="000000"/>
          <w:sz w:val="24"/>
          <w:szCs w:val="24"/>
        </w:rPr>
        <w:t>approach</w:t>
      </w:r>
      <w:r w:rsidR="00CA6EE0">
        <w:rPr>
          <w:rFonts w:cstheme="minorHAnsi"/>
          <w:color w:val="000000"/>
          <w:sz w:val="24"/>
          <w:szCs w:val="24"/>
        </w:rPr>
        <w:t>ing</w:t>
      </w:r>
      <w:r>
        <w:rPr>
          <w:rFonts w:cstheme="minorHAnsi"/>
          <w:color w:val="000000"/>
          <w:sz w:val="24"/>
          <w:szCs w:val="24"/>
        </w:rPr>
        <w:t xml:space="preserve"> cadences</w:t>
      </w:r>
      <w:r w:rsidR="00DA6CE5">
        <w:rPr>
          <w:rFonts w:cstheme="minorHAnsi"/>
          <w:color w:val="000000"/>
          <w:sz w:val="24"/>
          <w:szCs w:val="24"/>
        </w:rPr>
        <w:t xml:space="preserve">; the </w:t>
      </w:r>
      <w:r>
        <w:rPr>
          <w:rFonts w:cstheme="minorHAnsi"/>
          <w:color w:val="000000"/>
          <w:sz w:val="24"/>
          <w:szCs w:val="24"/>
        </w:rPr>
        <w:t xml:space="preserve">strong resolution tendency </w:t>
      </w:r>
      <w:r w:rsidR="00DA6CE5">
        <w:rPr>
          <w:rFonts w:cstheme="minorHAnsi"/>
          <w:color w:val="000000"/>
          <w:sz w:val="24"/>
          <w:szCs w:val="24"/>
        </w:rPr>
        <w:t xml:space="preserve">of imperfect to perfect consonances </w:t>
      </w:r>
      <w:r>
        <w:rPr>
          <w:rFonts w:cstheme="minorHAnsi"/>
          <w:color w:val="000000"/>
          <w:sz w:val="24"/>
          <w:szCs w:val="24"/>
        </w:rPr>
        <w:t xml:space="preserve">joins </w:t>
      </w:r>
      <w:r>
        <w:rPr>
          <w:rFonts w:cstheme="minorHAnsi"/>
          <w:color w:val="000000"/>
          <w:sz w:val="24"/>
          <w:szCs w:val="24"/>
        </w:rPr>
        <w:lastRenderedPageBreak/>
        <w:t xml:space="preserve">contrapuntal propulsion to the </w:t>
      </w:r>
      <w:r w:rsidR="00831136">
        <w:rPr>
          <w:rFonts w:cstheme="minorHAnsi"/>
          <w:color w:val="000000"/>
          <w:sz w:val="24"/>
          <w:szCs w:val="24"/>
        </w:rPr>
        <w:t xml:space="preserve">metrical </w:t>
      </w:r>
      <w:r>
        <w:rPr>
          <w:rFonts w:cstheme="minorHAnsi"/>
          <w:color w:val="000000"/>
          <w:sz w:val="24"/>
          <w:szCs w:val="24"/>
        </w:rPr>
        <w:t>broadening (</w:t>
      </w:r>
      <w:r w:rsidRPr="00FD1363">
        <w:rPr>
          <w:rFonts w:cstheme="minorHAnsi"/>
          <w:i/>
          <w:iCs/>
          <w:color w:val="000000"/>
          <w:sz w:val="24"/>
          <w:szCs w:val="24"/>
        </w:rPr>
        <w:t>maxi</w:t>
      </w:r>
      <w:r w:rsidRPr="00D73D23">
        <w:rPr>
          <w:rFonts w:cstheme="minorHAnsi"/>
          <w:i/>
          <w:iCs/>
          <w:color w:val="000000"/>
          <w:sz w:val="24"/>
          <w:szCs w:val="24"/>
        </w:rPr>
        <w:t>modus</w:t>
      </w:r>
      <w:r>
        <w:rPr>
          <w:rFonts w:cstheme="minorHAnsi"/>
          <w:color w:val="000000"/>
          <w:sz w:val="24"/>
          <w:szCs w:val="24"/>
        </w:rPr>
        <w:t xml:space="preserve"> perfection</w:t>
      </w:r>
      <w:r w:rsidR="00557912">
        <w:rPr>
          <w:rFonts w:cstheme="minorHAnsi"/>
          <w:color w:val="000000"/>
          <w:sz w:val="24"/>
          <w:szCs w:val="24"/>
        </w:rPr>
        <w:t>s</w:t>
      </w:r>
      <w:r>
        <w:rPr>
          <w:rFonts w:cstheme="minorHAnsi"/>
          <w:color w:val="000000"/>
          <w:sz w:val="24"/>
          <w:szCs w:val="24"/>
        </w:rPr>
        <w:t>) I have suggested at mm. 8</w:t>
      </w:r>
      <w:r w:rsidR="00934E7E">
        <w:rPr>
          <w:rFonts w:cstheme="minorHAnsi"/>
          <w:color w:val="000000"/>
          <w:sz w:val="24"/>
          <w:szCs w:val="24"/>
        </w:rPr>
        <w:t>–</w:t>
      </w:r>
      <w:r>
        <w:rPr>
          <w:rFonts w:cstheme="minorHAnsi"/>
          <w:color w:val="000000"/>
          <w:sz w:val="24"/>
          <w:szCs w:val="24"/>
        </w:rPr>
        <w:t>10, 13</w:t>
      </w:r>
      <w:r w:rsidR="00934E7E">
        <w:rPr>
          <w:rFonts w:cstheme="minorHAnsi"/>
          <w:color w:val="000000"/>
          <w:sz w:val="24"/>
          <w:szCs w:val="24"/>
        </w:rPr>
        <w:t>–</w:t>
      </w:r>
      <w:r>
        <w:rPr>
          <w:rFonts w:cstheme="minorHAnsi"/>
          <w:color w:val="000000"/>
          <w:sz w:val="24"/>
          <w:szCs w:val="24"/>
        </w:rPr>
        <w:t>15, and 19</w:t>
      </w:r>
      <w:r w:rsidR="00934E7E">
        <w:rPr>
          <w:rFonts w:cstheme="minorHAnsi"/>
          <w:color w:val="000000"/>
          <w:sz w:val="24"/>
          <w:szCs w:val="24"/>
        </w:rPr>
        <w:t>–</w:t>
      </w:r>
      <w:r>
        <w:rPr>
          <w:rFonts w:cstheme="minorHAnsi"/>
          <w:color w:val="000000"/>
          <w:sz w:val="24"/>
          <w:szCs w:val="24"/>
        </w:rPr>
        <w:t>21.</w:t>
      </w:r>
      <w:r>
        <w:rPr>
          <w:rStyle w:val="FootnoteReference"/>
          <w:rFonts w:cstheme="minorHAnsi"/>
          <w:color w:val="000000"/>
          <w:sz w:val="24"/>
          <w:szCs w:val="24"/>
        </w:rPr>
        <w:footnoteReference w:id="40"/>
      </w:r>
      <w:r>
        <w:rPr>
          <w:rFonts w:cstheme="minorHAnsi"/>
          <w:color w:val="000000"/>
          <w:sz w:val="24"/>
          <w:szCs w:val="24"/>
        </w:rPr>
        <w:t xml:space="preserve"> Machaut’s counterpoint against recurring phrases </w:t>
      </w:r>
      <w:r>
        <w:rPr>
          <w:rFonts w:ascii="Calibri" w:hAnsi="Calibri" w:cs="Calibri"/>
          <w:sz w:val="24"/>
          <w:szCs w:val="24"/>
        </w:rPr>
        <w:t>α and β</w:t>
      </w:r>
      <w:r>
        <w:rPr>
          <w:rFonts w:cstheme="minorHAnsi"/>
          <w:color w:val="000000"/>
          <w:sz w:val="24"/>
          <w:szCs w:val="24"/>
        </w:rPr>
        <w:t>also shows a high degree of consistency.</w:t>
      </w:r>
      <w:r w:rsidR="007D7B41">
        <w:rPr>
          <w:rStyle w:val="FootnoteReference"/>
          <w:rFonts w:cstheme="minorHAnsi"/>
          <w:color w:val="000000"/>
          <w:sz w:val="24"/>
          <w:szCs w:val="24"/>
        </w:rPr>
        <w:footnoteReference w:id="41"/>
      </w:r>
      <w:r>
        <w:rPr>
          <w:rFonts w:cstheme="minorHAnsi"/>
          <w:color w:val="000000"/>
          <w:sz w:val="24"/>
          <w:szCs w:val="24"/>
        </w:rPr>
        <w:t xml:space="preserve"> In both occurrences, phrase </w:t>
      </w:r>
      <w:r>
        <w:rPr>
          <w:rFonts w:ascii="Calibri" w:hAnsi="Calibri" w:cs="Calibri"/>
          <w:sz w:val="24"/>
          <w:szCs w:val="24"/>
        </w:rPr>
        <w:t>α begins with a stable fifth expanding into an unstable sixth, which drives out</w:t>
      </w:r>
      <w:r w:rsidR="008123C2">
        <w:rPr>
          <w:rFonts w:ascii="Calibri" w:hAnsi="Calibri" w:cs="Calibri"/>
          <w:sz w:val="24"/>
          <w:szCs w:val="24"/>
        </w:rPr>
        <w:t>ward</w:t>
      </w:r>
      <w:r>
        <w:rPr>
          <w:rFonts w:ascii="Calibri" w:hAnsi="Calibri" w:cs="Calibri"/>
          <w:sz w:val="24"/>
          <w:szCs w:val="24"/>
        </w:rPr>
        <w:t xml:space="preserve"> by stepwise contrary motion to the nearest stable interval, the perfect octave. This 6</w:t>
      </w:r>
      <w:r w:rsidR="00934E7E">
        <w:rPr>
          <w:rFonts w:cstheme="minorHAnsi"/>
          <w:color w:val="000000"/>
          <w:sz w:val="24"/>
          <w:szCs w:val="24"/>
        </w:rPr>
        <w:t>–</w:t>
      </w:r>
      <w:r>
        <w:rPr>
          <w:rFonts w:ascii="Calibri" w:hAnsi="Calibri" w:cs="Calibri"/>
          <w:sz w:val="24"/>
          <w:szCs w:val="24"/>
        </w:rPr>
        <w:t xml:space="preserve">8 directed progression occurs twice in descending sequence in each statement of phrase α, while dissonant passing sevenths provide even greater drive for resolution on C (m. 4 and </w:t>
      </w:r>
      <w:r w:rsidR="00FD67E7">
        <w:rPr>
          <w:rFonts w:ascii="Calibri" w:hAnsi="Calibri" w:cs="Calibri"/>
          <w:sz w:val="24"/>
          <w:szCs w:val="24"/>
        </w:rPr>
        <w:t xml:space="preserve">m. </w:t>
      </w:r>
      <w:r>
        <w:rPr>
          <w:rFonts w:ascii="Calibri" w:hAnsi="Calibri" w:cs="Calibri"/>
          <w:sz w:val="24"/>
          <w:szCs w:val="24"/>
        </w:rPr>
        <w:t>16).</w:t>
      </w:r>
      <w:r w:rsidR="00E02388">
        <w:rPr>
          <w:rStyle w:val="FootnoteReference"/>
          <w:rFonts w:ascii="Calibri" w:hAnsi="Calibri" w:cs="Calibri"/>
          <w:sz w:val="24"/>
          <w:szCs w:val="24"/>
        </w:rPr>
        <w:footnoteReference w:id="42"/>
      </w:r>
      <w:r>
        <w:rPr>
          <w:rFonts w:ascii="Calibri" w:hAnsi="Calibri" w:cs="Calibri"/>
          <w:sz w:val="24"/>
          <w:szCs w:val="24"/>
        </w:rPr>
        <w:t xml:space="preserve"> The first two occurrences of phrase β are </w:t>
      </w:r>
      <w:r w:rsidR="00326736">
        <w:rPr>
          <w:rFonts w:ascii="Calibri" w:hAnsi="Calibri" w:cs="Calibri"/>
          <w:sz w:val="24"/>
          <w:szCs w:val="24"/>
        </w:rPr>
        <w:t>likewise</w:t>
      </w:r>
      <w:r>
        <w:rPr>
          <w:rFonts w:ascii="Calibri" w:hAnsi="Calibri" w:cs="Calibri"/>
          <w:sz w:val="24"/>
          <w:szCs w:val="24"/>
        </w:rPr>
        <w:t xml:space="preserve"> similar, </w:t>
      </w:r>
      <w:r w:rsidR="00A50148">
        <w:rPr>
          <w:rFonts w:ascii="Calibri" w:hAnsi="Calibri" w:cs="Calibri"/>
          <w:sz w:val="24"/>
          <w:szCs w:val="24"/>
        </w:rPr>
        <w:t>terminating</w:t>
      </w:r>
      <w:r>
        <w:rPr>
          <w:rFonts w:ascii="Calibri" w:hAnsi="Calibri" w:cs="Calibri"/>
          <w:sz w:val="24"/>
          <w:szCs w:val="24"/>
        </w:rPr>
        <w:t xml:space="preserve"> each time on the same open dyad E</w:t>
      </w:r>
      <w:r w:rsidR="00A46EC7">
        <w:rPr>
          <w:rFonts w:ascii="Calibri" w:hAnsi="Calibri" w:cs="Calibri"/>
          <w:sz w:val="24"/>
          <w:szCs w:val="24"/>
        </w:rPr>
        <w:t>–</w:t>
      </w:r>
      <w:r>
        <w:rPr>
          <w:rFonts w:ascii="Calibri" w:hAnsi="Calibri" w:cs="Calibri"/>
          <w:sz w:val="24"/>
          <w:szCs w:val="24"/>
        </w:rPr>
        <w:t xml:space="preserve">G that yearns for resolution on F (m. 11 and </w:t>
      </w:r>
      <w:r w:rsidR="00A46EC7">
        <w:rPr>
          <w:rFonts w:ascii="Calibri" w:hAnsi="Calibri" w:cs="Calibri"/>
          <w:sz w:val="24"/>
          <w:szCs w:val="24"/>
        </w:rPr>
        <w:t xml:space="preserve">m. </w:t>
      </w:r>
      <w:r>
        <w:rPr>
          <w:rFonts w:ascii="Calibri" w:hAnsi="Calibri" w:cs="Calibri"/>
          <w:sz w:val="24"/>
          <w:szCs w:val="24"/>
        </w:rPr>
        <w:t>22). The final iteration of β (mm. 24</w:t>
      </w:r>
      <w:r w:rsidR="00934E7E">
        <w:rPr>
          <w:rFonts w:cstheme="minorHAnsi"/>
          <w:color w:val="000000"/>
          <w:sz w:val="24"/>
          <w:szCs w:val="24"/>
        </w:rPr>
        <w:t>–</w:t>
      </w:r>
      <w:r w:rsidR="00FD67E7">
        <w:rPr>
          <w:rFonts w:cstheme="minorHAnsi"/>
          <w:color w:val="000000"/>
          <w:sz w:val="24"/>
          <w:szCs w:val="24"/>
        </w:rPr>
        <w:t>2</w:t>
      </w:r>
      <w:r>
        <w:rPr>
          <w:rFonts w:ascii="Calibri" w:hAnsi="Calibri" w:cs="Calibri"/>
          <w:sz w:val="24"/>
          <w:szCs w:val="24"/>
        </w:rPr>
        <w:t>7) appears in compressed form and is harmonized differently. Replete with perfect consonance, a judicious third is employed only at the final cadence (3</w:t>
      </w:r>
      <w:r w:rsidR="00934E7E">
        <w:rPr>
          <w:rFonts w:cstheme="minorHAnsi"/>
          <w:color w:val="000000"/>
          <w:sz w:val="24"/>
          <w:szCs w:val="24"/>
        </w:rPr>
        <w:t>–</w:t>
      </w:r>
      <w:r>
        <w:rPr>
          <w:rFonts w:ascii="Calibri" w:hAnsi="Calibri" w:cs="Calibri"/>
          <w:sz w:val="24"/>
          <w:szCs w:val="24"/>
        </w:rPr>
        <w:t xml:space="preserve">1). Note the special contrapuntal strength of this final arrival, converging in contrary motion </w:t>
      </w:r>
      <w:r w:rsidR="007B5AC2">
        <w:rPr>
          <w:rFonts w:ascii="Calibri" w:hAnsi="Calibri" w:cs="Calibri"/>
          <w:sz w:val="24"/>
          <w:szCs w:val="24"/>
        </w:rPr>
        <w:t xml:space="preserve">through </w:t>
      </w:r>
      <w:r>
        <w:rPr>
          <w:rFonts w:ascii="Calibri" w:hAnsi="Calibri" w:cs="Calibri"/>
          <w:sz w:val="24"/>
          <w:szCs w:val="24"/>
        </w:rPr>
        <w:t xml:space="preserve">a catalog of the </w:t>
      </w:r>
      <w:r w:rsidR="00990E1D">
        <w:rPr>
          <w:rFonts w:ascii="Calibri" w:hAnsi="Calibri" w:cs="Calibri"/>
          <w:sz w:val="24"/>
          <w:szCs w:val="24"/>
        </w:rPr>
        <w:t xml:space="preserve">intervallic </w:t>
      </w:r>
      <w:r>
        <w:rPr>
          <w:rFonts w:ascii="Calibri" w:hAnsi="Calibri" w:cs="Calibri"/>
          <w:sz w:val="24"/>
          <w:szCs w:val="24"/>
        </w:rPr>
        <w:t>consonances: 8</w:t>
      </w:r>
      <w:r w:rsidR="00BB13CD">
        <w:rPr>
          <w:rFonts w:ascii="Calibri" w:hAnsi="Calibri" w:cs="Calibri"/>
          <w:sz w:val="24"/>
          <w:szCs w:val="24"/>
        </w:rPr>
        <w:t>–</w:t>
      </w:r>
      <w:r>
        <w:rPr>
          <w:rFonts w:ascii="Calibri" w:hAnsi="Calibri" w:cs="Calibri"/>
          <w:sz w:val="24"/>
          <w:szCs w:val="24"/>
        </w:rPr>
        <w:t>5</w:t>
      </w:r>
      <w:r w:rsidR="00BB13CD">
        <w:rPr>
          <w:rFonts w:ascii="Calibri" w:hAnsi="Calibri" w:cs="Calibri"/>
          <w:sz w:val="24"/>
          <w:szCs w:val="24"/>
        </w:rPr>
        <w:t>–</w:t>
      </w:r>
      <w:r>
        <w:rPr>
          <w:rFonts w:ascii="Calibri" w:hAnsi="Calibri" w:cs="Calibri"/>
          <w:sz w:val="24"/>
          <w:szCs w:val="24"/>
        </w:rPr>
        <w:t>3</w:t>
      </w:r>
      <w:r w:rsidR="00BB13CD">
        <w:rPr>
          <w:rFonts w:ascii="Calibri" w:hAnsi="Calibri" w:cs="Calibri"/>
          <w:sz w:val="24"/>
          <w:szCs w:val="24"/>
        </w:rPr>
        <w:t>–</w:t>
      </w:r>
      <w:r>
        <w:rPr>
          <w:rFonts w:ascii="Calibri" w:hAnsi="Calibri" w:cs="Calibri"/>
          <w:sz w:val="24"/>
          <w:szCs w:val="24"/>
        </w:rPr>
        <w:t>1 (mm. 25</w:t>
      </w:r>
      <w:r w:rsidR="00934E7E">
        <w:rPr>
          <w:rFonts w:cstheme="minorHAnsi"/>
          <w:color w:val="000000"/>
          <w:sz w:val="24"/>
          <w:szCs w:val="24"/>
        </w:rPr>
        <w:t>–</w:t>
      </w:r>
      <w:r>
        <w:rPr>
          <w:rFonts w:ascii="Calibri" w:hAnsi="Calibri" w:cs="Calibri"/>
          <w:sz w:val="24"/>
          <w:szCs w:val="24"/>
        </w:rPr>
        <w:t xml:space="preserve">28). This more solid setting of phrase β perhaps represents the singer’s resolve to remain loyal “as long as I live” </w:t>
      </w:r>
      <w:r w:rsidR="00572C2C">
        <w:rPr>
          <w:rFonts w:ascii="Calibri" w:hAnsi="Calibri" w:cs="Calibri"/>
          <w:sz w:val="24"/>
          <w:szCs w:val="24"/>
        </w:rPr>
        <w:t>(</w:t>
      </w:r>
      <w:r w:rsidRPr="00627B9E">
        <w:rPr>
          <w:rFonts w:ascii="Calibri" w:hAnsi="Calibri" w:cs="Calibri"/>
          <w:i/>
          <w:iCs/>
          <w:sz w:val="24"/>
          <w:szCs w:val="24"/>
        </w:rPr>
        <w:t>tant com je vivray</w:t>
      </w:r>
      <w:r w:rsidR="00572C2C">
        <w:rPr>
          <w:rFonts w:ascii="Calibri" w:hAnsi="Calibri" w:cs="Calibri"/>
          <w:sz w:val="24"/>
          <w:szCs w:val="24"/>
        </w:rPr>
        <w:t xml:space="preserve">). </w:t>
      </w:r>
      <w:r w:rsidR="00C22CBA">
        <w:rPr>
          <w:rFonts w:ascii="Calibri" w:hAnsi="Calibri" w:cs="Calibri"/>
          <w:sz w:val="24"/>
          <w:szCs w:val="24"/>
        </w:rPr>
        <w:t xml:space="preserve">With </w:t>
      </w:r>
      <w:r w:rsidR="00937291">
        <w:rPr>
          <w:rFonts w:ascii="Calibri" w:hAnsi="Calibri" w:cs="Calibri"/>
          <w:sz w:val="24"/>
          <w:szCs w:val="24"/>
        </w:rPr>
        <w:t xml:space="preserve">all its </w:t>
      </w:r>
      <w:r w:rsidR="00937291">
        <w:rPr>
          <w:rFonts w:cstheme="minorHAnsi"/>
          <w:color w:val="000000"/>
          <w:sz w:val="24"/>
          <w:szCs w:val="24"/>
        </w:rPr>
        <w:t xml:space="preserve">polyphonic and metrical subtlety, </w:t>
      </w:r>
      <w:r w:rsidR="00937291">
        <w:rPr>
          <w:rFonts w:cstheme="minorHAnsi"/>
          <w:color w:val="000000"/>
          <w:sz w:val="24"/>
          <w:szCs w:val="24"/>
        </w:rPr>
        <w:lastRenderedPageBreak/>
        <w:t xml:space="preserve">Machaut’s </w:t>
      </w:r>
      <w:r w:rsidR="00C0339D">
        <w:rPr>
          <w:rFonts w:cstheme="minorHAnsi"/>
          <w:color w:val="000000"/>
          <w:sz w:val="24"/>
          <w:szCs w:val="24"/>
        </w:rPr>
        <w:t>V</w:t>
      </w:r>
      <w:r w:rsidR="00937291" w:rsidRPr="00C0339D">
        <w:rPr>
          <w:rFonts w:cstheme="minorHAnsi"/>
          <w:color w:val="000000"/>
          <w:sz w:val="24"/>
          <w:szCs w:val="24"/>
        </w:rPr>
        <w:t>38/32</w:t>
      </w:r>
      <w:r w:rsidR="00937291">
        <w:rPr>
          <w:rFonts w:cstheme="minorHAnsi"/>
          <w:color w:val="000000"/>
          <w:sz w:val="24"/>
          <w:szCs w:val="24"/>
        </w:rPr>
        <w:t xml:space="preserve"> stands out as an art song evolved from a dance tradition it no longer exemplifies.</w:t>
      </w:r>
    </w:p>
    <w:p w14:paraId="4B03CA77" w14:textId="3C2A4ABB" w:rsidR="005573C0" w:rsidRDefault="005573C0" w:rsidP="007B47F8">
      <w:pPr>
        <w:spacing w:line="480" w:lineRule="auto"/>
        <w:rPr>
          <w:sz w:val="24"/>
          <w:szCs w:val="24"/>
        </w:rPr>
      </w:pPr>
    </w:p>
    <w:p w14:paraId="42C92E59" w14:textId="77777777" w:rsidR="00CC5CD1" w:rsidRDefault="00CC5CD1" w:rsidP="00CC5CD1">
      <w:pPr>
        <w:spacing w:line="480" w:lineRule="auto"/>
        <w:rPr>
          <w:rFonts w:cstheme="minorHAnsi"/>
          <w:color w:val="000000"/>
          <w:sz w:val="24"/>
          <w:szCs w:val="24"/>
        </w:rPr>
      </w:pPr>
      <w:r>
        <w:rPr>
          <w:rFonts w:cstheme="minorHAnsi"/>
          <w:b/>
          <w:bCs/>
          <w:color w:val="000000"/>
          <w:sz w:val="24"/>
          <w:szCs w:val="24"/>
        </w:rPr>
        <w:t>Example 12</w:t>
      </w:r>
      <w:r>
        <w:rPr>
          <w:rFonts w:cstheme="minorHAnsi"/>
          <w:color w:val="000000"/>
          <w:sz w:val="24"/>
          <w:szCs w:val="24"/>
        </w:rPr>
        <w:t xml:space="preserve"> Guillaume de Machaut, “De tout sui si confortee” (V38/32), refrain, with metric interpretation at two levels, phrase organization, and discant reduction.</w:t>
      </w:r>
    </w:p>
    <w:p w14:paraId="3B03E3ED" w14:textId="77777777" w:rsidR="00CC5CD1" w:rsidRDefault="00CC5CD1" w:rsidP="00CC5CD1">
      <w:pPr>
        <w:spacing w:line="480" w:lineRule="auto"/>
        <w:rPr>
          <w:rFonts w:cstheme="minorHAnsi"/>
          <w:color w:val="000000"/>
          <w:sz w:val="24"/>
          <w:szCs w:val="24"/>
        </w:rPr>
      </w:pPr>
    </w:p>
    <w:p w14:paraId="28953391" w14:textId="13F5F79C" w:rsidR="00FD2734" w:rsidRPr="00FA06C0" w:rsidRDefault="00FA06C0" w:rsidP="004A3E2B">
      <w:pPr>
        <w:pStyle w:val="Heading1"/>
      </w:pPr>
      <w:r w:rsidRPr="00FA06C0">
        <w:t>Danced Songs in Triple Time</w:t>
      </w:r>
    </w:p>
    <w:p w14:paraId="1B360FEF" w14:textId="245F690D" w:rsidR="004D1651" w:rsidRDefault="00FA06C0" w:rsidP="006B7218">
      <w:pPr>
        <w:spacing w:line="480" w:lineRule="auto"/>
        <w:rPr>
          <w:rFonts w:cstheme="minorHAnsi"/>
          <w:sz w:val="24"/>
          <w:szCs w:val="24"/>
        </w:rPr>
      </w:pPr>
      <w:r w:rsidRPr="00990C00">
        <w:rPr>
          <w:sz w:val="24"/>
          <w:szCs w:val="24"/>
        </w:rPr>
        <w:t>Among Mac</w:t>
      </w:r>
      <w:r w:rsidRPr="00990C00">
        <w:rPr>
          <w:rFonts w:cstheme="minorHAnsi"/>
          <w:sz w:val="24"/>
          <w:szCs w:val="24"/>
        </w:rPr>
        <w:t xml:space="preserve">haut’s </w:t>
      </w:r>
      <w:r w:rsidRPr="00990C00">
        <w:rPr>
          <w:rFonts w:cstheme="minorHAnsi"/>
          <w:i/>
          <w:iCs/>
          <w:sz w:val="24"/>
          <w:szCs w:val="24"/>
        </w:rPr>
        <w:t>chansons baladées,</w:t>
      </w:r>
      <w:r w:rsidRPr="00990C00">
        <w:rPr>
          <w:rFonts w:cstheme="minorHAnsi"/>
          <w:sz w:val="24"/>
          <w:szCs w:val="24"/>
        </w:rPr>
        <w:t xml:space="preserve"> </w:t>
      </w:r>
      <w:r w:rsidR="00D138BE">
        <w:rPr>
          <w:rFonts w:cstheme="minorHAnsi"/>
          <w:sz w:val="24"/>
          <w:szCs w:val="24"/>
        </w:rPr>
        <w:t xml:space="preserve">there exist </w:t>
      </w:r>
      <w:r w:rsidR="004D1651">
        <w:rPr>
          <w:rFonts w:cstheme="minorHAnsi"/>
          <w:sz w:val="24"/>
          <w:szCs w:val="24"/>
        </w:rPr>
        <w:t xml:space="preserve">only </w:t>
      </w:r>
      <w:r w:rsidRPr="00990C00">
        <w:rPr>
          <w:rFonts w:cstheme="minorHAnsi"/>
          <w:sz w:val="24"/>
          <w:szCs w:val="24"/>
        </w:rPr>
        <w:t xml:space="preserve">four </w:t>
      </w:r>
      <w:r w:rsidR="00461D09">
        <w:rPr>
          <w:rFonts w:cstheme="minorHAnsi"/>
          <w:sz w:val="24"/>
          <w:szCs w:val="24"/>
        </w:rPr>
        <w:t xml:space="preserve">(12%) </w:t>
      </w:r>
      <w:r w:rsidRPr="00990C00">
        <w:rPr>
          <w:rFonts w:cstheme="minorHAnsi"/>
          <w:sz w:val="24"/>
          <w:szCs w:val="24"/>
        </w:rPr>
        <w:t xml:space="preserve">in perfect </w:t>
      </w:r>
      <w:r w:rsidRPr="00990C00">
        <w:rPr>
          <w:rFonts w:cstheme="minorHAnsi"/>
          <w:i/>
          <w:iCs/>
          <w:sz w:val="24"/>
          <w:szCs w:val="24"/>
        </w:rPr>
        <w:t>tempus</w:t>
      </w:r>
      <w:r w:rsidRPr="00990C00">
        <w:rPr>
          <w:rFonts w:cstheme="minorHAnsi"/>
          <w:sz w:val="24"/>
          <w:szCs w:val="24"/>
        </w:rPr>
        <w:t>: V2</w:t>
      </w:r>
      <w:r>
        <w:rPr>
          <w:rFonts w:cstheme="minorHAnsi"/>
          <w:sz w:val="24"/>
          <w:szCs w:val="24"/>
        </w:rPr>
        <w:t>6/23</w:t>
      </w:r>
      <w:r w:rsidRPr="00990C00">
        <w:rPr>
          <w:rFonts w:cstheme="minorHAnsi"/>
          <w:sz w:val="24"/>
          <w:szCs w:val="24"/>
        </w:rPr>
        <w:t xml:space="preserve">, </w:t>
      </w:r>
      <w:r w:rsidR="00052E8A">
        <w:rPr>
          <w:rFonts w:cstheme="minorHAnsi"/>
          <w:sz w:val="24"/>
          <w:szCs w:val="24"/>
        </w:rPr>
        <w:t>V</w:t>
      </w:r>
      <w:r w:rsidRPr="00990C00">
        <w:rPr>
          <w:rFonts w:cstheme="minorHAnsi"/>
          <w:sz w:val="24"/>
          <w:szCs w:val="24"/>
        </w:rPr>
        <w:t>2</w:t>
      </w:r>
      <w:r>
        <w:rPr>
          <w:rFonts w:cstheme="minorHAnsi"/>
          <w:sz w:val="24"/>
          <w:szCs w:val="24"/>
        </w:rPr>
        <w:t>7/24</w:t>
      </w:r>
      <w:r w:rsidRPr="00990C00">
        <w:rPr>
          <w:rFonts w:cstheme="minorHAnsi"/>
          <w:sz w:val="24"/>
          <w:szCs w:val="24"/>
        </w:rPr>
        <w:t xml:space="preserve">, </w:t>
      </w:r>
      <w:r w:rsidR="00052E8A">
        <w:rPr>
          <w:rFonts w:cstheme="minorHAnsi"/>
          <w:sz w:val="24"/>
          <w:szCs w:val="24"/>
        </w:rPr>
        <w:t>V</w:t>
      </w:r>
      <w:r>
        <w:rPr>
          <w:rFonts w:cstheme="minorHAnsi"/>
          <w:sz w:val="24"/>
          <w:szCs w:val="24"/>
        </w:rPr>
        <w:t>31/28</w:t>
      </w:r>
      <w:r w:rsidRPr="00990C00">
        <w:rPr>
          <w:rFonts w:cstheme="minorHAnsi"/>
          <w:sz w:val="24"/>
          <w:szCs w:val="24"/>
        </w:rPr>
        <w:t xml:space="preserve">, and </w:t>
      </w:r>
      <w:r w:rsidR="00052E8A">
        <w:rPr>
          <w:rFonts w:cstheme="minorHAnsi"/>
          <w:sz w:val="24"/>
          <w:szCs w:val="24"/>
        </w:rPr>
        <w:t>V</w:t>
      </w:r>
      <w:r>
        <w:rPr>
          <w:rFonts w:cstheme="minorHAnsi"/>
          <w:sz w:val="24"/>
          <w:szCs w:val="24"/>
        </w:rPr>
        <w:t>32/29</w:t>
      </w:r>
      <w:r w:rsidRPr="00990C00">
        <w:rPr>
          <w:rFonts w:cstheme="minorHAnsi"/>
          <w:sz w:val="24"/>
          <w:szCs w:val="24"/>
        </w:rPr>
        <w:t>.</w:t>
      </w:r>
      <w:r>
        <w:rPr>
          <w:rStyle w:val="FootnoteReference"/>
          <w:rFonts w:cstheme="minorHAnsi"/>
          <w:sz w:val="24"/>
          <w:szCs w:val="24"/>
        </w:rPr>
        <w:footnoteReference w:id="43"/>
      </w:r>
      <w:r w:rsidRPr="00990C00">
        <w:rPr>
          <w:rFonts w:cstheme="minorHAnsi"/>
          <w:sz w:val="24"/>
          <w:szCs w:val="24"/>
        </w:rPr>
        <w:t xml:space="preserve"> </w:t>
      </w:r>
      <w:r w:rsidR="004D1651">
        <w:rPr>
          <w:rFonts w:cstheme="minorHAnsi"/>
          <w:sz w:val="24"/>
          <w:szCs w:val="24"/>
        </w:rPr>
        <w:t xml:space="preserve">The foregoing </w:t>
      </w:r>
      <w:r w:rsidR="00173D15">
        <w:rPr>
          <w:rFonts w:cstheme="minorHAnsi"/>
          <w:sz w:val="24"/>
          <w:szCs w:val="24"/>
        </w:rPr>
        <w:t xml:space="preserve">analyses </w:t>
      </w:r>
      <w:r w:rsidR="00973FE8">
        <w:rPr>
          <w:rFonts w:cstheme="minorHAnsi"/>
          <w:sz w:val="24"/>
          <w:szCs w:val="24"/>
        </w:rPr>
        <w:t xml:space="preserve">made special interpretation of </w:t>
      </w:r>
      <w:r w:rsidR="004D1651" w:rsidRPr="004D1651">
        <w:rPr>
          <w:rFonts w:cstheme="minorHAnsi"/>
          <w:i/>
          <w:iCs/>
          <w:sz w:val="24"/>
          <w:szCs w:val="24"/>
        </w:rPr>
        <w:t>modus</w:t>
      </w:r>
      <w:r w:rsidR="004D1651">
        <w:rPr>
          <w:rFonts w:cstheme="minorHAnsi"/>
          <w:sz w:val="24"/>
          <w:szCs w:val="24"/>
        </w:rPr>
        <w:t xml:space="preserve"> perfections </w:t>
      </w:r>
      <w:r w:rsidR="000109B8">
        <w:rPr>
          <w:rFonts w:cstheme="minorHAnsi"/>
          <w:sz w:val="24"/>
          <w:szCs w:val="24"/>
        </w:rPr>
        <w:t>within a</w:t>
      </w:r>
      <w:r w:rsidR="00610604">
        <w:rPr>
          <w:rFonts w:cstheme="minorHAnsi"/>
          <w:sz w:val="24"/>
          <w:szCs w:val="24"/>
        </w:rPr>
        <w:t>n imperfect</w:t>
      </w:r>
      <w:r w:rsidR="000109B8">
        <w:rPr>
          <w:rFonts w:cstheme="minorHAnsi"/>
          <w:sz w:val="24"/>
          <w:szCs w:val="24"/>
        </w:rPr>
        <w:t xml:space="preserve"> </w:t>
      </w:r>
      <w:r w:rsidR="001B4A34">
        <w:rPr>
          <w:rFonts w:cstheme="minorHAnsi"/>
          <w:sz w:val="24"/>
          <w:szCs w:val="24"/>
        </w:rPr>
        <w:t>norm</w:t>
      </w:r>
      <w:r w:rsidR="000109B8">
        <w:rPr>
          <w:rFonts w:cstheme="minorHAnsi"/>
          <w:sz w:val="24"/>
          <w:szCs w:val="24"/>
        </w:rPr>
        <w:t xml:space="preserve">, </w:t>
      </w:r>
      <w:r w:rsidR="004D1651">
        <w:rPr>
          <w:rFonts w:cstheme="minorHAnsi"/>
          <w:sz w:val="24"/>
          <w:szCs w:val="24"/>
        </w:rPr>
        <w:t xml:space="preserve">and the </w:t>
      </w:r>
      <w:r w:rsidR="00973FE8">
        <w:rPr>
          <w:rFonts w:cstheme="minorHAnsi"/>
          <w:sz w:val="24"/>
          <w:szCs w:val="24"/>
        </w:rPr>
        <w:t xml:space="preserve">converse </w:t>
      </w:r>
      <w:r w:rsidR="00610604">
        <w:rPr>
          <w:rFonts w:cstheme="minorHAnsi"/>
          <w:sz w:val="24"/>
          <w:szCs w:val="24"/>
        </w:rPr>
        <w:t xml:space="preserve">principle </w:t>
      </w:r>
      <w:r w:rsidR="000109B8">
        <w:rPr>
          <w:rFonts w:cstheme="minorHAnsi"/>
          <w:sz w:val="24"/>
          <w:szCs w:val="24"/>
        </w:rPr>
        <w:t xml:space="preserve">will </w:t>
      </w:r>
      <w:r w:rsidR="00610604">
        <w:rPr>
          <w:rFonts w:cstheme="minorHAnsi"/>
          <w:sz w:val="24"/>
          <w:szCs w:val="24"/>
        </w:rPr>
        <w:t xml:space="preserve">apply </w:t>
      </w:r>
      <w:r w:rsidR="004D1651">
        <w:rPr>
          <w:rFonts w:cstheme="minorHAnsi"/>
          <w:sz w:val="24"/>
          <w:szCs w:val="24"/>
        </w:rPr>
        <w:t>to dance</w:t>
      </w:r>
      <w:r w:rsidR="00F006AA">
        <w:rPr>
          <w:rFonts w:cstheme="minorHAnsi"/>
          <w:sz w:val="24"/>
          <w:szCs w:val="24"/>
        </w:rPr>
        <w:t>d</w:t>
      </w:r>
      <w:r w:rsidR="000109B8">
        <w:rPr>
          <w:rFonts w:cstheme="minorHAnsi"/>
          <w:sz w:val="24"/>
          <w:szCs w:val="24"/>
        </w:rPr>
        <w:t xml:space="preserve"> songs</w:t>
      </w:r>
      <w:r w:rsidR="004D1651">
        <w:rPr>
          <w:rFonts w:cstheme="minorHAnsi"/>
          <w:sz w:val="24"/>
          <w:szCs w:val="24"/>
        </w:rPr>
        <w:t xml:space="preserve"> in triple time. </w:t>
      </w:r>
      <w:r w:rsidR="000109B8">
        <w:rPr>
          <w:rFonts w:cstheme="minorHAnsi"/>
          <w:sz w:val="24"/>
          <w:szCs w:val="24"/>
        </w:rPr>
        <w:t xml:space="preserve">While perfect groupings at the </w:t>
      </w:r>
      <w:r w:rsidR="000109B8" w:rsidRPr="000109B8">
        <w:rPr>
          <w:rFonts w:cstheme="minorHAnsi"/>
          <w:i/>
          <w:iCs/>
          <w:sz w:val="24"/>
          <w:szCs w:val="24"/>
        </w:rPr>
        <w:t>tempus</w:t>
      </w:r>
      <w:r w:rsidR="000109B8">
        <w:rPr>
          <w:rFonts w:cstheme="minorHAnsi"/>
          <w:sz w:val="24"/>
          <w:szCs w:val="24"/>
        </w:rPr>
        <w:t xml:space="preserve"> level will go without remark, considerable flexibility will be called for at the </w:t>
      </w:r>
      <w:r w:rsidR="000109B8" w:rsidRPr="000109B8">
        <w:rPr>
          <w:rFonts w:cstheme="minorHAnsi"/>
          <w:i/>
          <w:iCs/>
          <w:sz w:val="24"/>
          <w:szCs w:val="24"/>
        </w:rPr>
        <w:t>modus</w:t>
      </w:r>
      <w:r w:rsidR="000109B8">
        <w:rPr>
          <w:rFonts w:cstheme="minorHAnsi"/>
          <w:sz w:val="24"/>
          <w:szCs w:val="24"/>
        </w:rPr>
        <w:t xml:space="preserve"> level</w:t>
      </w:r>
      <w:r w:rsidR="00B21EB7">
        <w:rPr>
          <w:rFonts w:cstheme="minorHAnsi"/>
          <w:sz w:val="24"/>
          <w:szCs w:val="24"/>
        </w:rPr>
        <w:t xml:space="preserve"> and beyond</w:t>
      </w:r>
      <w:r w:rsidR="000109B8">
        <w:rPr>
          <w:rFonts w:cstheme="minorHAnsi"/>
          <w:sz w:val="24"/>
          <w:szCs w:val="24"/>
        </w:rPr>
        <w:t>.</w:t>
      </w:r>
    </w:p>
    <w:p w14:paraId="014E2821" w14:textId="77777777" w:rsidR="006B7218" w:rsidRDefault="006B7218" w:rsidP="006B7218">
      <w:pPr>
        <w:spacing w:line="480" w:lineRule="auto"/>
        <w:rPr>
          <w:rFonts w:cstheme="minorHAnsi"/>
          <w:b/>
          <w:bCs/>
          <w:sz w:val="24"/>
          <w:szCs w:val="24"/>
        </w:rPr>
      </w:pPr>
    </w:p>
    <w:p w14:paraId="4FEA4378" w14:textId="608B5DF2" w:rsidR="00FA06C0" w:rsidRPr="00990C00" w:rsidRDefault="00776DE8" w:rsidP="006B7218">
      <w:pPr>
        <w:spacing w:line="480" w:lineRule="auto"/>
        <w:rPr>
          <w:rFonts w:cstheme="minorHAnsi"/>
          <w:sz w:val="24"/>
          <w:szCs w:val="24"/>
        </w:rPr>
      </w:pPr>
      <w:r w:rsidRPr="00B000A2">
        <w:rPr>
          <w:rFonts w:cstheme="minorHAnsi"/>
          <w:b/>
          <w:bCs/>
          <w:sz w:val="24"/>
          <w:szCs w:val="24"/>
          <w:u w:val="single"/>
        </w:rPr>
        <w:t>Example 13</w:t>
      </w:r>
      <w:r w:rsidR="00FA06C0" w:rsidRPr="00990C00">
        <w:rPr>
          <w:rFonts w:cstheme="minorHAnsi"/>
          <w:sz w:val="24"/>
          <w:szCs w:val="24"/>
        </w:rPr>
        <w:t xml:space="preserve"> presents the opening </w:t>
      </w:r>
      <w:r w:rsidR="007E4138">
        <w:rPr>
          <w:rFonts w:cstheme="minorHAnsi"/>
          <w:sz w:val="24"/>
          <w:szCs w:val="24"/>
        </w:rPr>
        <w:t>phrase</w:t>
      </w:r>
      <w:r w:rsidR="00085ACC">
        <w:rPr>
          <w:rFonts w:cstheme="minorHAnsi"/>
          <w:sz w:val="24"/>
          <w:szCs w:val="24"/>
        </w:rPr>
        <w:t>s</w:t>
      </w:r>
      <w:r w:rsidR="007E4138">
        <w:rPr>
          <w:rFonts w:cstheme="minorHAnsi"/>
          <w:sz w:val="24"/>
          <w:szCs w:val="24"/>
        </w:rPr>
        <w:t xml:space="preserve"> (</w:t>
      </w:r>
      <w:r w:rsidR="00FE1188">
        <w:rPr>
          <w:rFonts w:cstheme="minorHAnsi"/>
          <w:sz w:val="24"/>
          <w:szCs w:val="24"/>
        </w:rPr>
        <w:t xml:space="preserve">i.e., </w:t>
      </w:r>
      <w:r w:rsidR="007E4138">
        <w:rPr>
          <w:rFonts w:cstheme="minorHAnsi"/>
          <w:sz w:val="24"/>
          <w:szCs w:val="24"/>
        </w:rPr>
        <w:t xml:space="preserve">to </w:t>
      </w:r>
      <w:r w:rsidR="00FE1188">
        <w:rPr>
          <w:rFonts w:cstheme="minorHAnsi"/>
          <w:sz w:val="24"/>
          <w:szCs w:val="24"/>
        </w:rPr>
        <w:t xml:space="preserve">the </w:t>
      </w:r>
      <w:r w:rsidR="007E4138">
        <w:rPr>
          <w:rFonts w:cstheme="minorHAnsi"/>
          <w:sz w:val="24"/>
          <w:szCs w:val="24"/>
        </w:rPr>
        <w:t xml:space="preserve">first cadence) </w:t>
      </w:r>
      <w:r w:rsidR="00FA06C0" w:rsidRPr="00990C00">
        <w:rPr>
          <w:rFonts w:cstheme="minorHAnsi"/>
          <w:sz w:val="24"/>
          <w:szCs w:val="24"/>
        </w:rPr>
        <w:t xml:space="preserve">of two virelais </w:t>
      </w:r>
      <w:r w:rsidR="007E4138">
        <w:rPr>
          <w:rFonts w:cstheme="minorHAnsi"/>
          <w:sz w:val="24"/>
          <w:szCs w:val="24"/>
        </w:rPr>
        <w:t xml:space="preserve">in triple time </w:t>
      </w:r>
      <w:r w:rsidR="00FA06C0" w:rsidRPr="00990C00">
        <w:rPr>
          <w:rFonts w:cstheme="minorHAnsi"/>
          <w:sz w:val="24"/>
          <w:szCs w:val="24"/>
        </w:rPr>
        <w:t xml:space="preserve">with </w:t>
      </w:r>
      <w:r w:rsidR="00461D09">
        <w:rPr>
          <w:rFonts w:cstheme="minorHAnsi"/>
          <w:sz w:val="24"/>
          <w:szCs w:val="24"/>
        </w:rPr>
        <w:t xml:space="preserve">metric interpretation </w:t>
      </w:r>
      <w:r w:rsidR="00FA06C0" w:rsidRPr="00990C00">
        <w:rPr>
          <w:rFonts w:cstheme="minorHAnsi"/>
          <w:sz w:val="24"/>
          <w:szCs w:val="24"/>
        </w:rPr>
        <w:t xml:space="preserve">at two levels, </w:t>
      </w:r>
      <w:r w:rsidR="00FA06C0" w:rsidRPr="00990C00">
        <w:rPr>
          <w:rFonts w:cstheme="minorHAnsi"/>
          <w:i/>
          <w:iCs/>
          <w:sz w:val="24"/>
          <w:szCs w:val="24"/>
        </w:rPr>
        <w:t>tempus</w:t>
      </w:r>
      <w:r w:rsidR="00FA06C0" w:rsidRPr="00990C00">
        <w:rPr>
          <w:rFonts w:cstheme="minorHAnsi"/>
          <w:sz w:val="24"/>
          <w:szCs w:val="24"/>
        </w:rPr>
        <w:t xml:space="preserve"> and </w:t>
      </w:r>
      <w:r w:rsidR="00FA06C0" w:rsidRPr="00990C00">
        <w:rPr>
          <w:rFonts w:cstheme="minorHAnsi"/>
          <w:i/>
          <w:iCs/>
          <w:sz w:val="24"/>
          <w:szCs w:val="24"/>
        </w:rPr>
        <w:t>modus</w:t>
      </w:r>
      <w:r w:rsidR="00FA06C0" w:rsidRPr="00990C00">
        <w:rPr>
          <w:rFonts w:cstheme="minorHAnsi"/>
          <w:sz w:val="24"/>
          <w:szCs w:val="24"/>
        </w:rPr>
        <w:t xml:space="preserve">. </w:t>
      </w:r>
      <w:r w:rsidR="007E4138">
        <w:rPr>
          <w:rFonts w:cstheme="minorHAnsi"/>
          <w:sz w:val="24"/>
          <w:szCs w:val="24"/>
        </w:rPr>
        <w:t xml:space="preserve">The </w:t>
      </w:r>
      <w:r w:rsidR="0037065E">
        <w:rPr>
          <w:rFonts w:cstheme="minorHAnsi"/>
          <w:sz w:val="24"/>
          <w:szCs w:val="24"/>
        </w:rPr>
        <w:t xml:space="preserve">cadential layout </w:t>
      </w:r>
      <w:r w:rsidR="007E4138">
        <w:rPr>
          <w:rFonts w:cstheme="minorHAnsi"/>
          <w:sz w:val="24"/>
          <w:szCs w:val="24"/>
        </w:rPr>
        <w:t xml:space="preserve">of these </w:t>
      </w:r>
      <w:r w:rsidR="007E4138">
        <w:rPr>
          <w:rFonts w:cstheme="minorHAnsi"/>
          <w:sz w:val="24"/>
          <w:szCs w:val="24"/>
        </w:rPr>
        <w:lastRenderedPageBreak/>
        <w:t>songs</w:t>
      </w:r>
      <w:r w:rsidR="00076DA0">
        <w:rPr>
          <w:rFonts w:cstheme="minorHAnsi"/>
          <w:sz w:val="24"/>
          <w:szCs w:val="24"/>
        </w:rPr>
        <w:t>—</w:t>
      </w:r>
      <w:r w:rsidR="00665DCE">
        <w:rPr>
          <w:rFonts w:cstheme="minorHAnsi"/>
          <w:sz w:val="24"/>
          <w:szCs w:val="24"/>
        </w:rPr>
        <w:t xml:space="preserve">aided </w:t>
      </w:r>
      <w:r w:rsidR="00076DA0">
        <w:rPr>
          <w:rFonts w:cstheme="minorHAnsi"/>
          <w:sz w:val="24"/>
          <w:szCs w:val="24"/>
        </w:rPr>
        <w:t>by the opening rest</w:t>
      </w:r>
      <w:r w:rsidR="001A4825">
        <w:rPr>
          <w:rFonts w:cstheme="minorHAnsi"/>
          <w:sz w:val="24"/>
          <w:szCs w:val="24"/>
        </w:rPr>
        <w:t>, in the first case,</w:t>
      </w:r>
      <w:r w:rsidR="00076DA0">
        <w:rPr>
          <w:rFonts w:cstheme="minorHAnsi"/>
          <w:sz w:val="24"/>
          <w:szCs w:val="24"/>
        </w:rPr>
        <w:t xml:space="preserve"> and </w:t>
      </w:r>
      <w:r w:rsidR="00FA1607">
        <w:rPr>
          <w:rFonts w:cstheme="minorHAnsi"/>
          <w:sz w:val="24"/>
          <w:szCs w:val="24"/>
        </w:rPr>
        <w:t xml:space="preserve">ascending </w:t>
      </w:r>
      <w:r w:rsidR="00076DA0">
        <w:rPr>
          <w:rFonts w:cstheme="minorHAnsi"/>
          <w:sz w:val="24"/>
          <w:szCs w:val="24"/>
        </w:rPr>
        <w:t>iambs</w:t>
      </w:r>
      <w:r w:rsidR="001A4825">
        <w:rPr>
          <w:rFonts w:cstheme="minorHAnsi"/>
          <w:sz w:val="24"/>
          <w:szCs w:val="24"/>
        </w:rPr>
        <w:t>, in both cases</w:t>
      </w:r>
      <w:r w:rsidR="00076DA0">
        <w:rPr>
          <w:rFonts w:cstheme="minorHAnsi"/>
          <w:sz w:val="24"/>
          <w:szCs w:val="24"/>
        </w:rPr>
        <w:t>—</w:t>
      </w:r>
      <w:r w:rsidR="007E4138">
        <w:rPr>
          <w:rFonts w:cstheme="minorHAnsi"/>
          <w:sz w:val="24"/>
          <w:szCs w:val="24"/>
        </w:rPr>
        <w:t>strongly prompt</w:t>
      </w:r>
      <w:r w:rsidR="005F04AB">
        <w:rPr>
          <w:rFonts w:cstheme="minorHAnsi"/>
          <w:sz w:val="24"/>
          <w:szCs w:val="24"/>
        </w:rPr>
        <w:t>s</w:t>
      </w:r>
      <w:r w:rsidR="007E4138">
        <w:rPr>
          <w:rFonts w:cstheme="minorHAnsi"/>
          <w:sz w:val="24"/>
          <w:szCs w:val="24"/>
        </w:rPr>
        <w:t xml:space="preserve"> an anacrustic </w:t>
      </w:r>
      <w:r w:rsidR="0037065E">
        <w:rPr>
          <w:rFonts w:cstheme="minorHAnsi"/>
          <w:sz w:val="24"/>
          <w:szCs w:val="24"/>
        </w:rPr>
        <w:t xml:space="preserve">metrical interpretation </w:t>
      </w:r>
      <w:r w:rsidR="007E4138">
        <w:rPr>
          <w:rFonts w:cstheme="minorHAnsi"/>
          <w:sz w:val="24"/>
          <w:szCs w:val="24"/>
        </w:rPr>
        <w:t xml:space="preserve">at the </w:t>
      </w:r>
      <w:r w:rsidR="007E4138" w:rsidRPr="007E4138">
        <w:rPr>
          <w:rFonts w:cstheme="minorHAnsi"/>
          <w:i/>
          <w:iCs/>
          <w:sz w:val="24"/>
          <w:szCs w:val="24"/>
        </w:rPr>
        <w:t>modus</w:t>
      </w:r>
      <w:r w:rsidR="007E4138">
        <w:rPr>
          <w:rFonts w:cstheme="minorHAnsi"/>
          <w:sz w:val="24"/>
          <w:szCs w:val="24"/>
        </w:rPr>
        <w:t xml:space="preserve"> level</w:t>
      </w:r>
      <w:r w:rsidR="0037065E">
        <w:rPr>
          <w:rFonts w:cstheme="minorHAnsi"/>
          <w:sz w:val="24"/>
          <w:szCs w:val="24"/>
        </w:rPr>
        <w:t>.</w:t>
      </w:r>
      <w:r w:rsidR="00E50A9E" w:rsidRPr="00D9038D">
        <w:rPr>
          <w:rStyle w:val="FootnoteReference"/>
          <w:rFonts w:cstheme="minorHAnsi"/>
          <w:sz w:val="24"/>
          <w:szCs w:val="24"/>
        </w:rPr>
        <w:footnoteReference w:id="44"/>
      </w:r>
      <w:r w:rsidR="0037065E">
        <w:rPr>
          <w:rFonts w:cstheme="minorHAnsi"/>
          <w:sz w:val="24"/>
          <w:szCs w:val="24"/>
        </w:rPr>
        <w:t xml:space="preserve"> </w:t>
      </w:r>
    </w:p>
    <w:p w14:paraId="692B44B5" w14:textId="636F0C2B" w:rsidR="00FA06C0" w:rsidRPr="00990C00" w:rsidRDefault="00FA06C0" w:rsidP="00FA06C0">
      <w:pPr>
        <w:spacing w:line="480" w:lineRule="auto"/>
        <w:jc w:val="center"/>
        <w:rPr>
          <w:rFonts w:cstheme="minorHAnsi"/>
          <w:sz w:val="24"/>
          <w:szCs w:val="24"/>
        </w:rPr>
      </w:pPr>
    </w:p>
    <w:p w14:paraId="3BF7C618" w14:textId="594BBF6D" w:rsidR="00FA06C0" w:rsidRPr="00990C00" w:rsidRDefault="00776DE8" w:rsidP="008933E1">
      <w:pPr>
        <w:spacing w:line="480" w:lineRule="auto"/>
        <w:rPr>
          <w:rFonts w:cstheme="minorHAnsi"/>
          <w:sz w:val="24"/>
          <w:szCs w:val="24"/>
        </w:rPr>
      </w:pPr>
      <w:r>
        <w:rPr>
          <w:rFonts w:cstheme="minorHAnsi"/>
          <w:b/>
          <w:bCs/>
          <w:sz w:val="24"/>
          <w:szCs w:val="24"/>
        </w:rPr>
        <w:t>Example 13</w:t>
      </w:r>
      <w:r w:rsidR="00FA06C0" w:rsidRPr="00990C00">
        <w:rPr>
          <w:rFonts w:cstheme="minorHAnsi"/>
          <w:sz w:val="24"/>
          <w:szCs w:val="24"/>
        </w:rPr>
        <w:t xml:space="preserve"> </w:t>
      </w:r>
      <w:r w:rsidR="00A54D9C">
        <w:rPr>
          <w:rFonts w:cstheme="minorHAnsi"/>
          <w:sz w:val="24"/>
          <w:szCs w:val="24"/>
        </w:rPr>
        <w:t xml:space="preserve">Guillaume de </w:t>
      </w:r>
      <w:r w:rsidR="00FA06C0" w:rsidRPr="00990C00">
        <w:rPr>
          <w:rFonts w:cstheme="minorHAnsi"/>
          <w:sz w:val="24"/>
          <w:szCs w:val="24"/>
        </w:rPr>
        <w:t>Machaut</w:t>
      </w:r>
      <w:r w:rsidR="00C26DAF">
        <w:rPr>
          <w:rFonts w:cstheme="minorHAnsi"/>
          <w:sz w:val="24"/>
          <w:szCs w:val="24"/>
        </w:rPr>
        <w:t>,</w:t>
      </w:r>
      <w:r w:rsidR="00FA06C0" w:rsidRPr="00990C00">
        <w:rPr>
          <w:rFonts w:cstheme="minorHAnsi"/>
          <w:sz w:val="24"/>
          <w:szCs w:val="24"/>
        </w:rPr>
        <w:t xml:space="preserve"> </w:t>
      </w:r>
      <w:r w:rsidR="00C53458">
        <w:rPr>
          <w:rFonts w:cstheme="minorHAnsi"/>
          <w:sz w:val="24"/>
          <w:szCs w:val="24"/>
        </w:rPr>
        <w:t xml:space="preserve">(a) </w:t>
      </w:r>
      <w:r w:rsidR="00FA06C0" w:rsidRPr="00990C00">
        <w:rPr>
          <w:rFonts w:cstheme="minorHAnsi"/>
          <w:sz w:val="24"/>
          <w:szCs w:val="24"/>
        </w:rPr>
        <w:t>“Dame, mon cuer emportes” (V</w:t>
      </w:r>
      <w:r w:rsidR="00FA06C0">
        <w:rPr>
          <w:rFonts w:cstheme="minorHAnsi"/>
          <w:sz w:val="24"/>
          <w:szCs w:val="24"/>
        </w:rPr>
        <w:t>3</w:t>
      </w:r>
      <w:r w:rsidR="00FA06C0" w:rsidRPr="00990C00">
        <w:rPr>
          <w:rFonts w:cstheme="minorHAnsi"/>
          <w:sz w:val="24"/>
          <w:szCs w:val="24"/>
        </w:rPr>
        <w:t>2</w:t>
      </w:r>
      <w:r w:rsidR="00FA06C0">
        <w:rPr>
          <w:rFonts w:cstheme="minorHAnsi"/>
          <w:sz w:val="24"/>
          <w:szCs w:val="24"/>
        </w:rPr>
        <w:t>/29</w:t>
      </w:r>
      <w:r w:rsidR="00FA06C0" w:rsidRPr="00990C00">
        <w:rPr>
          <w:rFonts w:cstheme="minorHAnsi"/>
          <w:sz w:val="24"/>
          <w:szCs w:val="24"/>
        </w:rPr>
        <w:t>)</w:t>
      </w:r>
      <w:r w:rsidR="00CD5126">
        <w:rPr>
          <w:rFonts w:cstheme="minorHAnsi"/>
          <w:sz w:val="24"/>
          <w:szCs w:val="24"/>
        </w:rPr>
        <w:t>,</w:t>
      </w:r>
      <w:r w:rsidR="00FA06C0" w:rsidRPr="00990C00">
        <w:rPr>
          <w:rFonts w:cstheme="minorHAnsi"/>
          <w:sz w:val="24"/>
          <w:szCs w:val="24"/>
        </w:rPr>
        <w:t xml:space="preserve"> and </w:t>
      </w:r>
      <w:r w:rsidR="0031703B">
        <w:rPr>
          <w:rFonts w:cstheme="minorHAnsi"/>
          <w:sz w:val="24"/>
          <w:szCs w:val="24"/>
        </w:rPr>
        <w:t xml:space="preserve">(b) </w:t>
      </w:r>
      <w:r w:rsidR="00FA06C0" w:rsidRPr="00990C00">
        <w:rPr>
          <w:rFonts w:cstheme="minorHAnsi"/>
          <w:sz w:val="24"/>
          <w:szCs w:val="24"/>
        </w:rPr>
        <w:t>“En mon cuer” (V2</w:t>
      </w:r>
      <w:r w:rsidR="00FA06C0">
        <w:rPr>
          <w:rFonts w:cstheme="minorHAnsi"/>
          <w:sz w:val="24"/>
          <w:szCs w:val="24"/>
        </w:rPr>
        <w:t>7/24</w:t>
      </w:r>
      <w:r w:rsidR="0031703B" w:rsidRPr="00990C00">
        <w:rPr>
          <w:rFonts w:cstheme="minorHAnsi"/>
          <w:sz w:val="24"/>
          <w:szCs w:val="24"/>
        </w:rPr>
        <w:t>)</w:t>
      </w:r>
      <w:r w:rsidR="0031703B">
        <w:rPr>
          <w:rFonts w:cstheme="minorHAnsi"/>
          <w:sz w:val="24"/>
          <w:szCs w:val="24"/>
        </w:rPr>
        <w:t>,</w:t>
      </w:r>
      <w:r w:rsidR="0031703B" w:rsidRPr="00990C00">
        <w:rPr>
          <w:rFonts w:cstheme="minorHAnsi"/>
          <w:sz w:val="24"/>
          <w:szCs w:val="24"/>
        </w:rPr>
        <w:t xml:space="preserve"> </w:t>
      </w:r>
      <w:r w:rsidR="00C26DAF">
        <w:rPr>
          <w:rFonts w:cstheme="minorHAnsi"/>
          <w:sz w:val="24"/>
          <w:szCs w:val="24"/>
        </w:rPr>
        <w:t xml:space="preserve">beginning of </w:t>
      </w:r>
      <w:r w:rsidR="00FA06C0" w:rsidRPr="00990C00">
        <w:rPr>
          <w:rFonts w:cstheme="minorHAnsi"/>
          <w:sz w:val="24"/>
          <w:szCs w:val="24"/>
        </w:rPr>
        <w:t>cantus</w:t>
      </w:r>
      <w:r w:rsidR="00837BB8">
        <w:rPr>
          <w:rFonts w:cstheme="minorHAnsi"/>
          <w:sz w:val="24"/>
          <w:szCs w:val="24"/>
        </w:rPr>
        <w:t xml:space="preserve">, metrically interpreted at </w:t>
      </w:r>
      <w:r w:rsidR="00BB63D2" w:rsidRPr="00BB63D2">
        <w:rPr>
          <w:rFonts w:cstheme="minorHAnsi"/>
          <w:i/>
          <w:iCs/>
          <w:sz w:val="24"/>
          <w:szCs w:val="24"/>
        </w:rPr>
        <w:t xml:space="preserve">modus </w:t>
      </w:r>
      <w:r w:rsidR="00BB63D2" w:rsidRPr="00BB63D2">
        <w:rPr>
          <w:rFonts w:cstheme="minorHAnsi"/>
          <w:sz w:val="24"/>
          <w:szCs w:val="24"/>
        </w:rPr>
        <w:t>and</w:t>
      </w:r>
      <w:r w:rsidR="00BB63D2" w:rsidRPr="00BB63D2">
        <w:rPr>
          <w:rFonts w:cstheme="minorHAnsi"/>
          <w:i/>
          <w:iCs/>
          <w:sz w:val="24"/>
          <w:szCs w:val="24"/>
        </w:rPr>
        <w:t xml:space="preserve"> tempus</w:t>
      </w:r>
      <w:r w:rsidR="00BB63D2">
        <w:rPr>
          <w:rFonts w:cstheme="minorHAnsi"/>
          <w:sz w:val="24"/>
          <w:szCs w:val="24"/>
        </w:rPr>
        <w:t xml:space="preserve"> </w:t>
      </w:r>
      <w:r w:rsidR="00837BB8">
        <w:rPr>
          <w:rFonts w:cstheme="minorHAnsi"/>
          <w:sz w:val="24"/>
          <w:szCs w:val="24"/>
        </w:rPr>
        <w:t>levels</w:t>
      </w:r>
      <w:r w:rsidR="008933E1">
        <w:rPr>
          <w:rFonts w:cstheme="minorHAnsi"/>
          <w:sz w:val="24"/>
          <w:szCs w:val="24"/>
        </w:rPr>
        <w:t>.</w:t>
      </w:r>
    </w:p>
    <w:p w14:paraId="0E5EDEE2" w14:textId="77777777" w:rsidR="006B7218" w:rsidRDefault="006B7218" w:rsidP="00FA06C0">
      <w:pPr>
        <w:spacing w:line="480" w:lineRule="auto"/>
        <w:rPr>
          <w:rFonts w:cstheme="minorHAnsi"/>
          <w:sz w:val="24"/>
          <w:szCs w:val="24"/>
        </w:rPr>
      </w:pPr>
    </w:p>
    <w:p w14:paraId="5512C147" w14:textId="277FCAD2" w:rsidR="00FA06C0" w:rsidRPr="00674C17" w:rsidRDefault="00A54D9C" w:rsidP="006B7218">
      <w:pPr>
        <w:spacing w:line="480" w:lineRule="auto"/>
        <w:rPr>
          <w:rFonts w:cstheme="minorHAnsi"/>
          <w:sz w:val="24"/>
          <w:szCs w:val="24"/>
        </w:rPr>
      </w:pPr>
      <w:r>
        <w:rPr>
          <w:rFonts w:cstheme="minorHAnsi"/>
          <w:sz w:val="24"/>
          <w:szCs w:val="24"/>
        </w:rPr>
        <w:t>A</w:t>
      </w:r>
      <w:r w:rsidRPr="00990C00">
        <w:rPr>
          <w:rFonts w:cstheme="minorHAnsi"/>
          <w:sz w:val="24"/>
          <w:szCs w:val="24"/>
        </w:rPr>
        <w:t>ll directed progressions in V</w:t>
      </w:r>
      <w:r w:rsidR="00B44F61">
        <w:rPr>
          <w:rFonts w:cstheme="minorHAnsi"/>
          <w:sz w:val="24"/>
          <w:szCs w:val="24"/>
        </w:rPr>
        <w:t>32/39</w:t>
      </w:r>
      <w:r w:rsidRPr="00990C00">
        <w:rPr>
          <w:rFonts w:cstheme="minorHAnsi"/>
          <w:sz w:val="24"/>
          <w:szCs w:val="24"/>
        </w:rPr>
        <w:t xml:space="preserve"> and V</w:t>
      </w:r>
      <w:r w:rsidR="00B44F61">
        <w:rPr>
          <w:rFonts w:cstheme="minorHAnsi"/>
          <w:sz w:val="24"/>
          <w:szCs w:val="24"/>
        </w:rPr>
        <w:t>27/24</w:t>
      </w:r>
      <w:r w:rsidRPr="00990C00">
        <w:rPr>
          <w:rFonts w:cstheme="minorHAnsi"/>
          <w:sz w:val="24"/>
          <w:szCs w:val="24"/>
        </w:rPr>
        <w:t xml:space="preserve">, </w:t>
      </w:r>
      <w:r>
        <w:rPr>
          <w:rFonts w:cstheme="minorHAnsi"/>
          <w:sz w:val="24"/>
          <w:szCs w:val="24"/>
        </w:rPr>
        <w:t>with one exception</w:t>
      </w:r>
      <w:r w:rsidRPr="00990C00">
        <w:rPr>
          <w:rFonts w:cstheme="minorHAnsi"/>
          <w:sz w:val="24"/>
          <w:szCs w:val="24"/>
        </w:rPr>
        <w:t xml:space="preserve">, fall </w:t>
      </w:r>
      <w:r>
        <w:rPr>
          <w:rFonts w:cstheme="minorHAnsi"/>
          <w:sz w:val="24"/>
          <w:szCs w:val="24"/>
        </w:rPr>
        <w:t xml:space="preserve">conventionally </w:t>
      </w:r>
      <w:r w:rsidRPr="00990C00">
        <w:rPr>
          <w:rFonts w:cstheme="minorHAnsi"/>
          <w:sz w:val="24"/>
          <w:szCs w:val="24"/>
        </w:rPr>
        <w:t xml:space="preserve">on </w:t>
      </w:r>
      <w:r>
        <w:rPr>
          <w:rFonts w:cstheme="minorHAnsi"/>
          <w:sz w:val="24"/>
          <w:szCs w:val="24"/>
        </w:rPr>
        <w:t>a downbeat</w:t>
      </w:r>
      <w:r w:rsidRPr="000E2B80">
        <w:rPr>
          <w:rFonts w:cstheme="minorHAnsi"/>
          <w:sz w:val="24"/>
          <w:szCs w:val="24"/>
        </w:rPr>
        <w:t>.</w:t>
      </w:r>
      <w:r>
        <w:rPr>
          <w:rFonts w:cstheme="minorHAnsi"/>
          <w:sz w:val="24"/>
          <w:szCs w:val="24"/>
        </w:rPr>
        <w:t xml:space="preserve"> </w:t>
      </w:r>
      <w:r w:rsidR="00FC5A51" w:rsidRPr="00B975D2">
        <w:rPr>
          <w:rFonts w:cstheme="minorHAnsi"/>
          <w:b/>
          <w:bCs/>
          <w:sz w:val="24"/>
          <w:szCs w:val="24"/>
          <w:u w:val="single"/>
        </w:rPr>
        <w:t>Example 14</w:t>
      </w:r>
      <w:r w:rsidR="00FC5A51">
        <w:rPr>
          <w:rFonts w:cstheme="minorHAnsi"/>
          <w:sz w:val="24"/>
          <w:szCs w:val="24"/>
        </w:rPr>
        <w:t xml:space="preserve"> provides an </w:t>
      </w:r>
      <w:r w:rsidR="00FA06C0">
        <w:rPr>
          <w:rFonts w:cstheme="minorHAnsi"/>
          <w:sz w:val="24"/>
          <w:szCs w:val="24"/>
        </w:rPr>
        <w:t xml:space="preserve">annotated score of the cantus line of V27/24, omitting tenor accompaniment. </w:t>
      </w:r>
      <w:r w:rsidR="00614465">
        <w:rPr>
          <w:rFonts w:cstheme="minorHAnsi"/>
          <w:sz w:val="24"/>
          <w:szCs w:val="24"/>
        </w:rPr>
        <w:t xml:space="preserve">The metrical level of analysis is now </w:t>
      </w:r>
      <w:r w:rsidR="00614465" w:rsidRPr="00614465">
        <w:rPr>
          <w:rFonts w:cstheme="minorHAnsi"/>
          <w:i/>
          <w:iCs/>
          <w:sz w:val="24"/>
          <w:szCs w:val="24"/>
        </w:rPr>
        <w:t>modus,</w:t>
      </w:r>
      <w:r w:rsidR="00614465">
        <w:rPr>
          <w:rFonts w:cstheme="minorHAnsi"/>
          <w:sz w:val="24"/>
          <w:szCs w:val="24"/>
        </w:rPr>
        <w:t xml:space="preserve"> compared to </w:t>
      </w:r>
      <w:r w:rsidR="00776DE8" w:rsidRPr="00936C29">
        <w:rPr>
          <w:rFonts w:cstheme="minorHAnsi"/>
          <w:sz w:val="24"/>
          <w:szCs w:val="24"/>
        </w:rPr>
        <w:t>Example 6</w:t>
      </w:r>
      <w:r w:rsidR="00614465" w:rsidRPr="00936C29">
        <w:rPr>
          <w:rFonts w:cstheme="minorHAnsi"/>
          <w:sz w:val="24"/>
          <w:szCs w:val="24"/>
        </w:rPr>
        <w:t>’s</w:t>
      </w:r>
      <w:r w:rsidR="00614465">
        <w:rPr>
          <w:rFonts w:cstheme="minorHAnsi"/>
          <w:sz w:val="24"/>
          <w:szCs w:val="24"/>
        </w:rPr>
        <w:t xml:space="preserve"> </w:t>
      </w:r>
      <w:r w:rsidR="00614465" w:rsidRPr="00614465">
        <w:rPr>
          <w:rFonts w:cstheme="minorHAnsi"/>
          <w:i/>
          <w:iCs/>
          <w:sz w:val="24"/>
          <w:szCs w:val="24"/>
        </w:rPr>
        <w:t>tempus</w:t>
      </w:r>
      <w:r w:rsidR="00614465">
        <w:rPr>
          <w:rFonts w:cstheme="minorHAnsi"/>
          <w:sz w:val="24"/>
          <w:szCs w:val="24"/>
        </w:rPr>
        <w:t xml:space="preserve"> </w:t>
      </w:r>
      <w:r w:rsidR="0060299D">
        <w:rPr>
          <w:rFonts w:cstheme="minorHAnsi"/>
          <w:sz w:val="24"/>
          <w:szCs w:val="24"/>
        </w:rPr>
        <w:t xml:space="preserve">reading </w:t>
      </w:r>
      <w:r w:rsidR="00614465">
        <w:rPr>
          <w:rFonts w:cstheme="minorHAnsi"/>
          <w:sz w:val="24"/>
          <w:szCs w:val="24"/>
        </w:rPr>
        <w:t xml:space="preserve">of the same song. </w:t>
      </w:r>
      <w:r w:rsidR="009721DA">
        <w:rPr>
          <w:rFonts w:cstheme="minorHAnsi"/>
          <w:sz w:val="24"/>
          <w:szCs w:val="24"/>
        </w:rPr>
        <w:t>The beats of d</w:t>
      </w:r>
      <w:r w:rsidR="00FA06C0">
        <w:rPr>
          <w:rFonts w:cstheme="minorHAnsi"/>
          <w:sz w:val="24"/>
          <w:szCs w:val="24"/>
        </w:rPr>
        <w:t>irected</w:t>
      </w:r>
      <w:r w:rsidR="0013741D">
        <w:rPr>
          <w:rFonts w:cstheme="minorHAnsi"/>
          <w:sz w:val="24"/>
          <w:szCs w:val="24"/>
        </w:rPr>
        <w:t>-</w:t>
      </w:r>
      <w:r w:rsidR="00FA06C0">
        <w:rPr>
          <w:rFonts w:cstheme="minorHAnsi"/>
          <w:sz w:val="24"/>
          <w:szCs w:val="24"/>
        </w:rPr>
        <w:t>progression arrivals are circled.</w:t>
      </w:r>
      <w:r w:rsidR="0061412F">
        <w:rPr>
          <w:rFonts w:cstheme="minorHAnsi"/>
          <w:sz w:val="24"/>
          <w:szCs w:val="24"/>
        </w:rPr>
        <w:t xml:space="preserve"> </w:t>
      </w:r>
      <w:r w:rsidR="00394036">
        <w:rPr>
          <w:rFonts w:cstheme="minorHAnsi"/>
          <w:sz w:val="24"/>
          <w:szCs w:val="24"/>
        </w:rPr>
        <w:t>T</w:t>
      </w:r>
      <w:r w:rsidR="00FA06C0">
        <w:rPr>
          <w:rFonts w:cstheme="minorHAnsi"/>
          <w:sz w:val="24"/>
          <w:szCs w:val="24"/>
        </w:rPr>
        <w:t xml:space="preserve">he only directed progression that falls on </w:t>
      </w:r>
      <w:r w:rsidR="009E2523">
        <w:rPr>
          <w:rFonts w:cstheme="minorHAnsi"/>
          <w:sz w:val="24"/>
          <w:szCs w:val="24"/>
        </w:rPr>
        <w:t xml:space="preserve">beat 2 </w:t>
      </w:r>
      <w:r w:rsidR="00FA06C0">
        <w:rPr>
          <w:rFonts w:cstheme="minorHAnsi"/>
          <w:sz w:val="24"/>
          <w:szCs w:val="24"/>
        </w:rPr>
        <w:t xml:space="preserve">is a </w:t>
      </w:r>
      <w:r w:rsidR="00B21EB7">
        <w:rPr>
          <w:rFonts w:cstheme="minorHAnsi"/>
          <w:sz w:val="24"/>
          <w:szCs w:val="24"/>
        </w:rPr>
        <w:t xml:space="preserve">contrapuntally </w:t>
      </w:r>
      <w:r w:rsidR="00FA06C0">
        <w:rPr>
          <w:rFonts w:cstheme="minorHAnsi"/>
          <w:sz w:val="24"/>
          <w:szCs w:val="24"/>
        </w:rPr>
        <w:t>weak inverted one (m3</w:t>
      </w:r>
      <w:r w:rsidR="00FA06C0" w:rsidRPr="00A82709">
        <w:rPr>
          <w:rFonts w:cstheme="minorHAnsi"/>
          <w:sz w:val="24"/>
          <w:szCs w:val="24"/>
        </w:rPr>
        <w:sym w:font="Wingdings" w:char="F0E0"/>
      </w:r>
      <w:r w:rsidR="001E7878">
        <w:rPr>
          <w:rFonts w:cstheme="minorHAnsi"/>
          <w:sz w:val="24"/>
          <w:szCs w:val="24"/>
        </w:rPr>
        <w:t>P</w:t>
      </w:r>
      <w:r w:rsidR="00FA06C0">
        <w:rPr>
          <w:rFonts w:cstheme="minorHAnsi"/>
          <w:sz w:val="24"/>
          <w:szCs w:val="24"/>
        </w:rPr>
        <w:t xml:space="preserve">1) in m. 21, which provides an anticipatory taste of the final F. The F of m. 21 is </w:t>
      </w:r>
      <w:r w:rsidR="00F6350D">
        <w:rPr>
          <w:rFonts w:cstheme="minorHAnsi"/>
          <w:sz w:val="24"/>
          <w:szCs w:val="24"/>
        </w:rPr>
        <w:t>contrapuntally</w:t>
      </w:r>
      <w:r w:rsidR="00FA06C0">
        <w:rPr>
          <w:rFonts w:cstheme="minorHAnsi"/>
          <w:sz w:val="24"/>
          <w:szCs w:val="24"/>
        </w:rPr>
        <w:t>, metrically, lyrically</w:t>
      </w:r>
      <w:r w:rsidR="00F6350D">
        <w:rPr>
          <w:rFonts w:cstheme="minorHAnsi"/>
          <w:sz w:val="24"/>
          <w:szCs w:val="24"/>
        </w:rPr>
        <w:t>, and formally</w:t>
      </w:r>
      <w:r w:rsidR="00FA06C0">
        <w:rPr>
          <w:rFonts w:cstheme="minorHAnsi"/>
          <w:sz w:val="24"/>
          <w:szCs w:val="24"/>
        </w:rPr>
        <w:t xml:space="preserve"> subordinate to the M6</w:t>
      </w:r>
      <w:r w:rsidR="00FA06C0" w:rsidRPr="000469B2">
        <w:rPr>
          <w:rFonts w:cstheme="minorHAnsi"/>
          <w:sz w:val="24"/>
          <w:szCs w:val="24"/>
        </w:rPr>
        <w:sym w:font="Wingdings" w:char="F0E0"/>
      </w:r>
      <w:r w:rsidR="001E7878">
        <w:rPr>
          <w:rFonts w:cstheme="minorHAnsi"/>
          <w:sz w:val="24"/>
          <w:szCs w:val="24"/>
        </w:rPr>
        <w:t>P</w:t>
      </w:r>
      <w:r w:rsidR="00FA06C0">
        <w:rPr>
          <w:rFonts w:cstheme="minorHAnsi"/>
          <w:sz w:val="24"/>
          <w:szCs w:val="24"/>
        </w:rPr>
        <w:t xml:space="preserve">8 directed progression that closes the A section on </w:t>
      </w:r>
      <w:r w:rsidR="005A47A7">
        <w:rPr>
          <w:rFonts w:cstheme="minorHAnsi"/>
          <w:sz w:val="24"/>
          <w:szCs w:val="24"/>
        </w:rPr>
        <w:t xml:space="preserve">beat 1 of </w:t>
      </w:r>
      <w:r w:rsidR="00FA06C0">
        <w:rPr>
          <w:rFonts w:cstheme="minorHAnsi"/>
          <w:sz w:val="24"/>
          <w:szCs w:val="24"/>
        </w:rPr>
        <w:t xml:space="preserve">the </w:t>
      </w:r>
      <w:r w:rsidR="005A47A7">
        <w:rPr>
          <w:rFonts w:cstheme="minorHAnsi"/>
          <w:sz w:val="24"/>
          <w:szCs w:val="24"/>
        </w:rPr>
        <w:t xml:space="preserve">following </w:t>
      </w:r>
      <w:r w:rsidR="00FA06C0">
        <w:rPr>
          <w:rFonts w:cstheme="minorHAnsi"/>
          <w:sz w:val="24"/>
          <w:szCs w:val="24"/>
        </w:rPr>
        <w:t>measure.</w:t>
      </w:r>
      <w:r w:rsidR="0061412F">
        <w:rPr>
          <w:rFonts w:cstheme="minorHAnsi"/>
          <w:sz w:val="24"/>
          <w:szCs w:val="24"/>
        </w:rPr>
        <w:t xml:space="preserve"> </w:t>
      </w:r>
      <w:r w:rsidR="00F348FF">
        <w:rPr>
          <w:rFonts w:cstheme="minorHAnsi"/>
          <w:sz w:val="24"/>
          <w:szCs w:val="24"/>
        </w:rPr>
        <w:t>E</w:t>
      </w:r>
      <w:r w:rsidR="00FA06C0">
        <w:rPr>
          <w:rFonts w:cstheme="minorHAnsi"/>
          <w:sz w:val="24"/>
          <w:szCs w:val="24"/>
        </w:rPr>
        <w:t>ach section of this song, A and B, close</w:t>
      </w:r>
      <w:r w:rsidR="00F348FF">
        <w:rPr>
          <w:rFonts w:cstheme="minorHAnsi"/>
          <w:sz w:val="24"/>
          <w:szCs w:val="24"/>
        </w:rPr>
        <w:t>s conventionally</w:t>
      </w:r>
      <w:r w:rsidR="00FA06C0">
        <w:rPr>
          <w:rFonts w:cstheme="minorHAnsi"/>
          <w:sz w:val="24"/>
          <w:szCs w:val="24"/>
        </w:rPr>
        <w:t xml:space="preserve"> on </w:t>
      </w:r>
      <w:r w:rsidR="00296620">
        <w:rPr>
          <w:rFonts w:cstheme="minorHAnsi"/>
          <w:sz w:val="24"/>
          <w:szCs w:val="24"/>
        </w:rPr>
        <w:t>beat 1</w:t>
      </w:r>
      <w:r w:rsidR="00FA06C0">
        <w:rPr>
          <w:rFonts w:cstheme="minorHAnsi"/>
          <w:sz w:val="24"/>
          <w:szCs w:val="24"/>
        </w:rPr>
        <w:t xml:space="preserve">. </w:t>
      </w:r>
      <w:r w:rsidR="005B150A">
        <w:rPr>
          <w:rFonts w:cstheme="minorHAnsi"/>
          <w:sz w:val="24"/>
          <w:szCs w:val="24"/>
        </w:rPr>
        <w:t xml:space="preserve">Cadencing </w:t>
      </w:r>
      <w:r w:rsidR="00FA06C0">
        <w:rPr>
          <w:rFonts w:cstheme="minorHAnsi"/>
          <w:sz w:val="24"/>
          <w:szCs w:val="24"/>
        </w:rPr>
        <w:t xml:space="preserve">on </w:t>
      </w:r>
      <w:r w:rsidR="001B42E8">
        <w:rPr>
          <w:rFonts w:cstheme="minorHAnsi"/>
          <w:sz w:val="24"/>
          <w:szCs w:val="24"/>
        </w:rPr>
        <w:t xml:space="preserve">a strong beat </w:t>
      </w:r>
      <w:r w:rsidR="00FA06C0">
        <w:rPr>
          <w:rFonts w:cstheme="minorHAnsi"/>
          <w:sz w:val="24"/>
          <w:szCs w:val="24"/>
        </w:rPr>
        <w:t xml:space="preserve">prepares </w:t>
      </w:r>
      <w:r w:rsidR="005366A6">
        <w:rPr>
          <w:rFonts w:cstheme="minorHAnsi"/>
          <w:sz w:val="24"/>
          <w:szCs w:val="24"/>
        </w:rPr>
        <w:t xml:space="preserve">both </w:t>
      </w:r>
      <w:r w:rsidR="00FA06C0">
        <w:rPr>
          <w:rFonts w:cstheme="minorHAnsi"/>
          <w:sz w:val="24"/>
          <w:szCs w:val="24"/>
        </w:rPr>
        <w:t xml:space="preserve">of this </w:t>
      </w:r>
      <w:r w:rsidR="00FA06C0" w:rsidRPr="00087A46">
        <w:rPr>
          <w:rFonts w:cstheme="minorHAnsi"/>
          <w:i/>
          <w:iCs/>
          <w:sz w:val="24"/>
          <w:szCs w:val="24"/>
        </w:rPr>
        <w:t>chanson baladée</w:t>
      </w:r>
      <w:r w:rsidR="00FA06C0">
        <w:rPr>
          <w:rFonts w:cstheme="minorHAnsi"/>
          <w:sz w:val="24"/>
          <w:szCs w:val="24"/>
        </w:rPr>
        <w:t>’</w:t>
      </w:r>
      <w:r w:rsidR="006666CA">
        <w:rPr>
          <w:rFonts w:cstheme="minorHAnsi"/>
          <w:sz w:val="24"/>
          <w:szCs w:val="24"/>
        </w:rPr>
        <w:t>s</w:t>
      </w:r>
      <w:r w:rsidR="00FA06C0">
        <w:rPr>
          <w:rFonts w:cstheme="minorHAnsi"/>
          <w:sz w:val="24"/>
          <w:szCs w:val="24"/>
        </w:rPr>
        <w:t xml:space="preserve"> formal junctures to begin with </w:t>
      </w:r>
      <w:r w:rsidR="001B42E8">
        <w:rPr>
          <w:rFonts w:cstheme="minorHAnsi"/>
          <w:sz w:val="24"/>
          <w:szCs w:val="24"/>
        </w:rPr>
        <w:t>an upbeat</w:t>
      </w:r>
      <w:r w:rsidR="00FA06C0">
        <w:rPr>
          <w:rFonts w:cstheme="minorHAnsi"/>
          <w:sz w:val="24"/>
          <w:szCs w:val="24"/>
        </w:rPr>
        <w:t xml:space="preserve">, further reason to </w:t>
      </w:r>
      <w:r w:rsidR="001B42E8">
        <w:rPr>
          <w:rFonts w:cstheme="minorHAnsi"/>
          <w:sz w:val="24"/>
          <w:szCs w:val="24"/>
        </w:rPr>
        <w:t xml:space="preserve">prefer </w:t>
      </w:r>
      <w:r w:rsidR="004A1B9D">
        <w:rPr>
          <w:rFonts w:cstheme="minorHAnsi"/>
          <w:sz w:val="24"/>
          <w:szCs w:val="24"/>
        </w:rPr>
        <w:t xml:space="preserve">an </w:t>
      </w:r>
      <w:r w:rsidR="001B42E8">
        <w:rPr>
          <w:rFonts w:cstheme="minorHAnsi"/>
          <w:sz w:val="24"/>
          <w:szCs w:val="24"/>
        </w:rPr>
        <w:t xml:space="preserve">anacrustic </w:t>
      </w:r>
      <w:r w:rsidR="00FA06C0">
        <w:rPr>
          <w:rFonts w:cstheme="minorHAnsi"/>
          <w:sz w:val="24"/>
          <w:szCs w:val="24"/>
        </w:rPr>
        <w:t xml:space="preserve">opening </w:t>
      </w:r>
      <w:r w:rsidR="004A1B9D">
        <w:rPr>
          <w:rFonts w:cstheme="minorHAnsi"/>
          <w:sz w:val="24"/>
          <w:szCs w:val="24"/>
        </w:rPr>
        <w:t>for the song as a whole</w:t>
      </w:r>
      <w:r w:rsidR="00FA06C0">
        <w:rPr>
          <w:rFonts w:cstheme="minorHAnsi"/>
          <w:sz w:val="24"/>
          <w:szCs w:val="24"/>
        </w:rPr>
        <w:t>.</w:t>
      </w:r>
    </w:p>
    <w:p w14:paraId="37FB410D" w14:textId="77777777" w:rsidR="0061412F" w:rsidRDefault="0061412F" w:rsidP="0061412F">
      <w:pPr>
        <w:spacing w:line="480" w:lineRule="auto"/>
        <w:rPr>
          <w:rFonts w:cstheme="minorHAnsi"/>
          <w:b/>
          <w:bCs/>
          <w:sz w:val="24"/>
          <w:szCs w:val="24"/>
        </w:rPr>
      </w:pPr>
    </w:p>
    <w:p w14:paraId="201898D0" w14:textId="4B9BEDB6" w:rsidR="0061412F" w:rsidRPr="000E4490" w:rsidRDefault="0061412F" w:rsidP="0061412F">
      <w:pPr>
        <w:spacing w:line="480" w:lineRule="auto"/>
        <w:rPr>
          <w:rFonts w:cstheme="minorHAnsi"/>
          <w:sz w:val="24"/>
          <w:szCs w:val="24"/>
        </w:rPr>
      </w:pPr>
      <w:r>
        <w:rPr>
          <w:rFonts w:cstheme="minorHAnsi"/>
          <w:b/>
          <w:bCs/>
          <w:sz w:val="24"/>
          <w:szCs w:val="24"/>
        </w:rPr>
        <w:lastRenderedPageBreak/>
        <w:t>Example 14</w:t>
      </w:r>
      <w:r w:rsidRPr="000E4490">
        <w:rPr>
          <w:rFonts w:cstheme="minorHAnsi"/>
          <w:sz w:val="24"/>
          <w:szCs w:val="24"/>
        </w:rPr>
        <w:t xml:space="preserve"> </w:t>
      </w:r>
      <w:r>
        <w:rPr>
          <w:rFonts w:cstheme="minorHAnsi"/>
          <w:sz w:val="24"/>
          <w:szCs w:val="24"/>
        </w:rPr>
        <w:t xml:space="preserve">Guillaume de </w:t>
      </w:r>
      <w:r w:rsidRPr="000E4490">
        <w:rPr>
          <w:rFonts w:cstheme="minorHAnsi"/>
          <w:sz w:val="24"/>
          <w:szCs w:val="24"/>
        </w:rPr>
        <w:t>Machaut</w:t>
      </w:r>
      <w:r>
        <w:rPr>
          <w:rFonts w:cstheme="minorHAnsi"/>
          <w:sz w:val="24"/>
          <w:szCs w:val="24"/>
        </w:rPr>
        <w:t>,</w:t>
      </w:r>
      <w:r w:rsidRPr="000E4490">
        <w:rPr>
          <w:rFonts w:cstheme="minorHAnsi"/>
          <w:sz w:val="24"/>
          <w:szCs w:val="24"/>
        </w:rPr>
        <w:t xml:space="preserve"> “En ma cuer”</w:t>
      </w:r>
      <w:r>
        <w:rPr>
          <w:rFonts w:cstheme="minorHAnsi"/>
          <w:sz w:val="24"/>
          <w:szCs w:val="24"/>
        </w:rPr>
        <w:t xml:space="preserve"> (V27/24),</w:t>
      </w:r>
      <w:r w:rsidRPr="000E4490">
        <w:rPr>
          <w:rFonts w:cstheme="minorHAnsi"/>
          <w:sz w:val="24"/>
          <w:szCs w:val="24"/>
        </w:rPr>
        <w:t xml:space="preserve"> cantus</w:t>
      </w:r>
      <w:r>
        <w:rPr>
          <w:rFonts w:cstheme="minorHAnsi"/>
          <w:sz w:val="24"/>
          <w:szCs w:val="24"/>
        </w:rPr>
        <w:t xml:space="preserve">, metrically interpreted at the </w:t>
      </w:r>
      <w:r w:rsidRPr="00001315">
        <w:rPr>
          <w:rFonts w:cstheme="minorHAnsi"/>
          <w:i/>
          <w:iCs/>
          <w:sz w:val="24"/>
          <w:szCs w:val="24"/>
        </w:rPr>
        <w:t>modus</w:t>
      </w:r>
      <w:r>
        <w:rPr>
          <w:rFonts w:cstheme="minorHAnsi"/>
          <w:sz w:val="24"/>
          <w:szCs w:val="24"/>
        </w:rPr>
        <w:t xml:space="preserve"> level, directed progressions circled.</w:t>
      </w:r>
    </w:p>
    <w:p w14:paraId="00C26C89" w14:textId="77777777" w:rsidR="006B7218" w:rsidRDefault="006B7218" w:rsidP="006B7218">
      <w:pPr>
        <w:spacing w:line="480" w:lineRule="auto"/>
        <w:rPr>
          <w:rFonts w:cstheme="minorHAnsi"/>
          <w:sz w:val="24"/>
          <w:szCs w:val="24"/>
        </w:rPr>
      </w:pPr>
    </w:p>
    <w:p w14:paraId="4B8DAE6A" w14:textId="50CBEB36" w:rsidR="00FA06C0" w:rsidRDefault="00FA06C0" w:rsidP="006B7218">
      <w:pPr>
        <w:spacing w:line="480" w:lineRule="auto"/>
        <w:rPr>
          <w:rFonts w:cstheme="minorHAnsi"/>
          <w:sz w:val="24"/>
          <w:szCs w:val="24"/>
        </w:rPr>
      </w:pPr>
      <w:r>
        <w:rPr>
          <w:rFonts w:cstheme="minorHAnsi"/>
          <w:sz w:val="24"/>
          <w:szCs w:val="24"/>
        </w:rPr>
        <w:t xml:space="preserve">The consistent placement of preparatory gestures can provide a musical cue for </w:t>
      </w:r>
      <w:r w:rsidR="00DE2D24">
        <w:rPr>
          <w:rFonts w:cstheme="minorHAnsi"/>
          <w:sz w:val="24"/>
          <w:szCs w:val="24"/>
        </w:rPr>
        <w:t>metric interpretation</w:t>
      </w:r>
      <w:r>
        <w:rPr>
          <w:rFonts w:cstheme="minorHAnsi"/>
          <w:sz w:val="24"/>
          <w:szCs w:val="24"/>
        </w:rPr>
        <w:t xml:space="preserve">, not only at the beginning but as found throughout a danced song. In V27/24, the same gesture in m. 1, identified </w:t>
      </w:r>
      <w:r w:rsidR="00DE2D24">
        <w:rPr>
          <w:rFonts w:cstheme="minorHAnsi"/>
          <w:sz w:val="24"/>
          <w:szCs w:val="24"/>
        </w:rPr>
        <w:t xml:space="preserve">above </w:t>
      </w:r>
      <w:r>
        <w:rPr>
          <w:rFonts w:cstheme="minorHAnsi"/>
          <w:sz w:val="24"/>
          <w:szCs w:val="24"/>
        </w:rPr>
        <w:t>for its melodic</w:t>
      </w:r>
      <w:r w:rsidR="00093522">
        <w:rPr>
          <w:rFonts w:cstheme="minorHAnsi"/>
          <w:sz w:val="24"/>
          <w:szCs w:val="24"/>
        </w:rPr>
        <w:t xml:space="preserve"> and rhythmic</w:t>
      </w:r>
      <w:r>
        <w:rPr>
          <w:rFonts w:cstheme="minorHAnsi"/>
          <w:sz w:val="24"/>
          <w:szCs w:val="24"/>
        </w:rPr>
        <w:t xml:space="preserve"> directedness, returns often </w:t>
      </w:r>
      <w:r w:rsidR="00842D96">
        <w:rPr>
          <w:rFonts w:cstheme="minorHAnsi"/>
          <w:sz w:val="24"/>
          <w:szCs w:val="24"/>
        </w:rPr>
        <w:t xml:space="preserve">throughout </w:t>
      </w:r>
      <w:r>
        <w:rPr>
          <w:rFonts w:cstheme="minorHAnsi"/>
          <w:sz w:val="24"/>
          <w:szCs w:val="24"/>
        </w:rPr>
        <w:t xml:space="preserve">the song, as at mm. 5, 11, 17, </w:t>
      </w:r>
      <w:r w:rsidR="0035430F">
        <w:rPr>
          <w:rFonts w:cstheme="minorHAnsi"/>
          <w:sz w:val="24"/>
          <w:szCs w:val="24"/>
        </w:rPr>
        <w:t xml:space="preserve">and </w:t>
      </w:r>
      <w:r>
        <w:rPr>
          <w:rFonts w:cstheme="minorHAnsi"/>
          <w:sz w:val="24"/>
          <w:szCs w:val="24"/>
        </w:rPr>
        <w:t xml:space="preserve">27, and in varied form at </w:t>
      </w:r>
      <w:r w:rsidR="006666CA">
        <w:rPr>
          <w:rFonts w:cstheme="minorHAnsi"/>
          <w:sz w:val="24"/>
          <w:szCs w:val="24"/>
        </w:rPr>
        <w:t xml:space="preserve">m. </w:t>
      </w:r>
      <w:r>
        <w:rPr>
          <w:rFonts w:cstheme="minorHAnsi"/>
          <w:sz w:val="24"/>
          <w:szCs w:val="24"/>
        </w:rPr>
        <w:t xml:space="preserve">15 and </w:t>
      </w:r>
      <w:r w:rsidR="006666CA">
        <w:rPr>
          <w:rFonts w:cstheme="minorHAnsi"/>
          <w:sz w:val="24"/>
          <w:szCs w:val="24"/>
        </w:rPr>
        <w:t xml:space="preserve">m. </w:t>
      </w:r>
      <w:r>
        <w:rPr>
          <w:rFonts w:cstheme="minorHAnsi"/>
          <w:sz w:val="24"/>
          <w:szCs w:val="24"/>
        </w:rPr>
        <w:t xml:space="preserve">23. </w:t>
      </w:r>
      <w:r w:rsidR="00560FDB">
        <w:rPr>
          <w:rFonts w:cstheme="minorHAnsi"/>
          <w:sz w:val="24"/>
          <w:szCs w:val="24"/>
        </w:rPr>
        <w:t>The fact t</w:t>
      </w:r>
      <w:r>
        <w:rPr>
          <w:rFonts w:cstheme="minorHAnsi"/>
          <w:sz w:val="24"/>
          <w:szCs w:val="24"/>
        </w:rPr>
        <w:t xml:space="preserve">hat in every instance this melodic preparation falls on </w:t>
      </w:r>
      <w:r w:rsidR="001B7881">
        <w:rPr>
          <w:rFonts w:cstheme="minorHAnsi"/>
          <w:sz w:val="24"/>
          <w:szCs w:val="24"/>
        </w:rPr>
        <w:t>a weak beat</w:t>
      </w:r>
      <w:r w:rsidR="00AB7854">
        <w:rPr>
          <w:rFonts w:cstheme="minorHAnsi"/>
          <w:sz w:val="24"/>
          <w:szCs w:val="24"/>
        </w:rPr>
        <w:t>, where the strong beat is consistently defined by the directed counterpoint of imperfect to perfect consonant arrivals,</w:t>
      </w:r>
      <w:r w:rsidR="001B7881">
        <w:rPr>
          <w:rFonts w:cstheme="minorHAnsi"/>
          <w:sz w:val="24"/>
          <w:szCs w:val="24"/>
        </w:rPr>
        <w:t xml:space="preserve"> </w:t>
      </w:r>
      <w:r w:rsidR="00AB7854">
        <w:rPr>
          <w:rFonts w:cstheme="minorHAnsi"/>
          <w:sz w:val="24"/>
          <w:szCs w:val="24"/>
        </w:rPr>
        <w:t xml:space="preserve">assigns a </w:t>
      </w:r>
      <w:r>
        <w:rPr>
          <w:rFonts w:cstheme="minorHAnsi"/>
          <w:sz w:val="24"/>
          <w:szCs w:val="24"/>
        </w:rPr>
        <w:t xml:space="preserve">subordinate role </w:t>
      </w:r>
      <w:r w:rsidR="00AB7854">
        <w:rPr>
          <w:rFonts w:cstheme="minorHAnsi"/>
          <w:sz w:val="24"/>
          <w:szCs w:val="24"/>
        </w:rPr>
        <w:t xml:space="preserve">to </w:t>
      </w:r>
      <w:r>
        <w:rPr>
          <w:rFonts w:cstheme="minorHAnsi"/>
          <w:sz w:val="24"/>
          <w:szCs w:val="24"/>
        </w:rPr>
        <w:t xml:space="preserve">that </w:t>
      </w:r>
      <w:r w:rsidR="001B7881">
        <w:rPr>
          <w:rFonts w:cstheme="minorHAnsi"/>
          <w:sz w:val="24"/>
          <w:szCs w:val="24"/>
        </w:rPr>
        <w:t>beat in the emergen</w:t>
      </w:r>
      <w:r w:rsidR="003A5597">
        <w:rPr>
          <w:rFonts w:cstheme="minorHAnsi"/>
          <w:sz w:val="24"/>
          <w:szCs w:val="24"/>
        </w:rPr>
        <w:t>ce</w:t>
      </w:r>
      <w:r w:rsidR="001B7881">
        <w:rPr>
          <w:rFonts w:cstheme="minorHAnsi"/>
          <w:sz w:val="24"/>
          <w:szCs w:val="24"/>
        </w:rPr>
        <w:t xml:space="preserve"> of duple meter </w:t>
      </w:r>
      <w:r>
        <w:rPr>
          <w:rFonts w:cstheme="minorHAnsi"/>
          <w:sz w:val="24"/>
          <w:szCs w:val="24"/>
        </w:rPr>
        <w:t xml:space="preserve">and argues strongly for beginning this </w:t>
      </w:r>
      <w:r w:rsidR="001B7881">
        <w:rPr>
          <w:rFonts w:cstheme="minorHAnsi"/>
          <w:sz w:val="24"/>
          <w:szCs w:val="24"/>
        </w:rPr>
        <w:t xml:space="preserve">virelai </w:t>
      </w:r>
      <w:r>
        <w:rPr>
          <w:rFonts w:cstheme="minorHAnsi"/>
          <w:sz w:val="24"/>
          <w:szCs w:val="24"/>
        </w:rPr>
        <w:t>with a</w:t>
      </w:r>
      <w:r w:rsidR="001B7881">
        <w:rPr>
          <w:rFonts w:cstheme="minorHAnsi"/>
          <w:sz w:val="24"/>
          <w:szCs w:val="24"/>
        </w:rPr>
        <w:t>n anacrusis</w:t>
      </w:r>
      <w:r>
        <w:rPr>
          <w:rFonts w:cstheme="minorHAnsi"/>
          <w:sz w:val="24"/>
          <w:szCs w:val="24"/>
        </w:rPr>
        <w:t xml:space="preserve">. </w:t>
      </w:r>
      <w:r w:rsidR="00B50C21">
        <w:rPr>
          <w:rFonts w:cstheme="minorHAnsi"/>
          <w:sz w:val="24"/>
          <w:szCs w:val="24"/>
        </w:rPr>
        <w:t>A related case arises in V31/28 (</w:t>
      </w:r>
      <w:r w:rsidR="00B50C21" w:rsidRPr="00B975D2">
        <w:rPr>
          <w:rFonts w:cstheme="minorHAnsi"/>
          <w:b/>
          <w:bCs/>
          <w:sz w:val="24"/>
          <w:szCs w:val="24"/>
          <w:u w:val="single"/>
        </w:rPr>
        <w:t>Example 15</w:t>
      </w:r>
      <w:r w:rsidR="00B50C21">
        <w:rPr>
          <w:rFonts w:cstheme="minorHAnsi"/>
          <w:sz w:val="24"/>
          <w:szCs w:val="24"/>
        </w:rPr>
        <w:t xml:space="preserve">). </w:t>
      </w:r>
      <w:r>
        <w:rPr>
          <w:rFonts w:cstheme="minorHAnsi"/>
          <w:sz w:val="24"/>
          <w:szCs w:val="24"/>
        </w:rPr>
        <w:t>In V31</w:t>
      </w:r>
      <w:r w:rsidR="001B7881">
        <w:rPr>
          <w:rFonts w:cstheme="minorHAnsi"/>
          <w:sz w:val="24"/>
          <w:szCs w:val="24"/>
        </w:rPr>
        <w:t>/28</w:t>
      </w:r>
      <w:r>
        <w:rPr>
          <w:rFonts w:cstheme="minorHAnsi"/>
          <w:sz w:val="24"/>
          <w:szCs w:val="24"/>
        </w:rPr>
        <w:t xml:space="preserve">, the opening figure of m. 1 does not appear so melodically driven as the ascending leading tone of </w:t>
      </w:r>
      <w:r w:rsidR="0027592A">
        <w:rPr>
          <w:rFonts w:cstheme="minorHAnsi"/>
          <w:sz w:val="24"/>
          <w:szCs w:val="24"/>
        </w:rPr>
        <w:t>V</w:t>
      </w:r>
      <w:r>
        <w:rPr>
          <w:rFonts w:cstheme="minorHAnsi"/>
          <w:sz w:val="24"/>
          <w:szCs w:val="24"/>
        </w:rPr>
        <w:t xml:space="preserve">27/24 and </w:t>
      </w:r>
      <w:r w:rsidR="0027592A">
        <w:rPr>
          <w:rFonts w:cstheme="minorHAnsi"/>
          <w:sz w:val="24"/>
          <w:szCs w:val="24"/>
        </w:rPr>
        <w:t>V</w:t>
      </w:r>
      <w:r>
        <w:rPr>
          <w:rFonts w:cstheme="minorHAnsi"/>
          <w:sz w:val="24"/>
          <w:szCs w:val="24"/>
        </w:rPr>
        <w:t xml:space="preserve">32/29. </w:t>
      </w:r>
      <w:r w:rsidR="00BA16A7">
        <w:rPr>
          <w:rFonts w:cstheme="minorHAnsi"/>
          <w:sz w:val="24"/>
          <w:szCs w:val="24"/>
        </w:rPr>
        <w:t>I</w:t>
      </w:r>
      <w:r>
        <w:rPr>
          <w:rFonts w:cstheme="minorHAnsi"/>
          <w:sz w:val="24"/>
          <w:szCs w:val="24"/>
        </w:rPr>
        <w:t>ts function</w:t>
      </w:r>
      <w:r w:rsidR="00BA16A7">
        <w:rPr>
          <w:rFonts w:cstheme="minorHAnsi"/>
          <w:sz w:val="24"/>
          <w:szCs w:val="24"/>
        </w:rPr>
        <w:t>, rather,</w:t>
      </w:r>
      <w:r>
        <w:rPr>
          <w:rFonts w:cstheme="minorHAnsi"/>
          <w:sz w:val="24"/>
          <w:szCs w:val="24"/>
        </w:rPr>
        <w:t xml:space="preserve"> becomes clear through consistent us</w:t>
      </w:r>
      <w:r w:rsidR="00AB18ED">
        <w:rPr>
          <w:rFonts w:cstheme="minorHAnsi"/>
          <w:sz w:val="24"/>
          <w:szCs w:val="24"/>
        </w:rPr>
        <w:t>age</w:t>
      </w:r>
      <w:r>
        <w:rPr>
          <w:rFonts w:cstheme="minorHAnsi"/>
          <w:sz w:val="24"/>
          <w:szCs w:val="24"/>
        </w:rPr>
        <w:t xml:space="preserve"> as cadential preparation. The formal cadences that close both the A and B sections (</w:t>
      </w:r>
      <w:r w:rsidR="00444621">
        <w:rPr>
          <w:rFonts w:cstheme="minorHAnsi"/>
          <w:sz w:val="24"/>
          <w:szCs w:val="24"/>
        </w:rPr>
        <w:t>Examples 15b and 15c</w:t>
      </w:r>
      <w:r>
        <w:rPr>
          <w:rFonts w:cstheme="minorHAnsi"/>
          <w:sz w:val="24"/>
          <w:szCs w:val="24"/>
        </w:rPr>
        <w:t>) are motivic repetitions of m. 1</w:t>
      </w:r>
      <w:r w:rsidR="00BE3157">
        <w:rPr>
          <w:rFonts w:cstheme="minorHAnsi"/>
          <w:b/>
          <w:bCs/>
          <w:sz w:val="24"/>
          <w:szCs w:val="24"/>
        </w:rPr>
        <w:t xml:space="preserve"> </w:t>
      </w:r>
      <w:r w:rsidR="00BE3157">
        <w:rPr>
          <w:rFonts w:cstheme="minorHAnsi"/>
          <w:sz w:val="24"/>
          <w:szCs w:val="24"/>
        </w:rPr>
        <w:t>(beat labels 2 and 1 apply vertically for all staves)</w:t>
      </w:r>
      <w:r w:rsidRPr="005A0838">
        <w:rPr>
          <w:rFonts w:cstheme="minorHAnsi"/>
          <w:sz w:val="24"/>
          <w:szCs w:val="24"/>
        </w:rPr>
        <w:t>.</w:t>
      </w:r>
      <w:r>
        <w:rPr>
          <w:rFonts w:cstheme="minorHAnsi"/>
          <w:sz w:val="24"/>
          <w:szCs w:val="24"/>
        </w:rPr>
        <w:t xml:space="preserve"> Insofar as cadential arrivals are conventionally marked by a </w:t>
      </w:r>
      <w:r w:rsidR="002747B8">
        <w:rPr>
          <w:rFonts w:cstheme="minorHAnsi"/>
          <w:sz w:val="24"/>
          <w:szCs w:val="24"/>
        </w:rPr>
        <w:t>strong beat,</w:t>
      </w:r>
      <w:r>
        <w:rPr>
          <w:rFonts w:cstheme="minorHAnsi"/>
          <w:sz w:val="24"/>
          <w:szCs w:val="24"/>
        </w:rPr>
        <w:t xml:space="preserve"> </w:t>
      </w:r>
      <w:r w:rsidR="00410086">
        <w:rPr>
          <w:rFonts w:cstheme="minorHAnsi"/>
          <w:sz w:val="24"/>
          <w:szCs w:val="24"/>
        </w:rPr>
        <w:t>the</w:t>
      </w:r>
      <w:r>
        <w:rPr>
          <w:rFonts w:cstheme="minorHAnsi"/>
          <w:sz w:val="24"/>
          <w:szCs w:val="24"/>
        </w:rPr>
        <w:t xml:space="preserve"> gesture </w:t>
      </w:r>
      <w:r w:rsidR="00410086">
        <w:rPr>
          <w:rFonts w:cstheme="minorHAnsi"/>
          <w:sz w:val="24"/>
          <w:szCs w:val="24"/>
        </w:rPr>
        <w:t xml:space="preserve">that prepares them </w:t>
      </w:r>
      <w:r>
        <w:rPr>
          <w:rFonts w:cstheme="minorHAnsi"/>
          <w:sz w:val="24"/>
          <w:szCs w:val="24"/>
        </w:rPr>
        <w:t xml:space="preserve">should be </w:t>
      </w:r>
      <w:r w:rsidR="002747B8">
        <w:rPr>
          <w:rFonts w:cstheme="minorHAnsi"/>
          <w:sz w:val="24"/>
          <w:szCs w:val="24"/>
        </w:rPr>
        <w:t>interpreted as weak</w:t>
      </w:r>
      <w:r w:rsidR="00BA16A7">
        <w:rPr>
          <w:rFonts w:cstheme="minorHAnsi"/>
          <w:sz w:val="24"/>
          <w:szCs w:val="24"/>
        </w:rPr>
        <w:t>:</w:t>
      </w:r>
      <w:r>
        <w:rPr>
          <w:rFonts w:cstheme="minorHAnsi"/>
          <w:sz w:val="24"/>
          <w:szCs w:val="24"/>
        </w:rPr>
        <w:t xml:space="preserve"> this norm can be </w:t>
      </w:r>
      <w:r w:rsidR="00642F1D">
        <w:rPr>
          <w:rFonts w:cstheme="minorHAnsi"/>
          <w:sz w:val="24"/>
          <w:szCs w:val="24"/>
        </w:rPr>
        <w:t>retrospectively applied to</w:t>
      </w:r>
      <w:r>
        <w:rPr>
          <w:rFonts w:cstheme="minorHAnsi"/>
          <w:sz w:val="24"/>
          <w:szCs w:val="24"/>
        </w:rPr>
        <w:t xml:space="preserve"> the beginning of </w:t>
      </w:r>
      <w:r w:rsidR="002747B8">
        <w:rPr>
          <w:rFonts w:cstheme="minorHAnsi"/>
          <w:sz w:val="24"/>
          <w:szCs w:val="24"/>
        </w:rPr>
        <w:t>the song</w:t>
      </w:r>
      <w:r>
        <w:rPr>
          <w:rFonts w:cstheme="minorHAnsi"/>
          <w:sz w:val="24"/>
          <w:szCs w:val="24"/>
        </w:rPr>
        <w:t>.</w:t>
      </w:r>
    </w:p>
    <w:p w14:paraId="1568E862" w14:textId="282BBF3F" w:rsidR="00FA06C0" w:rsidRDefault="00FA06C0" w:rsidP="00FA06C0">
      <w:pPr>
        <w:spacing w:line="480" w:lineRule="auto"/>
        <w:jc w:val="center"/>
        <w:rPr>
          <w:rFonts w:cstheme="minorHAnsi"/>
          <w:sz w:val="24"/>
          <w:szCs w:val="24"/>
        </w:rPr>
      </w:pPr>
    </w:p>
    <w:p w14:paraId="74A7C334" w14:textId="7C7937C8" w:rsidR="00FA06C0" w:rsidRPr="00400E21" w:rsidRDefault="00776DE8" w:rsidP="00A77061">
      <w:pPr>
        <w:spacing w:line="480" w:lineRule="auto"/>
        <w:rPr>
          <w:rFonts w:cstheme="minorHAnsi"/>
          <w:sz w:val="24"/>
          <w:szCs w:val="24"/>
        </w:rPr>
      </w:pPr>
      <w:r>
        <w:rPr>
          <w:rFonts w:cstheme="minorHAnsi"/>
          <w:b/>
          <w:bCs/>
          <w:sz w:val="24"/>
          <w:szCs w:val="24"/>
        </w:rPr>
        <w:t>Example 15</w:t>
      </w:r>
      <w:r w:rsidR="00FA06C0" w:rsidRPr="00F70E31">
        <w:rPr>
          <w:rFonts w:cstheme="minorHAnsi"/>
          <w:b/>
          <w:bCs/>
          <w:sz w:val="24"/>
          <w:szCs w:val="24"/>
        </w:rPr>
        <w:t xml:space="preserve"> </w:t>
      </w:r>
      <w:r w:rsidR="00DF4A4D">
        <w:rPr>
          <w:rFonts w:cstheme="minorHAnsi"/>
          <w:sz w:val="24"/>
          <w:szCs w:val="24"/>
        </w:rPr>
        <w:t xml:space="preserve">Guillaume de </w:t>
      </w:r>
      <w:r w:rsidR="00FA06C0" w:rsidRPr="00400E21">
        <w:rPr>
          <w:rFonts w:cstheme="minorHAnsi"/>
          <w:sz w:val="24"/>
          <w:szCs w:val="24"/>
        </w:rPr>
        <w:t>Machaut</w:t>
      </w:r>
      <w:r w:rsidR="00C26DAF">
        <w:rPr>
          <w:rFonts w:cstheme="minorHAnsi"/>
          <w:sz w:val="24"/>
          <w:szCs w:val="24"/>
        </w:rPr>
        <w:t>,</w:t>
      </w:r>
      <w:r w:rsidR="00FA06C0" w:rsidRPr="00400E21">
        <w:rPr>
          <w:rFonts w:cstheme="minorHAnsi"/>
          <w:sz w:val="24"/>
          <w:szCs w:val="24"/>
        </w:rPr>
        <w:t xml:space="preserve"> “Plus dure que un dyamant” </w:t>
      </w:r>
      <w:r w:rsidR="00C26DAF">
        <w:rPr>
          <w:rFonts w:cstheme="minorHAnsi"/>
          <w:sz w:val="24"/>
          <w:szCs w:val="24"/>
        </w:rPr>
        <w:t>(</w:t>
      </w:r>
      <w:r w:rsidR="00C26DAF" w:rsidRPr="00400E21">
        <w:rPr>
          <w:rFonts w:cstheme="minorHAnsi"/>
          <w:sz w:val="24"/>
          <w:szCs w:val="24"/>
        </w:rPr>
        <w:t>V</w:t>
      </w:r>
      <w:r w:rsidR="00C26DAF">
        <w:rPr>
          <w:rFonts w:cstheme="minorHAnsi"/>
          <w:sz w:val="24"/>
          <w:szCs w:val="24"/>
        </w:rPr>
        <w:t>31/28),</w:t>
      </w:r>
      <w:r w:rsidR="00C26DAF" w:rsidRPr="00400E21">
        <w:rPr>
          <w:rFonts w:cstheme="minorHAnsi"/>
          <w:sz w:val="24"/>
          <w:szCs w:val="24"/>
        </w:rPr>
        <w:t xml:space="preserve"> </w:t>
      </w:r>
      <w:r w:rsidR="00E30036">
        <w:rPr>
          <w:rFonts w:cstheme="minorHAnsi"/>
          <w:sz w:val="24"/>
          <w:szCs w:val="24"/>
        </w:rPr>
        <w:t xml:space="preserve">(a) </w:t>
      </w:r>
      <w:r w:rsidR="00FA06C0" w:rsidRPr="00400E21">
        <w:rPr>
          <w:rFonts w:cstheme="minorHAnsi"/>
          <w:sz w:val="24"/>
          <w:szCs w:val="24"/>
        </w:rPr>
        <w:t>mm. 1</w:t>
      </w:r>
      <w:r w:rsidR="00D53887">
        <w:rPr>
          <w:rFonts w:cstheme="minorHAnsi"/>
          <w:color w:val="000000"/>
          <w:sz w:val="24"/>
          <w:szCs w:val="24"/>
        </w:rPr>
        <w:t>–</w:t>
      </w:r>
      <w:r w:rsidR="00FA06C0" w:rsidRPr="00400E21">
        <w:rPr>
          <w:rFonts w:cstheme="minorHAnsi"/>
          <w:sz w:val="24"/>
          <w:szCs w:val="24"/>
        </w:rPr>
        <w:t xml:space="preserve">2, </w:t>
      </w:r>
      <w:r w:rsidR="00E30036">
        <w:rPr>
          <w:rFonts w:cstheme="minorHAnsi"/>
          <w:sz w:val="24"/>
          <w:szCs w:val="24"/>
        </w:rPr>
        <w:t xml:space="preserve">(b) mm. </w:t>
      </w:r>
      <w:r w:rsidR="00FA06C0" w:rsidRPr="00400E21">
        <w:rPr>
          <w:rFonts w:cstheme="minorHAnsi"/>
          <w:sz w:val="24"/>
          <w:szCs w:val="24"/>
        </w:rPr>
        <w:t>21</w:t>
      </w:r>
      <w:r w:rsidR="00D53887">
        <w:rPr>
          <w:rFonts w:cstheme="minorHAnsi"/>
          <w:color w:val="000000"/>
          <w:sz w:val="24"/>
          <w:szCs w:val="24"/>
        </w:rPr>
        <w:t>–</w:t>
      </w:r>
      <w:r w:rsidR="00FA06C0" w:rsidRPr="00400E21">
        <w:rPr>
          <w:rFonts w:cstheme="minorHAnsi"/>
          <w:sz w:val="24"/>
          <w:szCs w:val="24"/>
        </w:rPr>
        <w:t xml:space="preserve">22 (end of A), and </w:t>
      </w:r>
      <w:r w:rsidR="00E30036">
        <w:rPr>
          <w:rFonts w:cstheme="minorHAnsi"/>
          <w:sz w:val="24"/>
          <w:szCs w:val="24"/>
        </w:rPr>
        <w:t xml:space="preserve">(c) mm. </w:t>
      </w:r>
      <w:r w:rsidR="00FA06C0" w:rsidRPr="00400E21">
        <w:rPr>
          <w:rFonts w:cstheme="minorHAnsi"/>
          <w:sz w:val="24"/>
          <w:szCs w:val="24"/>
        </w:rPr>
        <w:t>34</w:t>
      </w:r>
      <w:r w:rsidR="00D53887">
        <w:rPr>
          <w:rFonts w:cstheme="minorHAnsi"/>
          <w:color w:val="000000"/>
          <w:sz w:val="24"/>
          <w:szCs w:val="24"/>
        </w:rPr>
        <w:t>–</w:t>
      </w:r>
      <w:r w:rsidR="008C3019">
        <w:rPr>
          <w:rFonts w:cstheme="minorHAnsi"/>
          <w:color w:val="000000"/>
          <w:sz w:val="24"/>
          <w:szCs w:val="24"/>
        </w:rPr>
        <w:t>3</w:t>
      </w:r>
      <w:r w:rsidR="00FA06C0" w:rsidRPr="00400E21">
        <w:rPr>
          <w:rFonts w:cstheme="minorHAnsi"/>
          <w:sz w:val="24"/>
          <w:szCs w:val="24"/>
        </w:rPr>
        <w:t>5 (end of B</w:t>
      </w:r>
      <w:r w:rsidR="00E30036" w:rsidRPr="00400E21">
        <w:rPr>
          <w:rFonts w:cstheme="minorHAnsi"/>
          <w:sz w:val="24"/>
          <w:szCs w:val="24"/>
        </w:rPr>
        <w:t>)</w:t>
      </w:r>
      <w:r w:rsidR="00E30036">
        <w:rPr>
          <w:rFonts w:cstheme="minorHAnsi"/>
          <w:sz w:val="24"/>
          <w:szCs w:val="24"/>
        </w:rPr>
        <w:t>,</w:t>
      </w:r>
      <w:r w:rsidR="00E30036" w:rsidRPr="00400E21">
        <w:rPr>
          <w:rFonts w:cstheme="minorHAnsi"/>
          <w:sz w:val="24"/>
          <w:szCs w:val="24"/>
        </w:rPr>
        <w:t xml:space="preserve"> </w:t>
      </w:r>
      <w:r w:rsidR="00FA06C0" w:rsidRPr="00400E21">
        <w:rPr>
          <w:rFonts w:cstheme="minorHAnsi"/>
          <w:sz w:val="24"/>
          <w:szCs w:val="24"/>
        </w:rPr>
        <w:t>cantus</w:t>
      </w:r>
      <w:r w:rsidR="00A77061">
        <w:rPr>
          <w:rFonts w:cstheme="minorHAnsi"/>
          <w:sz w:val="24"/>
          <w:szCs w:val="24"/>
        </w:rPr>
        <w:t>.</w:t>
      </w:r>
    </w:p>
    <w:p w14:paraId="65A7CAF7" w14:textId="77777777" w:rsidR="006B7218" w:rsidRDefault="006B7218" w:rsidP="00FA06C0">
      <w:pPr>
        <w:spacing w:line="480" w:lineRule="auto"/>
        <w:rPr>
          <w:rFonts w:cstheme="minorHAnsi"/>
          <w:sz w:val="24"/>
          <w:szCs w:val="24"/>
        </w:rPr>
      </w:pPr>
    </w:p>
    <w:p w14:paraId="62F8864B" w14:textId="122D7B53" w:rsidR="00FA06C0" w:rsidRPr="00FF2395" w:rsidRDefault="00FA06C0" w:rsidP="00FA06C0">
      <w:pPr>
        <w:spacing w:line="480" w:lineRule="auto"/>
        <w:rPr>
          <w:rFonts w:cstheme="minorHAnsi"/>
          <w:sz w:val="24"/>
          <w:szCs w:val="24"/>
        </w:rPr>
      </w:pPr>
      <w:r>
        <w:rPr>
          <w:rFonts w:cstheme="minorHAnsi"/>
          <w:sz w:val="24"/>
          <w:szCs w:val="24"/>
        </w:rPr>
        <w:lastRenderedPageBreak/>
        <w:t xml:space="preserve">The final danced song in triple time, “Tres bonne et belle” (V26/23), </w:t>
      </w:r>
      <w:r w:rsidR="00F71C7E">
        <w:rPr>
          <w:rFonts w:cstheme="minorHAnsi"/>
          <w:sz w:val="24"/>
          <w:szCs w:val="24"/>
        </w:rPr>
        <w:t>is irregular at the</w:t>
      </w:r>
      <w:r>
        <w:rPr>
          <w:rFonts w:cstheme="minorHAnsi"/>
          <w:sz w:val="24"/>
          <w:szCs w:val="24"/>
        </w:rPr>
        <w:t xml:space="preserve"> </w:t>
      </w:r>
      <w:r w:rsidRPr="005178AB">
        <w:rPr>
          <w:rFonts w:cstheme="minorHAnsi"/>
          <w:i/>
          <w:iCs/>
          <w:sz w:val="24"/>
          <w:szCs w:val="24"/>
        </w:rPr>
        <w:t>modus</w:t>
      </w:r>
      <w:r>
        <w:rPr>
          <w:rFonts w:cstheme="minorHAnsi"/>
          <w:sz w:val="24"/>
          <w:szCs w:val="24"/>
        </w:rPr>
        <w:t xml:space="preserve"> </w:t>
      </w:r>
      <w:r w:rsidR="00F71C7E">
        <w:rPr>
          <w:rFonts w:cstheme="minorHAnsi"/>
          <w:sz w:val="24"/>
          <w:szCs w:val="24"/>
        </w:rPr>
        <w:t xml:space="preserve">level </w:t>
      </w:r>
      <w:r>
        <w:rPr>
          <w:rFonts w:cstheme="minorHAnsi"/>
          <w:sz w:val="24"/>
          <w:szCs w:val="24"/>
        </w:rPr>
        <w:t xml:space="preserve">regardless of how it </w:t>
      </w:r>
      <w:r w:rsidR="00BA16A7">
        <w:rPr>
          <w:rFonts w:cstheme="minorHAnsi"/>
          <w:sz w:val="24"/>
          <w:szCs w:val="24"/>
        </w:rPr>
        <w:t>begins</w:t>
      </w:r>
      <w:r>
        <w:rPr>
          <w:rFonts w:cstheme="minorHAnsi"/>
          <w:sz w:val="24"/>
          <w:szCs w:val="24"/>
        </w:rPr>
        <w:t>. The cantus melody opens with the descending pentachord G</w:t>
      </w:r>
      <w:r w:rsidR="008C3019">
        <w:rPr>
          <w:rFonts w:cstheme="minorHAnsi"/>
          <w:sz w:val="24"/>
          <w:szCs w:val="24"/>
        </w:rPr>
        <w:t>–</w:t>
      </w:r>
      <w:r>
        <w:rPr>
          <w:rFonts w:cstheme="minorHAnsi"/>
          <w:sz w:val="24"/>
          <w:szCs w:val="24"/>
        </w:rPr>
        <w:t xml:space="preserve">C, decorates that C (^1) with both </w:t>
      </w:r>
      <w:r w:rsidR="004F72B3">
        <w:rPr>
          <w:rFonts w:cstheme="minorHAnsi"/>
          <w:sz w:val="24"/>
          <w:szCs w:val="24"/>
        </w:rPr>
        <w:t xml:space="preserve">upper and lower </w:t>
      </w:r>
      <w:r>
        <w:rPr>
          <w:rFonts w:cstheme="minorHAnsi"/>
          <w:sz w:val="24"/>
          <w:szCs w:val="24"/>
        </w:rPr>
        <w:t>neighbors (D in m. 2 and B in m. 3), then descends again toward G (mm. 4</w:t>
      </w:r>
      <w:r w:rsidR="00D53887">
        <w:rPr>
          <w:rFonts w:cstheme="minorHAnsi"/>
          <w:color w:val="000000"/>
          <w:sz w:val="24"/>
          <w:szCs w:val="24"/>
        </w:rPr>
        <w:t>–</w:t>
      </w:r>
      <w:r>
        <w:rPr>
          <w:rFonts w:cstheme="minorHAnsi"/>
          <w:sz w:val="24"/>
          <w:szCs w:val="24"/>
        </w:rPr>
        <w:t xml:space="preserve">5) to start the </w:t>
      </w:r>
      <w:r w:rsidR="001D7185">
        <w:rPr>
          <w:rFonts w:cstheme="minorHAnsi"/>
          <w:sz w:val="24"/>
          <w:szCs w:val="24"/>
        </w:rPr>
        <w:t xml:space="preserve">following </w:t>
      </w:r>
      <w:r>
        <w:rPr>
          <w:rFonts w:cstheme="minorHAnsi"/>
          <w:sz w:val="24"/>
          <w:szCs w:val="24"/>
        </w:rPr>
        <w:t>phrase</w:t>
      </w:r>
      <w:r w:rsidR="002A69C4">
        <w:rPr>
          <w:rFonts w:cstheme="minorHAnsi"/>
          <w:sz w:val="24"/>
          <w:szCs w:val="24"/>
        </w:rPr>
        <w:t xml:space="preserve"> (</w:t>
      </w:r>
      <w:r w:rsidR="002A69C4" w:rsidRPr="00B975D2">
        <w:rPr>
          <w:rFonts w:cstheme="minorHAnsi"/>
          <w:b/>
          <w:bCs/>
          <w:sz w:val="24"/>
          <w:szCs w:val="24"/>
          <w:u w:val="single"/>
        </w:rPr>
        <w:t>Example 16a</w:t>
      </w:r>
      <w:r w:rsidR="002A69C4">
        <w:rPr>
          <w:rFonts w:cstheme="minorHAnsi"/>
          <w:sz w:val="24"/>
          <w:szCs w:val="24"/>
        </w:rPr>
        <w:t>)</w:t>
      </w:r>
      <w:r>
        <w:rPr>
          <w:rFonts w:cstheme="minorHAnsi"/>
          <w:sz w:val="24"/>
          <w:szCs w:val="24"/>
        </w:rPr>
        <w:t xml:space="preserve">. A compressed variation of this melodic framework returns </w:t>
      </w:r>
      <w:r w:rsidR="0065435B">
        <w:rPr>
          <w:rFonts w:cstheme="minorHAnsi"/>
          <w:sz w:val="24"/>
          <w:szCs w:val="24"/>
        </w:rPr>
        <w:t xml:space="preserve">later in </w:t>
      </w:r>
      <w:r>
        <w:rPr>
          <w:rFonts w:cstheme="minorHAnsi"/>
          <w:sz w:val="24"/>
          <w:szCs w:val="24"/>
        </w:rPr>
        <w:t>the A section (</w:t>
      </w:r>
      <w:r w:rsidR="0065435B" w:rsidRPr="00B975D2">
        <w:rPr>
          <w:rFonts w:cstheme="minorHAnsi"/>
          <w:b/>
          <w:bCs/>
          <w:sz w:val="24"/>
          <w:szCs w:val="24"/>
          <w:u w:val="single"/>
        </w:rPr>
        <w:t>Example 16b</w:t>
      </w:r>
      <w:r>
        <w:rPr>
          <w:rFonts w:cstheme="minorHAnsi"/>
          <w:sz w:val="24"/>
          <w:szCs w:val="24"/>
        </w:rPr>
        <w:t>), reflecting the poetry’s rhyme scheme (-</w:t>
      </w:r>
      <w:r w:rsidRPr="00FE1181">
        <w:rPr>
          <w:rFonts w:cstheme="minorHAnsi"/>
          <w:i/>
          <w:iCs/>
          <w:sz w:val="24"/>
          <w:szCs w:val="24"/>
        </w:rPr>
        <w:t>ueil</w:t>
      </w:r>
      <w:r>
        <w:rPr>
          <w:rFonts w:cstheme="minorHAnsi"/>
          <w:sz w:val="24"/>
          <w:szCs w:val="24"/>
        </w:rPr>
        <w:t>). But this melodic return comes against the prevailing metrical (</w:t>
      </w:r>
      <w:r w:rsidRPr="00AF5FB2">
        <w:rPr>
          <w:rFonts w:cstheme="minorHAnsi"/>
          <w:i/>
          <w:iCs/>
          <w:sz w:val="24"/>
          <w:szCs w:val="24"/>
        </w:rPr>
        <w:t>modus</w:t>
      </w:r>
      <w:r>
        <w:rPr>
          <w:rFonts w:cstheme="minorHAnsi"/>
          <w:sz w:val="24"/>
          <w:szCs w:val="24"/>
        </w:rPr>
        <w:t>) entrainment</w:t>
      </w:r>
      <w:r w:rsidR="004F72B3">
        <w:rPr>
          <w:rFonts w:cstheme="minorHAnsi"/>
          <w:sz w:val="24"/>
          <w:szCs w:val="24"/>
        </w:rPr>
        <w:t>: n</w:t>
      </w:r>
      <w:r>
        <w:rPr>
          <w:rFonts w:cstheme="minorHAnsi"/>
          <w:sz w:val="24"/>
          <w:szCs w:val="24"/>
        </w:rPr>
        <w:t>ot only is the melody now metrically unstable</w:t>
      </w:r>
      <w:r w:rsidR="00E755BD">
        <w:rPr>
          <w:rFonts w:cstheme="minorHAnsi"/>
          <w:sz w:val="24"/>
          <w:szCs w:val="24"/>
        </w:rPr>
        <w:t>—strong and weak beats are reversed—</w:t>
      </w:r>
      <w:r>
        <w:rPr>
          <w:rFonts w:cstheme="minorHAnsi"/>
          <w:sz w:val="24"/>
          <w:szCs w:val="24"/>
        </w:rPr>
        <w:t xml:space="preserve">but it is also recontextualized by a different accompaniment in the two lower voices. The metric disturbance here may </w:t>
      </w:r>
      <w:r w:rsidR="004F72B3">
        <w:rPr>
          <w:rFonts w:cstheme="minorHAnsi"/>
          <w:sz w:val="24"/>
          <w:szCs w:val="24"/>
        </w:rPr>
        <w:t>reflect</w:t>
      </w:r>
      <w:r>
        <w:rPr>
          <w:rFonts w:cstheme="minorHAnsi"/>
          <w:sz w:val="24"/>
          <w:szCs w:val="24"/>
        </w:rPr>
        <w:t xml:space="preserve"> </w:t>
      </w:r>
      <w:r w:rsidR="000B7593">
        <w:rPr>
          <w:rFonts w:cstheme="minorHAnsi"/>
          <w:sz w:val="24"/>
          <w:szCs w:val="24"/>
        </w:rPr>
        <w:t xml:space="preserve">Machaut’s </w:t>
      </w:r>
      <w:r>
        <w:rPr>
          <w:rFonts w:cstheme="minorHAnsi"/>
          <w:sz w:val="24"/>
          <w:szCs w:val="24"/>
        </w:rPr>
        <w:t>courtly love lyric</w:t>
      </w:r>
      <w:r w:rsidR="004F72B3">
        <w:rPr>
          <w:rFonts w:cstheme="minorHAnsi"/>
          <w:sz w:val="24"/>
          <w:szCs w:val="24"/>
        </w:rPr>
        <w:t>s</w:t>
      </w:r>
      <w:r>
        <w:rPr>
          <w:rFonts w:cstheme="minorHAnsi"/>
          <w:sz w:val="24"/>
          <w:szCs w:val="24"/>
        </w:rPr>
        <w:t>. While the lover’s eyes are smitten with the beloved in the first phrase (</w:t>
      </w:r>
      <w:r>
        <w:rPr>
          <w:rFonts w:cstheme="minorHAnsi"/>
          <w:i/>
          <w:iCs/>
          <w:sz w:val="24"/>
          <w:szCs w:val="24"/>
        </w:rPr>
        <w:t>Tres bonne et belle, mi oueil joyeuse pasture prennent en vostre figure</w:t>
      </w:r>
      <w:r>
        <w:rPr>
          <w:rFonts w:cstheme="minorHAnsi"/>
          <w:sz w:val="24"/>
          <w:szCs w:val="24"/>
        </w:rPr>
        <w:t>), the heart of the second phrase will be stung by the pains of unrequited love rather than enjoy any sweet nurturing (</w:t>
      </w:r>
      <w:r w:rsidRPr="00DE4763">
        <w:rPr>
          <w:rFonts w:cstheme="minorHAnsi"/>
          <w:i/>
          <w:iCs/>
          <w:sz w:val="24"/>
          <w:szCs w:val="24"/>
        </w:rPr>
        <w:t>et mes</w:t>
      </w:r>
      <w:r>
        <w:rPr>
          <w:rFonts w:cstheme="minorHAnsi"/>
          <w:sz w:val="24"/>
          <w:szCs w:val="24"/>
        </w:rPr>
        <w:t xml:space="preserve"> </w:t>
      </w:r>
      <w:r w:rsidRPr="00DE4763">
        <w:rPr>
          <w:rFonts w:cstheme="minorHAnsi"/>
          <w:i/>
          <w:iCs/>
          <w:sz w:val="24"/>
          <w:szCs w:val="24"/>
        </w:rPr>
        <w:t>cuers en vostre accueil vie et douce norreture</w:t>
      </w:r>
      <w:r>
        <w:rPr>
          <w:rFonts w:cstheme="minorHAnsi"/>
          <w:sz w:val="24"/>
          <w:szCs w:val="24"/>
        </w:rPr>
        <w:t>).</w:t>
      </w:r>
    </w:p>
    <w:p w14:paraId="7344D45E" w14:textId="312B3134" w:rsidR="00FA06C0" w:rsidRDefault="00FA06C0" w:rsidP="00FA06C0">
      <w:pPr>
        <w:spacing w:line="480" w:lineRule="auto"/>
        <w:jc w:val="center"/>
        <w:rPr>
          <w:rFonts w:cstheme="minorHAnsi"/>
          <w:sz w:val="24"/>
          <w:szCs w:val="24"/>
        </w:rPr>
      </w:pPr>
    </w:p>
    <w:p w14:paraId="32941448" w14:textId="1CCFBE5C" w:rsidR="00FA06C0" w:rsidRPr="003321F6" w:rsidRDefault="00776DE8" w:rsidP="00141027">
      <w:pPr>
        <w:spacing w:line="480" w:lineRule="auto"/>
        <w:rPr>
          <w:rFonts w:cstheme="minorHAnsi"/>
          <w:sz w:val="24"/>
          <w:szCs w:val="24"/>
        </w:rPr>
      </w:pPr>
      <w:r>
        <w:rPr>
          <w:rFonts w:cstheme="minorHAnsi"/>
          <w:b/>
          <w:bCs/>
          <w:sz w:val="24"/>
          <w:szCs w:val="24"/>
        </w:rPr>
        <w:t>Example 16</w:t>
      </w:r>
      <w:r w:rsidR="00FA06C0">
        <w:rPr>
          <w:rFonts w:cstheme="minorHAnsi"/>
          <w:b/>
          <w:bCs/>
          <w:sz w:val="24"/>
          <w:szCs w:val="24"/>
        </w:rPr>
        <w:t xml:space="preserve"> </w:t>
      </w:r>
      <w:r w:rsidR="008B0327">
        <w:rPr>
          <w:rFonts w:cstheme="minorHAnsi"/>
          <w:sz w:val="24"/>
          <w:szCs w:val="24"/>
        </w:rPr>
        <w:t xml:space="preserve">Guillaume de </w:t>
      </w:r>
      <w:r w:rsidR="00FA06C0" w:rsidRPr="003321F6">
        <w:rPr>
          <w:rFonts w:cstheme="minorHAnsi"/>
          <w:sz w:val="24"/>
          <w:szCs w:val="24"/>
        </w:rPr>
        <w:t>Machaut, “Tres bonne et belle”</w:t>
      </w:r>
      <w:r w:rsidR="00990D23">
        <w:rPr>
          <w:rFonts w:cstheme="minorHAnsi"/>
          <w:sz w:val="24"/>
          <w:szCs w:val="24"/>
        </w:rPr>
        <w:t xml:space="preserve"> (V26/23</w:t>
      </w:r>
      <w:r w:rsidR="008B0327">
        <w:rPr>
          <w:rFonts w:cstheme="minorHAnsi"/>
          <w:sz w:val="24"/>
          <w:szCs w:val="24"/>
        </w:rPr>
        <w:t xml:space="preserve">), (a) </w:t>
      </w:r>
      <w:r w:rsidR="00FA06C0" w:rsidRPr="003321F6">
        <w:rPr>
          <w:rFonts w:cstheme="minorHAnsi"/>
          <w:sz w:val="24"/>
          <w:szCs w:val="24"/>
        </w:rPr>
        <w:t>mm. 1</w:t>
      </w:r>
      <w:r w:rsidR="00D53887">
        <w:rPr>
          <w:rFonts w:cstheme="minorHAnsi"/>
          <w:color w:val="000000"/>
          <w:sz w:val="24"/>
          <w:szCs w:val="24"/>
        </w:rPr>
        <w:t>–</w:t>
      </w:r>
      <w:r w:rsidR="00FA06C0" w:rsidRPr="003321F6">
        <w:rPr>
          <w:rFonts w:cstheme="minorHAnsi"/>
          <w:sz w:val="24"/>
          <w:szCs w:val="24"/>
        </w:rPr>
        <w:t>5</w:t>
      </w:r>
      <w:r w:rsidR="00A26EEE">
        <w:rPr>
          <w:rFonts w:cstheme="minorHAnsi"/>
          <w:sz w:val="24"/>
          <w:szCs w:val="24"/>
        </w:rPr>
        <w:t>,</w:t>
      </w:r>
      <w:r w:rsidR="00FA06C0" w:rsidRPr="003321F6">
        <w:rPr>
          <w:rFonts w:cstheme="minorHAnsi"/>
          <w:sz w:val="24"/>
          <w:szCs w:val="24"/>
        </w:rPr>
        <w:t xml:space="preserve"> and </w:t>
      </w:r>
      <w:r w:rsidR="008B0327">
        <w:rPr>
          <w:rFonts w:cstheme="minorHAnsi"/>
          <w:sz w:val="24"/>
          <w:szCs w:val="24"/>
        </w:rPr>
        <w:t xml:space="preserve">(b) mm. </w:t>
      </w:r>
      <w:r w:rsidR="00FA06C0" w:rsidRPr="003321F6">
        <w:rPr>
          <w:rFonts w:cstheme="minorHAnsi"/>
          <w:sz w:val="24"/>
          <w:szCs w:val="24"/>
        </w:rPr>
        <w:t>15</w:t>
      </w:r>
      <w:r w:rsidR="00D53887">
        <w:rPr>
          <w:rFonts w:cstheme="minorHAnsi"/>
          <w:color w:val="000000"/>
          <w:sz w:val="24"/>
          <w:szCs w:val="24"/>
        </w:rPr>
        <w:t>–</w:t>
      </w:r>
      <w:r w:rsidR="00FA06C0" w:rsidRPr="003321F6">
        <w:rPr>
          <w:rFonts w:cstheme="minorHAnsi"/>
          <w:sz w:val="24"/>
          <w:szCs w:val="24"/>
        </w:rPr>
        <w:t>19</w:t>
      </w:r>
      <w:r w:rsidR="00FA06C0">
        <w:rPr>
          <w:rFonts w:cstheme="minorHAnsi"/>
          <w:sz w:val="24"/>
          <w:szCs w:val="24"/>
        </w:rPr>
        <w:t xml:space="preserve">, </w:t>
      </w:r>
      <w:r w:rsidR="00507999">
        <w:rPr>
          <w:rFonts w:cstheme="minorHAnsi"/>
          <w:sz w:val="24"/>
          <w:szCs w:val="24"/>
        </w:rPr>
        <w:t>metrical</w:t>
      </w:r>
      <w:r w:rsidR="006A06FA">
        <w:rPr>
          <w:rFonts w:cstheme="minorHAnsi"/>
          <w:sz w:val="24"/>
          <w:szCs w:val="24"/>
        </w:rPr>
        <w:t>ly</w:t>
      </w:r>
      <w:r w:rsidR="00507999">
        <w:rPr>
          <w:rFonts w:cstheme="minorHAnsi"/>
          <w:sz w:val="24"/>
          <w:szCs w:val="24"/>
        </w:rPr>
        <w:t xml:space="preserve"> interpret</w:t>
      </w:r>
      <w:r w:rsidR="006A06FA">
        <w:rPr>
          <w:rFonts w:cstheme="minorHAnsi"/>
          <w:sz w:val="24"/>
          <w:szCs w:val="24"/>
        </w:rPr>
        <w:t>ed</w:t>
      </w:r>
      <w:r w:rsidR="00507999">
        <w:rPr>
          <w:rFonts w:cstheme="minorHAnsi"/>
          <w:sz w:val="24"/>
          <w:szCs w:val="24"/>
        </w:rPr>
        <w:t xml:space="preserve"> at the </w:t>
      </w:r>
      <w:r w:rsidR="00507999" w:rsidRPr="00507999">
        <w:rPr>
          <w:rFonts w:cstheme="minorHAnsi"/>
          <w:i/>
          <w:iCs/>
          <w:sz w:val="24"/>
          <w:szCs w:val="24"/>
        </w:rPr>
        <w:t>modus</w:t>
      </w:r>
      <w:r w:rsidR="00507999">
        <w:rPr>
          <w:rFonts w:cstheme="minorHAnsi"/>
          <w:sz w:val="24"/>
          <w:szCs w:val="24"/>
        </w:rPr>
        <w:t xml:space="preserve"> level</w:t>
      </w:r>
      <w:r w:rsidR="00F54E90">
        <w:rPr>
          <w:rFonts w:cstheme="minorHAnsi"/>
          <w:sz w:val="24"/>
          <w:szCs w:val="24"/>
        </w:rPr>
        <w:t xml:space="preserve">, </w:t>
      </w:r>
      <w:r w:rsidR="00FA06C0">
        <w:rPr>
          <w:rFonts w:cstheme="minorHAnsi"/>
          <w:sz w:val="24"/>
          <w:szCs w:val="24"/>
        </w:rPr>
        <w:t>directed progressions marked</w:t>
      </w:r>
      <w:r w:rsidR="00141027">
        <w:rPr>
          <w:rFonts w:cstheme="minorHAnsi"/>
          <w:sz w:val="24"/>
          <w:szCs w:val="24"/>
        </w:rPr>
        <w:t>.</w:t>
      </w:r>
    </w:p>
    <w:p w14:paraId="5F15851D" w14:textId="77777777" w:rsidR="006B7218" w:rsidRDefault="006B7218" w:rsidP="00FA06C0">
      <w:pPr>
        <w:spacing w:line="480" w:lineRule="auto"/>
        <w:rPr>
          <w:rFonts w:cstheme="minorHAnsi"/>
          <w:sz w:val="24"/>
          <w:szCs w:val="24"/>
        </w:rPr>
      </w:pPr>
    </w:p>
    <w:p w14:paraId="75DAEAFD" w14:textId="0EE4848E" w:rsidR="00FA06C0" w:rsidRDefault="004C2651" w:rsidP="00FA06C0">
      <w:pPr>
        <w:spacing w:line="480" w:lineRule="auto"/>
        <w:rPr>
          <w:rFonts w:cstheme="minorHAnsi"/>
          <w:sz w:val="24"/>
          <w:szCs w:val="24"/>
        </w:rPr>
      </w:pPr>
      <w:r>
        <w:rPr>
          <w:rFonts w:cstheme="minorHAnsi"/>
          <w:sz w:val="24"/>
          <w:szCs w:val="24"/>
        </w:rPr>
        <w:t>My proposed</w:t>
      </w:r>
      <w:r w:rsidR="00FA06C0">
        <w:rPr>
          <w:rFonts w:cstheme="minorHAnsi"/>
          <w:sz w:val="24"/>
          <w:szCs w:val="24"/>
        </w:rPr>
        <w:t xml:space="preserve"> </w:t>
      </w:r>
      <w:r w:rsidR="00604DDA">
        <w:rPr>
          <w:rFonts w:cstheme="minorHAnsi"/>
          <w:sz w:val="24"/>
          <w:szCs w:val="24"/>
        </w:rPr>
        <w:t xml:space="preserve">metrical setting </w:t>
      </w:r>
      <w:r w:rsidR="00FA06C0">
        <w:rPr>
          <w:rFonts w:cstheme="minorHAnsi"/>
          <w:sz w:val="24"/>
          <w:szCs w:val="24"/>
        </w:rPr>
        <w:t xml:space="preserve">rests on the </w:t>
      </w:r>
      <w:r w:rsidR="004B2D4E">
        <w:rPr>
          <w:rFonts w:cstheme="minorHAnsi"/>
          <w:sz w:val="24"/>
          <w:szCs w:val="24"/>
        </w:rPr>
        <w:t>norm</w:t>
      </w:r>
      <w:r w:rsidR="00726F89">
        <w:rPr>
          <w:rFonts w:cstheme="minorHAnsi"/>
          <w:sz w:val="24"/>
          <w:szCs w:val="24"/>
        </w:rPr>
        <w:t xml:space="preserve"> </w:t>
      </w:r>
      <w:r w:rsidR="00FA06C0">
        <w:rPr>
          <w:rFonts w:cstheme="minorHAnsi"/>
          <w:sz w:val="24"/>
          <w:szCs w:val="24"/>
        </w:rPr>
        <w:t xml:space="preserve">of imperfect </w:t>
      </w:r>
      <w:r w:rsidR="00FA06C0" w:rsidRPr="00C80184">
        <w:rPr>
          <w:rFonts w:cstheme="minorHAnsi"/>
          <w:i/>
          <w:iCs/>
          <w:sz w:val="24"/>
          <w:szCs w:val="24"/>
        </w:rPr>
        <w:t>modus</w:t>
      </w:r>
      <w:r w:rsidR="00FA06C0">
        <w:rPr>
          <w:rFonts w:cstheme="minorHAnsi"/>
          <w:sz w:val="24"/>
          <w:szCs w:val="24"/>
        </w:rPr>
        <w:t xml:space="preserve"> groupings</w:t>
      </w:r>
      <w:r w:rsidR="000F36DE">
        <w:rPr>
          <w:rFonts w:cstheme="minorHAnsi"/>
          <w:sz w:val="24"/>
          <w:szCs w:val="24"/>
        </w:rPr>
        <w:t xml:space="preserve"> (</w:t>
      </w:r>
      <w:r w:rsidR="000F36DE" w:rsidRPr="000F36DE">
        <w:rPr>
          <w:rFonts w:cstheme="minorHAnsi"/>
          <w:i/>
          <w:iCs/>
          <w:sz w:val="24"/>
          <w:szCs w:val="24"/>
        </w:rPr>
        <w:t>tempus</w:t>
      </w:r>
      <w:r w:rsidR="000F36DE">
        <w:rPr>
          <w:rFonts w:cstheme="minorHAnsi"/>
          <w:sz w:val="24"/>
          <w:szCs w:val="24"/>
        </w:rPr>
        <w:t xml:space="preserve"> being what it may)</w:t>
      </w:r>
      <w:r w:rsidR="00FA06C0">
        <w:rPr>
          <w:rFonts w:cstheme="minorHAnsi"/>
          <w:sz w:val="24"/>
          <w:szCs w:val="24"/>
        </w:rPr>
        <w:t xml:space="preserve">. The directed </w:t>
      </w:r>
      <w:r w:rsidR="004B2D4E">
        <w:rPr>
          <w:rFonts w:cstheme="minorHAnsi"/>
          <w:sz w:val="24"/>
          <w:szCs w:val="24"/>
        </w:rPr>
        <w:t xml:space="preserve">intervals harmonizing </w:t>
      </w:r>
      <w:r w:rsidR="00FA06C0">
        <w:rPr>
          <w:rFonts w:cstheme="minorHAnsi"/>
          <w:sz w:val="24"/>
          <w:szCs w:val="24"/>
        </w:rPr>
        <w:t>the preparatory word “</w:t>
      </w:r>
      <w:r w:rsidR="00FA06C0" w:rsidRPr="00C80184">
        <w:rPr>
          <w:rFonts w:cstheme="minorHAnsi"/>
          <w:i/>
          <w:iCs/>
          <w:sz w:val="24"/>
          <w:szCs w:val="24"/>
        </w:rPr>
        <w:t>et</w:t>
      </w:r>
      <w:r w:rsidR="00FA06C0">
        <w:rPr>
          <w:rFonts w:cstheme="minorHAnsi"/>
          <w:sz w:val="24"/>
          <w:szCs w:val="24"/>
        </w:rPr>
        <w:t>” that begins the second phrase (</w:t>
      </w:r>
      <w:r w:rsidR="004B2D4E">
        <w:rPr>
          <w:rFonts w:cstheme="minorHAnsi"/>
          <w:sz w:val="24"/>
          <w:szCs w:val="24"/>
        </w:rPr>
        <w:t xml:space="preserve">imperfect sixth and third in </w:t>
      </w:r>
      <w:r w:rsidR="00FA06C0">
        <w:rPr>
          <w:rFonts w:cstheme="minorHAnsi"/>
          <w:sz w:val="24"/>
          <w:szCs w:val="24"/>
        </w:rPr>
        <w:t xml:space="preserve">m. 15) suggest a </w:t>
      </w:r>
      <w:r w:rsidR="00726F89">
        <w:rPr>
          <w:rFonts w:cstheme="minorHAnsi"/>
          <w:sz w:val="24"/>
          <w:szCs w:val="24"/>
        </w:rPr>
        <w:t xml:space="preserve">weak beat </w:t>
      </w:r>
      <w:r w:rsidR="00FA06C0">
        <w:rPr>
          <w:rFonts w:cstheme="minorHAnsi"/>
          <w:sz w:val="24"/>
          <w:szCs w:val="24"/>
        </w:rPr>
        <w:t xml:space="preserve">rather than a </w:t>
      </w:r>
      <w:r w:rsidR="00726F89">
        <w:rPr>
          <w:rFonts w:cstheme="minorHAnsi"/>
          <w:sz w:val="24"/>
          <w:szCs w:val="24"/>
        </w:rPr>
        <w:t>strong one</w:t>
      </w:r>
      <w:r w:rsidR="00FA06C0">
        <w:rPr>
          <w:rFonts w:cstheme="minorHAnsi"/>
          <w:sz w:val="24"/>
          <w:szCs w:val="24"/>
        </w:rPr>
        <w:t xml:space="preserve">. If </w:t>
      </w:r>
      <w:r w:rsidR="00726F89">
        <w:rPr>
          <w:rFonts w:cstheme="minorHAnsi"/>
          <w:sz w:val="24"/>
          <w:szCs w:val="24"/>
        </w:rPr>
        <w:t xml:space="preserve">a strong beat </w:t>
      </w:r>
      <w:r w:rsidR="00FA06C0">
        <w:rPr>
          <w:rFonts w:cstheme="minorHAnsi"/>
          <w:sz w:val="24"/>
          <w:szCs w:val="24"/>
        </w:rPr>
        <w:t xml:space="preserve">were to </w:t>
      </w:r>
      <w:r w:rsidR="00C90976">
        <w:rPr>
          <w:rFonts w:cstheme="minorHAnsi"/>
          <w:sz w:val="24"/>
          <w:szCs w:val="24"/>
        </w:rPr>
        <w:t xml:space="preserve">follow in </w:t>
      </w:r>
      <w:r w:rsidR="00FA06C0">
        <w:rPr>
          <w:rFonts w:cstheme="minorHAnsi"/>
          <w:sz w:val="24"/>
          <w:szCs w:val="24"/>
        </w:rPr>
        <w:t xml:space="preserve">m. 16, </w:t>
      </w:r>
      <w:r w:rsidR="00232FCE">
        <w:rPr>
          <w:rFonts w:cstheme="minorHAnsi"/>
          <w:sz w:val="24"/>
          <w:szCs w:val="24"/>
        </w:rPr>
        <w:t xml:space="preserve">the phrase’s metrical organization would </w:t>
      </w:r>
      <w:r w:rsidR="00FA06C0">
        <w:rPr>
          <w:rFonts w:cstheme="minorHAnsi"/>
          <w:sz w:val="24"/>
          <w:szCs w:val="24"/>
        </w:rPr>
        <w:t xml:space="preserve">parallel </w:t>
      </w:r>
      <w:r w:rsidR="00C62915">
        <w:rPr>
          <w:rFonts w:cstheme="minorHAnsi"/>
          <w:sz w:val="24"/>
          <w:szCs w:val="24"/>
        </w:rPr>
        <w:t xml:space="preserve">that of </w:t>
      </w:r>
      <w:r w:rsidR="00FA06C0">
        <w:rPr>
          <w:rFonts w:cstheme="minorHAnsi"/>
          <w:sz w:val="24"/>
          <w:szCs w:val="24"/>
        </w:rPr>
        <w:t xml:space="preserve">the first. </w:t>
      </w:r>
      <w:r w:rsidR="009B56E5">
        <w:rPr>
          <w:rFonts w:cstheme="minorHAnsi"/>
          <w:sz w:val="24"/>
          <w:szCs w:val="24"/>
        </w:rPr>
        <w:t>T</w:t>
      </w:r>
      <w:r w:rsidR="00FA06C0">
        <w:rPr>
          <w:rFonts w:cstheme="minorHAnsi"/>
          <w:sz w:val="24"/>
          <w:szCs w:val="24"/>
        </w:rPr>
        <w:t xml:space="preserve">he </w:t>
      </w:r>
      <w:r w:rsidR="0092710A">
        <w:rPr>
          <w:rFonts w:cstheme="minorHAnsi"/>
          <w:sz w:val="24"/>
          <w:szCs w:val="24"/>
        </w:rPr>
        <w:t xml:space="preserve">analyst </w:t>
      </w:r>
      <w:r w:rsidR="00FA06C0">
        <w:rPr>
          <w:rFonts w:cstheme="minorHAnsi"/>
          <w:sz w:val="24"/>
          <w:szCs w:val="24"/>
        </w:rPr>
        <w:t xml:space="preserve">may </w:t>
      </w:r>
      <w:r w:rsidR="002714EB">
        <w:rPr>
          <w:rFonts w:cstheme="minorHAnsi"/>
          <w:sz w:val="24"/>
          <w:szCs w:val="24"/>
        </w:rPr>
        <w:t xml:space="preserve">thus </w:t>
      </w:r>
      <w:r w:rsidR="00FA06C0">
        <w:rPr>
          <w:rFonts w:cstheme="minorHAnsi"/>
          <w:sz w:val="24"/>
          <w:szCs w:val="24"/>
        </w:rPr>
        <w:t xml:space="preserve">be tempted to interpret a </w:t>
      </w:r>
      <w:r w:rsidR="00FA06C0" w:rsidRPr="00425BDC">
        <w:rPr>
          <w:rFonts w:cstheme="minorHAnsi"/>
          <w:i/>
          <w:iCs/>
          <w:sz w:val="24"/>
          <w:szCs w:val="24"/>
        </w:rPr>
        <w:t>modus</w:t>
      </w:r>
      <w:r w:rsidR="00FA06C0">
        <w:rPr>
          <w:rFonts w:cstheme="minorHAnsi"/>
          <w:sz w:val="24"/>
          <w:szCs w:val="24"/>
        </w:rPr>
        <w:t xml:space="preserve"> perfection of </w:t>
      </w:r>
      <w:r w:rsidR="00D53887">
        <w:rPr>
          <w:rFonts w:cstheme="minorHAnsi"/>
          <w:sz w:val="24"/>
          <w:szCs w:val="24"/>
        </w:rPr>
        <w:t xml:space="preserve">mm. </w:t>
      </w:r>
      <w:r w:rsidR="00FA06C0">
        <w:rPr>
          <w:rFonts w:cstheme="minorHAnsi"/>
          <w:sz w:val="24"/>
          <w:szCs w:val="24"/>
        </w:rPr>
        <w:t>13</w:t>
      </w:r>
      <w:r w:rsidR="00D53887">
        <w:rPr>
          <w:rFonts w:cstheme="minorHAnsi"/>
          <w:color w:val="000000"/>
          <w:sz w:val="24"/>
          <w:szCs w:val="24"/>
        </w:rPr>
        <w:t>–</w:t>
      </w:r>
      <w:r w:rsidR="00FA06C0">
        <w:rPr>
          <w:rFonts w:cstheme="minorHAnsi"/>
          <w:sz w:val="24"/>
          <w:szCs w:val="24"/>
        </w:rPr>
        <w:lastRenderedPageBreak/>
        <w:t>15</w:t>
      </w:r>
      <w:r w:rsidR="00B146B7">
        <w:rPr>
          <w:rFonts w:cstheme="minorHAnsi"/>
          <w:sz w:val="24"/>
          <w:szCs w:val="24"/>
        </w:rPr>
        <w:t xml:space="preserve"> </w:t>
      </w:r>
      <w:r w:rsidR="00AF056A">
        <w:rPr>
          <w:rFonts w:cstheme="minorHAnsi"/>
          <w:sz w:val="24"/>
          <w:szCs w:val="24"/>
        </w:rPr>
        <w:t xml:space="preserve">to prepare </w:t>
      </w:r>
      <w:r w:rsidR="00FA06C0">
        <w:rPr>
          <w:rFonts w:cstheme="minorHAnsi"/>
          <w:sz w:val="24"/>
          <w:szCs w:val="24"/>
        </w:rPr>
        <w:t xml:space="preserve">a proper downbeat </w:t>
      </w:r>
      <w:r w:rsidR="00AF056A">
        <w:rPr>
          <w:rFonts w:cstheme="minorHAnsi"/>
          <w:sz w:val="24"/>
          <w:szCs w:val="24"/>
        </w:rPr>
        <w:t>at m. 16</w:t>
      </w:r>
      <w:r w:rsidR="00FA06C0">
        <w:rPr>
          <w:rFonts w:cstheme="minorHAnsi"/>
          <w:sz w:val="24"/>
          <w:szCs w:val="24"/>
        </w:rPr>
        <w:t xml:space="preserve">. </w:t>
      </w:r>
      <w:r w:rsidR="00B146B7">
        <w:rPr>
          <w:rFonts w:cstheme="minorHAnsi"/>
          <w:sz w:val="24"/>
          <w:szCs w:val="24"/>
        </w:rPr>
        <w:t>Measures</w:t>
      </w:r>
      <w:r w:rsidR="00FA06C0">
        <w:rPr>
          <w:rFonts w:cstheme="minorHAnsi"/>
          <w:sz w:val="24"/>
          <w:szCs w:val="24"/>
        </w:rPr>
        <w:t xml:space="preserve"> 13</w:t>
      </w:r>
      <w:r w:rsidR="000A1CBB">
        <w:rPr>
          <w:rFonts w:cstheme="minorHAnsi"/>
          <w:color w:val="000000"/>
          <w:sz w:val="24"/>
          <w:szCs w:val="24"/>
        </w:rPr>
        <w:t>–</w:t>
      </w:r>
      <w:r w:rsidR="00FA06C0">
        <w:rPr>
          <w:rFonts w:cstheme="minorHAnsi"/>
          <w:sz w:val="24"/>
          <w:szCs w:val="24"/>
        </w:rPr>
        <w:t>14</w:t>
      </w:r>
      <w:r w:rsidR="00B146B7">
        <w:rPr>
          <w:rFonts w:cstheme="minorHAnsi"/>
          <w:sz w:val="24"/>
          <w:szCs w:val="24"/>
        </w:rPr>
        <w:t>, however,</w:t>
      </w:r>
      <w:r w:rsidR="00FA06C0">
        <w:rPr>
          <w:rFonts w:cstheme="minorHAnsi"/>
          <w:sz w:val="24"/>
          <w:szCs w:val="24"/>
        </w:rPr>
        <w:t xml:space="preserve"> form a clear cadence (E6/3 to D8/5) which ought to proceed </w:t>
      </w:r>
      <w:r w:rsidR="003D7834">
        <w:rPr>
          <w:rFonts w:cstheme="minorHAnsi"/>
          <w:sz w:val="24"/>
          <w:szCs w:val="24"/>
        </w:rPr>
        <w:t>weak</w:t>
      </w:r>
      <w:r w:rsidR="00141027">
        <w:rPr>
          <w:rFonts w:cstheme="minorHAnsi"/>
          <w:sz w:val="24"/>
          <w:szCs w:val="24"/>
        </w:rPr>
        <w:t>–</w:t>
      </w:r>
      <w:r w:rsidR="003D7834">
        <w:rPr>
          <w:rFonts w:cstheme="minorHAnsi"/>
          <w:sz w:val="24"/>
          <w:szCs w:val="24"/>
        </w:rPr>
        <w:t>strong</w:t>
      </w:r>
      <w:r w:rsidR="00FA06C0">
        <w:rPr>
          <w:rFonts w:cstheme="minorHAnsi"/>
          <w:sz w:val="24"/>
          <w:szCs w:val="24"/>
        </w:rPr>
        <w:t>. This</w:t>
      </w:r>
      <w:r w:rsidR="00B146B7">
        <w:rPr>
          <w:rFonts w:cstheme="minorHAnsi"/>
          <w:sz w:val="24"/>
          <w:szCs w:val="24"/>
        </w:rPr>
        <w:t xml:space="preserve"> cadence,</w:t>
      </w:r>
      <w:r w:rsidR="00FA06C0">
        <w:rPr>
          <w:rFonts w:cstheme="minorHAnsi"/>
          <w:sz w:val="24"/>
          <w:szCs w:val="24"/>
        </w:rPr>
        <w:t xml:space="preserve"> in turn</w:t>
      </w:r>
      <w:r w:rsidR="00B146B7">
        <w:rPr>
          <w:rFonts w:cstheme="minorHAnsi"/>
          <w:sz w:val="24"/>
          <w:szCs w:val="24"/>
        </w:rPr>
        <w:t>,</w:t>
      </w:r>
      <w:r w:rsidR="00FA06C0">
        <w:rPr>
          <w:rFonts w:cstheme="minorHAnsi"/>
          <w:sz w:val="24"/>
          <w:szCs w:val="24"/>
        </w:rPr>
        <w:t xml:space="preserve"> pushes back an initiating </w:t>
      </w:r>
      <w:r w:rsidR="003D7834">
        <w:rPr>
          <w:rFonts w:cstheme="minorHAnsi"/>
          <w:sz w:val="24"/>
          <w:szCs w:val="24"/>
        </w:rPr>
        <w:t xml:space="preserve">downbeat </w:t>
      </w:r>
      <w:r w:rsidR="00FA06C0">
        <w:rPr>
          <w:rFonts w:cstheme="minorHAnsi"/>
          <w:sz w:val="24"/>
          <w:szCs w:val="24"/>
        </w:rPr>
        <w:t xml:space="preserve">to m. 12 and the </w:t>
      </w:r>
      <w:r w:rsidR="00FA06C0" w:rsidRPr="00996B80">
        <w:rPr>
          <w:rFonts w:cstheme="minorHAnsi"/>
          <w:i/>
          <w:iCs/>
          <w:sz w:val="24"/>
          <w:szCs w:val="24"/>
        </w:rPr>
        <w:t>modus</w:t>
      </w:r>
      <w:r w:rsidR="00FA06C0">
        <w:rPr>
          <w:rFonts w:cstheme="minorHAnsi"/>
          <w:sz w:val="24"/>
          <w:szCs w:val="24"/>
        </w:rPr>
        <w:t xml:space="preserve"> perfection somewhere </w:t>
      </w:r>
      <w:r w:rsidR="00DD34E0">
        <w:rPr>
          <w:rFonts w:cstheme="minorHAnsi"/>
          <w:sz w:val="24"/>
          <w:szCs w:val="24"/>
        </w:rPr>
        <w:t xml:space="preserve">within </w:t>
      </w:r>
      <w:r w:rsidR="00FA06C0">
        <w:rPr>
          <w:rFonts w:cstheme="minorHAnsi"/>
          <w:sz w:val="24"/>
          <w:szCs w:val="24"/>
        </w:rPr>
        <w:t>mm. 9</w:t>
      </w:r>
      <w:r w:rsidR="000A1CBB">
        <w:rPr>
          <w:rFonts w:cstheme="minorHAnsi"/>
          <w:color w:val="000000"/>
          <w:sz w:val="24"/>
          <w:szCs w:val="24"/>
        </w:rPr>
        <w:t>–</w:t>
      </w:r>
      <w:r w:rsidR="00FA06C0">
        <w:rPr>
          <w:rFonts w:cstheme="minorHAnsi"/>
          <w:sz w:val="24"/>
          <w:szCs w:val="24"/>
        </w:rPr>
        <w:t>12</w:t>
      </w:r>
      <w:r w:rsidR="00B146B7">
        <w:rPr>
          <w:rFonts w:cstheme="minorHAnsi"/>
          <w:sz w:val="24"/>
          <w:szCs w:val="24"/>
        </w:rPr>
        <w:t xml:space="preserve"> (</w:t>
      </w:r>
      <w:r w:rsidR="00FA06C0">
        <w:rPr>
          <w:rFonts w:cstheme="minorHAnsi"/>
          <w:sz w:val="24"/>
          <w:szCs w:val="24"/>
        </w:rPr>
        <w:t>an exercise left to the reader</w:t>
      </w:r>
      <w:r w:rsidR="00B146B7">
        <w:rPr>
          <w:rFonts w:cstheme="minorHAnsi"/>
          <w:sz w:val="24"/>
          <w:szCs w:val="24"/>
        </w:rPr>
        <w:t>’s discretion)</w:t>
      </w:r>
      <w:r w:rsidR="00FA06C0">
        <w:rPr>
          <w:rFonts w:cstheme="minorHAnsi"/>
          <w:sz w:val="24"/>
          <w:szCs w:val="24"/>
        </w:rPr>
        <w:t xml:space="preserve">. In any event, the entire refrain cannot repeat on the same </w:t>
      </w:r>
      <w:r w:rsidR="0007015F">
        <w:rPr>
          <w:rFonts w:cstheme="minorHAnsi"/>
          <w:sz w:val="24"/>
          <w:szCs w:val="24"/>
        </w:rPr>
        <w:t xml:space="preserve">metrical </w:t>
      </w:r>
      <w:r w:rsidR="00FA06C0">
        <w:rPr>
          <w:rFonts w:cstheme="minorHAnsi"/>
          <w:sz w:val="24"/>
          <w:szCs w:val="24"/>
        </w:rPr>
        <w:t xml:space="preserve">footing when it returns at the end of the virelai form because it </w:t>
      </w:r>
      <w:r w:rsidR="00B146B7">
        <w:rPr>
          <w:rFonts w:cstheme="minorHAnsi"/>
          <w:sz w:val="24"/>
          <w:szCs w:val="24"/>
        </w:rPr>
        <w:t>comprises</w:t>
      </w:r>
      <w:r w:rsidR="00FA06C0">
        <w:rPr>
          <w:rFonts w:cstheme="minorHAnsi"/>
          <w:sz w:val="24"/>
          <w:szCs w:val="24"/>
        </w:rPr>
        <w:t xml:space="preserve"> an odd number of measures. If the final cadence (m. 23) is to be a </w:t>
      </w:r>
      <w:r w:rsidR="00654582">
        <w:rPr>
          <w:rFonts w:cstheme="minorHAnsi"/>
          <w:sz w:val="24"/>
          <w:szCs w:val="24"/>
        </w:rPr>
        <w:t>strong beat</w:t>
      </w:r>
      <w:r w:rsidR="00FA06C0">
        <w:rPr>
          <w:rFonts w:cstheme="minorHAnsi"/>
          <w:sz w:val="24"/>
          <w:szCs w:val="24"/>
        </w:rPr>
        <w:t xml:space="preserve">, respecting this as the very strongest </w:t>
      </w:r>
      <w:r w:rsidR="00654582">
        <w:rPr>
          <w:rFonts w:cstheme="minorHAnsi"/>
          <w:sz w:val="24"/>
          <w:szCs w:val="24"/>
        </w:rPr>
        <w:t xml:space="preserve">metrical </w:t>
      </w:r>
      <w:r w:rsidR="00FA06C0">
        <w:rPr>
          <w:rFonts w:cstheme="minorHAnsi"/>
          <w:sz w:val="24"/>
          <w:szCs w:val="24"/>
        </w:rPr>
        <w:t>convention</w:t>
      </w:r>
      <w:r w:rsidR="00654582">
        <w:rPr>
          <w:rFonts w:cstheme="minorHAnsi"/>
          <w:sz w:val="24"/>
          <w:szCs w:val="24"/>
        </w:rPr>
        <w:t xml:space="preserve"> in the style</w:t>
      </w:r>
      <w:r w:rsidR="00FA06C0">
        <w:rPr>
          <w:rFonts w:cstheme="minorHAnsi"/>
          <w:sz w:val="24"/>
          <w:szCs w:val="24"/>
        </w:rPr>
        <w:t xml:space="preserve">, m. 1 ought to </w:t>
      </w:r>
      <w:r w:rsidR="00B146B7">
        <w:rPr>
          <w:rFonts w:cstheme="minorHAnsi"/>
          <w:sz w:val="24"/>
          <w:szCs w:val="24"/>
        </w:rPr>
        <w:t>occur on</w:t>
      </w:r>
      <w:r w:rsidR="00FA06C0">
        <w:rPr>
          <w:rFonts w:cstheme="minorHAnsi"/>
          <w:sz w:val="24"/>
          <w:szCs w:val="24"/>
        </w:rPr>
        <w:t xml:space="preserve"> a </w:t>
      </w:r>
      <w:r w:rsidR="00654582">
        <w:rPr>
          <w:rFonts w:cstheme="minorHAnsi"/>
          <w:sz w:val="24"/>
          <w:szCs w:val="24"/>
        </w:rPr>
        <w:t>weak beat</w:t>
      </w:r>
      <w:r w:rsidR="00FE217E">
        <w:rPr>
          <w:rFonts w:cstheme="minorHAnsi"/>
          <w:sz w:val="24"/>
          <w:szCs w:val="24"/>
        </w:rPr>
        <w:t>,</w:t>
      </w:r>
      <w:r w:rsidR="00654582">
        <w:rPr>
          <w:rFonts w:cstheme="minorHAnsi"/>
          <w:sz w:val="24"/>
          <w:szCs w:val="24"/>
        </w:rPr>
        <w:t xml:space="preserve"> </w:t>
      </w:r>
      <w:r w:rsidR="00FA06C0">
        <w:rPr>
          <w:rFonts w:cstheme="minorHAnsi"/>
          <w:sz w:val="24"/>
          <w:szCs w:val="24"/>
        </w:rPr>
        <w:t xml:space="preserve">and </w:t>
      </w:r>
      <w:r w:rsidR="00460019">
        <w:rPr>
          <w:rFonts w:cstheme="minorHAnsi"/>
          <w:sz w:val="24"/>
          <w:szCs w:val="24"/>
        </w:rPr>
        <w:t xml:space="preserve">a metric grouping somewhere </w:t>
      </w:r>
      <w:r w:rsidR="00FA06C0">
        <w:rPr>
          <w:rFonts w:cstheme="minorHAnsi"/>
          <w:sz w:val="24"/>
          <w:szCs w:val="24"/>
        </w:rPr>
        <w:t>in</w:t>
      </w:r>
      <w:r w:rsidR="00460019">
        <w:rPr>
          <w:rFonts w:cstheme="minorHAnsi"/>
          <w:sz w:val="24"/>
          <w:szCs w:val="24"/>
        </w:rPr>
        <w:t xml:space="preserve"> between </w:t>
      </w:r>
      <w:r w:rsidR="00FA06C0">
        <w:rPr>
          <w:rFonts w:cstheme="minorHAnsi"/>
          <w:sz w:val="24"/>
          <w:szCs w:val="24"/>
        </w:rPr>
        <w:t>will have to be perfected.</w:t>
      </w:r>
    </w:p>
    <w:p w14:paraId="417105C6" w14:textId="33756207" w:rsidR="002433AC" w:rsidRPr="002433AC" w:rsidRDefault="002433AC" w:rsidP="004A3E2B">
      <w:pPr>
        <w:pStyle w:val="Heading1"/>
      </w:pPr>
      <w:r w:rsidRPr="002433AC">
        <w:t xml:space="preserve">Some </w:t>
      </w:r>
      <w:r w:rsidR="00411DA7">
        <w:t>S</w:t>
      </w:r>
      <w:r w:rsidRPr="002433AC">
        <w:t xml:space="preserve">peculation </w:t>
      </w:r>
      <w:r w:rsidR="00411DA7">
        <w:t>A</w:t>
      </w:r>
      <w:r w:rsidRPr="002433AC">
        <w:t xml:space="preserve">bout </w:t>
      </w:r>
      <w:r w:rsidR="00411DA7">
        <w:t>D</w:t>
      </w:r>
      <w:r w:rsidRPr="002433AC">
        <w:t>anc</w:t>
      </w:r>
      <w:r w:rsidR="009F53A4">
        <w:t>ing</w:t>
      </w:r>
      <w:r w:rsidR="00E17C62">
        <w:t xml:space="preserve"> Machaut’s “</w:t>
      </w:r>
      <w:r w:rsidR="00411DA7">
        <w:t>D</w:t>
      </w:r>
      <w:r w:rsidR="00E17C62">
        <w:t xml:space="preserve">anced </w:t>
      </w:r>
      <w:r w:rsidR="00411DA7">
        <w:t>S</w:t>
      </w:r>
      <w:r w:rsidR="00E17C62">
        <w:t>ongs”</w:t>
      </w:r>
    </w:p>
    <w:p w14:paraId="64F4FD1B" w14:textId="76AEE4EE" w:rsidR="00386E44" w:rsidRDefault="00460019" w:rsidP="006B7218">
      <w:pPr>
        <w:spacing w:line="480" w:lineRule="auto"/>
        <w:rPr>
          <w:rFonts w:cstheme="minorHAnsi"/>
          <w:color w:val="000000"/>
          <w:sz w:val="24"/>
          <w:szCs w:val="24"/>
        </w:rPr>
      </w:pPr>
      <w:r>
        <w:rPr>
          <w:sz w:val="24"/>
          <w:szCs w:val="24"/>
        </w:rPr>
        <w:t>Social dancing “</w:t>
      </w:r>
      <w:r w:rsidR="00944734">
        <w:rPr>
          <w:sz w:val="24"/>
          <w:szCs w:val="24"/>
        </w:rPr>
        <w:t>was ever-present in the lives of western Europeans from the late Medieval period to the middle of the eighteenth century” (Nevile 2008a, 2).</w:t>
      </w:r>
      <w:r>
        <w:rPr>
          <w:rStyle w:val="FootnoteReference"/>
          <w:sz w:val="24"/>
          <w:szCs w:val="24"/>
        </w:rPr>
        <w:footnoteReference w:id="45"/>
      </w:r>
      <w:r w:rsidR="00944734">
        <w:rPr>
          <w:sz w:val="24"/>
          <w:szCs w:val="24"/>
        </w:rPr>
        <w:t xml:space="preserve"> </w:t>
      </w:r>
      <w:r w:rsidR="003F6FAB" w:rsidRPr="008F6EBB">
        <w:rPr>
          <w:sz w:val="24"/>
          <w:szCs w:val="24"/>
        </w:rPr>
        <w:t xml:space="preserve">The </w:t>
      </w:r>
      <w:r w:rsidR="003F6FAB" w:rsidRPr="008F6EBB">
        <w:rPr>
          <w:i/>
          <w:sz w:val="24"/>
          <w:szCs w:val="24"/>
        </w:rPr>
        <w:t>carole</w:t>
      </w:r>
      <w:r w:rsidR="00E33887" w:rsidRPr="008F6EBB">
        <w:rPr>
          <w:i/>
          <w:sz w:val="24"/>
          <w:szCs w:val="24"/>
        </w:rPr>
        <w:t>—</w:t>
      </w:r>
      <w:r w:rsidR="00E33887" w:rsidRPr="008F6EBB">
        <w:rPr>
          <w:iCs/>
          <w:sz w:val="24"/>
          <w:szCs w:val="24"/>
        </w:rPr>
        <w:t>after</w:t>
      </w:r>
      <w:r w:rsidR="00E33887" w:rsidRPr="008F6EBB">
        <w:rPr>
          <w:i/>
          <w:sz w:val="24"/>
          <w:szCs w:val="24"/>
        </w:rPr>
        <w:t xml:space="preserve"> </w:t>
      </w:r>
      <w:r w:rsidR="003F6FAB" w:rsidRPr="008F6EBB">
        <w:rPr>
          <w:sz w:val="24"/>
          <w:szCs w:val="24"/>
        </w:rPr>
        <w:t xml:space="preserve"> </w:t>
      </w:r>
      <w:r w:rsidR="00E33887" w:rsidRPr="008F6EBB">
        <w:rPr>
          <w:sz w:val="24"/>
          <w:szCs w:val="24"/>
        </w:rPr>
        <w:t xml:space="preserve">the Old French verb </w:t>
      </w:r>
      <w:r w:rsidR="00E33887" w:rsidRPr="008F6EBB">
        <w:rPr>
          <w:i/>
          <w:iCs/>
          <w:sz w:val="24"/>
          <w:szCs w:val="24"/>
        </w:rPr>
        <w:t>caroler,</w:t>
      </w:r>
      <w:r w:rsidR="00E33887" w:rsidRPr="008F6EBB">
        <w:rPr>
          <w:sz w:val="24"/>
          <w:szCs w:val="24"/>
        </w:rPr>
        <w:t xml:space="preserve"> to dance—</w:t>
      </w:r>
      <w:r w:rsidR="003F6FAB" w:rsidRPr="008F6EBB">
        <w:rPr>
          <w:sz w:val="24"/>
          <w:szCs w:val="24"/>
        </w:rPr>
        <w:t xml:space="preserve">was the simplest and most common type of dance, </w:t>
      </w:r>
      <w:r w:rsidR="002A48F2">
        <w:rPr>
          <w:sz w:val="24"/>
          <w:szCs w:val="24"/>
        </w:rPr>
        <w:t xml:space="preserve">and </w:t>
      </w:r>
      <w:r w:rsidR="003F6FAB" w:rsidRPr="008F6EBB">
        <w:rPr>
          <w:sz w:val="24"/>
          <w:szCs w:val="24"/>
        </w:rPr>
        <w:t xml:space="preserve">well </w:t>
      </w:r>
      <w:r w:rsidR="003F6FAB" w:rsidRPr="008F6EBB">
        <w:rPr>
          <w:sz w:val="24"/>
          <w:szCs w:val="24"/>
        </w:rPr>
        <w:lastRenderedPageBreak/>
        <w:t>established in France by the mid</w:t>
      </w:r>
      <w:r w:rsidR="00584FAE" w:rsidRPr="008F6EBB">
        <w:rPr>
          <w:sz w:val="24"/>
          <w:szCs w:val="24"/>
        </w:rPr>
        <w:t>-</w:t>
      </w:r>
      <w:r w:rsidR="003F6FAB" w:rsidRPr="008F6EBB">
        <w:rPr>
          <w:sz w:val="24"/>
          <w:szCs w:val="24"/>
        </w:rPr>
        <w:t>twelfth century (Mullally 1986, 224).</w:t>
      </w:r>
      <w:r w:rsidR="003F6FAB" w:rsidRPr="008F6EBB">
        <w:rPr>
          <w:rStyle w:val="FootnoteReference"/>
          <w:sz w:val="24"/>
          <w:szCs w:val="24"/>
        </w:rPr>
        <w:footnoteReference w:id="46"/>
      </w:r>
      <w:r w:rsidR="003F6FAB" w:rsidRPr="008F6EBB">
        <w:rPr>
          <w:sz w:val="24"/>
          <w:szCs w:val="24"/>
        </w:rPr>
        <w:t xml:space="preserve"> Medieval French writings on a wide range of topics mention </w:t>
      </w:r>
      <w:r w:rsidR="00294308" w:rsidRPr="008F6EBB">
        <w:rPr>
          <w:sz w:val="24"/>
          <w:szCs w:val="24"/>
        </w:rPr>
        <w:t xml:space="preserve">the </w:t>
      </w:r>
      <w:r w:rsidR="00294308" w:rsidRPr="008F6EBB">
        <w:rPr>
          <w:i/>
          <w:iCs/>
          <w:sz w:val="24"/>
          <w:szCs w:val="24"/>
        </w:rPr>
        <w:t>carole</w:t>
      </w:r>
      <w:r w:rsidR="000926D4">
        <w:rPr>
          <w:sz w:val="24"/>
          <w:szCs w:val="24"/>
        </w:rPr>
        <w:t>,</w:t>
      </w:r>
      <w:r w:rsidR="00294308" w:rsidRPr="008F6EBB">
        <w:rPr>
          <w:sz w:val="24"/>
          <w:szCs w:val="24"/>
        </w:rPr>
        <w:t xml:space="preserve"> </w:t>
      </w:r>
      <w:r w:rsidR="003F6FAB" w:rsidRPr="008F6EBB">
        <w:rPr>
          <w:sz w:val="24"/>
          <w:szCs w:val="24"/>
        </w:rPr>
        <w:t xml:space="preserve">and illuminated romances provide numerous depictions of </w:t>
      </w:r>
      <w:r w:rsidR="00294308" w:rsidRPr="008F6EBB">
        <w:rPr>
          <w:sz w:val="24"/>
          <w:szCs w:val="24"/>
        </w:rPr>
        <w:t>it</w:t>
      </w:r>
      <w:r w:rsidR="00DE1D0A">
        <w:rPr>
          <w:sz w:val="24"/>
          <w:szCs w:val="24"/>
        </w:rPr>
        <w:t xml:space="preserve"> (</w:t>
      </w:r>
      <w:r w:rsidR="00AD1256">
        <w:rPr>
          <w:sz w:val="24"/>
          <w:szCs w:val="24"/>
        </w:rPr>
        <w:t xml:space="preserve">such as </w:t>
      </w:r>
      <w:r w:rsidR="00DE1D0A" w:rsidRPr="00B000A2">
        <w:rPr>
          <w:sz w:val="24"/>
          <w:szCs w:val="24"/>
        </w:rPr>
        <w:t>Example 2</w:t>
      </w:r>
      <w:r w:rsidR="00DE1D0A">
        <w:rPr>
          <w:sz w:val="24"/>
          <w:szCs w:val="24"/>
        </w:rPr>
        <w:t>)</w:t>
      </w:r>
      <w:r w:rsidR="003F6FAB" w:rsidRPr="00DE1D0A">
        <w:rPr>
          <w:sz w:val="24"/>
          <w:szCs w:val="24"/>
        </w:rPr>
        <w:t>.</w:t>
      </w:r>
      <w:r w:rsidR="003F6FAB" w:rsidRPr="008F6EBB">
        <w:rPr>
          <w:sz w:val="24"/>
          <w:szCs w:val="24"/>
        </w:rPr>
        <w:t xml:space="preserve"> </w:t>
      </w:r>
      <w:r w:rsidR="003F6FAB" w:rsidRPr="00CD2D51">
        <w:rPr>
          <w:sz w:val="24"/>
          <w:szCs w:val="24"/>
        </w:rPr>
        <w:t>Alas, no European dance manuals ex</w:t>
      </w:r>
      <w:r w:rsidR="003F6FAB" w:rsidRPr="00331211">
        <w:rPr>
          <w:sz w:val="24"/>
          <w:szCs w:val="24"/>
        </w:rPr>
        <w:t>ist before the fifteenth century (Nevile 2008a, 7</w:t>
      </w:r>
      <w:r w:rsidR="00081091">
        <w:rPr>
          <w:sz w:val="24"/>
          <w:szCs w:val="24"/>
        </w:rPr>
        <w:t xml:space="preserve">; </w:t>
      </w:r>
      <w:r w:rsidR="0080057C">
        <w:rPr>
          <w:sz w:val="24"/>
          <w:szCs w:val="24"/>
        </w:rPr>
        <w:t>Dickason 2021, 4</w:t>
      </w:r>
      <w:r w:rsidR="003F6FAB" w:rsidRPr="00331211">
        <w:rPr>
          <w:sz w:val="24"/>
          <w:szCs w:val="24"/>
        </w:rPr>
        <w:t>).</w:t>
      </w:r>
      <w:r w:rsidR="003F6FAB" w:rsidRPr="00331211">
        <w:rPr>
          <w:rStyle w:val="FootnoteReference"/>
          <w:sz w:val="24"/>
          <w:szCs w:val="24"/>
        </w:rPr>
        <w:footnoteReference w:id="47"/>
      </w:r>
      <w:r w:rsidR="003F6FAB" w:rsidRPr="00331211">
        <w:rPr>
          <w:sz w:val="24"/>
          <w:szCs w:val="24"/>
        </w:rPr>
        <w:t xml:space="preserve"> </w:t>
      </w:r>
      <w:r w:rsidR="002A48F2">
        <w:rPr>
          <w:sz w:val="24"/>
          <w:szCs w:val="24"/>
        </w:rPr>
        <w:t>Authoritatively</w:t>
      </w:r>
      <w:r w:rsidR="002A48F2" w:rsidRPr="00331211">
        <w:rPr>
          <w:sz w:val="24"/>
          <w:szCs w:val="24"/>
        </w:rPr>
        <w:t xml:space="preserve"> </w:t>
      </w:r>
      <w:r w:rsidR="003F6FAB" w:rsidRPr="00331211">
        <w:rPr>
          <w:sz w:val="24"/>
          <w:szCs w:val="24"/>
        </w:rPr>
        <w:t xml:space="preserve">matching fourteenth-century music to dance </w:t>
      </w:r>
      <w:r w:rsidR="00924741">
        <w:rPr>
          <w:sz w:val="24"/>
          <w:szCs w:val="24"/>
        </w:rPr>
        <w:t xml:space="preserve">steps </w:t>
      </w:r>
      <w:r w:rsidR="002A48F2">
        <w:rPr>
          <w:sz w:val="24"/>
          <w:szCs w:val="24"/>
        </w:rPr>
        <w:t xml:space="preserve">thus </w:t>
      </w:r>
      <w:r w:rsidR="003F6FAB" w:rsidRPr="00331211">
        <w:rPr>
          <w:sz w:val="24"/>
          <w:szCs w:val="24"/>
        </w:rPr>
        <w:t>remain</w:t>
      </w:r>
      <w:r w:rsidR="00681DB9">
        <w:rPr>
          <w:sz w:val="24"/>
          <w:szCs w:val="24"/>
        </w:rPr>
        <w:t>s</w:t>
      </w:r>
      <w:r w:rsidR="003F6FAB" w:rsidRPr="00331211">
        <w:rPr>
          <w:sz w:val="24"/>
          <w:szCs w:val="24"/>
        </w:rPr>
        <w:t xml:space="preserve"> elusive, </w:t>
      </w:r>
      <w:r w:rsidR="00331211" w:rsidRPr="00331211">
        <w:rPr>
          <w:sz w:val="24"/>
          <w:szCs w:val="24"/>
        </w:rPr>
        <w:t>and</w:t>
      </w:r>
      <w:r w:rsidR="00501ACD">
        <w:rPr>
          <w:sz w:val="24"/>
          <w:szCs w:val="24"/>
        </w:rPr>
        <w:t xml:space="preserve"> </w:t>
      </w:r>
      <w:r w:rsidR="00331211" w:rsidRPr="00331211">
        <w:rPr>
          <w:sz w:val="24"/>
          <w:szCs w:val="24"/>
        </w:rPr>
        <w:t xml:space="preserve">is not </w:t>
      </w:r>
      <w:r w:rsidR="002A48F2">
        <w:rPr>
          <w:sz w:val="24"/>
          <w:szCs w:val="24"/>
        </w:rPr>
        <w:t xml:space="preserve">something I will </w:t>
      </w:r>
      <w:r w:rsidR="00331211" w:rsidRPr="00331211">
        <w:rPr>
          <w:sz w:val="24"/>
          <w:szCs w:val="24"/>
        </w:rPr>
        <w:t>attempt</w:t>
      </w:r>
      <w:r w:rsidR="002A48F2">
        <w:rPr>
          <w:sz w:val="24"/>
          <w:szCs w:val="24"/>
        </w:rPr>
        <w:t xml:space="preserve"> in this article</w:t>
      </w:r>
      <w:r w:rsidR="00331211">
        <w:rPr>
          <w:sz w:val="24"/>
          <w:szCs w:val="24"/>
        </w:rPr>
        <w:t>.</w:t>
      </w:r>
      <w:r w:rsidR="00355AF7">
        <w:rPr>
          <w:rStyle w:val="FootnoteReference"/>
          <w:sz w:val="24"/>
          <w:szCs w:val="24"/>
        </w:rPr>
        <w:footnoteReference w:id="48"/>
      </w:r>
      <w:r w:rsidR="00331211" w:rsidRPr="00331211">
        <w:rPr>
          <w:sz w:val="24"/>
          <w:szCs w:val="24"/>
        </w:rPr>
        <w:t xml:space="preserve"> I </w:t>
      </w:r>
      <w:r w:rsidR="00331211">
        <w:rPr>
          <w:sz w:val="24"/>
          <w:szCs w:val="24"/>
        </w:rPr>
        <w:t xml:space="preserve">endeavor </w:t>
      </w:r>
      <w:r w:rsidR="002A48F2">
        <w:rPr>
          <w:sz w:val="24"/>
          <w:szCs w:val="24"/>
        </w:rPr>
        <w:t>instead</w:t>
      </w:r>
      <w:r w:rsidR="00331211" w:rsidRPr="00331211">
        <w:rPr>
          <w:sz w:val="24"/>
          <w:szCs w:val="24"/>
        </w:rPr>
        <w:t xml:space="preserve"> to </w:t>
      </w:r>
      <w:r w:rsidR="0039537C" w:rsidRPr="00331211">
        <w:rPr>
          <w:sz w:val="24"/>
          <w:szCs w:val="24"/>
        </w:rPr>
        <w:t>articulat</w:t>
      </w:r>
      <w:r w:rsidR="0039537C">
        <w:rPr>
          <w:sz w:val="24"/>
          <w:szCs w:val="24"/>
        </w:rPr>
        <w:t>e</w:t>
      </w:r>
      <w:r w:rsidR="0039537C" w:rsidRPr="00331211">
        <w:rPr>
          <w:sz w:val="24"/>
          <w:szCs w:val="24"/>
        </w:rPr>
        <w:t xml:space="preserve"> </w:t>
      </w:r>
      <w:r w:rsidR="00331211">
        <w:rPr>
          <w:sz w:val="24"/>
          <w:szCs w:val="24"/>
        </w:rPr>
        <w:t xml:space="preserve">some </w:t>
      </w:r>
      <w:r w:rsidR="00331211" w:rsidRPr="00331211">
        <w:rPr>
          <w:sz w:val="24"/>
          <w:szCs w:val="24"/>
        </w:rPr>
        <w:t xml:space="preserve">considerations </w:t>
      </w:r>
      <w:r w:rsidR="0039537C">
        <w:rPr>
          <w:sz w:val="24"/>
          <w:szCs w:val="24"/>
        </w:rPr>
        <w:t xml:space="preserve">for </w:t>
      </w:r>
      <w:r w:rsidR="00331211" w:rsidRPr="00331211">
        <w:rPr>
          <w:sz w:val="24"/>
          <w:szCs w:val="24"/>
        </w:rPr>
        <w:t xml:space="preserve">coordinating </w:t>
      </w:r>
      <w:r w:rsidR="00E172DF">
        <w:rPr>
          <w:sz w:val="24"/>
          <w:szCs w:val="24"/>
        </w:rPr>
        <w:t xml:space="preserve">rhythmic </w:t>
      </w:r>
      <w:r w:rsidR="00331211" w:rsidRPr="00331211">
        <w:rPr>
          <w:sz w:val="24"/>
          <w:szCs w:val="24"/>
        </w:rPr>
        <w:t xml:space="preserve">movement </w:t>
      </w:r>
      <w:r w:rsidR="00331211" w:rsidRPr="00C218EB">
        <w:rPr>
          <w:sz w:val="24"/>
          <w:szCs w:val="24"/>
        </w:rPr>
        <w:t xml:space="preserve">(whatever it </w:t>
      </w:r>
      <w:r w:rsidR="00E172DF" w:rsidRPr="00C218EB">
        <w:rPr>
          <w:sz w:val="24"/>
          <w:szCs w:val="24"/>
        </w:rPr>
        <w:t>may be</w:t>
      </w:r>
      <w:r w:rsidR="00331211" w:rsidRPr="00C218EB">
        <w:rPr>
          <w:sz w:val="24"/>
          <w:szCs w:val="24"/>
        </w:rPr>
        <w:t>)</w:t>
      </w:r>
      <w:r w:rsidR="00331211" w:rsidRPr="00331211">
        <w:rPr>
          <w:sz w:val="24"/>
          <w:szCs w:val="24"/>
        </w:rPr>
        <w:t xml:space="preserve"> with </w:t>
      </w:r>
      <w:r w:rsidR="00211C3D">
        <w:rPr>
          <w:sz w:val="24"/>
          <w:szCs w:val="24"/>
        </w:rPr>
        <w:t>Machaut</w:t>
      </w:r>
      <w:r w:rsidR="004F3F50">
        <w:rPr>
          <w:sz w:val="24"/>
          <w:szCs w:val="24"/>
        </w:rPr>
        <w:t>’s</w:t>
      </w:r>
      <w:r w:rsidR="00211C3D">
        <w:rPr>
          <w:sz w:val="24"/>
          <w:szCs w:val="24"/>
        </w:rPr>
        <w:t xml:space="preserve"> “danced songs</w:t>
      </w:r>
      <w:r w:rsidR="008F6EBB" w:rsidRPr="00331211">
        <w:rPr>
          <w:sz w:val="24"/>
          <w:szCs w:val="24"/>
        </w:rPr>
        <w:t>.</w:t>
      </w:r>
      <w:r w:rsidR="00211C3D">
        <w:rPr>
          <w:sz w:val="24"/>
          <w:szCs w:val="24"/>
        </w:rPr>
        <w:t>”</w:t>
      </w:r>
      <w:r w:rsidR="008F6EBB" w:rsidRPr="00331211">
        <w:rPr>
          <w:sz w:val="24"/>
          <w:szCs w:val="24"/>
        </w:rPr>
        <w:t xml:space="preserve"> </w:t>
      </w:r>
      <w:r w:rsidR="00156E77" w:rsidRPr="00331211">
        <w:rPr>
          <w:sz w:val="24"/>
          <w:szCs w:val="24"/>
        </w:rPr>
        <w:t>B</w:t>
      </w:r>
      <w:r w:rsidR="00156E77">
        <w:rPr>
          <w:sz w:val="24"/>
          <w:szCs w:val="24"/>
        </w:rPr>
        <w:t xml:space="preserve">y engaging in such speculation, </w:t>
      </w:r>
      <w:r w:rsidR="008F6EBB">
        <w:rPr>
          <w:sz w:val="24"/>
          <w:szCs w:val="24"/>
        </w:rPr>
        <w:t>I do not claim that these works were danced</w:t>
      </w:r>
      <w:r w:rsidR="00331211">
        <w:rPr>
          <w:sz w:val="24"/>
          <w:szCs w:val="24"/>
        </w:rPr>
        <w:t xml:space="preserve"> in Machaut’s time</w:t>
      </w:r>
      <w:r w:rsidR="00156E77">
        <w:rPr>
          <w:sz w:val="24"/>
          <w:szCs w:val="24"/>
        </w:rPr>
        <w:t>.</w:t>
      </w:r>
      <w:r w:rsidR="00967D74">
        <w:rPr>
          <w:sz w:val="24"/>
          <w:szCs w:val="24"/>
        </w:rPr>
        <w:t xml:space="preserve"> Though dance </w:t>
      </w:r>
      <w:r w:rsidR="00967D74" w:rsidRPr="00967D74">
        <w:rPr>
          <w:rFonts w:cstheme="minorHAnsi"/>
          <w:color w:val="000000"/>
          <w:sz w:val="24"/>
          <w:szCs w:val="24"/>
        </w:rPr>
        <w:lastRenderedPageBreak/>
        <w:t>cannot be seen in manuscript</w:t>
      </w:r>
      <w:r w:rsidR="002A48F2">
        <w:rPr>
          <w:rFonts w:cstheme="minorHAnsi"/>
          <w:color w:val="000000"/>
          <w:sz w:val="24"/>
          <w:szCs w:val="24"/>
        </w:rPr>
        <w:t>,</w:t>
      </w:r>
      <w:r w:rsidR="00967D74" w:rsidRPr="00967D74">
        <w:rPr>
          <w:rFonts w:cstheme="minorHAnsi"/>
          <w:color w:val="000000"/>
          <w:sz w:val="24"/>
          <w:szCs w:val="24"/>
        </w:rPr>
        <w:t xml:space="preserve"> modern score, or concert performance today</w:t>
      </w:r>
      <w:r w:rsidR="00967D74">
        <w:rPr>
          <w:rFonts w:cstheme="minorHAnsi"/>
          <w:color w:val="000000"/>
          <w:sz w:val="24"/>
          <w:szCs w:val="24"/>
        </w:rPr>
        <w:t xml:space="preserve">, the </w:t>
      </w:r>
      <w:r w:rsidR="00967D74" w:rsidRPr="00967D74">
        <w:rPr>
          <w:rFonts w:cstheme="minorHAnsi"/>
          <w:color w:val="000000"/>
          <w:sz w:val="24"/>
          <w:szCs w:val="24"/>
        </w:rPr>
        <w:t xml:space="preserve">interplay </w:t>
      </w:r>
      <w:r w:rsidR="00967D74">
        <w:rPr>
          <w:rFonts w:cstheme="minorHAnsi"/>
          <w:color w:val="000000"/>
          <w:sz w:val="24"/>
          <w:szCs w:val="24"/>
        </w:rPr>
        <w:t xml:space="preserve">of movement and </w:t>
      </w:r>
      <w:r w:rsidR="00967D74" w:rsidRPr="00967D74">
        <w:rPr>
          <w:rFonts w:cstheme="minorHAnsi"/>
          <w:color w:val="000000"/>
          <w:sz w:val="24"/>
          <w:szCs w:val="24"/>
        </w:rPr>
        <w:t xml:space="preserve">song may have been </w:t>
      </w:r>
      <w:r w:rsidR="002A48F2">
        <w:rPr>
          <w:rFonts w:cstheme="minorHAnsi"/>
          <w:color w:val="000000"/>
          <w:sz w:val="24"/>
          <w:szCs w:val="24"/>
        </w:rPr>
        <w:t>a primary concern</w:t>
      </w:r>
      <w:r w:rsidR="00967D74" w:rsidRPr="00967D74">
        <w:rPr>
          <w:rFonts w:cstheme="minorHAnsi"/>
          <w:color w:val="000000"/>
          <w:sz w:val="24"/>
          <w:szCs w:val="24"/>
        </w:rPr>
        <w:t xml:space="preserve"> to the medieval composer, singer, and dancer.</w:t>
      </w:r>
      <w:r w:rsidR="00967D74">
        <w:rPr>
          <w:rFonts w:cstheme="minorHAnsi"/>
          <w:color w:val="000000"/>
          <w:sz w:val="24"/>
          <w:szCs w:val="24"/>
        </w:rPr>
        <w:t xml:space="preserve"> It seems </w:t>
      </w:r>
      <w:r w:rsidR="005E5763">
        <w:rPr>
          <w:rFonts w:cstheme="minorHAnsi"/>
          <w:color w:val="000000"/>
          <w:sz w:val="24"/>
          <w:szCs w:val="24"/>
        </w:rPr>
        <w:t xml:space="preserve">logical </w:t>
      </w:r>
      <w:r w:rsidR="006B3E9C">
        <w:rPr>
          <w:rFonts w:cstheme="minorHAnsi"/>
          <w:color w:val="000000"/>
          <w:sz w:val="24"/>
          <w:szCs w:val="24"/>
        </w:rPr>
        <w:t xml:space="preserve">for </w:t>
      </w:r>
      <w:r w:rsidR="008776F8">
        <w:rPr>
          <w:rFonts w:cstheme="minorHAnsi"/>
          <w:color w:val="000000"/>
          <w:sz w:val="24"/>
          <w:szCs w:val="24"/>
        </w:rPr>
        <w:t xml:space="preserve">a dance and its accompanying </w:t>
      </w:r>
      <w:r w:rsidR="00967D74">
        <w:rPr>
          <w:rFonts w:cstheme="minorHAnsi"/>
          <w:color w:val="000000"/>
          <w:sz w:val="24"/>
          <w:szCs w:val="24"/>
        </w:rPr>
        <w:t xml:space="preserve">music </w:t>
      </w:r>
      <w:r w:rsidR="006B3E9C">
        <w:rPr>
          <w:rFonts w:cstheme="minorHAnsi"/>
          <w:color w:val="000000"/>
          <w:sz w:val="24"/>
          <w:szCs w:val="24"/>
        </w:rPr>
        <w:t xml:space="preserve">to </w:t>
      </w:r>
      <w:r w:rsidR="00967D74">
        <w:rPr>
          <w:rFonts w:cstheme="minorHAnsi"/>
          <w:color w:val="000000"/>
          <w:sz w:val="24"/>
          <w:szCs w:val="24"/>
        </w:rPr>
        <w:t xml:space="preserve">evolve </w:t>
      </w:r>
      <w:r w:rsidR="0014684E">
        <w:rPr>
          <w:rFonts w:cstheme="minorHAnsi"/>
          <w:color w:val="000000"/>
          <w:sz w:val="24"/>
          <w:szCs w:val="24"/>
        </w:rPr>
        <w:t xml:space="preserve">together </w:t>
      </w:r>
      <w:r w:rsidR="00967D74">
        <w:rPr>
          <w:rFonts w:cstheme="minorHAnsi"/>
          <w:color w:val="000000"/>
          <w:sz w:val="24"/>
          <w:szCs w:val="24"/>
        </w:rPr>
        <w:t xml:space="preserve">in subtle ways that </w:t>
      </w:r>
      <w:r w:rsidR="004D51E7">
        <w:rPr>
          <w:rFonts w:cstheme="minorHAnsi"/>
          <w:color w:val="000000"/>
          <w:sz w:val="24"/>
          <w:szCs w:val="24"/>
        </w:rPr>
        <w:t>we</w:t>
      </w:r>
      <w:r w:rsidR="00967D74">
        <w:rPr>
          <w:rFonts w:cstheme="minorHAnsi"/>
          <w:color w:val="000000"/>
          <w:sz w:val="24"/>
          <w:szCs w:val="24"/>
        </w:rPr>
        <w:t xml:space="preserve"> </w:t>
      </w:r>
      <w:r w:rsidR="00D24930">
        <w:rPr>
          <w:rFonts w:cstheme="minorHAnsi"/>
          <w:color w:val="000000"/>
          <w:sz w:val="24"/>
          <w:szCs w:val="24"/>
        </w:rPr>
        <w:t xml:space="preserve">lack evidence to </w:t>
      </w:r>
      <w:r w:rsidR="00967D74">
        <w:rPr>
          <w:rFonts w:cstheme="minorHAnsi"/>
          <w:color w:val="000000"/>
          <w:sz w:val="24"/>
          <w:szCs w:val="24"/>
        </w:rPr>
        <w:t>recreate</w:t>
      </w:r>
      <w:r w:rsidR="007128EC">
        <w:rPr>
          <w:rFonts w:cstheme="minorHAnsi"/>
          <w:color w:val="000000"/>
          <w:sz w:val="24"/>
          <w:szCs w:val="24"/>
        </w:rPr>
        <w:t xml:space="preserve"> authentically</w:t>
      </w:r>
      <w:r w:rsidR="00967D74">
        <w:rPr>
          <w:rFonts w:cstheme="minorHAnsi"/>
          <w:color w:val="000000"/>
          <w:sz w:val="24"/>
          <w:szCs w:val="24"/>
        </w:rPr>
        <w:t>.</w:t>
      </w:r>
    </w:p>
    <w:p w14:paraId="479FC039" w14:textId="77777777" w:rsidR="006B7218" w:rsidRDefault="006B7218" w:rsidP="006B7218">
      <w:pPr>
        <w:spacing w:line="480" w:lineRule="auto"/>
        <w:rPr>
          <w:rFonts w:cstheme="minorHAnsi"/>
          <w:color w:val="000000"/>
          <w:sz w:val="24"/>
          <w:szCs w:val="24"/>
        </w:rPr>
      </w:pPr>
    </w:p>
    <w:p w14:paraId="5C95E255" w14:textId="481A05DA" w:rsidR="001E3BE6" w:rsidRDefault="00EF2093" w:rsidP="006B7218">
      <w:pPr>
        <w:spacing w:line="480" w:lineRule="auto"/>
        <w:rPr>
          <w:rFonts w:cstheme="minorHAnsi"/>
          <w:color w:val="000000"/>
          <w:sz w:val="24"/>
          <w:szCs w:val="24"/>
        </w:rPr>
      </w:pPr>
      <w:r>
        <w:rPr>
          <w:rFonts w:cstheme="minorHAnsi"/>
          <w:color w:val="000000"/>
          <w:sz w:val="24"/>
          <w:szCs w:val="24"/>
        </w:rPr>
        <w:t xml:space="preserve">There is one </w:t>
      </w:r>
      <w:r w:rsidR="00967D74">
        <w:rPr>
          <w:rFonts w:cstheme="minorHAnsi"/>
          <w:color w:val="000000"/>
          <w:sz w:val="24"/>
          <w:szCs w:val="24"/>
        </w:rPr>
        <w:t xml:space="preserve">element </w:t>
      </w:r>
      <w:r w:rsidR="00C1450F">
        <w:rPr>
          <w:rFonts w:cstheme="minorHAnsi"/>
          <w:color w:val="000000"/>
          <w:sz w:val="24"/>
          <w:szCs w:val="24"/>
        </w:rPr>
        <w:t xml:space="preserve">of </w:t>
      </w:r>
      <w:r w:rsidR="00EC4610">
        <w:rPr>
          <w:rFonts w:cstheme="minorHAnsi"/>
          <w:color w:val="000000"/>
          <w:sz w:val="24"/>
          <w:szCs w:val="24"/>
        </w:rPr>
        <w:t xml:space="preserve">numerable </w:t>
      </w:r>
      <w:r w:rsidR="00967D74">
        <w:rPr>
          <w:sz w:val="24"/>
          <w:szCs w:val="24"/>
        </w:rPr>
        <w:t xml:space="preserve">“danced songs” </w:t>
      </w:r>
      <w:r w:rsidR="00C1450F">
        <w:rPr>
          <w:sz w:val="24"/>
          <w:szCs w:val="24"/>
        </w:rPr>
        <w:t xml:space="preserve">that </w:t>
      </w:r>
      <w:r w:rsidR="002A48F2">
        <w:rPr>
          <w:sz w:val="24"/>
          <w:szCs w:val="24"/>
        </w:rPr>
        <w:t>indicates the possibility</w:t>
      </w:r>
      <w:r w:rsidR="00A94505">
        <w:rPr>
          <w:sz w:val="24"/>
          <w:szCs w:val="24"/>
        </w:rPr>
        <w:t xml:space="preserve"> </w:t>
      </w:r>
      <w:r w:rsidR="00F44300">
        <w:rPr>
          <w:sz w:val="24"/>
          <w:szCs w:val="24"/>
        </w:rPr>
        <w:t xml:space="preserve">of </w:t>
      </w:r>
      <w:r w:rsidR="008776F8">
        <w:rPr>
          <w:sz w:val="24"/>
          <w:szCs w:val="24"/>
        </w:rPr>
        <w:t>dance awareness.</w:t>
      </w:r>
      <w:r w:rsidR="00386E44">
        <w:rPr>
          <w:sz w:val="24"/>
          <w:szCs w:val="24"/>
        </w:rPr>
        <w:t xml:space="preserve"> </w:t>
      </w:r>
      <w:r w:rsidR="00C729DF" w:rsidRPr="00933705">
        <w:rPr>
          <w:rFonts w:cstheme="minorHAnsi"/>
          <w:color w:val="000000"/>
          <w:sz w:val="24"/>
          <w:szCs w:val="24"/>
        </w:rPr>
        <w:t>According to Aristotelian doctrine, “</w:t>
      </w:r>
      <w:r w:rsidR="00F04087">
        <w:rPr>
          <w:rFonts w:cstheme="minorHAnsi"/>
          <w:color w:val="000000"/>
          <w:sz w:val="24"/>
          <w:szCs w:val="24"/>
        </w:rPr>
        <w:t>T</w:t>
      </w:r>
      <w:r w:rsidR="00F04087" w:rsidRPr="00933705">
        <w:rPr>
          <w:rFonts w:cstheme="minorHAnsi"/>
          <w:color w:val="000000"/>
          <w:sz w:val="24"/>
          <w:szCs w:val="24"/>
        </w:rPr>
        <w:t xml:space="preserve">ime </w:t>
      </w:r>
      <w:r w:rsidR="00C729DF" w:rsidRPr="00933705">
        <w:rPr>
          <w:rFonts w:cstheme="minorHAnsi"/>
          <w:color w:val="000000"/>
          <w:sz w:val="24"/>
          <w:szCs w:val="24"/>
        </w:rPr>
        <w:t>was only rendered sensible as a description or quantification of enacted motions or changes”</w:t>
      </w:r>
      <w:r w:rsidR="00272BEB" w:rsidRPr="00933705">
        <w:rPr>
          <w:rFonts w:cstheme="minorHAnsi"/>
          <w:color w:val="000000"/>
          <w:sz w:val="24"/>
          <w:szCs w:val="24"/>
        </w:rPr>
        <w:t xml:space="preserve"> (Grant 2014, 15).</w:t>
      </w:r>
      <w:r w:rsidR="00DC23A1">
        <w:rPr>
          <w:rFonts w:cstheme="minorHAnsi"/>
          <w:color w:val="000000"/>
          <w:sz w:val="24"/>
          <w:szCs w:val="24"/>
        </w:rPr>
        <w:t xml:space="preserve"> </w:t>
      </w:r>
      <w:r w:rsidR="00071BBD">
        <w:rPr>
          <w:rFonts w:cstheme="minorHAnsi"/>
          <w:color w:val="000000"/>
          <w:sz w:val="24"/>
          <w:szCs w:val="24"/>
        </w:rPr>
        <w:t xml:space="preserve">Recall </w:t>
      </w:r>
      <w:r w:rsidR="002A48F2">
        <w:rPr>
          <w:rFonts w:cstheme="minorHAnsi"/>
          <w:color w:val="000000"/>
          <w:sz w:val="24"/>
          <w:szCs w:val="24"/>
        </w:rPr>
        <w:t xml:space="preserve">that the first musical event </w:t>
      </w:r>
      <w:r w:rsidR="007F1F7F">
        <w:rPr>
          <w:rFonts w:cstheme="minorHAnsi"/>
          <w:color w:val="000000"/>
          <w:sz w:val="24"/>
          <w:szCs w:val="24"/>
        </w:rPr>
        <w:t xml:space="preserve">of </w:t>
      </w:r>
      <w:r w:rsidR="00247306">
        <w:rPr>
          <w:rFonts w:cstheme="minorHAnsi"/>
          <w:color w:val="000000"/>
          <w:sz w:val="24"/>
          <w:szCs w:val="24"/>
        </w:rPr>
        <w:t>V</w:t>
      </w:r>
      <w:r w:rsidR="00EE7CC4">
        <w:rPr>
          <w:rFonts w:cstheme="minorHAnsi"/>
          <w:color w:val="000000"/>
          <w:sz w:val="24"/>
          <w:szCs w:val="24"/>
        </w:rPr>
        <w:t>14</w:t>
      </w:r>
      <w:r w:rsidR="00DF5640">
        <w:rPr>
          <w:rFonts w:cstheme="minorHAnsi"/>
          <w:color w:val="000000"/>
          <w:sz w:val="24"/>
          <w:szCs w:val="24"/>
        </w:rPr>
        <w:t xml:space="preserve"> </w:t>
      </w:r>
      <w:r w:rsidR="00247306">
        <w:rPr>
          <w:rFonts w:cstheme="minorHAnsi"/>
          <w:color w:val="000000"/>
          <w:sz w:val="24"/>
          <w:szCs w:val="24"/>
        </w:rPr>
        <w:t>(</w:t>
      </w:r>
      <w:r w:rsidR="00776DE8" w:rsidRPr="00747236">
        <w:rPr>
          <w:rFonts w:cstheme="minorHAnsi"/>
          <w:color w:val="000000"/>
          <w:sz w:val="24"/>
          <w:szCs w:val="24"/>
        </w:rPr>
        <w:t>Example 5</w:t>
      </w:r>
      <w:r w:rsidR="00247306">
        <w:rPr>
          <w:rFonts w:cstheme="minorHAnsi"/>
          <w:color w:val="000000"/>
          <w:sz w:val="24"/>
          <w:szCs w:val="24"/>
        </w:rPr>
        <w:t>)</w:t>
      </w:r>
      <w:r w:rsidR="00BF3C28">
        <w:rPr>
          <w:rFonts w:cstheme="minorHAnsi"/>
          <w:color w:val="000000"/>
          <w:sz w:val="24"/>
          <w:szCs w:val="24"/>
        </w:rPr>
        <w:t xml:space="preserve"> </w:t>
      </w:r>
      <w:r w:rsidR="00071BBD">
        <w:rPr>
          <w:rFonts w:cstheme="minorHAnsi"/>
          <w:color w:val="000000"/>
          <w:sz w:val="24"/>
          <w:szCs w:val="24"/>
        </w:rPr>
        <w:t xml:space="preserve">is a </w:t>
      </w:r>
      <w:r w:rsidR="00E37C58">
        <w:rPr>
          <w:rFonts w:cstheme="minorHAnsi"/>
          <w:color w:val="000000"/>
          <w:sz w:val="24"/>
          <w:szCs w:val="24"/>
        </w:rPr>
        <w:t xml:space="preserve">dotted quarter </w:t>
      </w:r>
      <w:r w:rsidR="00071BBD">
        <w:rPr>
          <w:rFonts w:cstheme="minorHAnsi"/>
          <w:color w:val="000000"/>
          <w:sz w:val="24"/>
          <w:szCs w:val="24"/>
        </w:rPr>
        <w:t>rest</w:t>
      </w:r>
      <w:r w:rsidR="003F6FAB">
        <w:rPr>
          <w:rFonts w:cstheme="minorHAnsi"/>
          <w:color w:val="000000"/>
          <w:sz w:val="24"/>
          <w:szCs w:val="24"/>
        </w:rPr>
        <w:t>.</w:t>
      </w:r>
      <w:r w:rsidR="003F6FAB">
        <w:rPr>
          <w:rStyle w:val="FootnoteReference"/>
          <w:rFonts w:cstheme="minorHAnsi"/>
          <w:color w:val="000000"/>
          <w:sz w:val="24"/>
          <w:szCs w:val="24"/>
        </w:rPr>
        <w:footnoteReference w:id="49"/>
      </w:r>
      <w:r w:rsidR="003F6FAB">
        <w:rPr>
          <w:rFonts w:cstheme="minorHAnsi"/>
          <w:color w:val="000000"/>
          <w:sz w:val="24"/>
          <w:szCs w:val="24"/>
        </w:rPr>
        <w:t xml:space="preserve"> </w:t>
      </w:r>
      <w:r w:rsidR="0042065E">
        <w:rPr>
          <w:rFonts w:cstheme="minorHAnsi"/>
          <w:color w:val="000000"/>
          <w:sz w:val="24"/>
          <w:szCs w:val="24"/>
        </w:rPr>
        <w:t>The first sung pitch occurs on the weak beat after</w:t>
      </w:r>
      <w:r w:rsidR="00B81B4B">
        <w:rPr>
          <w:rFonts w:cstheme="minorHAnsi"/>
          <w:color w:val="000000"/>
          <w:sz w:val="24"/>
          <w:szCs w:val="24"/>
        </w:rPr>
        <w:t xml:space="preserve"> </w:t>
      </w:r>
      <w:r w:rsidR="00C51323">
        <w:rPr>
          <w:rFonts w:cstheme="minorHAnsi"/>
          <w:color w:val="000000"/>
          <w:sz w:val="24"/>
          <w:szCs w:val="24"/>
        </w:rPr>
        <w:t xml:space="preserve">the </w:t>
      </w:r>
      <w:r w:rsidR="00B81B4B">
        <w:rPr>
          <w:rFonts w:cstheme="minorHAnsi"/>
          <w:color w:val="000000"/>
          <w:sz w:val="24"/>
          <w:szCs w:val="24"/>
        </w:rPr>
        <w:t>rest</w:t>
      </w:r>
      <w:r w:rsidR="0042065E">
        <w:rPr>
          <w:rFonts w:cstheme="minorHAnsi"/>
          <w:color w:val="000000"/>
          <w:sz w:val="24"/>
          <w:szCs w:val="24"/>
        </w:rPr>
        <w:t>.</w:t>
      </w:r>
      <w:r w:rsidR="0042065E">
        <w:rPr>
          <w:rStyle w:val="FootnoteReference"/>
          <w:rFonts w:cstheme="minorHAnsi"/>
          <w:color w:val="000000"/>
          <w:sz w:val="24"/>
          <w:szCs w:val="24"/>
        </w:rPr>
        <w:footnoteReference w:id="50"/>
      </w:r>
      <w:r w:rsidR="0042065E">
        <w:rPr>
          <w:rFonts w:cstheme="minorHAnsi"/>
          <w:color w:val="000000"/>
          <w:sz w:val="24"/>
          <w:szCs w:val="24"/>
        </w:rPr>
        <w:t xml:space="preserve"> </w:t>
      </w:r>
      <w:r w:rsidR="002C03FC" w:rsidRPr="00B000A2">
        <w:rPr>
          <w:rFonts w:cstheme="minorHAnsi"/>
          <w:b/>
          <w:bCs/>
          <w:color w:val="000000"/>
          <w:sz w:val="24"/>
          <w:szCs w:val="24"/>
          <w:u w:val="single"/>
        </w:rPr>
        <w:t>Example 1</w:t>
      </w:r>
      <w:r w:rsidR="00776DE8" w:rsidRPr="00B000A2">
        <w:rPr>
          <w:rFonts w:cstheme="minorHAnsi"/>
          <w:b/>
          <w:bCs/>
          <w:color w:val="000000"/>
          <w:sz w:val="24"/>
          <w:szCs w:val="24"/>
          <w:u w:val="single"/>
        </w:rPr>
        <w:t>7</w:t>
      </w:r>
      <w:r w:rsidR="002C03FC">
        <w:rPr>
          <w:rFonts w:cstheme="minorHAnsi"/>
          <w:color w:val="000000"/>
          <w:sz w:val="24"/>
          <w:szCs w:val="24"/>
        </w:rPr>
        <w:t xml:space="preserve"> shows this song’s opening in the clear notation of Mach C.</w:t>
      </w:r>
    </w:p>
    <w:p w14:paraId="1626A1E2" w14:textId="610B6630" w:rsidR="001E3BE6" w:rsidRDefault="001E3BE6" w:rsidP="001E3BE6">
      <w:pPr>
        <w:spacing w:line="480" w:lineRule="auto"/>
        <w:jc w:val="center"/>
        <w:rPr>
          <w:rFonts w:cstheme="minorHAnsi"/>
          <w:color w:val="000000"/>
          <w:sz w:val="24"/>
          <w:szCs w:val="24"/>
        </w:rPr>
      </w:pPr>
    </w:p>
    <w:p w14:paraId="631D0702" w14:textId="4C4E938E" w:rsidR="001E3BE6" w:rsidRDefault="001E3BE6" w:rsidP="00FD7C7D">
      <w:pPr>
        <w:spacing w:line="480" w:lineRule="auto"/>
        <w:rPr>
          <w:rFonts w:cstheme="minorHAnsi"/>
          <w:color w:val="000000"/>
          <w:sz w:val="24"/>
          <w:szCs w:val="24"/>
        </w:rPr>
      </w:pPr>
      <w:r w:rsidRPr="002F5C6B">
        <w:rPr>
          <w:rFonts w:cstheme="minorHAnsi"/>
          <w:b/>
          <w:bCs/>
          <w:color w:val="000000"/>
          <w:sz w:val="24"/>
          <w:szCs w:val="24"/>
        </w:rPr>
        <w:t xml:space="preserve">Example </w:t>
      </w:r>
      <w:r>
        <w:rPr>
          <w:rFonts w:cstheme="minorHAnsi"/>
          <w:b/>
          <w:bCs/>
          <w:color w:val="000000"/>
          <w:sz w:val="24"/>
          <w:szCs w:val="24"/>
        </w:rPr>
        <w:t>1</w:t>
      </w:r>
      <w:r w:rsidR="00776DE8">
        <w:rPr>
          <w:rFonts w:cstheme="minorHAnsi"/>
          <w:b/>
          <w:bCs/>
          <w:color w:val="000000"/>
          <w:sz w:val="24"/>
          <w:szCs w:val="24"/>
        </w:rPr>
        <w:t>7</w:t>
      </w:r>
      <w:r>
        <w:rPr>
          <w:rFonts w:cstheme="minorHAnsi"/>
          <w:color w:val="000000"/>
          <w:sz w:val="24"/>
          <w:szCs w:val="24"/>
        </w:rPr>
        <w:t xml:space="preserve"> </w:t>
      </w:r>
      <w:r w:rsidR="00966AA7">
        <w:rPr>
          <w:rFonts w:cstheme="minorHAnsi"/>
          <w:color w:val="000000"/>
          <w:sz w:val="24"/>
          <w:szCs w:val="24"/>
        </w:rPr>
        <w:t xml:space="preserve">Guillaume de Machaut, </w:t>
      </w:r>
      <w:r w:rsidR="00F71DD2">
        <w:rPr>
          <w:rFonts w:cstheme="minorHAnsi"/>
          <w:color w:val="000000"/>
          <w:sz w:val="24"/>
          <w:szCs w:val="24"/>
        </w:rPr>
        <w:t>“J’aim sans penser laidure” (</w:t>
      </w:r>
      <w:r w:rsidR="00966AA7">
        <w:rPr>
          <w:rFonts w:cstheme="minorHAnsi"/>
          <w:color w:val="000000"/>
          <w:sz w:val="24"/>
          <w:szCs w:val="24"/>
        </w:rPr>
        <w:t>V14</w:t>
      </w:r>
      <w:r w:rsidR="00F71DD2">
        <w:rPr>
          <w:rFonts w:cstheme="minorHAnsi"/>
          <w:color w:val="000000"/>
          <w:sz w:val="24"/>
          <w:szCs w:val="24"/>
        </w:rPr>
        <w:t>)</w:t>
      </w:r>
      <w:r w:rsidR="00D22341">
        <w:rPr>
          <w:rFonts w:cstheme="minorHAnsi"/>
          <w:color w:val="000000"/>
          <w:sz w:val="24"/>
          <w:szCs w:val="24"/>
        </w:rPr>
        <w:t xml:space="preserve">, opening; </w:t>
      </w:r>
      <w:r w:rsidR="007A4DDF">
        <w:rPr>
          <w:rFonts w:cstheme="minorHAnsi"/>
          <w:color w:val="000000"/>
          <w:sz w:val="24"/>
          <w:szCs w:val="24"/>
        </w:rPr>
        <w:t>detail from</w:t>
      </w:r>
      <w:r w:rsidRPr="00CA7D61">
        <w:rPr>
          <w:rFonts w:cstheme="minorHAnsi"/>
          <w:color w:val="000000"/>
          <w:sz w:val="24"/>
          <w:szCs w:val="24"/>
        </w:rPr>
        <w:t xml:space="preserve"> </w:t>
      </w:r>
      <w:r w:rsidRPr="00CA7D61">
        <w:rPr>
          <w:i/>
          <w:iCs/>
          <w:sz w:val="24"/>
          <w:szCs w:val="24"/>
        </w:rPr>
        <w:t>F-Pn</w:t>
      </w:r>
      <w:r w:rsidRPr="00CA7D61">
        <w:rPr>
          <w:sz w:val="24"/>
          <w:szCs w:val="24"/>
        </w:rPr>
        <w:t xml:space="preserve"> fr. </w:t>
      </w:r>
      <w:r w:rsidRPr="00CA7D61">
        <w:rPr>
          <w:rFonts w:cstheme="minorHAnsi"/>
          <w:color w:val="000000"/>
          <w:sz w:val="24"/>
          <w:szCs w:val="24"/>
        </w:rPr>
        <w:t>158</w:t>
      </w:r>
      <w:r>
        <w:rPr>
          <w:rFonts w:cstheme="minorHAnsi"/>
          <w:color w:val="000000"/>
          <w:sz w:val="24"/>
          <w:szCs w:val="24"/>
        </w:rPr>
        <w:t>6</w:t>
      </w:r>
      <w:r w:rsidR="00BC15D0">
        <w:rPr>
          <w:rFonts w:cstheme="minorHAnsi"/>
          <w:color w:val="000000"/>
          <w:sz w:val="24"/>
          <w:szCs w:val="24"/>
        </w:rPr>
        <w:t xml:space="preserve"> (Mach C)</w:t>
      </w:r>
      <w:r>
        <w:rPr>
          <w:rFonts w:cstheme="minorHAnsi"/>
          <w:color w:val="000000"/>
          <w:sz w:val="24"/>
          <w:szCs w:val="24"/>
        </w:rPr>
        <w:t>, f. 153v</w:t>
      </w:r>
      <w:r w:rsidR="00FD7C7D">
        <w:rPr>
          <w:rFonts w:cstheme="minorHAnsi"/>
          <w:color w:val="000000"/>
          <w:sz w:val="24"/>
          <w:szCs w:val="24"/>
        </w:rPr>
        <w:t>.</w:t>
      </w:r>
    </w:p>
    <w:p w14:paraId="0BEFC068" w14:textId="77777777" w:rsidR="006B7218" w:rsidRDefault="006B7218" w:rsidP="006B7218">
      <w:pPr>
        <w:spacing w:line="480" w:lineRule="auto"/>
        <w:rPr>
          <w:rFonts w:cstheme="minorHAnsi"/>
          <w:color w:val="000000"/>
          <w:sz w:val="24"/>
          <w:szCs w:val="24"/>
        </w:rPr>
      </w:pPr>
    </w:p>
    <w:p w14:paraId="5B1ADF8B" w14:textId="37168001" w:rsidR="00CA6870" w:rsidRDefault="003F6FAB" w:rsidP="006B7218">
      <w:pPr>
        <w:spacing w:line="480" w:lineRule="auto"/>
        <w:rPr>
          <w:rFonts w:cstheme="minorHAnsi"/>
          <w:color w:val="000000"/>
          <w:sz w:val="24"/>
          <w:szCs w:val="24"/>
        </w:rPr>
      </w:pPr>
      <w:r>
        <w:rPr>
          <w:rFonts w:cstheme="minorHAnsi"/>
          <w:color w:val="000000"/>
          <w:sz w:val="24"/>
          <w:szCs w:val="24"/>
        </w:rPr>
        <w:lastRenderedPageBreak/>
        <w:t xml:space="preserve">While an opening rest may make little difference to singing alone, </w:t>
      </w:r>
      <w:r w:rsidR="009E7CDC">
        <w:rPr>
          <w:rFonts w:cstheme="minorHAnsi"/>
          <w:color w:val="000000"/>
          <w:sz w:val="24"/>
          <w:szCs w:val="24"/>
        </w:rPr>
        <w:t xml:space="preserve">its </w:t>
      </w:r>
      <w:r w:rsidR="00D962DA">
        <w:rPr>
          <w:rFonts w:cstheme="minorHAnsi"/>
          <w:color w:val="000000"/>
          <w:sz w:val="24"/>
          <w:szCs w:val="24"/>
        </w:rPr>
        <w:t xml:space="preserve">semibreve </w:t>
      </w:r>
      <w:r w:rsidR="009E7CDC">
        <w:rPr>
          <w:rFonts w:cstheme="minorHAnsi"/>
          <w:color w:val="000000"/>
          <w:sz w:val="24"/>
          <w:szCs w:val="24"/>
        </w:rPr>
        <w:t xml:space="preserve">duration </w:t>
      </w:r>
      <w:r w:rsidR="00476E4F">
        <w:rPr>
          <w:rFonts w:cstheme="minorHAnsi"/>
          <w:color w:val="000000"/>
          <w:sz w:val="24"/>
          <w:szCs w:val="24"/>
        </w:rPr>
        <w:t xml:space="preserve">joins with the first note to complete </w:t>
      </w:r>
      <w:r w:rsidR="00D962DA">
        <w:rPr>
          <w:rFonts w:cstheme="minorHAnsi"/>
          <w:color w:val="000000"/>
          <w:sz w:val="24"/>
          <w:szCs w:val="24"/>
        </w:rPr>
        <w:t xml:space="preserve">the </w:t>
      </w:r>
      <w:r w:rsidR="009E7CDC">
        <w:rPr>
          <w:rFonts w:cstheme="minorHAnsi"/>
          <w:color w:val="000000"/>
          <w:sz w:val="24"/>
          <w:szCs w:val="24"/>
        </w:rPr>
        <w:t xml:space="preserve">characteristic </w:t>
      </w:r>
      <w:r w:rsidR="00D962DA">
        <w:rPr>
          <w:rFonts w:cstheme="minorHAnsi"/>
          <w:color w:val="000000"/>
          <w:sz w:val="24"/>
          <w:szCs w:val="24"/>
        </w:rPr>
        <w:t xml:space="preserve">mensural unit of imperfect breves </w:t>
      </w:r>
      <w:r w:rsidR="009E7CDC">
        <w:rPr>
          <w:rFonts w:cstheme="minorHAnsi"/>
          <w:color w:val="000000"/>
          <w:sz w:val="24"/>
          <w:szCs w:val="24"/>
        </w:rPr>
        <w:t xml:space="preserve">in </w:t>
      </w:r>
      <w:r w:rsidR="00CE6B88">
        <w:rPr>
          <w:rFonts w:cstheme="minorHAnsi"/>
          <w:color w:val="000000"/>
          <w:sz w:val="24"/>
          <w:szCs w:val="24"/>
        </w:rPr>
        <w:t>Machaut’s “</w:t>
      </w:r>
      <w:r w:rsidR="009E7CDC">
        <w:rPr>
          <w:rFonts w:cstheme="minorHAnsi"/>
          <w:color w:val="000000"/>
          <w:sz w:val="24"/>
          <w:szCs w:val="24"/>
        </w:rPr>
        <w:t>danced songs</w:t>
      </w:r>
      <w:r w:rsidR="002C03FC">
        <w:rPr>
          <w:rFonts w:cstheme="minorHAnsi"/>
          <w:color w:val="000000"/>
          <w:sz w:val="24"/>
          <w:szCs w:val="24"/>
        </w:rPr>
        <w:t>.</w:t>
      </w:r>
      <w:r w:rsidR="00CE6B88">
        <w:rPr>
          <w:rFonts w:cstheme="minorHAnsi"/>
          <w:color w:val="000000"/>
          <w:sz w:val="24"/>
          <w:szCs w:val="24"/>
        </w:rPr>
        <w:t>”</w:t>
      </w:r>
      <w:r w:rsidR="009E7CDC">
        <w:rPr>
          <w:rFonts w:cstheme="minorHAnsi"/>
          <w:color w:val="000000"/>
          <w:sz w:val="24"/>
          <w:szCs w:val="24"/>
        </w:rPr>
        <w:t xml:space="preserve"> </w:t>
      </w:r>
      <w:r w:rsidR="008B33E7">
        <w:rPr>
          <w:rFonts w:cstheme="minorHAnsi"/>
          <w:color w:val="000000"/>
          <w:sz w:val="24"/>
          <w:szCs w:val="24"/>
        </w:rPr>
        <w:t>More importantly, the opening rest establishes an entrainment by which the first sung pitch is felt as metrically weak</w:t>
      </w:r>
      <w:r w:rsidR="005D3ED3">
        <w:rPr>
          <w:rFonts w:cstheme="minorHAnsi"/>
          <w:color w:val="000000"/>
          <w:sz w:val="24"/>
          <w:szCs w:val="24"/>
        </w:rPr>
        <w:t xml:space="preserve"> in a notation lacking barlines or other explicit metrical reference</w:t>
      </w:r>
      <w:r w:rsidR="008B33E7">
        <w:rPr>
          <w:rFonts w:cstheme="minorHAnsi"/>
          <w:color w:val="000000"/>
          <w:sz w:val="24"/>
          <w:szCs w:val="24"/>
        </w:rPr>
        <w:t xml:space="preserve">. </w:t>
      </w:r>
      <w:r w:rsidR="002438FE">
        <w:rPr>
          <w:rFonts w:cstheme="minorHAnsi"/>
          <w:color w:val="000000"/>
          <w:sz w:val="24"/>
          <w:szCs w:val="24"/>
        </w:rPr>
        <w:t>I further speculate</w:t>
      </w:r>
      <w:r w:rsidR="00D962DA">
        <w:rPr>
          <w:rFonts w:cstheme="minorHAnsi"/>
          <w:color w:val="000000"/>
          <w:sz w:val="24"/>
          <w:szCs w:val="24"/>
        </w:rPr>
        <w:t xml:space="preserve"> </w:t>
      </w:r>
      <w:r w:rsidR="002438FE">
        <w:rPr>
          <w:rFonts w:cstheme="minorHAnsi"/>
          <w:color w:val="000000"/>
          <w:sz w:val="24"/>
          <w:szCs w:val="24"/>
        </w:rPr>
        <w:t xml:space="preserve">that </w:t>
      </w:r>
      <w:r w:rsidR="009E7CDC">
        <w:rPr>
          <w:rFonts w:cstheme="minorHAnsi"/>
          <w:color w:val="000000"/>
          <w:sz w:val="24"/>
          <w:szCs w:val="24"/>
        </w:rPr>
        <w:t xml:space="preserve">a rest </w:t>
      </w:r>
      <w:r w:rsidR="00E2070F">
        <w:rPr>
          <w:rFonts w:cstheme="minorHAnsi"/>
          <w:color w:val="000000"/>
          <w:sz w:val="24"/>
          <w:szCs w:val="24"/>
        </w:rPr>
        <w:t>may also reserve</w:t>
      </w:r>
      <w:r w:rsidR="00093FED">
        <w:rPr>
          <w:rFonts w:cstheme="minorHAnsi"/>
          <w:color w:val="000000"/>
          <w:sz w:val="24"/>
          <w:szCs w:val="24"/>
        </w:rPr>
        <w:t xml:space="preserve"> metered </w:t>
      </w:r>
      <w:r w:rsidR="00476E4F">
        <w:rPr>
          <w:rFonts w:cstheme="minorHAnsi"/>
          <w:color w:val="000000"/>
          <w:sz w:val="24"/>
          <w:szCs w:val="24"/>
        </w:rPr>
        <w:t xml:space="preserve">space for </w:t>
      </w:r>
      <w:r>
        <w:rPr>
          <w:rFonts w:cstheme="minorHAnsi"/>
          <w:color w:val="000000"/>
          <w:sz w:val="24"/>
          <w:szCs w:val="24"/>
        </w:rPr>
        <w:t xml:space="preserve">dancers </w:t>
      </w:r>
      <w:r w:rsidR="00476E4F">
        <w:rPr>
          <w:rFonts w:cstheme="minorHAnsi"/>
          <w:color w:val="000000"/>
          <w:sz w:val="24"/>
          <w:szCs w:val="24"/>
        </w:rPr>
        <w:t xml:space="preserve">to begin </w:t>
      </w:r>
      <w:r w:rsidR="00477F4F">
        <w:rPr>
          <w:rFonts w:cstheme="minorHAnsi"/>
          <w:color w:val="000000"/>
          <w:sz w:val="24"/>
          <w:szCs w:val="24"/>
        </w:rPr>
        <w:t>motion</w:t>
      </w:r>
      <w:r w:rsidR="00093FED">
        <w:rPr>
          <w:rFonts w:cstheme="minorHAnsi"/>
          <w:color w:val="000000"/>
          <w:sz w:val="24"/>
          <w:szCs w:val="24"/>
        </w:rPr>
        <w:t xml:space="preserve"> before a pickup note is sung</w:t>
      </w:r>
      <w:r w:rsidR="007D157C">
        <w:rPr>
          <w:rFonts w:cstheme="minorHAnsi"/>
          <w:color w:val="000000"/>
          <w:sz w:val="24"/>
          <w:szCs w:val="24"/>
        </w:rPr>
        <w:t xml:space="preserve"> on the offbeat</w:t>
      </w:r>
      <w:r>
        <w:rPr>
          <w:rFonts w:cstheme="minorHAnsi"/>
          <w:color w:val="000000"/>
          <w:sz w:val="24"/>
          <w:szCs w:val="24"/>
        </w:rPr>
        <w:t xml:space="preserve">. </w:t>
      </w:r>
      <w:r w:rsidR="00107B49">
        <w:rPr>
          <w:rFonts w:cstheme="minorHAnsi"/>
          <w:color w:val="000000"/>
          <w:sz w:val="24"/>
          <w:szCs w:val="24"/>
        </w:rPr>
        <w:t xml:space="preserve">Even more </w:t>
      </w:r>
      <w:r w:rsidR="00CC1F97">
        <w:rPr>
          <w:rFonts w:cstheme="minorHAnsi"/>
          <w:color w:val="000000"/>
          <w:sz w:val="24"/>
          <w:szCs w:val="24"/>
        </w:rPr>
        <w:t xml:space="preserve">remarkable </w:t>
      </w:r>
      <w:r w:rsidR="00107B49">
        <w:rPr>
          <w:rFonts w:cstheme="minorHAnsi"/>
          <w:color w:val="000000"/>
          <w:sz w:val="24"/>
          <w:szCs w:val="24"/>
        </w:rPr>
        <w:t xml:space="preserve">is </w:t>
      </w:r>
      <w:r w:rsidR="00805A90">
        <w:rPr>
          <w:rFonts w:cstheme="minorHAnsi"/>
          <w:color w:val="000000"/>
          <w:sz w:val="24"/>
          <w:szCs w:val="24"/>
        </w:rPr>
        <w:t xml:space="preserve">the </w:t>
      </w:r>
      <w:r>
        <w:rPr>
          <w:rFonts w:cstheme="minorHAnsi"/>
          <w:color w:val="000000"/>
          <w:sz w:val="24"/>
          <w:szCs w:val="24"/>
        </w:rPr>
        <w:t>breve rest</w:t>
      </w:r>
      <w:r w:rsidRPr="00AB5A31">
        <w:rPr>
          <w:rFonts w:cstheme="minorHAnsi"/>
          <w:color w:val="000000"/>
          <w:sz w:val="24"/>
          <w:szCs w:val="24"/>
        </w:rPr>
        <w:t xml:space="preserve"> </w:t>
      </w:r>
      <w:r w:rsidR="00093FED">
        <w:rPr>
          <w:rFonts w:cstheme="minorHAnsi"/>
          <w:color w:val="000000"/>
          <w:sz w:val="24"/>
          <w:szCs w:val="24"/>
        </w:rPr>
        <w:t xml:space="preserve">preceding </w:t>
      </w:r>
      <w:r>
        <w:rPr>
          <w:rFonts w:cstheme="minorHAnsi"/>
          <w:color w:val="000000"/>
          <w:sz w:val="24"/>
          <w:szCs w:val="24"/>
        </w:rPr>
        <w:t xml:space="preserve">the semibreve rest, </w:t>
      </w:r>
      <w:r w:rsidR="009E7CDC">
        <w:rPr>
          <w:rFonts w:cstheme="minorHAnsi"/>
          <w:color w:val="000000"/>
          <w:sz w:val="24"/>
          <w:szCs w:val="24"/>
        </w:rPr>
        <w:t xml:space="preserve">the breve </w:t>
      </w:r>
      <w:r>
        <w:rPr>
          <w:rFonts w:cstheme="minorHAnsi"/>
          <w:color w:val="000000"/>
          <w:sz w:val="24"/>
          <w:szCs w:val="24"/>
        </w:rPr>
        <w:t xml:space="preserve">representing a full measure in transcription (omitted </w:t>
      </w:r>
      <w:r w:rsidR="00EF7E79">
        <w:rPr>
          <w:rFonts w:cstheme="minorHAnsi"/>
          <w:color w:val="000000"/>
          <w:sz w:val="24"/>
          <w:szCs w:val="24"/>
        </w:rPr>
        <w:t xml:space="preserve">from </w:t>
      </w:r>
      <w:r>
        <w:rPr>
          <w:rFonts w:cstheme="minorHAnsi"/>
          <w:color w:val="000000"/>
          <w:sz w:val="24"/>
          <w:szCs w:val="24"/>
        </w:rPr>
        <w:t xml:space="preserve">my </w:t>
      </w:r>
      <w:r w:rsidR="00776DE8" w:rsidRPr="00747236">
        <w:rPr>
          <w:rFonts w:cstheme="minorHAnsi"/>
          <w:color w:val="000000"/>
          <w:sz w:val="24"/>
          <w:szCs w:val="24"/>
        </w:rPr>
        <w:t>Example 5</w:t>
      </w:r>
      <w:r w:rsidR="00EF7E79">
        <w:rPr>
          <w:rFonts w:cstheme="minorHAnsi"/>
          <w:color w:val="000000"/>
          <w:sz w:val="24"/>
          <w:szCs w:val="24"/>
        </w:rPr>
        <w:t>, following Ludwig,</w:t>
      </w:r>
      <w:r>
        <w:rPr>
          <w:rFonts w:cstheme="minorHAnsi"/>
          <w:color w:val="000000"/>
          <w:sz w:val="24"/>
          <w:szCs w:val="24"/>
        </w:rPr>
        <w:t xml:space="preserve"> because it </w:t>
      </w:r>
      <w:r w:rsidR="00805A90">
        <w:rPr>
          <w:rFonts w:cstheme="minorHAnsi"/>
          <w:color w:val="000000"/>
          <w:sz w:val="24"/>
          <w:szCs w:val="24"/>
        </w:rPr>
        <w:t xml:space="preserve">did </w:t>
      </w:r>
      <w:r>
        <w:rPr>
          <w:rFonts w:cstheme="minorHAnsi"/>
          <w:color w:val="000000"/>
          <w:sz w:val="24"/>
          <w:szCs w:val="24"/>
        </w:rPr>
        <w:t xml:space="preserve">not </w:t>
      </w:r>
      <w:r w:rsidR="00F11C86">
        <w:rPr>
          <w:rFonts w:cstheme="minorHAnsi"/>
          <w:color w:val="000000"/>
          <w:sz w:val="24"/>
          <w:szCs w:val="24"/>
        </w:rPr>
        <w:t xml:space="preserve">affect </w:t>
      </w:r>
      <w:r w:rsidR="00805A90">
        <w:rPr>
          <w:rFonts w:cstheme="minorHAnsi"/>
          <w:color w:val="000000"/>
          <w:sz w:val="24"/>
          <w:szCs w:val="24"/>
        </w:rPr>
        <w:t xml:space="preserve">beat counts </w:t>
      </w:r>
      <w:r>
        <w:rPr>
          <w:rFonts w:cstheme="minorHAnsi"/>
          <w:color w:val="000000"/>
          <w:sz w:val="24"/>
          <w:szCs w:val="24"/>
        </w:rPr>
        <w:t xml:space="preserve">at the </w:t>
      </w:r>
      <w:r w:rsidRPr="004869C4">
        <w:rPr>
          <w:rFonts w:cstheme="minorHAnsi"/>
          <w:i/>
          <w:iCs/>
          <w:color w:val="000000"/>
          <w:sz w:val="24"/>
          <w:szCs w:val="24"/>
        </w:rPr>
        <w:t>tempus</w:t>
      </w:r>
      <w:r>
        <w:rPr>
          <w:rFonts w:cstheme="minorHAnsi"/>
          <w:color w:val="000000"/>
          <w:sz w:val="24"/>
          <w:szCs w:val="24"/>
        </w:rPr>
        <w:t xml:space="preserve"> level). Because </w:t>
      </w:r>
      <w:r w:rsidR="00FD1E68">
        <w:rPr>
          <w:rFonts w:cstheme="minorHAnsi"/>
          <w:color w:val="000000"/>
          <w:sz w:val="24"/>
          <w:szCs w:val="24"/>
        </w:rPr>
        <w:t xml:space="preserve">both </w:t>
      </w:r>
      <w:r w:rsidR="00F61264">
        <w:rPr>
          <w:rFonts w:cstheme="minorHAnsi"/>
          <w:color w:val="000000"/>
          <w:sz w:val="24"/>
          <w:szCs w:val="24"/>
        </w:rPr>
        <w:t xml:space="preserve">these opening </w:t>
      </w:r>
      <w:r>
        <w:rPr>
          <w:rFonts w:cstheme="minorHAnsi"/>
          <w:color w:val="000000"/>
          <w:sz w:val="24"/>
          <w:szCs w:val="24"/>
        </w:rPr>
        <w:t xml:space="preserve">rests appear consistently in all sources, the empty breve (measure) </w:t>
      </w:r>
      <w:r w:rsidR="00F61264">
        <w:rPr>
          <w:rFonts w:cstheme="minorHAnsi"/>
          <w:color w:val="000000"/>
          <w:sz w:val="24"/>
          <w:szCs w:val="24"/>
        </w:rPr>
        <w:t xml:space="preserve">would appear to </w:t>
      </w:r>
      <w:r>
        <w:rPr>
          <w:rFonts w:cstheme="minorHAnsi"/>
          <w:color w:val="000000"/>
          <w:sz w:val="24"/>
          <w:szCs w:val="24"/>
        </w:rPr>
        <w:t xml:space="preserve">serve an important function in the </w:t>
      </w:r>
      <w:r w:rsidRPr="00927CAA">
        <w:rPr>
          <w:rFonts w:cstheme="minorHAnsi"/>
          <w:i/>
          <w:iCs/>
          <w:color w:val="000000"/>
          <w:sz w:val="24"/>
          <w:szCs w:val="24"/>
        </w:rPr>
        <w:t>modus</w:t>
      </w:r>
      <w:r>
        <w:rPr>
          <w:rFonts w:cstheme="minorHAnsi"/>
          <w:color w:val="000000"/>
          <w:sz w:val="24"/>
          <w:szCs w:val="24"/>
        </w:rPr>
        <w:t xml:space="preserve"> organization of this song. If m. 1 </w:t>
      </w:r>
      <w:r w:rsidR="006931A9">
        <w:rPr>
          <w:rFonts w:cstheme="minorHAnsi"/>
          <w:color w:val="000000"/>
          <w:sz w:val="24"/>
          <w:szCs w:val="24"/>
        </w:rPr>
        <w:t>of my</w:t>
      </w:r>
      <w:r>
        <w:rPr>
          <w:rFonts w:cstheme="minorHAnsi"/>
          <w:color w:val="000000"/>
          <w:sz w:val="24"/>
          <w:szCs w:val="24"/>
        </w:rPr>
        <w:t xml:space="preserve"> transcription is taken as a hypermetrical upbeat, </w:t>
      </w:r>
      <w:r w:rsidR="004C1DBE">
        <w:rPr>
          <w:rFonts w:cstheme="minorHAnsi"/>
          <w:color w:val="000000"/>
          <w:sz w:val="24"/>
          <w:szCs w:val="24"/>
        </w:rPr>
        <w:t xml:space="preserve">thereby </w:t>
      </w:r>
      <w:r>
        <w:rPr>
          <w:rFonts w:cstheme="minorHAnsi"/>
          <w:color w:val="000000"/>
          <w:sz w:val="24"/>
          <w:szCs w:val="24"/>
        </w:rPr>
        <w:t xml:space="preserve">adopting the empty breve as </w:t>
      </w:r>
      <w:r w:rsidR="006931A9">
        <w:rPr>
          <w:rFonts w:cstheme="minorHAnsi"/>
          <w:color w:val="000000"/>
          <w:sz w:val="24"/>
          <w:szCs w:val="24"/>
        </w:rPr>
        <w:t xml:space="preserve">the </w:t>
      </w:r>
      <w:r>
        <w:rPr>
          <w:rFonts w:cstheme="minorHAnsi"/>
          <w:color w:val="000000"/>
          <w:sz w:val="24"/>
          <w:szCs w:val="24"/>
        </w:rPr>
        <w:t xml:space="preserve">downbeat </w:t>
      </w:r>
      <w:r w:rsidR="006931A9">
        <w:rPr>
          <w:rFonts w:cstheme="minorHAnsi"/>
          <w:color w:val="000000"/>
          <w:sz w:val="24"/>
          <w:szCs w:val="24"/>
        </w:rPr>
        <w:t xml:space="preserve">of </w:t>
      </w:r>
      <w:r w:rsidR="004C1DBE">
        <w:rPr>
          <w:rFonts w:cstheme="minorHAnsi"/>
          <w:color w:val="000000"/>
          <w:sz w:val="24"/>
          <w:szCs w:val="24"/>
        </w:rPr>
        <w:t xml:space="preserve">a hypothetical </w:t>
      </w:r>
      <w:r>
        <w:rPr>
          <w:rFonts w:cstheme="minorHAnsi"/>
          <w:color w:val="000000"/>
          <w:sz w:val="24"/>
          <w:szCs w:val="24"/>
        </w:rPr>
        <w:t xml:space="preserve">m. 0, then all formal sections </w:t>
      </w:r>
      <w:r w:rsidR="00CD71BB">
        <w:rPr>
          <w:rFonts w:cstheme="minorHAnsi"/>
          <w:color w:val="000000"/>
          <w:sz w:val="24"/>
          <w:szCs w:val="24"/>
        </w:rPr>
        <w:t xml:space="preserve">will </w:t>
      </w:r>
      <w:r>
        <w:rPr>
          <w:rFonts w:cstheme="minorHAnsi"/>
          <w:color w:val="000000"/>
          <w:sz w:val="24"/>
          <w:szCs w:val="24"/>
        </w:rPr>
        <w:t xml:space="preserve">cadence emphatically on </w:t>
      </w:r>
      <w:r w:rsidRPr="003F5121">
        <w:rPr>
          <w:rFonts w:cstheme="minorHAnsi"/>
          <w:i/>
          <w:iCs/>
          <w:color w:val="000000"/>
          <w:sz w:val="24"/>
          <w:szCs w:val="24"/>
        </w:rPr>
        <w:t>modus</w:t>
      </w:r>
      <w:r>
        <w:rPr>
          <w:rFonts w:cstheme="minorHAnsi"/>
          <w:color w:val="000000"/>
          <w:sz w:val="24"/>
          <w:szCs w:val="24"/>
        </w:rPr>
        <w:t xml:space="preserve"> downbeats. If</w:t>
      </w:r>
      <w:r w:rsidR="00C23118">
        <w:rPr>
          <w:rFonts w:cstheme="minorHAnsi"/>
          <w:color w:val="000000"/>
          <w:sz w:val="24"/>
          <w:szCs w:val="24"/>
        </w:rPr>
        <w:t xml:space="preserve">, on the other hand, </w:t>
      </w:r>
      <w:r>
        <w:rPr>
          <w:rFonts w:cstheme="minorHAnsi"/>
          <w:color w:val="000000"/>
          <w:sz w:val="24"/>
          <w:szCs w:val="24"/>
        </w:rPr>
        <w:t xml:space="preserve">m. 1 is felt to start the song on a </w:t>
      </w:r>
      <w:r w:rsidRPr="00375687">
        <w:rPr>
          <w:rFonts w:cstheme="minorHAnsi"/>
          <w:i/>
          <w:iCs/>
          <w:color w:val="000000"/>
          <w:sz w:val="24"/>
          <w:szCs w:val="24"/>
        </w:rPr>
        <w:t>modus</w:t>
      </w:r>
      <w:r>
        <w:rPr>
          <w:rFonts w:cstheme="minorHAnsi"/>
          <w:color w:val="000000"/>
          <w:sz w:val="24"/>
          <w:szCs w:val="24"/>
        </w:rPr>
        <w:t xml:space="preserve"> downbeat, all formal boundaries—</w:t>
      </w:r>
      <w:r w:rsidR="002D440B">
        <w:rPr>
          <w:rFonts w:cstheme="minorHAnsi"/>
          <w:color w:val="000000"/>
          <w:sz w:val="24"/>
          <w:szCs w:val="24"/>
        </w:rPr>
        <w:t>including</w:t>
      </w:r>
      <w:r>
        <w:rPr>
          <w:rFonts w:cstheme="minorHAnsi"/>
          <w:color w:val="000000"/>
          <w:sz w:val="24"/>
          <w:szCs w:val="24"/>
        </w:rPr>
        <w:t xml:space="preserve"> the </w:t>
      </w:r>
      <w:r w:rsidR="002D440B">
        <w:rPr>
          <w:rFonts w:cstheme="minorHAnsi"/>
          <w:color w:val="000000"/>
          <w:sz w:val="24"/>
          <w:szCs w:val="24"/>
        </w:rPr>
        <w:t xml:space="preserve">very </w:t>
      </w:r>
      <w:r>
        <w:rPr>
          <w:rFonts w:cstheme="minorHAnsi"/>
          <w:color w:val="000000"/>
          <w:sz w:val="24"/>
          <w:szCs w:val="24"/>
        </w:rPr>
        <w:t>end of the song—close on a weak beat at that level.</w:t>
      </w:r>
    </w:p>
    <w:p w14:paraId="4681A28A" w14:textId="77777777" w:rsidR="006B7218" w:rsidRDefault="006B7218" w:rsidP="006B7218">
      <w:pPr>
        <w:spacing w:line="480" w:lineRule="auto"/>
        <w:rPr>
          <w:rFonts w:cstheme="minorHAnsi"/>
          <w:color w:val="000000"/>
          <w:sz w:val="24"/>
          <w:szCs w:val="24"/>
        </w:rPr>
      </w:pPr>
    </w:p>
    <w:p w14:paraId="4E756859" w14:textId="33AF9A30" w:rsidR="001E3BE6" w:rsidRDefault="00CA6870" w:rsidP="006B7218">
      <w:pPr>
        <w:spacing w:line="480" w:lineRule="auto"/>
        <w:rPr>
          <w:sz w:val="24"/>
          <w:szCs w:val="24"/>
        </w:rPr>
      </w:pPr>
      <w:r w:rsidRPr="00754CD8">
        <w:rPr>
          <w:rFonts w:cstheme="minorHAnsi"/>
          <w:color w:val="000000"/>
          <w:sz w:val="24"/>
          <w:szCs w:val="24"/>
        </w:rPr>
        <w:t>F</w:t>
      </w:r>
      <w:r w:rsidR="003F6FAB" w:rsidRPr="00754CD8">
        <w:rPr>
          <w:rFonts w:cstheme="minorHAnsi"/>
          <w:color w:val="000000"/>
          <w:sz w:val="24"/>
          <w:szCs w:val="24"/>
        </w:rPr>
        <w:t xml:space="preserve">our </w:t>
      </w:r>
      <w:r w:rsidR="003F6FAB" w:rsidRPr="00754CD8">
        <w:rPr>
          <w:rFonts w:cstheme="minorHAnsi"/>
          <w:i/>
          <w:color w:val="000000"/>
          <w:sz w:val="24"/>
          <w:szCs w:val="24"/>
        </w:rPr>
        <w:t>chansons baladées</w:t>
      </w:r>
      <w:r w:rsidR="003F6FAB" w:rsidRPr="00754CD8">
        <w:rPr>
          <w:rFonts w:cstheme="minorHAnsi"/>
          <w:color w:val="000000"/>
          <w:sz w:val="24"/>
          <w:szCs w:val="24"/>
        </w:rPr>
        <w:t xml:space="preserve"> (V5, </w:t>
      </w:r>
      <w:r w:rsidR="00C476D4">
        <w:rPr>
          <w:rFonts w:cstheme="minorHAnsi"/>
          <w:color w:val="000000"/>
          <w:sz w:val="24"/>
          <w:szCs w:val="24"/>
        </w:rPr>
        <w:t>V</w:t>
      </w:r>
      <w:r w:rsidR="003F6FAB" w:rsidRPr="00754CD8">
        <w:rPr>
          <w:rFonts w:cstheme="minorHAnsi"/>
          <w:color w:val="000000"/>
          <w:sz w:val="24"/>
          <w:szCs w:val="24"/>
        </w:rPr>
        <w:t xml:space="preserve">9, </w:t>
      </w:r>
      <w:r w:rsidR="00C476D4">
        <w:rPr>
          <w:rFonts w:cstheme="minorHAnsi"/>
          <w:color w:val="000000"/>
          <w:sz w:val="24"/>
          <w:szCs w:val="24"/>
        </w:rPr>
        <w:t>V</w:t>
      </w:r>
      <w:r w:rsidR="003F6FAB" w:rsidRPr="00754CD8">
        <w:rPr>
          <w:rFonts w:cstheme="minorHAnsi"/>
          <w:color w:val="000000"/>
          <w:sz w:val="24"/>
          <w:szCs w:val="24"/>
        </w:rPr>
        <w:t>28</w:t>
      </w:r>
      <w:r w:rsidR="0069049D" w:rsidRPr="00754CD8">
        <w:rPr>
          <w:rFonts w:cstheme="minorHAnsi"/>
          <w:color w:val="000000"/>
          <w:sz w:val="24"/>
          <w:szCs w:val="24"/>
        </w:rPr>
        <w:t>/25</w:t>
      </w:r>
      <w:r w:rsidR="003F6FAB" w:rsidRPr="00754CD8">
        <w:rPr>
          <w:rFonts w:cstheme="minorHAnsi"/>
          <w:color w:val="000000"/>
          <w:sz w:val="24"/>
          <w:szCs w:val="24"/>
        </w:rPr>
        <w:t xml:space="preserve">, and </w:t>
      </w:r>
      <w:r w:rsidR="00C476D4">
        <w:rPr>
          <w:rFonts w:cstheme="minorHAnsi"/>
          <w:color w:val="000000"/>
          <w:sz w:val="24"/>
          <w:szCs w:val="24"/>
        </w:rPr>
        <w:t>V</w:t>
      </w:r>
      <w:r w:rsidR="003F6FAB" w:rsidRPr="00754CD8">
        <w:rPr>
          <w:rFonts w:cstheme="minorHAnsi"/>
          <w:color w:val="000000"/>
          <w:sz w:val="24"/>
          <w:szCs w:val="24"/>
        </w:rPr>
        <w:t>36</w:t>
      </w:r>
      <w:r w:rsidR="00AE44DF" w:rsidRPr="00754CD8">
        <w:rPr>
          <w:rFonts w:cstheme="minorHAnsi"/>
          <w:color w:val="000000"/>
          <w:sz w:val="24"/>
          <w:szCs w:val="24"/>
        </w:rPr>
        <w:t>/30</w:t>
      </w:r>
      <w:r w:rsidR="003F6FAB" w:rsidRPr="00754CD8">
        <w:rPr>
          <w:rFonts w:cstheme="minorHAnsi"/>
          <w:color w:val="000000"/>
          <w:sz w:val="24"/>
          <w:szCs w:val="24"/>
        </w:rPr>
        <w:t>)</w:t>
      </w:r>
      <w:r w:rsidR="003F6FAB">
        <w:rPr>
          <w:rFonts w:cstheme="minorHAnsi"/>
          <w:color w:val="000000"/>
          <w:sz w:val="24"/>
          <w:szCs w:val="24"/>
        </w:rPr>
        <w:t xml:space="preserve"> </w:t>
      </w:r>
      <w:r w:rsidR="00FF76B4">
        <w:rPr>
          <w:rFonts w:cstheme="minorHAnsi"/>
          <w:color w:val="000000"/>
          <w:sz w:val="24"/>
          <w:szCs w:val="24"/>
        </w:rPr>
        <w:t xml:space="preserve">begin </w:t>
      </w:r>
      <w:r w:rsidR="003F6FAB">
        <w:rPr>
          <w:rFonts w:cstheme="minorHAnsi"/>
          <w:color w:val="000000"/>
          <w:sz w:val="24"/>
          <w:szCs w:val="24"/>
        </w:rPr>
        <w:t xml:space="preserve">with a single </w:t>
      </w:r>
      <w:r w:rsidR="00390658">
        <w:rPr>
          <w:rFonts w:cstheme="minorHAnsi"/>
          <w:color w:val="000000"/>
          <w:sz w:val="24"/>
          <w:szCs w:val="24"/>
        </w:rPr>
        <w:t>eighth-</w:t>
      </w:r>
      <w:r w:rsidR="003F6FAB">
        <w:rPr>
          <w:rFonts w:cstheme="minorHAnsi"/>
          <w:color w:val="000000"/>
          <w:sz w:val="24"/>
          <w:szCs w:val="24"/>
        </w:rPr>
        <w:t>note pickup</w:t>
      </w:r>
      <w:r>
        <w:rPr>
          <w:rFonts w:cstheme="minorHAnsi"/>
          <w:color w:val="000000"/>
          <w:sz w:val="24"/>
          <w:szCs w:val="24"/>
        </w:rPr>
        <w:t xml:space="preserve"> </w:t>
      </w:r>
      <w:r w:rsidR="00D1230C">
        <w:rPr>
          <w:rFonts w:cstheme="minorHAnsi"/>
          <w:color w:val="000000"/>
          <w:sz w:val="24"/>
          <w:szCs w:val="24"/>
        </w:rPr>
        <w:t xml:space="preserve">preceded by </w:t>
      </w:r>
      <w:r>
        <w:rPr>
          <w:rFonts w:cstheme="minorHAnsi"/>
          <w:color w:val="000000"/>
          <w:sz w:val="24"/>
          <w:szCs w:val="24"/>
        </w:rPr>
        <w:t>rests</w:t>
      </w:r>
      <w:r w:rsidR="003F6FAB">
        <w:rPr>
          <w:rFonts w:cstheme="minorHAnsi"/>
          <w:color w:val="000000"/>
          <w:sz w:val="24"/>
          <w:szCs w:val="24"/>
        </w:rPr>
        <w:t xml:space="preserve">. </w:t>
      </w:r>
      <w:r w:rsidR="00D928FE">
        <w:rPr>
          <w:rFonts w:cstheme="minorHAnsi"/>
          <w:color w:val="000000"/>
          <w:sz w:val="24"/>
          <w:szCs w:val="24"/>
        </w:rPr>
        <w:t>Lacking a full breve of preparation</w:t>
      </w:r>
      <w:r w:rsidR="003A08C7">
        <w:rPr>
          <w:rFonts w:cstheme="minorHAnsi"/>
          <w:color w:val="000000"/>
          <w:sz w:val="24"/>
          <w:szCs w:val="24"/>
        </w:rPr>
        <w:t>,</w:t>
      </w:r>
      <w:r w:rsidR="00D928FE">
        <w:rPr>
          <w:rFonts w:cstheme="minorHAnsi"/>
          <w:color w:val="000000"/>
          <w:sz w:val="24"/>
          <w:szCs w:val="24"/>
        </w:rPr>
        <w:t xml:space="preserve"> </w:t>
      </w:r>
      <w:r w:rsidR="00506BEE">
        <w:rPr>
          <w:rFonts w:cstheme="minorHAnsi"/>
          <w:color w:val="000000"/>
          <w:sz w:val="24"/>
          <w:szCs w:val="24"/>
        </w:rPr>
        <w:t xml:space="preserve">as </w:t>
      </w:r>
      <w:r w:rsidR="00D928FE">
        <w:rPr>
          <w:rFonts w:cstheme="minorHAnsi"/>
          <w:color w:val="000000"/>
          <w:sz w:val="24"/>
          <w:szCs w:val="24"/>
        </w:rPr>
        <w:t xml:space="preserve">in V14, </w:t>
      </w:r>
      <w:r w:rsidR="002A468B">
        <w:rPr>
          <w:rFonts w:cstheme="minorHAnsi"/>
          <w:color w:val="000000"/>
          <w:sz w:val="24"/>
          <w:szCs w:val="24"/>
        </w:rPr>
        <w:t xml:space="preserve">these </w:t>
      </w:r>
      <w:r w:rsidR="00506BEE">
        <w:rPr>
          <w:rFonts w:cstheme="minorHAnsi"/>
          <w:color w:val="000000"/>
          <w:sz w:val="24"/>
          <w:szCs w:val="24"/>
        </w:rPr>
        <w:t xml:space="preserve">single </w:t>
      </w:r>
      <w:r w:rsidR="00DE7D40">
        <w:rPr>
          <w:rFonts w:cstheme="minorHAnsi"/>
          <w:color w:val="000000"/>
          <w:sz w:val="24"/>
          <w:szCs w:val="24"/>
        </w:rPr>
        <w:t>minim</w:t>
      </w:r>
      <w:r w:rsidR="002A468B">
        <w:rPr>
          <w:rFonts w:cstheme="minorHAnsi"/>
          <w:color w:val="000000"/>
          <w:sz w:val="24"/>
          <w:szCs w:val="24"/>
        </w:rPr>
        <w:t>s</w:t>
      </w:r>
      <w:r w:rsidR="00DE7D40">
        <w:rPr>
          <w:rFonts w:cstheme="minorHAnsi"/>
          <w:color w:val="000000"/>
          <w:sz w:val="24"/>
          <w:szCs w:val="24"/>
        </w:rPr>
        <w:t xml:space="preserve"> </w:t>
      </w:r>
      <w:r w:rsidR="00754CD8">
        <w:rPr>
          <w:rFonts w:cstheme="minorHAnsi"/>
          <w:color w:val="000000"/>
          <w:sz w:val="24"/>
          <w:szCs w:val="24"/>
        </w:rPr>
        <w:t xml:space="preserve">are </w:t>
      </w:r>
      <w:r w:rsidR="000F0DCF">
        <w:rPr>
          <w:rFonts w:cstheme="minorHAnsi"/>
          <w:color w:val="000000"/>
          <w:sz w:val="24"/>
          <w:szCs w:val="24"/>
        </w:rPr>
        <w:t xml:space="preserve">perhaps </w:t>
      </w:r>
      <w:r w:rsidR="003F6FAB">
        <w:rPr>
          <w:rFonts w:cstheme="minorHAnsi"/>
          <w:color w:val="000000"/>
          <w:sz w:val="24"/>
          <w:szCs w:val="24"/>
        </w:rPr>
        <w:t>brief enough</w:t>
      </w:r>
      <w:r w:rsidR="007B3D68">
        <w:rPr>
          <w:rFonts w:cstheme="minorHAnsi"/>
          <w:color w:val="000000"/>
          <w:sz w:val="24"/>
          <w:szCs w:val="24"/>
        </w:rPr>
        <w:t xml:space="preserve"> </w:t>
      </w:r>
      <w:r w:rsidR="00754CD8">
        <w:rPr>
          <w:rFonts w:cstheme="minorHAnsi"/>
          <w:color w:val="000000"/>
          <w:sz w:val="24"/>
          <w:szCs w:val="24"/>
        </w:rPr>
        <w:t xml:space="preserve">not to </w:t>
      </w:r>
      <w:r w:rsidR="001063FA">
        <w:rPr>
          <w:rFonts w:cstheme="minorHAnsi"/>
          <w:color w:val="000000"/>
          <w:sz w:val="24"/>
          <w:szCs w:val="24"/>
        </w:rPr>
        <w:t xml:space="preserve">confuse </w:t>
      </w:r>
      <w:r w:rsidR="00754CD8">
        <w:rPr>
          <w:rFonts w:cstheme="minorHAnsi"/>
          <w:color w:val="000000"/>
          <w:sz w:val="24"/>
          <w:szCs w:val="24"/>
        </w:rPr>
        <w:t xml:space="preserve">mensural reckoning and, relatedly, </w:t>
      </w:r>
      <w:r w:rsidR="003F6FAB">
        <w:rPr>
          <w:rFonts w:cstheme="minorHAnsi"/>
          <w:color w:val="000000"/>
          <w:sz w:val="24"/>
          <w:szCs w:val="24"/>
        </w:rPr>
        <w:t xml:space="preserve">to be sung </w:t>
      </w:r>
      <w:r w:rsidR="003F6FAB" w:rsidRPr="00FD42EA">
        <w:rPr>
          <w:rFonts w:cstheme="minorHAnsi"/>
          <w:color w:val="000000"/>
          <w:sz w:val="24"/>
          <w:szCs w:val="24"/>
        </w:rPr>
        <w:t>before</w:t>
      </w:r>
      <w:r w:rsidR="003F6FAB">
        <w:rPr>
          <w:rFonts w:cstheme="minorHAnsi"/>
          <w:color w:val="000000"/>
          <w:sz w:val="24"/>
          <w:szCs w:val="24"/>
        </w:rPr>
        <w:t xml:space="preserve"> dancing commence</w:t>
      </w:r>
      <w:r w:rsidR="00EC687F">
        <w:rPr>
          <w:rFonts w:cstheme="minorHAnsi"/>
          <w:color w:val="000000"/>
          <w:sz w:val="24"/>
          <w:szCs w:val="24"/>
        </w:rPr>
        <w:t>s</w:t>
      </w:r>
      <w:r w:rsidR="003F6FAB">
        <w:rPr>
          <w:rFonts w:cstheme="minorHAnsi"/>
          <w:color w:val="000000"/>
          <w:sz w:val="24"/>
          <w:szCs w:val="24"/>
        </w:rPr>
        <w:t xml:space="preserve"> on the en</w:t>
      </w:r>
      <w:r w:rsidR="003F6FAB" w:rsidRPr="00CA6870">
        <w:rPr>
          <w:rFonts w:cstheme="minorHAnsi"/>
          <w:color w:val="000000"/>
          <w:sz w:val="24"/>
          <w:szCs w:val="24"/>
        </w:rPr>
        <w:t xml:space="preserve">suing downbeat. </w:t>
      </w:r>
      <w:r w:rsidRPr="00CA6870">
        <w:rPr>
          <w:sz w:val="24"/>
          <w:szCs w:val="24"/>
        </w:rPr>
        <w:t xml:space="preserve">In all manuscripts, V5, </w:t>
      </w:r>
      <w:r w:rsidR="00506BEE">
        <w:rPr>
          <w:sz w:val="24"/>
          <w:szCs w:val="24"/>
        </w:rPr>
        <w:t>V</w:t>
      </w:r>
      <w:r w:rsidRPr="00CA6870">
        <w:rPr>
          <w:sz w:val="24"/>
          <w:szCs w:val="24"/>
        </w:rPr>
        <w:t xml:space="preserve">9, and </w:t>
      </w:r>
      <w:r w:rsidR="00506BEE">
        <w:rPr>
          <w:sz w:val="24"/>
          <w:szCs w:val="24"/>
        </w:rPr>
        <w:t>V</w:t>
      </w:r>
      <w:r w:rsidRPr="00CA6870">
        <w:rPr>
          <w:sz w:val="24"/>
          <w:szCs w:val="24"/>
        </w:rPr>
        <w:t xml:space="preserve">28/25 begin with one or two minim rests (in imperfect and perfect time respectively), enough to complete a full semibreve beat together with their single minim pickup note (excepting Mach E’s </w:t>
      </w:r>
      <w:r w:rsidR="00784362">
        <w:rPr>
          <w:sz w:val="24"/>
          <w:szCs w:val="24"/>
        </w:rPr>
        <w:t xml:space="preserve">notation </w:t>
      </w:r>
      <w:r w:rsidRPr="00CA6870">
        <w:rPr>
          <w:sz w:val="24"/>
          <w:szCs w:val="24"/>
        </w:rPr>
        <w:lastRenderedPageBreak/>
        <w:t>of V28/25).</w:t>
      </w:r>
      <w:r w:rsidR="006E7611">
        <w:rPr>
          <w:rStyle w:val="FootnoteReference"/>
          <w:sz w:val="24"/>
          <w:szCs w:val="24"/>
        </w:rPr>
        <w:footnoteReference w:id="51"/>
      </w:r>
      <w:r w:rsidRPr="00CA6870">
        <w:rPr>
          <w:sz w:val="24"/>
          <w:szCs w:val="24"/>
        </w:rPr>
        <w:t xml:space="preserve"> V36/30 begins with one semibreve rest and then a minim rest in all sources (Mach A, G, and Vg</w:t>
      </w:r>
      <w:r w:rsidR="00075514" w:rsidRPr="00CA6870">
        <w:rPr>
          <w:sz w:val="24"/>
          <w:szCs w:val="24"/>
        </w:rPr>
        <w:t>)</w:t>
      </w:r>
      <w:r w:rsidR="003A08C7">
        <w:rPr>
          <w:sz w:val="24"/>
          <w:szCs w:val="24"/>
        </w:rPr>
        <w:t>:</w:t>
      </w:r>
      <w:r w:rsidR="00075514" w:rsidRPr="00CA6870">
        <w:rPr>
          <w:sz w:val="24"/>
          <w:szCs w:val="24"/>
        </w:rPr>
        <w:t xml:space="preserve"> </w:t>
      </w:r>
      <w:r w:rsidRPr="00CA6870">
        <w:rPr>
          <w:sz w:val="24"/>
          <w:szCs w:val="24"/>
        </w:rPr>
        <w:t>that is, a full beat of rest followed by enough rest to complete a second beat of imperfect time with the single pickup note</w:t>
      </w:r>
      <w:r w:rsidR="00080D5F">
        <w:rPr>
          <w:sz w:val="24"/>
          <w:szCs w:val="24"/>
        </w:rPr>
        <w:t>, a duration of silence approaching that of V14</w:t>
      </w:r>
      <w:r w:rsidRPr="00CA6870">
        <w:rPr>
          <w:sz w:val="24"/>
          <w:szCs w:val="24"/>
        </w:rPr>
        <w:t>.</w:t>
      </w:r>
      <w:r w:rsidRPr="00CA6870">
        <w:rPr>
          <w:rStyle w:val="FootnoteReference"/>
          <w:sz w:val="24"/>
          <w:szCs w:val="24"/>
        </w:rPr>
        <w:footnoteReference w:id="52"/>
      </w:r>
    </w:p>
    <w:p w14:paraId="5C28DD85" w14:textId="77777777" w:rsidR="006B7218" w:rsidRDefault="006B7218" w:rsidP="006B7218">
      <w:pPr>
        <w:spacing w:line="480" w:lineRule="auto"/>
        <w:rPr>
          <w:rFonts w:cstheme="minorHAnsi"/>
          <w:color w:val="000000"/>
          <w:sz w:val="24"/>
          <w:szCs w:val="24"/>
        </w:rPr>
      </w:pPr>
    </w:p>
    <w:p w14:paraId="402C44AB" w14:textId="71B0466E" w:rsidR="003F6FAB" w:rsidRDefault="00D028A7" w:rsidP="006B7218">
      <w:pPr>
        <w:spacing w:line="480" w:lineRule="auto"/>
        <w:rPr>
          <w:rFonts w:cstheme="minorHAnsi"/>
          <w:color w:val="000000"/>
          <w:sz w:val="24"/>
          <w:szCs w:val="24"/>
        </w:rPr>
      </w:pPr>
      <w:r>
        <w:rPr>
          <w:rFonts w:cstheme="minorHAnsi"/>
          <w:color w:val="000000"/>
          <w:sz w:val="24"/>
          <w:szCs w:val="24"/>
        </w:rPr>
        <w:t>Intriguingly, b</w:t>
      </w:r>
      <w:r w:rsidR="001E3BE6">
        <w:rPr>
          <w:rFonts w:cstheme="minorHAnsi"/>
          <w:color w:val="000000"/>
          <w:sz w:val="24"/>
          <w:szCs w:val="24"/>
        </w:rPr>
        <w:t xml:space="preserve">eginning </w:t>
      </w:r>
      <w:r w:rsidR="00677028">
        <w:rPr>
          <w:rFonts w:cstheme="minorHAnsi"/>
          <w:color w:val="000000"/>
          <w:sz w:val="24"/>
          <w:szCs w:val="24"/>
        </w:rPr>
        <w:t xml:space="preserve">on a weak beat </w:t>
      </w:r>
      <w:r w:rsidR="001E3BE6">
        <w:rPr>
          <w:rFonts w:cstheme="minorHAnsi"/>
          <w:color w:val="000000"/>
          <w:sz w:val="24"/>
          <w:szCs w:val="24"/>
        </w:rPr>
        <w:t xml:space="preserve">is a </w:t>
      </w:r>
      <w:r w:rsidR="0078162E">
        <w:rPr>
          <w:rFonts w:cstheme="minorHAnsi"/>
          <w:color w:val="000000"/>
          <w:sz w:val="24"/>
          <w:szCs w:val="24"/>
        </w:rPr>
        <w:t xml:space="preserve">trait </w:t>
      </w:r>
      <w:r w:rsidR="001E3BE6">
        <w:rPr>
          <w:rFonts w:cstheme="minorHAnsi"/>
          <w:color w:val="000000"/>
          <w:sz w:val="24"/>
          <w:szCs w:val="24"/>
        </w:rPr>
        <w:t xml:space="preserve">peculiar to the </w:t>
      </w:r>
      <w:r w:rsidR="00EA1450" w:rsidRPr="00ED6034">
        <w:rPr>
          <w:rFonts w:cstheme="minorHAnsi"/>
          <w:i/>
          <w:color w:val="000000"/>
          <w:sz w:val="24"/>
          <w:szCs w:val="24"/>
        </w:rPr>
        <w:t>chansons baladée</w:t>
      </w:r>
      <w:r w:rsidR="00EA1450">
        <w:rPr>
          <w:rFonts w:cstheme="minorHAnsi"/>
          <w:i/>
          <w:color w:val="000000"/>
          <w:sz w:val="24"/>
          <w:szCs w:val="24"/>
        </w:rPr>
        <w:t xml:space="preserve">s </w:t>
      </w:r>
      <w:r w:rsidR="001E3BE6">
        <w:rPr>
          <w:rFonts w:cstheme="minorHAnsi"/>
          <w:color w:val="000000"/>
          <w:sz w:val="24"/>
          <w:szCs w:val="24"/>
        </w:rPr>
        <w:t xml:space="preserve">among Machaut’s </w:t>
      </w:r>
      <w:r w:rsidR="00B950C7">
        <w:rPr>
          <w:rFonts w:cstheme="minorHAnsi"/>
          <w:color w:val="000000"/>
          <w:sz w:val="24"/>
          <w:szCs w:val="24"/>
        </w:rPr>
        <w:t xml:space="preserve">entries in </w:t>
      </w:r>
      <w:r w:rsidR="00EA1450">
        <w:rPr>
          <w:rFonts w:cstheme="minorHAnsi"/>
          <w:color w:val="000000"/>
          <w:sz w:val="24"/>
          <w:szCs w:val="24"/>
        </w:rPr>
        <w:t xml:space="preserve">the </w:t>
      </w:r>
      <w:r w:rsidR="001E3BE6" w:rsidRPr="001E3BE6">
        <w:rPr>
          <w:rFonts w:cstheme="minorHAnsi"/>
          <w:i/>
          <w:iCs/>
          <w:color w:val="000000"/>
          <w:sz w:val="24"/>
          <w:szCs w:val="24"/>
        </w:rPr>
        <w:t>formes fixes</w:t>
      </w:r>
      <w:r w:rsidR="001E3BE6" w:rsidRPr="001E3BE6">
        <w:rPr>
          <w:rFonts w:cstheme="minorHAnsi"/>
          <w:color w:val="000000"/>
          <w:sz w:val="24"/>
          <w:szCs w:val="24"/>
        </w:rPr>
        <w:t>.</w:t>
      </w:r>
      <w:r w:rsidR="001E3BE6">
        <w:rPr>
          <w:rFonts w:cstheme="minorHAnsi"/>
          <w:color w:val="000000"/>
          <w:sz w:val="24"/>
          <w:szCs w:val="24"/>
        </w:rPr>
        <w:t xml:space="preserve"> There are no</w:t>
      </w:r>
      <w:r w:rsidR="00745BD6">
        <w:rPr>
          <w:rFonts w:cstheme="minorHAnsi"/>
          <w:color w:val="000000"/>
          <w:sz w:val="24"/>
          <w:szCs w:val="24"/>
        </w:rPr>
        <w:t xml:space="preserve"> examples</w:t>
      </w:r>
      <w:r w:rsidR="001E3BE6">
        <w:rPr>
          <w:rFonts w:cstheme="minorHAnsi"/>
          <w:color w:val="000000"/>
          <w:sz w:val="24"/>
          <w:szCs w:val="24"/>
        </w:rPr>
        <w:t xml:space="preserve"> among the ballades or rondeaux. </w:t>
      </w:r>
      <w:r w:rsidR="00DA02CE">
        <w:rPr>
          <w:rFonts w:cstheme="minorHAnsi"/>
          <w:color w:val="000000"/>
          <w:sz w:val="24"/>
          <w:szCs w:val="24"/>
        </w:rPr>
        <w:t>H</w:t>
      </w:r>
      <w:r w:rsidR="00D15DE2">
        <w:rPr>
          <w:rFonts w:cstheme="minorHAnsi"/>
          <w:color w:val="000000"/>
          <w:sz w:val="24"/>
          <w:szCs w:val="24"/>
        </w:rPr>
        <w:t xml:space="preserve">is </w:t>
      </w:r>
      <w:r w:rsidR="001E3BE6">
        <w:rPr>
          <w:rFonts w:cstheme="minorHAnsi"/>
          <w:color w:val="000000"/>
          <w:sz w:val="24"/>
          <w:szCs w:val="24"/>
        </w:rPr>
        <w:t>other song</w:t>
      </w:r>
      <w:r w:rsidR="00861D7B">
        <w:rPr>
          <w:rFonts w:cstheme="minorHAnsi"/>
          <w:color w:val="000000"/>
          <w:sz w:val="24"/>
          <w:szCs w:val="24"/>
        </w:rPr>
        <w:t xml:space="preserve"> genres</w:t>
      </w:r>
      <w:r w:rsidR="001E3BE6">
        <w:rPr>
          <w:rFonts w:cstheme="minorHAnsi"/>
          <w:color w:val="000000"/>
          <w:sz w:val="24"/>
          <w:szCs w:val="24"/>
        </w:rPr>
        <w:t xml:space="preserve">—the lais, </w:t>
      </w:r>
      <w:r w:rsidR="00003ED0">
        <w:rPr>
          <w:rFonts w:cstheme="minorHAnsi"/>
          <w:color w:val="000000"/>
          <w:sz w:val="24"/>
          <w:szCs w:val="24"/>
        </w:rPr>
        <w:t xml:space="preserve">a </w:t>
      </w:r>
      <w:r w:rsidR="001E3BE6" w:rsidRPr="008F29C5">
        <w:rPr>
          <w:rFonts w:cstheme="minorHAnsi"/>
          <w:i/>
          <w:iCs/>
          <w:color w:val="000000"/>
          <w:sz w:val="24"/>
          <w:szCs w:val="24"/>
        </w:rPr>
        <w:t>complainte,</w:t>
      </w:r>
      <w:r w:rsidR="001E3BE6">
        <w:rPr>
          <w:rFonts w:cstheme="minorHAnsi"/>
          <w:color w:val="000000"/>
          <w:sz w:val="24"/>
          <w:szCs w:val="24"/>
        </w:rPr>
        <w:t xml:space="preserve"> and </w:t>
      </w:r>
      <w:r w:rsidR="00003ED0">
        <w:rPr>
          <w:rFonts w:cstheme="minorHAnsi"/>
          <w:color w:val="000000"/>
          <w:sz w:val="24"/>
          <w:szCs w:val="24"/>
        </w:rPr>
        <w:t xml:space="preserve">a </w:t>
      </w:r>
      <w:r w:rsidR="001E3BE6" w:rsidRPr="008F29C5">
        <w:rPr>
          <w:rFonts w:cstheme="minorHAnsi"/>
          <w:i/>
          <w:iCs/>
          <w:color w:val="000000"/>
          <w:sz w:val="24"/>
          <w:szCs w:val="24"/>
        </w:rPr>
        <w:t>chanson ro</w:t>
      </w:r>
      <w:r w:rsidR="00003ED0" w:rsidRPr="008F29C5">
        <w:rPr>
          <w:rFonts w:cstheme="minorHAnsi"/>
          <w:i/>
          <w:iCs/>
          <w:color w:val="000000"/>
          <w:sz w:val="24"/>
          <w:szCs w:val="24"/>
        </w:rPr>
        <w:t>yale</w:t>
      </w:r>
      <w:r w:rsidR="00113B69">
        <w:rPr>
          <w:rFonts w:cstheme="minorHAnsi"/>
          <w:color w:val="000000"/>
          <w:sz w:val="24"/>
          <w:szCs w:val="24"/>
        </w:rPr>
        <w:t>—</w:t>
      </w:r>
      <w:r w:rsidR="007750B7">
        <w:rPr>
          <w:rFonts w:cstheme="minorHAnsi"/>
          <w:color w:val="000000"/>
          <w:sz w:val="24"/>
          <w:szCs w:val="24"/>
        </w:rPr>
        <w:t>include just</w:t>
      </w:r>
      <w:r w:rsidR="001E3BE6">
        <w:rPr>
          <w:rFonts w:cstheme="minorHAnsi"/>
          <w:color w:val="000000"/>
          <w:sz w:val="24"/>
          <w:szCs w:val="24"/>
        </w:rPr>
        <w:t xml:space="preserve"> one</w:t>
      </w:r>
      <w:r w:rsidR="00632E57">
        <w:rPr>
          <w:rFonts w:cstheme="minorHAnsi"/>
          <w:color w:val="000000"/>
          <w:sz w:val="24"/>
          <w:szCs w:val="24"/>
        </w:rPr>
        <w:t xml:space="preserve"> </w:t>
      </w:r>
      <w:r w:rsidR="005B5CC7">
        <w:rPr>
          <w:rFonts w:cstheme="minorHAnsi"/>
          <w:color w:val="000000"/>
          <w:sz w:val="24"/>
          <w:szCs w:val="24"/>
        </w:rPr>
        <w:t>other</w:t>
      </w:r>
      <w:r w:rsidR="00A848CA">
        <w:rPr>
          <w:rFonts w:cstheme="minorHAnsi"/>
          <w:color w:val="000000"/>
          <w:sz w:val="24"/>
          <w:szCs w:val="24"/>
        </w:rPr>
        <w:t xml:space="preserve"> song that </w:t>
      </w:r>
      <w:r w:rsidR="007750B7">
        <w:rPr>
          <w:rFonts w:cstheme="minorHAnsi"/>
          <w:color w:val="000000"/>
          <w:sz w:val="24"/>
          <w:szCs w:val="24"/>
        </w:rPr>
        <w:t xml:space="preserve">potentially </w:t>
      </w:r>
      <w:r w:rsidR="00A848CA">
        <w:rPr>
          <w:rFonts w:cstheme="minorHAnsi"/>
          <w:color w:val="000000"/>
          <w:sz w:val="24"/>
          <w:szCs w:val="24"/>
        </w:rPr>
        <w:t xml:space="preserve">begins </w:t>
      </w:r>
      <w:r w:rsidR="0090361E">
        <w:rPr>
          <w:rFonts w:cstheme="minorHAnsi"/>
          <w:color w:val="000000"/>
          <w:sz w:val="24"/>
          <w:szCs w:val="24"/>
        </w:rPr>
        <w:t xml:space="preserve">with </w:t>
      </w:r>
      <w:r w:rsidR="00A848CA">
        <w:rPr>
          <w:rFonts w:cstheme="minorHAnsi"/>
          <w:color w:val="000000"/>
          <w:sz w:val="24"/>
          <w:szCs w:val="24"/>
        </w:rPr>
        <w:t xml:space="preserve">a </w:t>
      </w:r>
      <w:r w:rsidR="0090361E">
        <w:rPr>
          <w:rFonts w:cstheme="minorHAnsi"/>
          <w:color w:val="000000"/>
          <w:sz w:val="24"/>
          <w:szCs w:val="24"/>
        </w:rPr>
        <w:t>pickup</w:t>
      </w:r>
      <w:r w:rsidR="001E3BE6">
        <w:rPr>
          <w:rFonts w:cstheme="minorHAnsi"/>
          <w:color w:val="000000"/>
          <w:sz w:val="24"/>
          <w:szCs w:val="24"/>
        </w:rPr>
        <w:t xml:space="preserve">. </w:t>
      </w:r>
      <w:r w:rsidR="00814B24">
        <w:rPr>
          <w:rFonts w:cstheme="minorHAnsi"/>
          <w:color w:val="000000"/>
          <w:sz w:val="24"/>
          <w:szCs w:val="24"/>
        </w:rPr>
        <w:t>Ludwig</w:t>
      </w:r>
      <w:r w:rsidR="007750B7">
        <w:rPr>
          <w:rFonts w:cstheme="minorHAnsi"/>
          <w:color w:val="000000"/>
          <w:sz w:val="24"/>
          <w:szCs w:val="24"/>
        </w:rPr>
        <w:t xml:space="preserve"> (1926)</w:t>
      </w:r>
      <w:r w:rsidR="00814B24">
        <w:rPr>
          <w:rFonts w:cstheme="minorHAnsi"/>
          <w:color w:val="000000"/>
          <w:sz w:val="24"/>
          <w:szCs w:val="24"/>
        </w:rPr>
        <w:t xml:space="preserve"> </w:t>
      </w:r>
      <w:r w:rsidR="00547ED2">
        <w:rPr>
          <w:rFonts w:cstheme="minorHAnsi"/>
          <w:color w:val="000000"/>
          <w:sz w:val="24"/>
          <w:szCs w:val="24"/>
        </w:rPr>
        <w:t xml:space="preserve">transcribes </w:t>
      </w:r>
      <w:r w:rsidR="00814B24">
        <w:rPr>
          <w:rFonts w:cstheme="minorHAnsi"/>
          <w:color w:val="000000"/>
          <w:sz w:val="24"/>
          <w:szCs w:val="24"/>
        </w:rPr>
        <w:t xml:space="preserve">Lai 1, “Loyaute, que point ne delay,” </w:t>
      </w:r>
      <w:r w:rsidR="00547ED2">
        <w:rPr>
          <w:rFonts w:cstheme="minorHAnsi"/>
          <w:color w:val="000000"/>
          <w:sz w:val="24"/>
          <w:szCs w:val="24"/>
        </w:rPr>
        <w:t>in</w:t>
      </w:r>
      <w:r w:rsidR="007B7A0A">
        <w:rPr>
          <w:rFonts w:cstheme="minorHAnsi"/>
          <w:color w:val="000000"/>
          <w:sz w:val="24"/>
          <w:szCs w:val="24"/>
        </w:rPr>
        <w:t xml:space="preserve"> 6/4</w:t>
      </w:r>
      <w:r w:rsidR="00614BF5">
        <w:rPr>
          <w:rFonts w:cstheme="minorHAnsi"/>
          <w:color w:val="000000"/>
          <w:sz w:val="24"/>
          <w:szCs w:val="24"/>
        </w:rPr>
        <w:t xml:space="preserve"> and begins the song on weak beat 2,</w:t>
      </w:r>
      <w:r w:rsidR="00A64E07">
        <w:rPr>
          <w:rFonts w:cstheme="minorHAnsi"/>
          <w:color w:val="000000"/>
          <w:sz w:val="24"/>
          <w:szCs w:val="24"/>
        </w:rPr>
        <w:t xml:space="preserve"> </w:t>
      </w:r>
      <w:r w:rsidR="00207AE5">
        <w:rPr>
          <w:rFonts w:cstheme="minorHAnsi"/>
          <w:color w:val="000000"/>
          <w:sz w:val="24"/>
          <w:szCs w:val="24"/>
        </w:rPr>
        <w:t xml:space="preserve">without the guide of </w:t>
      </w:r>
      <w:r w:rsidR="00614BF5">
        <w:rPr>
          <w:rFonts w:cstheme="minorHAnsi"/>
          <w:color w:val="000000"/>
          <w:sz w:val="24"/>
          <w:szCs w:val="24"/>
        </w:rPr>
        <w:t>an initiating</w:t>
      </w:r>
      <w:r w:rsidR="00A64E07">
        <w:rPr>
          <w:rFonts w:cstheme="minorHAnsi"/>
          <w:color w:val="000000"/>
          <w:sz w:val="24"/>
          <w:szCs w:val="24"/>
        </w:rPr>
        <w:t xml:space="preserve"> rest in </w:t>
      </w:r>
      <w:r w:rsidR="00D43422">
        <w:rPr>
          <w:rFonts w:cstheme="minorHAnsi"/>
          <w:color w:val="000000"/>
          <w:sz w:val="24"/>
          <w:szCs w:val="24"/>
        </w:rPr>
        <w:t xml:space="preserve">any </w:t>
      </w:r>
      <w:r w:rsidR="00A64E07">
        <w:rPr>
          <w:rFonts w:cstheme="minorHAnsi"/>
          <w:color w:val="000000"/>
          <w:sz w:val="24"/>
          <w:szCs w:val="24"/>
        </w:rPr>
        <w:t>manuscript</w:t>
      </w:r>
      <w:r w:rsidR="00D43422">
        <w:rPr>
          <w:rFonts w:cstheme="minorHAnsi"/>
          <w:color w:val="000000"/>
          <w:sz w:val="24"/>
          <w:szCs w:val="24"/>
        </w:rPr>
        <w:t xml:space="preserve"> source</w:t>
      </w:r>
      <w:r w:rsidR="007B7A0A">
        <w:rPr>
          <w:rFonts w:cstheme="minorHAnsi"/>
          <w:color w:val="000000"/>
          <w:sz w:val="24"/>
          <w:szCs w:val="24"/>
        </w:rPr>
        <w:t xml:space="preserve">. </w:t>
      </w:r>
      <w:r w:rsidR="00D748ED">
        <w:rPr>
          <w:rFonts w:cstheme="minorHAnsi"/>
          <w:color w:val="000000"/>
          <w:sz w:val="24"/>
          <w:szCs w:val="24"/>
        </w:rPr>
        <w:t xml:space="preserve">This issue does not arise in </w:t>
      </w:r>
      <w:r w:rsidR="007B7A0A">
        <w:rPr>
          <w:rFonts w:cstheme="minorHAnsi"/>
          <w:color w:val="000000"/>
          <w:sz w:val="24"/>
          <w:szCs w:val="24"/>
        </w:rPr>
        <w:t>Schrade</w:t>
      </w:r>
      <w:r w:rsidR="00AF3D24">
        <w:rPr>
          <w:rFonts w:cstheme="minorHAnsi"/>
          <w:color w:val="000000"/>
          <w:sz w:val="24"/>
          <w:szCs w:val="24"/>
        </w:rPr>
        <w:t xml:space="preserve"> (1956)</w:t>
      </w:r>
      <w:r w:rsidR="00D748ED">
        <w:rPr>
          <w:rFonts w:cstheme="minorHAnsi"/>
          <w:color w:val="000000"/>
          <w:sz w:val="24"/>
          <w:szCs w:val="24"/>
        </w:rPr>
        <w:t>, who</w:t>
      </w:r>
      <w:r w:rsidR="007B7A0A">
        <w:rPr>
          <w:rFonts w:cstheme="minorHAnsi"/>
          <w:color w:val="000000"/>
          <w:sz w:val="24"/>
          <w:szCs w:val="24"/>
        </w:rPr>
        <w:t xml:space="preserve"> sets the same song in 3/4, </w:t>
      </w:r>
      <w:r w:rsidR="00D03355">
        <w:rPr>
          <w:rFonts w:cstheme="minorHAnsi"/>
          <w:color w:val="000000"/>
          <w:sz w:val="24"/>
          <w:szCs w:val="24"/>
        </w:rPr>
        <w:t>dividing each of Ludwig’s measures in two</w:t>
      </w:r>
      <w:r w:rsidR="00A31DB3">
        <w:rPr>
          <w:rFonts w:cstheme="minorHAnsi"/>
          <w:color w:val="000000"/>
          <w:sz w:val="24"/>
          <w:szCs w:val="24"/>
        </w:rPr>
        <w:t xml:space="preserve"> and beginning immediately on the first downbeat, thus </w:t>
      </w:r>
      <w:r w:rsidR="00741519">
        <w:rPr>
          <w:rFonts w:cstheme="minorHAnsi"/>
          <w:color w:val="000000"/>
          <w:sz w:val="24"/>
          <w:szCs w:val="24"/>
        </w:rPr>
        <w:t xml:space="preserve">bringing </w:t>
      </w:r>
      <w:r w:rsidR="00A64E07">
        <w:rPr>
          <w:rFonts w:cstheme="minorHAnsi"/>
          <w:color w:val="000000"/>
          <w:sz w:val="24"/>
          <w:szCs w:val="24"/>
        </w:rPr>
        <w:t xml:space="preserve">Machaut’s older </w:t>
      </w:r>
      <w:r w:rsidR="007B7A0A" w:rsidRPr="007B7A0A">
        <w:rPr>
          <w:rFonts w:cstheme="minorHAnsi"/>
          <w:i/>
          <w:iCs/>
          <w:color w:val="000000"/>
          <w:sz w:val="24"/>
          <w:szCs w:val="24"/>
        </w:rPr>
        <w:t>modus</w:t>
      </w:r>
      <w:r w:rsidR="00A64E07">
        <w:rPr>
          <w:rFonts w:cstheme="minorHAnsi"/>
          <w:color w:val="000000"/>
          <w:sz w:val="24"/>
          <w:szCs w:val="24"/>
        </w:rPr>
        <w:t xml:space="preserve"> notation</w:t>
      </w:r>
      <w:r w:rsidR="00741519">
        <w:rPr>
          <w:rFonts w:cstheme="minorHAnsi"/>
          <w:color w:val="000000"/>
          <w:sz w:val="24"/>
          <w:szCs w:val="24"/>
        </w:rPr>
        <w:t xml:space="preserve"> in line with the </w:t>
      </w:r>
      <w:r w:rsidR="00910903" w:rsidRPr="00910903">
        <w:rPr>
          <w:rFonts w:cstheme="minorHAnsi"/>
          <w:i/>
          <w:iCs/>
          <w:color w:val="000000"/>
          <w:sz w:val="24"/>
          <w:szCs w:val="24"/>
        </w:rPr>
        <w:t>tempus</w:t>
      </w:r>
      <w:r w:rsidR="00910903">
        <w:rPr>
          <w:rFonts w:cstheme="minorHAnsi"/>
          <w:color w:val="000000"/>
          <w:sz w:val="24"/>
          <w:szCs w:val="24"/>
        </w:rPr>
        <w:t xml:space="preserve"> </w:t>
      </w:r>
      <w:r w:rsidR="00741519">
        <w:rPr>
          <w:rFonts w:cstheme="minorHAnsi"/>
          <w:color w:val="000000"/>
          <w:sz w:val="24"/>
          <w:szCs w:val="24"/>
        </w:rPr>
        <w:t>beats of other genres</w:t>
      </w:r>
      <w:r w:rsidR="007B7A0A">
        <w:rPr>
          <w:rFonts w:cstheme="minorHAnsi"/>
          <w:color w:val="000000"/>
          <w:sz w:val="24"/>
          <w:szCs w:val="24"/>
        </w:rPr>
        <w:t>.</w:t>
      </w:r>
      <w:r w:rsidR="005B5CC7">
        <w:rPr>
          <w:rStyle w:val="FootnoteReference"/>
          <w:rFonts w:cstheme="minorHAnsi"/>
          <w:color w:val="000000"/>
          <w:sz w:val="24"/>
          <w:szCs w:val="24"/>
        </w:rPr>
        <w:footnoteReference w:id="53"/>
      </w:r>
      <w:r w:rsidR="007B7A0A">
        <w:rPr>
          <w:rFonts w:cstheme="minorHAnsi"/>
          <w:color w:val="000000"/>
          <w:sz w:val="24"/>
          <w:szCs w:val="24"/>
        </w:rPr>
        <w:t xml:space="preserve"> </w:t>
      </w:r>
      <w:r w:rsidR="00E343B0">
        <w:rPr>
          <w:rFonts w:cstheme="minorHAnsi"/>
          <w:color w:val="000000"/>
          <w:sz w:val="24"/>
          <w:szCs w:val="24"/>
        </w:rPr>
        <w:t xml:space="preserve">The prospect of </w:t>
      </w:r>
      <w:r w:rsidR="003F6FAB" w:rsidRPr="00CA6870">
        <w:rPr>
          <w:rFonts w:cstheme="minorHAnsi"/>
          <w:color w:val="000000"/>
          <w:sz w:val="24"/>
          <w:szCs w:val="24"/>
        </w:rPr>
        <w:t>danc</w:t>
      </w:r>
      <w:r w:rsidR="00E343B0">
        <w:rPr>
          <w:rFonts w:cstheme="minorHAnsi"/>
          <w:color w:val="000000"/>
          <w:sz w:val="24"/>
          <w:szCs w:val="24"/>
        </w:rPr>
        <w:t xml:space="preserve">e </w:t>
      </w:r>
      <w:r w:rsidR="00CA6870">
        <w:rPr>
          <w:rFonts w:cstheme="minorHAnsi"/>
          <w:color w:val="000000"/>
          <w:sz w:val="24"/>
          <w:szCs w:val="24"/>
        </w:rPr>
        <w:t xml:space="preserve">may suggest </w:t>
      </w:r>
      <w:r w:rsidR="003F6FAB" w:rsidRPr="00CA6870">
        <w:rPr>
          <w:rFonts w:cstheme="minorHAnsi"/>
          <w:color w:val="000000"/>
          <w:sz w:val="24"/>
          <w:szCs w:val="24"/>
        </w:rPr>
        <w:t>why measured silences</w:t>
      </w:r>
      <w:r w:rsidR="00276BF8">
        <w:rPr>
          <w:rFonts w:cstheme="minorHAnsi"/>
          <w:color w:val="000000"/>
          <w:sz w:val="24"/>
          <w:szCs w:val="24"/>
        </w:rPr>
        <w:t>,</w:t>
      </w:r>
      <w:r w:rsidR="003F6FAB" w:rsidRPr="00CA6870">
        <w:rPr>
          <w:rFonts w:cstheme="minorHAnsi"/>
          <w:color w:val="000000"/>
          <w:sz w:val="24"/>
          <w:szCs w:val="24"/>
        </w:rPr>
        <w:t xml:space="preserve"> </w:t>
      </w:r>
      <w:r w:rsidR="00276BF8">
        <w:rPr>
          <w:rFonts w:cstheme="minorHAnsi"/>
          <w:color w:val="000000"/>
          <w:sz w:val="24"/>
          <w:szCs w:val="24"/>
        </w:rPr>
        <w:t xml:space="preserve">a special feature of about 10% of Machaut’s danced songs, </w:t>
      </w:r>
      <w:r w:rsidR="00E343B0">
        <w:rPr>
          <w:rFonts w:cstheme="minorHAnsi"/>
          <w:color w:val="000000"/>
          <w:sz w:val="24"/>
          <w:szCs w:val="24"/>
        </w:rPr>
        <w:t xml:space="preserve">were </w:t>
      </w:r>
      <w:r w:rsidR="003F6FAB" w:rsidRPr="00CA6870">
        <w:rPr>
          <w:rFonts w:cstheme="minorHAnsi"/>
          <w:color w:val="000000"/>
          <w:sz w:val="24"/>
          <w:szCs w:val="24"/>
        </w:rPr>
        <w:t>worth notating. Opening</w:t>
      </w:r>
      <w:r w:rsidR="003F6FAB">
        <w:rPr>
          <w:rFonts w:cstheme="minorHAnsi"/>
          <w:color w:val="000000"/>
          <w:sz w:val="24"/>
          <w:szCs w:val="24"/>
        </w:rPr>
        <w:t xml:space="preserve"> rests</w:t>
      </w:r>
      <w:r w:rsidR="00946DE9">
        <w:rPr>
          <w:rFonts w:cstheme="minorHAnsi"/>
          <w:color w:val="000000"/>
          <w:sz w:val="24"/>
          <w:szCs w:val="24"/>
        </w:rPr>
        <w:t xml:space="preserve"> </w:t>
      </w:r>
      <w:r w:rsidR="003F6FAB">
        <w:rPr>
          <w:rFonts w:cstheme="minorHAnsi"/>
          <w:color w:val="000000"/>
          <w:sz w:val="24"/>
          <w:szCs w:val="24"/>
        </w:rPr>
        <w:t xml:space="preserve">were crucial </w:t>
      </w:r>
      <w:r w:rsidR="00D93599">
        <w:rPr>
          <w:rFonts w:cstheme="minorHAnsi"/>
          <w:color w:val="000000"/>
          <w:sz w:val="24"/>
          <w:szCs w:val="24"/>
        </w:rPr>
        <w:t>not only for mensural reckoning</w:t>
      </w:r>
      <w:r w:rsidR="00855273">
        <w:rPr>
          <w:rFonts w:cstheme="minorHAnsi"/>
          <w:color w:val="000000"/>
          <w:sz w:val="24"/>
          <w:szCs w:val="24"/>
        </w:rPr>
        <w:t>,</w:t>
      </w:r>
      <w:r w:rsidR="00D93599">
        <w:rPr>
          <w:rFonts w:cstheme="minorHAnsi"/>
          <w:color w:val="000000"/>
          <w:sz w:val="24"/>
          <w:szCs w:val="24"/>
        </w:rPr>
        <w:t xml:space="preserve"> but</w:t>
      </w:r>
      <w:r w:rsidR="00D76295">
        <w:rPr>
          <w:rFonts w:cstheme="minorHAnsi"/>
          <w:color w:val="000000"/>
          <w:sz w:val="24"/>
          <w:szCs w:val="24"/>
        </w:rPr>
        <w:t xml:space="preserve"> also,</w:t>
      </w:r>
      <w:r w:rsidR="00D93599">
        <w:rPr>
          <w:rFonts w:cstheme="minorHAnsi"/>
          <w:color w:val="000000"/>
          <w:sz w:val="24"/>
          <w:szCs w:val="24"/>
        </w:rPr>
        <w:t xml:space="preserve"> </w:t>
      </w:r>
      <w:r w:rsidR="00855273">
        <w:rPr>
          <w:rFonts w:cstheme="minorHAnsi"/>
          <w:color w:val="000000"/>
          <w:sz w:val="24"/>
          <w:szCs w:val="24"/>
        </w:rPr>
        <w:t>I propose</w:t>
      </w:r>
      <w:r w:rsidR="00D76295">
        <w:rPr>
          <w:rFonts w:cstheme="minorHAnsi"/>
          <w:color w:val="000000"/>
          <w:sz w:val="24"/>
          <w:szCs w:val="24"/>
        </w:rPr>
        <w:t>,</w:t>
      </w:r>
      <w:r w:rsidR="004076EF">
        <w:rPr>
          <w:rFonts w:cstheme="minorHAnsi"/>
          <w:color w:val="000000"/>
          <w:sz w:val="24"/>
          <w:szCs w:val="24"/>
        </w:rPr>
        <w:t xml:space="preserve"> for </w:t>
      </w:r>
      <w:r w:rsidR="00DB2887">
        <w:rPr>
          <w:rFonts w:cstheme="minorHAnsi"/>
          <w:color w:val="000000"/>
          <w:sz w:val="24"/>
          <w:szCs w:val="24"/>
        </w:rPr>
        <w:t>dancing</w:t>
      </w:r>
      <w:r w:rsidR="00855273">
        <w:rPr>
          <w:rFonts w:cstheme="minorHAnsi"/>
          <w:color w:val="000000"/>
          <w:sz w:val="24"/>
          <w:szCs w:val="24"/>
        </w:rPr>
        <w:t>,</w:t>
      </w:r>
      <w:r w:rsidR="00DB2887">
        <w:rPr>
          <w:rFonts w:cstheme="minorHAnsi"/>
          <w:color w:val="000000"/>
          <w:sz w:val="24"/>
          <w:szCs w:val="24"/>
        </w:rPr>
        <w:t xml:space="preserve"> </w:t>
      </w:r>
      <w:r w:rsidR="003F6FAB">
        <w:rPr>
          <w:rFonts w:cstheme="minorHAnsi"/>
          <w:color w:val="000000"/>
          <w:sz w:val="24"/>
          <w:szCs w:val="24"/>
        </w:rPr>
        <w:t xml:space="preserve">insofar as they </w:t>
      </w:r>
      <w:r w:rsidR="00512E2E">
        <w:rPr>
          <w:rFonts w:cstheme="minorHAnsi"/>
          <w:color w:val="000000"/>
          <w:sz w:val="24"/>
          <w:szCs w:val="24"/>
        </w:rPr>
        <w:t xml:space="preserve">created space </w:t>
      </w:r>
      <w:r w:rsidR="00946DE9">
        <w:rPr>
          <w:rFonts w:cstheme="minorHAnsi"/>
          <w:color w:val="000000"/>
          <w:sz w:val="24"/>
          <w:szCs w:val="24"/>
        </w:rPr>
        <w:t xml:space="preserve">for </w:t>
      </w:r>
      <w:r w:rsidR="00DB2887">
        <w:rPr>
          <w:rFonts w:cstheme="minorHAnsi"/>
          <w:color w:val="000000"/>
          <w:sz w:val="24"/>
          <w:szCs w:val="24"/>
        </w:rPr>
        <w:t xml:space="preserve">movement </w:t>
      </w:r>
      <w:r w:rsidR="009E5FA9">
        <w:rPr>
          <w:rFonts w:cstheme="minorHAnsi"/>
          <w:color w:val="000000"/>
          <w:sz w:val="24"/>
          <w:szCs w:val="24"/>
        </w:rPr>
        <w:t xml:space="preserve">when </w:t>
      </w:r>
      <w:r w:rsidR="00AF0E7E" w:rsidRPr="00AF0E7E">
        <w:rPr>
          <w:rFonts w:cstheme="minorHAnsi"/>
          <w:i/>
          <w:iCs/>
          <w:color w:val="000000"/>
          <w:sz w:val="24"/>
          <w:szCs w:val="24"/>
        </w:rPr>
        <w:t>chanson</w:t>
      </w:r>
      <w:r w:rsidR="00AF0E7E">
        <w:rPr>
          <w:rFonts w:cstheme="minorHAnsi"/>
          <w:color w:val="000000"/>
          <w:sz w:val="24"/>
          <w:szCs w:val="24"/>
        </w:rPr>
        <w:t xml:space="preserve"> and </w:t>
      </w:r>
      <w:r w:rsidR="00CF37F7" w:rsidRPr="00ED6034">
        <w:rPr>
          <w:rFonts w:cstheme="minorHAnsi"/>
          <w:i/>
          <w:color w:val="000000"/>
          <w:sz w:val="24"/>
          <w:szCs w:val="24"/>
        </w:rPr>
        <w:t>balad</w:t>
      </w:r>
      <w:r w:rsidR="00CF37F7">
        <w:rPr>
          <w:rFonts w:cstheme="minorHAnsi"/>
          <w:i/>
          <w:color w:val="000000"/>
          <w:sz w:val="24"/>
          <w:szCs w:val="24"/>
        </w:rPr>
        <w:t>er</w:t>
      </w:r>
      <w:r w:rsidR="00CF37F7">
        <w:rPr>
          <w:rFonts w:cstheme="minorHAnsi"/>
          <w:color w:val="000000"/>
          <w:sz w:val="24"/>
          <w:szCs w:val="24"/>
        </w:rPr>
        <w:t xml:space="preserve"> </w:t>
      </w:r>
      <w:r w:rsidR="003F6FAB">
        <w:rPr>
          <w:rFonts w:cstheme="minorHAnsi"/>
          <w:color w:val="000000"/>
          <w:sz w:val="24"/>
          <w:szCs w:val="24"/>
        </w:rPr>
        <w:t xml:space="preserve">commenced </w:t>
      </w:r>
      <w:r w:rsidR="006C2B37">
        <w:rPr>
          <w:rFonts w:cstheme="minorHAnsi"/>
          <w:color w:val="000000"/>
          <w:sz w:val="24"/>
          <w:szCs w:val="24"/>
        </w:rPr>
        <w:t>separately</w:t>
      </w:r>
      <w:r w:rsidR="003F6FAB">
        <w:rPr>
          <w:rFonts w:cstheme="minorHAnsi"/>
          <w:color w:val="000000"/>
          <w:sz w:val="24"/>
          <w:szCs w:val="24"/>
        </w:rPr>
        <w:t>.</w:t>
      </w:r>
      <w:r w:rsidR="005A0845">
        <w:rPr>
          <w:rFonts w:cstheme="minorHAnsi"/>
          <w:color w:val="000000"/>
          <w:sz w:val="24"/>
          <w:szCs w:val="24"/>
        </w:rPr>
        <w:t xml:space="preserve"> </w:t>
      </w:r>
      <w:r w:rsidR="006C2B37">
        <w:rPr>
          <w:rFonts w:cstheme="minorHAnsi"/>
          <w:color w:val="000000"/>
          <w:sz w:val="24"/>
          <w:szCs w:val="24"/>
        </w:rPr>
        <w:t xml:space="preserve">Yet because Machaut’s virelais </w:t>
      </w:r>
      <w:r w:rsidR="006C2B37">
        <w:rPr>
          <w:rFonts w:cstheme="minorHAnsi"/>
          <w:color w:val="000000"/>
          <w:sz w:val="24"/>
          <w:szCs w:val="24"/>
        </w:rPr>
        <w:lastRenderedPageBreak/>
        <w:t>include polyphonic examples</w:t>
      </w:r>
      <w:r w:rsidR="00DB2887">
        <w:rPr>
          <w:rFonts w:cstheme="minorHAnsi"/>
          <w:color w:val="000000"/>
          <w:sz w:val="24"/>
          <w:szCs w:val="24"/>
        </w:rPr>
        <w:t xml:space="preserve">, </w:t>
      </w:r>
      <w:r w:rsidR="00A26C66">
        <w:rPr>
          <w:rFonts w:cstheme="minorHAnsi"/>
          <w:color w:val="000000"/>
          <w:sz w:val="24"/>
          <w:szCs w:val="24"/>
        </w:rPr>
        <w:t xml:space="preserve">a complexity </w:t>
      </w:r>
      <w:r w:rsidR="007D035E">
        <w:rPr>
          <w:rFonts w:cstheme="minorHAnsi"/>
          <w:color w:val="000000"/>
          <w:sz w:val="24"/>
          <w:szCs w:val="24"/>
        </w:rPr>
        <w:t xml:space="preserve">that </w:t>
      </w:r>
      <w:r w:rsidR="00A26C66">
        <w:rPr>
          <w:rFonts w:cstheme="minorHAnsi"/>
          <w:color w:val="000000"/>
          <w:sz w:val="24"/>
          <w:szCs w:val="24"/>
        </w:rPr>
        <w:t>likely exclude</w:t>
      </w:r>
      <w:r w:rsidR="007D035E">
        <w:rPr>
          <w:rFonts w:cstheme="minorHAnsi"/>
          <w:color w:val="000000"/>
          <w:sz w:val="24"/>
          <w:szCs w:val="24"/>
        </w:rPr>
        <w:t>d</w:t>
      </w:r>
      <w:r w:rsidR="00A26C66">
        <w:rPr>
          <w:rFonts w:cstheme="minorHAnsi"/>
          <w:color w:val="000000"/>
          <w:sz w:val="24"/>
          <w:szCs w:val="24"/>
        </w:rPr>
        <w:t xml:space="preserve"> social dancing, offbeat pickup</w:t>
      </w:r>
      <w:r w:rsidR="00490DB6">
        <w:rPr>
          <w:rFonts w:cstheme="minorHAnsi"/>
          <w:color w:val="000000"/>
          <w:sz w:val="24"/>
          <w:szCs w:val="24"/>
        </w:rPr>
        <w:t>s</w:t>
      </w:r>
      <w:r w:rsidR="00DB2887">
        <w:rPr>
          <w:rFonts w:cstheme="minorHAnsi"/>
          <w:color w:val="000000"/>
          <w:sz w:val="24"/>
          <w:szCs w:val="24"/>
        </w:rPr>
        <w:t xml:space="preserve"> </w:t>
      </w:r>
      <w:r w:rsidR="00A26C66">
        <w:rPr>
          <w:rFonts w:cstheme="minorHAnsi"/>
          <w:color w:val="000000"/>
          <w:sz w:val="24"/>
          <w:szCs w:val="24"/>
        </w:rPr>
        <w:t xml:space="preserve">may have figured as a </w:t>
      </w:r>
      <w:r w:rsidR="00DB2887">
        <w:rPr>
          <w:rFonts w:cstheme="minorHAnsi"/>
          <w:color w:val="000000"/>
          <w:sz w:val="24"/>
          <w:szCs w:val="24"/>
        </w:rPr>
        <w:t xml:space="preserve">generic </w:t>
      </w:r>
      <w:r w:rsidR="00236FA7">
        <w:rPr>
          <w:rFonts w:cstheme="minorHAnsi"/>
          <w:color w:val="000000"/>
          <w:sz w:val="24"/>
          <w:szCs w:val="24"/>
        </w:rPr>
        <w:t xml:space="preserve">artifact </w:t>
      </w:r>
      <w:r w:rsidR="0039501F">
        <w:rPr>
          <w:rFonts w:cstheme="minorHAnsi"/>
          <w:color w:val="000000"/>
          <w:sz w:val="24"/>
          <w:szCs w:val="24"/>
        </w:rPr>
        <w:t xml:space="preserve">of dance music </w:t>
      </w:r>
      <w:r w:rsidR="00C55068">
        <w:rPr>
          <w:rFonts w:cstheme="minorHAnsi"/>
          <w:color w:val="000000"/>
          <w:sz w:val="24"/>
          <w:szCs w:val="24"/>
        </w:rPr>
        <w:t>at this point</w:t>
      </w:r>
      <w:r w:rsidR="00A26C66">
        <w:rPr>
          <w:rFonts w:cstheme="minorHAnsi"/>
          <w:color w:val="000000"/>
          <w:sz w:val="24"/>
          <w:szCs w:val="24"/>
        </w:rPr>
        <w:t>.</w:t>
      </w:r>
    </w:p>
    <w:p w14:paraId="05A5302A" w14:textId="77777777" w:rsidR="006B7218" w:rsidRDefault="006B7218" w:rsidP="005D2579">
      <w:pPr>
        <w:spacing w:line="480" w:lineRule="auto"/>
        <w:rPr>
          <w:rFonts w:cstheme="minorHAnsi"/>
          <w:color w:val="000000"/>
          <w:sz w:val="24"/>
          <w:szCs w:val="24"/>
        </w:rPr>
      </w:pPr>
    </w:p>
    <w:p w14:paraId="23491C5D" w14:textId="6239EFB0" w:rsidR="005D2579" w:rsidRDefault="005916CE" w:rsidP="005D2579">
      <w:pPr>
        <w:spacing w:line="480" w:lineRule="auto"/>
        <w:rPr>
          <w:rFonts w:cstheme="minorHAnsi"/>
          <w:color w:val="000000"/>
          <w:sz w:val="24"/>
          <w:szCs w:val="24"/>
        </w:rPr>
      </w:pPr>
      <w:r>
        <w:rPr>
          <w:sz w:val="24"/>
          <w:szCs w:val="24"/>
        </w:rPr>
        <w:t xml:space="preserve">Even if Machaut’s </w:t>
      </w:r>
      <w:r w:rsidRPr="00ED6034">
        <w:rPr>
          <w:rFonts w:cstheme="minorHAnsi"/>
          <w:i/>
          <w:color w:val="000000"/>
          <w:sz w:val="24"/>
          <w:szCs w:val="24"/>
        </w:rPr>
        <w:t>chansons baladée</w:t>
      </w:r>
      <w:r>
        <w:rPr>
          <w:rFonts w:cstheme="minorHAnsi"/>
          <w:i/>
          <w:color w:val="000000"/>
          <w:sz w:val="24"/>
          <w:szCs w:val="24"/>
        </w:rPr>
        <w:t xml:space="preserve">s </w:t>
      </w:r>
      <w:r w:rsidR="0073167F">
        <w:rPr>
          <w:rFonts w:cstheme="minorHAnsi"/>
          <w:iCs/>
          <w:color w:val="000000"/>
          <w:sz w:val="24"/>
          <w:szCs w:val="24"/>
        </w:rPr>
        <w:t xml:space="preserve">grew beyond </w:t>
      </w:r>
      <w:r>
        <w:rPr>
          <w:rFonts w:cstheme="minorHAnsi"/>
          <w:iCs/>
          <w:color w:val="000000"/>
          <w:sz w:val="24"/>
          <w:szCs w:val="24"/>
        </w:rPr>
        <w:t xml:space="preserve">their </w:t>
      </w:r>
      <w:r w:rsidR="004955E6">
        <w:rPr>
          <w:rFonts w:cstheme="minorHAnsi"/>
          <w:iCs/>
          <w:color w:val="000000"/>
          <w:sz w:val="24"/>
          <w:szCs w:val="24"/>
        </w:rPr>
        <w:t xml:space="preserve">practical </w:t>
      </w:r>
      <w:r>
        <w:rPr>
          <w:rFonts w:cstheme="minorHAnsi"/>
          <w:iCs/>
          <w:color w:val="000000"/>
          <w:sz w:val="24"/>
          <w:szCs w:val="24"/>
        </w:rPr>
        <w:t>dance origins</w:t>
      </w:r>
      <w:r w:rsidR="005D2579" w:rsidRPr="00834D3A">
        <w:rPr>
          <w:sz w:val="24"/>
          <w:szCs w:val="24"/>
        </w:rPr>
        <w:t xml:space="preserve">, </w:t>
      </w:r>
      <w:r w:rsidR="005D2579" w:rsidRPr="00834D3A">
        <w:rPr>
          <w:rFonts w:cstheme="minorHAnsi"/>
          <w:color w:val="000000"/>
          <w:sz w:val="24"/>
          <w:szCs w:val="24"/>
        </w:rPr>
        <w:t xml:space="preserve">Seeta Chaganti </w:t>
      </w:r>
      <w:r w:rsidR="00AD71E8">
        <w:rPr>
          <w:rFonts w:cstheme="minorHAnsi"/>
          <w:color w:val="000000"/>
          <w:sz w:val="24"/>
          <w:szCs w:val="24"/>
        </w:rPr>
        <w:t>(2018, 2–4) argues</w:t>
      </w:r>
      <w:r w:rsidR="005D2579" w:rsidRPr="004F7068">
        <w:rPr>
          <w:rFonts w:cstheme="minorHAnsi"/>
          <w:color w:val="000000"/>
          <w:sz w:val="24"/>
          <w:szCs w:val="24"/>
        </w:rPr>
        <w:t xml:space="preserve"> that social dancing so permeated </w:t>
      </w:r>
      <w:r w:rsidR="00A41E86">
        <w:rPr>
          <w:rFonts w:cstheme="minorHAnsi"/>
          <w:color w:val="000000"/>
          <w:sz w:val="24"/>
          <w:szCs w:val="24"/>
        </w:rPr>
        <w:t>m</w:t>
      </w:r>
      <w:r w:rsidR="005D2579" w:rsidRPr="004F7068">
        <w:rPr>
          <w:rFonts w:cstheme="minorHAnsi"/>
          <w:color w:val="000000"/>
          <w:sz w:val="24"/>
          <w:szCs w:val="24"/>
        </w:rPr>
        <w:t xml:space="preserve">edieval French society that lyrics </w:t>
      </w:r>
      <w:r w:rsidR="001E1A00">
        <w:rPr>
          <w:rFonts w:cstheme="minorHAnsi"/>
          <w:color w:val="000000"/>
          <w:sz w:val="24"/>
          <w:szCs w:val="24"/>
        </w:rPr>
        <w:t xml:space="preserve">like Machaut’s </w:t>
      </w:r>
      <w:r w:rsidR="005D2579" w:rsidRPr="004F7068">
        <w:rPr>
          <w:rFonts w:cstheme="minorHAnsi"/>
          <w:color w:val="000000"/>
          <w:sz w:val="24"/>
          <w:szCs w:val="24"/>
        </w:rPr>
        <w:t>were both crafted and read through the virtual embodimen</w:t>
      </w:r>
      <w:r w:rsidR="005D2579" w:rsidRPr="00DA0BBA">
        <w:rPr>
          <w:rFonts w:cstheme="minorHAnsi"/>
          <w:color w:val="000000"/>
          <w:sz w:val="24"/>
          <w:szCs w:val="24"/>
        </w:rPr>
        <w:t>t of dance.</w:t>
      </w:r>
      <w:r w:rsidR="005D2579" w:rsidRPr="00DA0BBA">
        <w:rPr>
          <w:rStyle w:val="FootnoteReference"/>
          <w:rFonts w:cstheme="minorHAnsi"/>
          <w:color w:val="000000"/>
          <w:sz w:val="24"/>
          <w:szCs w:val="24"/>
        </w:rPr>
        <w:footnoteReference w:id="54"/>
      </w:r>
      <w:r w:rsidR="005D2579" w:rsidRPr="00DA0BBA">
        <w:rPr>
          <w:rFonts w:cstheme="minorHAnsi"/>
          <w:color w:val="000000"/>
          <w:sz w:val="24"/>
          <w:szCs w:val="24"/>
        </w:rPr>
        <w:t xml:space="preserve"> </w:t>
      </w:r>
      <w:r w:rsidR="00DA0BBA" w:rsidRPr="00DA0BBA">
        <w:rPr>
          <w:sz w:val="24"/>
          <w:szCs w:val="24"/>
        </w:rPr>
        <w:t>The virtual embodiment of dance is the sense</w:t>
      </w:r>
      <w:r w:rsidR="00A7116D">
        <w:rPr>
          <w:sz w:val="24"/>
          <w:szCs w:val="24"/>
        </w:rPr>
        <w:t xml:space="preserve"> </w:t>
      </w:r>
      <w:r w:rsidR="00DA0BBA" w:rsidRPr="00DA0BBA">
        <w:rPr>
          <w:sz w:val="24"/>
          <w:szCs w:val="24"/>
        </w:rPr>
        <w:t xml:space="preserve">in which poets took on the norms and limitations of dance music as a scaffolding for the creation of new </w:t>
      </w:r>
      <w:r w:rsidR="00534DC3">
        <w:rPr>
          <w:sz w:val="24"/>
          <w:szCs w:val="24"/>
        </w:rPr>
        <w:t>lyrics</w:t>
      </w:r>
      <w:r w:rsidR="00466054">
        <w:rPr>
          <w:sz w:val="24"/>
          <w:szCs w:val="24"/>
        </w:rPr>
        <w:t xml:space="preserve">, and it is not a far leap to </w:t>
      </w:r>
      <w:r w:rsidR="004E1699">
        <w:rPr>
          <w:sz w:val="24"/>
          <w:szCs w:val="24"/>
        </w:rPr>
        <w:t xml:space="preserve">suppose </w:t>
      </w:r>
      <w:r w:rsidR="00466054">
        <w:rPr>
          <w:sz w:val="24"/>
          <w:szCs w:val="24"/>
        </w:rPr>
        <w:t>that the genre Machaut proclaim</w:t>
      </w:r>
      <w:r w:rsidR="000D688E">
        <w:rPr>
          <w:sz w:val="24"/>
          <w:szCs w:val="24"/>
        </w:rPr>
        <w:t>ed</w:t>
      </w:r>
      <w:r w:rsidR="00466054">
        <w:rPr>
          <w:sz w:val="24"/>
          <w:szCs w:val="24"/>
        </w:rPr>
        <w:t xml:space="preserve"> the “danced song” </w:t>
      </w:r>
      <w:r w:rsidR="004F5A2F">
        <w:rPr>
          <w:sz w:val="24"/>
          <w:szCs w:val="24"/>
        </w:rPr>
        <w:t>c</w:t>
      </w:r>
      <w:r w:rsidR="00466054">
        <w:rPr>
          <w:sz w:val="24"/>
          <w:szCs w:val="24"/>
        </w:rPr>
        <w:t xml:space="preserve">ould encode features of dance music known to </w:t>
      </w:r>
      <w:r w:rsidR="000D688E">
        <w:rPr>
          <w:sz w:val="24"/>
          <w:szCs w:val="24"/>
        </w:rPr>
        <w:t>him</w:t>
      </w:r>
      <w:r w:rsidR="00DA0BBA" w:rsidRPr="00DA0BBA">
        <w:rPr>
          <w:sz w:val="24"/>
          <w:szCs w:val="24"/>
        </w:rPr>
        <w:t xml:space="preserve">. </w:t>
      </w:r>
      <w:r w:rsidR="005D2579" w:rsidRPr="00DA0BBA">
        <w:rPr>
          <w:rFonts w:cstheme="minorHAnsi"/>
          <w:color w:val="000000"/>
          <w:sz w:val="24"/>
          <w:szCs w:val="24"/>
        </w:rPr>
        <w:t xml:space="preserve">Judith Peraino similarly claims that </w:t>
      </w:r>
      <w:r w:rsidR="005D2579" w:rsidRPr="00DA0BBA">
        <w:rPr>
          <w:sz w:val="24"/>
          <w:szCs w:val="24"/>
        </w:rPr>
        <w:t>whether a lyric was actually sung or just read “has less</w:t>
      </w:r>
      <w:r w:rsidR="005D2579" w:rsidRPr="004F7068">
        <w:rPr>
          <w:sz w:val="24"/>
          <w:szCs w:val="24"/>
        </w:rPr>
        <w:t xml:space="preserve"> to do with a change in the formal properties of the poetry than with a change in concept, namely, that a lyrical poem with a refrain and an origin in public dance songs could be a complete expression as read—without </w:t>
      </w:r>
      <w:r w:rsidR="005D2579" w:rsidRPr="00AC4930">
        <w:rPr>
          <w:sz w:val="24"/>
          <w:szCs w:val="24"/>
        </w:rPr>
        <w:t xml:space="preserve">musical performance” (2011, 259). Whether a given work was destined to be </w:t>
      </w:r>
      <w:r w:rsidR="003A08C7">
        <w:rPr>
          <w:sz w:val="24"/>
          <w:szCs w:val="24"/>
        </w:rPr>
        <w:t>danced</w:t>
      </w:r>
      <w:r w:rsidR="005D2579" w:rsidRPr="00AC4930">
        <w:rPr>
          <w:sz w:val="24"/>
          <w:szCs w:val="24"/>
        </w:rPr>
        <w:t xml:space="preserve"> or not, its </w:t>
      </w:r>
      <w:r w:rsidR="00325D22">
        <w:rPr>
          <w:sz w:val="24"/>
          <w:szCs w:val="24"/>
        </w:rPr>
        <w:t xml:space="preserve">metrical </w:t>
      </w:r>
      <w:r w:rsidR="005D2579" w:rsidRPr="00AC4930">
        <w:rPr>
          <w:sz w:val="24"/>
          <w:szCs w:val="24"/>
        </w:rPr>
        <w:t xml:space="preserve">grouping structure </w:t>
      </w:r>
      <w:r w:rsidR="00E130CC">
        <w:rPr>
          <w:sz w:val="24"/>
          <w:szCs w:val="24"/>
        </w:rPr>
        <w:t xml:space="preserve">may </w:t>
      </w:r>
      <w:r w:rsidR="001945BD">
        <w:rPr>
          <w:sz w:val="24"/>
          <w:szCs w:val="24"/>
        </w:rPr>
        <w:t xml:space="preserve">nonetheless </w:t>
      </w:r>
      <w:r w:rsidR="005D2579" w:rsidRPr="00AC4930">
        <w:rPr>
          <w:sz w:val="24"/>
          <w:szCs w:val="24"/>
        </w:rPr>
        <w:t xml:space="preserve">bear the </w:t>
      </w:r>
      <w:r w:rsidR="004E1699">
        <w:rPr>
          <w:sz w:val="24"/>
          <w:szCs w:val="24"/>
        </w:rPr>
        <w:t xml:space="preserve">generic </w:t>
      </w:r>
      <w:r w:rsidR="005D2579" w:rsidRPr="00AC4930">
        <w:rPr>
          <w:sz w:val="24"/>
          <w:szCs w:val="24"/>
        </w:rPr>
        <w:t>footprint of dance.</w:t>
      </w:r>
    </w:p>
    <w:p w14:paraId="75255CA1" w14:textId="77777777" w:rsidR="006B7218" w:rsidRDefault="006B7218" w:rsidP="006B7218">
      <w:pPr>
        <w:spacing w:line="480" w:lineRule="auto"/>
        <w:rPr>
          <w:rFonts w:cstheme="minorHAnsi"/>
          <w:color w:val="000000"/>
          <w:sz w:val="24"/>
          <w:szCs w:val="24"/>
        </w:rPr>
      </w:pPr>
    </w:p>
    <w:p w14:paraId="03BA5AC8" w14:textId="4E8EAC6A" w:rsidR="00330C3D" w:rsidRDefault="004C0ADD" w:rsidP="006B7218">
      <w:pPr>
        <w:spacing w:line="480" w:lineRule="auto"/>
        <w:rPr>
          <w:rFonts w:cstheme="minorHAnsi"/>
          <w:color w:val="000000"/>
          <w:sz w:val="24"/>
          <w:szCs w:val="24"/>
        </w:rPr>
      </w:pPr>
      <w:r>
        <w:rPr>
          <w:rFonts w:cstheme="minorHAnsi"/>
          <w:color w:val="000000"/>
          <w:sz w:val="24"/>
          <w:szCs w:val="24"/>
        </w:rPr>
        <w:t xml:space="preserve">The </w:t>
      </w:r>
      <w:r w:rsidR="0077258B">
        <w:rPr>
          <w:rFonts w:cstheme="minorHAnsi"/>
          <w:color w:val="000000"/>
          <w:sz w:val="24"/>
          <w:szCs w:val="24"/>
        </w:rPr>
        <w:t xml:space="preserve">metrical flexibility </w:t>
      </w:r>
      <w:r>
        <w:rPr>
          <w:rFonts w:cstheme="minorHAnsi"/>
          <w:color w:val="000000"/>
          <w:sz w:val="24"/>
          <w:szCs w:val="24"/>
        </w:rPr>
        <w:t xml:space="preserve">explored in this study </w:t>
      </w:r>
      <w:r w:rsidR="005642BD">
        <w:rPr>
          <w:rFonts w:cstheme="minorHAnsi"/>
          <w:color w:val="000000"/>
          <w:sz w:val="24"/>
          <w:szCs w:val="24"/>
        </w:rPr>
        <w:t xml:space="preserve">attests to </w:t>
      </w:r>
      <w:r>
        <w:rPr>
          <w:rFonts w:cstheme="minorHAnsi"/>
          <w:color w:val="000000"/>
          <w:sz w:val="24"/>
          <w:szCs w:val="24"/>
        </w:rPr>
        <w:t xml:space="preserve">a highly developed style rooted in dance. </w:t>
      </w:r>
      <w:r w:rsidRPr="004A5160">
        <w:rPr>
          <w:rFonts w:cstheme="minorHAnsi"/>
          <w:i/>
          <w:iCs/>
          <w:color w:val="000000"/>
          <w:sz w:val="24"/>
          <w:szCs w:val="24"/>
        </w:rPr>
        <w:t>Ars nova</w:t>
      </w:r>
      <w:r>
        <w:rPr>
          <w:rFonts w:cstheme="minorHAnsi"/>
          <w:color w:val="000000"/>
          <w:sz w:val="24"/>
          <w:szCs w:val="24"/>
        </w:rPr>
        <w:t xml:space="preserve"> notation</w:t>
      </w:r>
      <w:r w:rsidR="00DC4933">
        <w:rPr>
          <w:rFonts w:cstheme="minorHAnsi"/>
          <w:color w:val="000000"/>
          <w:sz w:val="24"/>
          <w:szCs w:val="24"/>
        </w:rPr>
        <w:t xml:space="preserve">’s potential </w:t>
      </w:r>
      <w:r>
        <w:rPr>
          <w:rFonts w:cstheme="minorHAnsi"/>
          <w:color w:val="000000"/>
          <w:sz w:val="24"/>
          <w:szCs w:val="24"/>
        </w:rPr>
        <w:t xml:space="preserve">for </w:t>
      </w:r>
      <w:r w:rsidR="00A13EB8">
        <w:rPr>
          <w:rFonts w:cstheme="minorHAnsi"/>
          <w:color w:val="000000"/>
          <w:sz w:val="24"/>
          <w:szCs w:val="24"/>
        </w:rPr>
        <w:t xml:space="preserve">constant changes of </w:t>
      </w:r>
      <w:r>
        <w:rPr>
          <w:rFonts w:cstheme="minorHAnsi"/>
          <w:color w:val="000000"/>
          <w:sz w:val="24"/>
          <w:szCs w:val="24"/>
        </w:rPr>
        <w:t>grouping</w:t>
      </w:r>
      <w:r w:rsidR="00C672F4">
        <w:rPr>
          <w:rFonts w:cstheme="minorHAnsi"/>
          <w:color w:val="000000"/>
          <w:sz w:val="24"/>
          <w:szCs w:val="24"/>
        </w:rPr>
        <w:t xml:space="preserve"> </w:t>
      </w:r>
      <w:r w:rsidR="0077258B">
        <w:rPr>
          <w:rFonts w:cstheme="minorHAnsi"/>
          <w:color w:val="000000"/>
          <w:sz w:val="24"/>
          <w:szCs w:val="24"/>
        </w:rPr>
        <w:t xml:space="preserve">raises </w:t>
      </w:r>
      <w:r>
        <w:rPr>
          <w:rFonts w:cstheme="minorHAnsi"/>
          <w:color w:val="000000"/>
          <w:sz w:val="24"/>
          <w:szCs w:val="24"/>
        </w:rPr>
        <w:t>question</w:t>
      </w:r>
      <w:r w:rsidR="00DC4933">
        <w:rPr>
          <w:rFonts w:cstheme="minorHAnsi"/>
          <w:color w:val="000000"/>
          <w:sz w:val="24"/>
          <w:szCs w:val="24"/>
        </w:rPr>
        <w:t>s</w:t>
      </w:r>
      <w:r>
        <w:rPr>
          <w:rFonts w:cstheme="minorHAnsi"/>
          <w:color w:val="000000"/>
          <w:sz w:val="24"/>
          <w:szCs w:val="24"/>
        </w:rPr>
        <w:t xml:space="preserve"> of </w:t>
      </w:r>
      <w:r w:rsidR="0089172A">
        <w:rPr>
          <w:rFonts w:cstheme="minorHAnsi"/>
          <w:color w:val="000000"/>
          <w:sz w:val="24"/>
          <w:szCs w:val="24"/>
        </w:rPr>
        <w:t xml:space="preserve">whether </w:t>
      </w:r>
      <w:r w:rsidR="00BB4215">
        <w:rPr>
          <w:rFonts w:cstheme="minorHAnsi"/>
          <w:color w:val="000000"/>
          <w:sz w:val="24"/>
          <w:szCs w:val="24"/>
        </w:rPr>
        <w:t xml:space="preserve">and </w:t>
      </w:r>
      <w:r w:rsidR="00BB4215">
        <w:rPr>
          <w:rFonts w:cstheme="minorHAnsi"/>
          <w:color w:val="000000"/>
          <w:sz w:val="24"/>
          <w:szCs w:val="24"/>
        </w:rPr>
        <w:lastRenderedPageBreak/>
        <w:t xml:space="preserve">how </w:t>
      </w:r>
      <w:r w:rsidR="0089172A">
        <w:rPr>
          <w:rFonts w:cstheme="minorHAnsi"/>
          <w:color w:val="000000"/>
          <w:sz w:val="24"/>
          <w:szCs w:val="24"/>
        </w:rPr>
        <w:t xml:space="preserve">dancers </w:t>
      </w:r>
      <w:r w:rsidR="00820D01">
        <w:rPr>
          <w:rFonts w:cstheme="minorHAnsi"/>
          <w:color w:val="000000"/>
          <w:sz w:val="24"/>
          <w:szCs w:val="24"/>
        </w:rPr>
        <w:t xml:space="preserve">might </w:t>
      </w:r>
      <w:r w:rsidR="00A372F8">
        <w:rPr>
          <w:rFonts w:cstheme="minorHAnsi"/>
          <w:color w:val="000000"/>
          <w:sz w:val="24"/>
          <w:szCs w:val="24"/>
        </w:rPr>
        <w:t xml:space="preserve">have </w:t>
      </w:r>
      <w:r w:rsidR="0089172A">
        <w:rPr>
          <w:rFonts w:cstheme="minorHAnsi"/>
          <w:color w:val="000000"/>
          <w:sz w:val="24"/>
          <w:szCs w:val="24"/>
        </w:rPr>
        <w:t>interpret</w:t>
      </w:r>
      <w:r w:rsidR="00A372F8">
        <w:rPr>
          <w:rFonts w:cstheme="minorHAnsi"/>
          <w:color w:val="000000"/>
          <w:sz w:val="24"/>
          <w:szCs w:val="24"/>
        </w:rPr>
        <w:t>ed</w:t>
      </w:r>
      <w:r w:rsidR="0089172A">
        <w:rPr>
          <w:rFonts w:cstheme="minorHAnsi"/>
          <w:color w:val="000000"/>
          <w:sz w:val="24"/>
          <w:szCs w:val="24"/>
        </w:rPr>
        <w:t xml:space="preserve"> </w:t>
      </w:r>
      <w:r w:rsidR="00AE10F5">
        <w:rPr>
          <w:rFonts w:cstheme="minorHAnsi"/>
          <w:color w:val="000000"/>
          <w:sz w:val="24"/>
          <w:szCs w:val="24"/>
        </w:rPr>
        <w:t xml:space="preserve">and embodied </w:t>
      </w:r>
      <w:r w:rsidR="005806F1">
        <w:rPr>
          <w:rFonts w:cstheme="minorHAnsi"/>
          <w:color w:val="000000"/>
          <w:sz w:val="24"/>
          <w:szCs w:val="24"/>
        </w:rPr>
        <w:t xml:space="preserve">flexible </w:t>
      </w:r>
      <w:r w:rsidR="0089172A">
        <w:rPr>
          <w:rFonts w:cstheme="minorHAnsi"/>
          <w:color w:val="000000"/>
          <w:sz w:val="24"/>
          <w:szCs w:val="24"/>
        </w:rPr>
        <w:t>grouping</w:t>
      </w:r>
      <w:r w:rsidR="005806F1">
        <w:rPr>
          <w:rFonts w:cstheme="minorHAnsi"/>
          <w:color w:val="000000"/>
          <w:sz w:val="24"/>
          <w:szCs w:val="24"/>
        </w:rPr>
        <w:t>s</w:t>
      </w:r>
      <w:r w:rsidR="000D2430">
        <w:rPr>
          <w:rFonts w:cstheme="minorHAnsi"/>
          <w:color w:val="000000"/>
          <w:sz w:val="24"/>
          <w:szCs w:val="24"/>
        </w:rPr>
        <w:t xml:space="preserve"> </w:t>
      </w:r>
      <w:r w:rsidR="005806F1">
        <w:rPr>
          <w:rFonts w:cstheme="minorHAnsi"/>
          <w:color w:val="000000"/>
          <w:sz w:val="24"/>
          <w:szCs w:val="24"/>
        </w:rPr>
        <w:t xml:space="preserve">and </w:t>
      </w:r>
      <w:r w:rsidR="000D2430">
        <w:rPr>
          <w:rFonts w:cstheme="minorHAnsi"/>
          <w:color w:val="000000"/>
          <w:sz w:val="24"/>
          <w:szCs w:val="24"/>
        </w:rPr>
        <w:t>metrical inconsistencies</w:t>
      </w:r>
      <w:r w:rsidR="00E5196E">
        <w:rPr>
          <w:rFonts w:cstheme="minorHAnsi"/>
          <w:color w:val="000000"/>
          <w:sz w:val="24"/>
          <w:szCs w:val="24"/>
        </w:rPr>
        <w:t xml:space="preserve">, </w:t>
      </w:r>
      <w:r w:rsidR="004F15ED">
        <w:rPr>
          <w:rFonts w:cstheme="minorHAnsi"/>
          <w:color w:val="000000"/>
          <w:sz w:val="24"/>
          <w:szCs w:val="24"/>
        </w:rPr>
        <w:t>to which we have no sure medieval answer</w:t>
      </w:r>
      <w:r w:rsidR="00A372F8">
        <w:rPr>
          <w:rFonts w:cstheme="minorHAnsi"/>
          <w:color w:val="000000"/>
          <w:sz w:val="24"/>
          <w:szCs w:val="24"/>
        </w:rPr>
        <w:t>s</w:t>
      </w:r>
      <w:r w:rsidR="0089172A">
        <w:rPr>
          <w:rFonts w:cstheme="minorHAnsi"/>
          <w:color w:val="000000"/>
          <w:sz w:val="24"/>
          <w:szCs w:val="24"/>
        </w:rPr>
        <w:t xml:space="preserve">. </w:t>
      </w:r>
      <w:r w:rsidR="002B27C5">
        <w:rPr>
          <w:rFonts w:cstheme="minorHAnsi"/>
          <w:color w:val="000000"/>
          <w:sz w:val="24"/>
          <w:szCs w:val="24"/>
        </w:rPr>
        <w:t>T</w:t>
      </w:r>
      <w:r w:rsidR="00B078A8">
        <w:rPr>
          <w:rFonts w:cstheme="minorHAnsi"/>
          <w:color w:val="000000"/>
          <w:sz w:val="24"/>
          <w:szCs w:val="24"/>
        </w:rPr>
        <w:t xml:space="preserve">he primacy of binary grouping in Machaut’s </w:t>
      </w:r>
      <w:r w:rsidR="00B078A8" w:rsidRPr="00B94DE6">
        <w:rPr>
          <w:rFonts w:cstheme="minorHAnsi"/>
          <w:i/>
          <w:color w:val="000000"/>
          <w:sz w:val="24"/>
          <w:szCs w:val="24"/>
        </w:rPr>
        <w:t>chansons baladées</w:t>
      </w:r>
      <w:r w:rsidR="004B59ED">
        <w:rPr>
          <w:rFonts w:cstheme="minorHAnsi"/>
          <w:i/>
          <w:color w:val="000000"/>
          <w:sz w:val="24"/>
          <w:szCs w:val="24"/>
        </w:rPr>
        <w:t>,</w:t>
      </w:r>
      <w:r w:rsidR="00B703CD">
        <w:rPr>
          <w:rFonts w:cstheme="minorHAnsi"/>
          <w:color w:val="000000"/>
          <w:sz w:val="24"/>
          <w:szCs w:val="24"/>
        </w:rPr>
        <w:t xml:space="preserve"> </w:t>
      </w:r>
      <w:r w:rsidR="004B59ED">
        <w:rPr>
          <w:rFonts w:cstheme="minorHAnsi"/>
          <w:color w:val="000000"/>
          <w:sz w:val="24"/>
          <w:szCs w:val="24"/>
        </w:rPr>
        <w:t xml:space="preserve">taken as a stylistic norm, </w:t>
      </w:r>
      <w:r w:rsidR="00B078A8">
        <w:rPr>
          <w:rFonts w:cstheme="minorHAnsi"/>
          <w:color w:val="000000"/>
          <w:sz w:val="24"/>
          <w:szCs w:val="24"/>
        </w:rPr>
        <w:t>prompt</w:t>
      </w:r>
      <w:r w:rsidR="004B59ED">
        <w:rPr>
          <w:rFonts w:cstheme="minorHAnsi"/>
          <w:color w:val="000000"/>
          <w:sz w:val="24"/>
          <w:szCs w:val="24"/>
        </w:rPr>
        <w:t>s</w:t>
      </w:r>
      <w:r w:rsidR="00B078A8">
        <w:rPr>
          <w:rFonts w:cstheme="minorHAnsi"/>
          <w:color w:val="000000"/>
          <w:sz w:val="24"/>
          <w:szCs w:val="24"/>
        </w:rPr>
        <w:t xml:space="preserve"> special interpretation of triple grouping</w:t>
      </w:r>
      <w:r w:rsidR="00D44FED">
        <w:rPr>
          <w:rFonts w:cstheme="minorHAnsi"/>
          <w:color w:val="000000"/>
          <w:sz w:val="24"/>
          <w:szCs w:val="24"/>
        </w:rPr>
        <w:t xml:space="preserve">s. </w:t>
      </w:r>
      <w:r w:rsidR="00CD4BAA">
        <w:rPr>
          <w:rFonts w:cstheme="minorHAnsi"/>
          <w:color w:val="000000"/>
          <w:sz w:val="24"/>
          <w:szCs w:val="24"/>
        </w:rPr>
        <w:t>I</w:t>
      </w:r>
      <w:r w:rsidR="00D44FED">
        <w:rPr>
          <w:rFonts w:cstheme="minorHAnsi"/>
          <w:color w:val="000000"/>
          <w:sz w:val="24"/>
          <w:szCs w:val="24"/>
        </w:rPr>
        <w:t xml:space="preserve">n this </w:t>
      </w:r>
      <w:r w:rsidR="00866D2C">
        <w:rPr>
          <w:rFonts w:cstheme="minorHAnsi"/>
          <w:color w:val="000000"/>
          <w:sz w:val="24"/>
          <w:szCs w:val="24"/>
        </w:rPr>
        <w:t xml:space="preserve">study </w:t>
      </w:r>
      <w:r w:rsidR="00D44FED">
        <w:rPr>
          <w:rFonts w:cstheme="minorHAnsi"/>
          <w:color w:val="000000"/>
          <w:sz w:val="24"/>
          <w:szCs w:val="24"/>
        </w:rPr>
        <w:t xml:space="preserve">I </w:t>
      </w:r>
      <w:r w:rsidR="00CD4BAA">
        <w:rPr>
          <w:rFonts w:cstheme="minorHAnsi"/>
          <w:color w:val="000000"/>
          <w:sz w:val="24"/>
          <w:szCs w:val="24"/>
        </w:rPr>
        <w:t>have extended th</w:t>
      </w:r>
      <w:r w:rsidR="005417D2">
        <w:rPr>
          <w:rFonts w:cstheme="minorHAnsi"/>
          <w:color w:val="000000"/>
          <w:sz w:val="24"/>
          <w:szCs w:val="24"/>
        </w:rPr>
        <w:t>is</w:t>
      </w:r>
      <w:r w:rsidR="00CD4BAA">
        <w:rPr>
          <w:rFonts w:cstheme="minorHAnsi"/>
          <w:color w:val="000000"/>
          <w:sz w:val="24"/>
          <w:szCs w:val="24"/>
        </w:rPr>
        <w:t xml:space="preserve"> </w:t>
      </w:r>
      <w:r w:rsidR="00D44FED">
        <w:rPr>
          <w:rFonts w:cstheme="minorHAnsi"/>
          <w:color w:val="000000"/>
          <w:sz w:val="24"/>
          <w:szCs w:val="24"/>
        </w:rPr>
        <w:t xml:space="preserve">simple </w:t>
      </w:r>
      <w:r w:rsidR="00CD4BAA">
        <w:rPr>
          <w:rFonts w:cstheme="minorHAnsi"/>
          <w:color w:val="000000"/>
          <w:sz w:val="24"/>
          <w:szCs w:val="24"/>
        </w:rPr>
        <w:t xml:space="preserve">principle to any change </w:t>
      </w:r>
      <w:r w:rsidR="001D6335">
        <w:rPr>
          <w:rFonts w:cstheme="minorHAnsi"/>
          <w:color w:val="000000"/>
          <w:sz w:val="24"/>
          <w:szCs w:val="24"/>
        </w:rPr>
        <w:t xml:space="preserve">of </w:t>
      </w:r>
      <w:r w:rsidR="00CD4BAA">
        <w:rPr>
          <w:rFonts w:cstheme="minorHAnsi"/>
          <w:color w:val="000000"/>
          <w:sz w:val="24"/>
          <w:szCs w:val="24"/>
        </w:rPr>
        <w:t>entrained grouping pattern</w:t>
      </w:r>
      <w:r w:rsidR="00D44FED">
        <w:rPr>
          <w:rFonts w:cstheme="minorHAnsi"/>
          <w:color w:val="000000"/>
          <w:sz w:val="24"/>
          <w:szCs w:val="24"/>
        </w:rPr>
        <w:t xml:space="preserve"> at any level of metrical grouping. I proposed connections between passages of metrical ambiguity</w:t>
      </w:r>
      <w:r w:rsidR="00A95C31">
        <w:rPr>
          <w:rFonts w:cstheme="minorHAnsi"/>
          <w:color w:val="000000"/>
          <w:sz w:val="24"/>
          <w:szCs w:val="24"/>
        </w:rPr>
        <w:t>, marked off by such change</w:t>
      </w:r>
      <w:r w:rsidR="003B37D4">
        <w:rPr>
          <w:rFonts w:cstheme="minorHAnsi"/>
          <w:color w:val="000000"/>
          <w:sz w:val="24"/>
          <w:szCs w:val="24"/>
        </w:rPr>
        <w:t>s</w:t>
      </w:r>
      <w:r w:rsidR="00A95C31">
        <w:rPr>
          <w:rFonts w:cstheme="minorHAnsi"/>
          <w:color w:val="000000"/>
          <w:sz w:val="24"/>
          <w:szCs w:val="24"/>
        </w:rPr>
        <w:t>,</w:t>
      </w:r>
      <w:r w:rsidR="00D44FED">
        <w:rPr>
          <w:rFonts w:cstheme="minorHAnsi"/>
          <w:color w:val="000000"/>
          <w:sz w:val="24"/>
          <w:szCs w:val="24"/>
        </w:rPr>
        <w:t xml:space="preserve"> and </w:t>
      </w:r>
      <w:r w:rsidR="00242A62">
        <w:rPr>
          <w:rFonts w:cstheme="minorHAnsi"/>
          <w:color w:val="000000"/>
          <w:sz w:val="24"/>
          <w:szCs w:val="24"/>
        </w:rPr>
        <w:t xml:space="preserve">strategic </w:t>
      </w:r>
      <w:r w:rsidR="00D44FED">
        <w:rPr>
          <w:rFonts w:cstheme="minorHAnsi"/>
          <w:color w:val="000000"/>
          <w:sz w:val="24"/>
          <w:szCs w:val="24"/>
        </w:rPr>
        <w:t>tonal articulation</w:t>
      </w:r>
      <w:r w:rsidR="00A95C31">
        <w:rPr>
          <w:rFonts w:cstheme="minorHAnsi"/>
          <w:color w:val="000000"/>
          <w:sz w:val="24"/>
          <w:szCs w:val="24"/>
        </w:rPr>
        <w:t>.</w:t>
      </w:r>
      <w:r w:rsidR="00242A62">
        <w:rPr>
          <w:rFonts w:cstheme="minorHAnsi"/>
          <w:color w:val="000000"/>
          <w:sz w:val="24"/>
          <w:szCs w:val="24"/>
        </w:rPr>
        <w:t xml:space="preserve"> </w:t>
      </w:r>
      <w:r w:rsidR="00D72D23">
        <w:rPr>
          <w:rFonts w:cstheme="minorHAnsi"/>
          <w:color w:val="000000"/>
          <w:sz w:val="24"/>
          <w:szCs w:val="24"/>
        </w:rPr>
        <w:t xml:space="preserve">Both </w:t>
      </w:r>
      <w:r w:rsidR="00A95C31">
        <w:rPr>
          <w:rFonts w:cstheme="minorHAnsi"/>
          <w:color w:val="000000"/>
          <w:sz w:val="24"/>
          <w:szCs w:val="24"/>
        </w:rPr>
        <w:t xml:space="preserve">large-scale </w:t>
      </w:r>
      <w:r w:rsidR="00D44FED">
        <w:rPr>
          <w:rFonts w:cstheme="minorHAnsi"/>
          <w:color w:val="000000"/>
          <w:sz w:val="24"/>
          <w:szCs w:val="24"/>
        </w:rPr>
        <w:t xml:space="preserve">formal </w:t>
      </w:r>
      <w:r w:rsidR="00D72D23">
        <w:rPr>
          <w:rFonts w:cstheme="minorHAnsi"/>
          <w:color w:val="000000"/>
          <w:sz w:val="24"/>
          <w:szCs w:val="24"/>
        </w:rPr>
        <w:t xml:space="preserve">repetition </w:t>
      </w:r>
      <w:r w:rsidR="00D44FED">
        <w:rPr>
          <w:rFonts w:cstheme="minorHAnsi"/>
          <w:color w:val="000000"/>
          <w:sz w:val="24"/>
          <w:szCs w:val="24"/>
        </w:rPr>
        <w:t xml:space="preserve">and </w:t>
      </w:r>
      <w:r w:rsidR="00A95C31">
        <w:rPr>
          <w:rFonts w:cstheme="minorHAnsi"/>
          <w:color w:val="000000"/>
          <w:sz w:val="24"/>
          <w:szCs w:val="24"/>
        </w:rPr>
        <w:t xml:space="preserve">small-scale </w:t>
      </w:r>
      <w:r w:rsidR="00D44FED">
        <w:rPr>
          <w:rFonts w:cstheme="minorHAnsi"/>
          <w:color w:val="000000"/>
          <w:sz w:val="24"/>
          <w:szCs w:val="24"/>
        </w:rPr>
        <w:t xml:space="preserve">motivic </w:t>
      </w:r>
      <w:r w:rsidR="00D72D23">
        <w:rPr>
          <w:rFonts w:cstheme="minorHAnsi"/>
          <w:color w:val="000000"/>
          <w:sz w:val="24"/>
          <w:szCs w:val="24"/>
        </w:rPr>
        <w:t xml:space="preserve">restatement </w:t>
      </w:r>
      <w:r w:rsidR="00C84334">
        <w:rPr>
          <w:rFonts w:cstheme="minorHAnsi"/>
          <w:color w:val="000000"/>
          <w:sz w:val="24"/>
          <w:szCs w:val="24"/>
        </w:rPr>
        <w:t xml:space="preserve">involve </w:t>
      </w:r>
      <w:r w:rsidR="00D0794F">
        <w:rPr>
          <w:rFonts w:cstheme="minorHAnsi"/>
          <w:color w:val="000000"/>
          <w:sz w:val="24"/>
          <w:szCs w:val="24"/>
        </w:rPr>
        <w:t xml:space="preserve">a similar off-kilter status </w:t>
      </w:r>
      <w:r w:rsidR="00831F41">
        <w:rPr>
          <w:rFonts w:cstheme="minorHAnsi"/>
          <w:color w:val="000000"/>
          <w:sz w:val="24"/>
          <w:szCs w:val="24"/>
        </w:rPr>
        <w:t xml:space="preserve">when </w:t>
      </w:r>
      <w:r w:rsidR="006A42FC">
        <w:rPr>
          <w:rFonts w:cstheme="minorHAnsi"/>
          <w:color w:val="000000"/>
          <w:sz w:val="24"/>
          <w:szCs w:val="24"/>
        </w:rPr>
        <w:t xml:space="preserve">set </w:t>
      </w:r>
      <w:r w:rsidR="00D44FED">
        <w:rPr>
          <w:rFonts w:cstheme="minorHAnsi"/>
          <w:color w:val="000000"/>
          <w:sz w:val="24"/>
          <w:szCs w:val="24"/>
        </w:rPr>
        <w:t xml:space="preserve">in </w:t>
      </w:r>
      <w:r w:rsidR="006A42FC">
        <w:rPr>
          <w:rFonts w:cstheme="minorHAnsi"/>
          <w:color w:val="000000"/>
          <w:sz w:val="24"/>
          <w:szCs w:val="24"/>
        </w:rPr>
        <w:t xml:space="preserve">opposing </w:t>
      </w:r>
      <w:r w:rsidR="00D44FED">
        <w:rPr>
          <w:rFonts w:cstheme="minorHAnsi"/>
          <w:color w:val="000000"/>
          <w:sz w:val="24"/>
          <w:szCs w:val="24"/>
        </w:rPr>
        <w:t>metric positions</w:t>
      </w:r>
      <w:r w:rsidR="00A95C31">
        <w:rPr>
          <w:rFonts w:cstheme="minorHAnsi"/>
          <w:color w:val="000000"/>
          <w:sz w:val="24"/>
          <w:szCs w:val="24"/>
        </w:rPr>
        <w:t xml:space="preserve"> as a given </w:t>
      </w:r>
      <w:r w:rsidR="00E409BF">
        <w:rPr>
          <w:rFonts w:cstheme="minorHAnsi"/>
          <w:color w:val="000000"/>
          <w:sz w:val="24"/>
          <w:szCs w:val="24"/>
        </w:rPr>
        <w:t xml:space="preserve">song </w:t>
      </w:r>
      <w:r w:rsidR="00A95C31">
        <w:rPr>
          <w:rFonts w:cstheme="minorHAnsi"/>
          <w:color w:val="000000"/>
          <w:sz w:val="24"/>
          <w:szCs w:val="24"/>
        </w:rPr>
        <w:t>unfolds</w:t>
      </w:r>
      <w:r w:rsidR="00B078A8">
        <w:rPr>
          <w:rFonts w:cstheme="minorHAnsi"/>
          <w:color w:val="000000"/>
          <w:sz w:val="24"/>
          <w:szCs w:val="24"/>
        </w:rPr>
        <w:t xml:space="preserve">. </w:t>
      </w:r>
      <w:r w:rsidR="00C24B13">
        <w:rPr>
          <w:rFonts w:cstheme="minorHAnsi"/>
          <w:color w:val="000000"/>
          <w:sz w:val="24"/>
          <w:szCs w:val="24"/>
        </w:rPr>
        <w:t>Th</w:t>
      </w:r>
      <w:r w:rsidR="008A7431">
        <w:rPr>
          <w:rFonts w:cstheme="minorHAnsi"/>
          <w:color w:val="000000"/>
          <w:sz w:val="24"/>
          <w:szCs w:val="24"/>
        </w:rPr>
        <w:t xml:space="preserve">e subtle </w:t>
      </w:r>
      <w:r w:rsidR="00C24B13">
        <w:rPr>
          <w:rFonts w:cstheme="minorHAnsi"/>
          <w:color w:val="000000"/>
          <w:sz w:val="24"/>
          <w:szCs w:val="24"/>
        </w:rPr>
        <w:t xml:space="preserve">complexity </w:t>
      </w:r>
      <w:r w:rsidR="008A7431">
        <w:rPr>
          <w:rFonts w:cstheme="minorHAnsi"/>
          <w:color w:val="000000"/>
          <w:sz w:val="24"/>
          <w:szCs w:val="24"/>
        </w:rPr>
        <w:t xml:space="preserve">of these issues </w:t>
      </w:r>
      <w:r w:rsidR="00DC150C">
        <w:rPr>
          <w:rFonts w:cstheme="minorHAnsi"/>
          <w:color w:val="000000"/>
          <w:sz w:val="24"/>
          <w:szCs w:val="24"/>
        </w:rPr>
        <w:t xml:space="preserve">and </w:t>
      </w:r>
      <w:r w:rsidR="00D964C6">
        <w:rPr>
          <w:rFonts w:cstheme="minorHAnsi"/>
          <w:color w:val="000000"/>
          <w:sz w:val="24"/>
          <w:szCs w:val="24"/>
        </w:rPr>
        <w:t xml:space="preserve">the </w:t>
      </w:r>
      <w:r w:rsidR="009E1B83">
        <w:rPr>
          <w:rFonts w:cstheme="minorHAnsi"/>
          <w:color w:val="000000"/>
          <w:sz w:val="24"/>
          <w:szCs w:val="24"/>
        </w:rPr>
        <w:t xml:space="preserve">occasional </w:t>
      </w:r>
      <w:r w:rsidR="008A7431">
        <w:rPr>
          <w:rFonts w:cstheme="minorHAnsi"/>
          <w:color w:val="000000"/>
          <w:sz w:val="24"/>
          <w:szCs w:val="24"/>
        </w:rPr>
        <w:t xml:space="preserve">presence of </w:t>
      </w:r>
      <w:r w:rsidR="00D964C6">
        <w:rPr>
          <w:rFonts w:cstheme="minorHAnsi"/>
          <w:color w:val="000000"/>
          <w:sz w:val="24"/>
          <w:szCs w:val="24"/>
        </w:rPr>
        <w:t>polyphonic</w:t>
      </w:r>
      <w:r w:rsidR="00DC150C">
        <w:rPr>
          <w:rFonts w:cstheme="minorHAnsi"/>
          <w:color w:val="000000"/>
          <w:sz w:val="24"/>
          <w:szCs w:val="24"/>
        </w:rPr>
        <w:t xml:space="preserve"> </w:t>
      </w:r>
      <w:r w:rsidR="00D964C6">
        <w:rPr>
          <w:rFonts w:cstheme="minorHAnsi"/>
          <w:color w:val="000000"/>
          <w:sz w:val="24"/>
          <w:szCs w:val="24"/>
        </w:rPr>
        <w:t xml:space="preserve">accompaniment </w:t>
      </w:r>
      <w:r w:rsidR="008A7431">
        <w:rPr>
          <w:rFonts w:cstheme="minorHAnsi"/>
          <w:color w:val="000000"/>
          <w:sz w:val="24"/>
          <w:szCs w:val="24"/>
        </w:rPr>
        <w:t xml:space="preserve">in </w:t>
      </w:r>
      <w:r w:rsidR="009E1B83">
        <w:rPr>
          <w:rFonts w:cstheme="minorHAnsi"/>
          <w:color w:val="000000"/>
          <w:sz w:val="24"/>
          <w:szCs w:val="24"/>
        </w:rPr>
        <w:t xml:space="preserve">the corpus </w:t>
      </w:r>
      <w:r w:rsidR="00C24B13">
        <w:rPr>
          <w:rFonts w:cstheme="minorHAnsi"/>
          <w:color w:val="000000"/>
          <w:sz w:val="24"/>
          <w:szCs w:val="24"/>
        </w:rPr>
        <w:t xml:space="preserve">likely </w:t>
      </w:r>
      <w:r w:rsidR="002D6C71">
        <w:rPr>
          <w:rFonts w:cstheme="minorHAnsi"/>
          <w:color w:val="000000"/>
          <w:sz w:val="24"/>
          <w:szCs w:val="24"/>
        </w:rPr>
        <w:t xml:space="preserve">testify to </w:t>
      </w:r>
      <w:r w:rsidR="00C767AF">
        <w:rPr>
          <w:rFonts w:cstheme="minorHAnsi"/>
          <w:color w:val="000000"/>
          <w:sz w:val="24"/>
          <w:szCs w:val="24"/>
        </w:rPr>
        <w:t xml:space="preserve">a </w:t>
      </w:r>
      <w:r w:rsidR="009302C4">
        <w:rPr>
          <w:rFonts w:cstheme="minorHAnsi"/>
          <w:color w:val="000000"/>
          <w:sz w:val="24"/>
          <w:szCs w:val="24"/>
        </w:rPr>
        <w:t xml:space="preserve">shift from physical to virtual embodiment </w:t>
      </w:r>
      <w:r w:rsidR="0026418E">
        <w:rPr>
          <w:rFonts w:cstheme="minorHAnsi"/>
          <w:color w:val="000000"/>
          <w:sz w:val="24"/>
          <w:szCs w:val="24"/>
        </w:rPr>
        <w:t>of dance</w:t>
      </w:r>
      <w:r w:rsidR="00D964C6">
        <w:rPr>
          <w:rFonts w:cstheme="minorHAnsi"/>
          <w:color w:val="000000"/>
          <w:sz w:val="24"/>
          <w:szCs w:val="24"/>
        </w:rPr>
        <w:t xml:space="preserve"> in </w:t>
      </w:r>
      <w:r w:rsidR="009E1B83">
        <w:rPr>
          <w:rFonts w:cstheme="minorHAnsi"/>
          <w:color w:val="000000"/>
          <w:sz w:val="24"/>
          <w:szCs w:val="24"/>
        </w:rPr>
        <w:t xml:space="preserve">the </w:t>
      </w:r>
      <w:r w:rsidR="009E1B83">
        <w:rPr>
          <w:rFonts w:cstheme="minorHAnsi"/>
          <w:i/>
          <w:iCs/>
          <w:color w:val="000000"/>
          <w:sz w:val="24"/>
          <w:szCs w:val="24"/>
        </w:rPr>
        <w:t>chansons baladées</w:t>
      </w:r>
      <w:r w:rsidR="00A36812">
        <w:rPr>
          <w:rFonts w:cstheme="minorHAnsi"/>
          <w:color w:val="000000"/>
          <w:sz w:val="24"/>
          <w:szCs w:val="24"/>
        </w:rPr>
        <w:t xml:space="preserve">. </w:t>
      </w:r>
      <w:r w:rsidR="00171EC1">
        <w:rPr>
          <w:rFonts w:cstheme="minorHAnsi"/>
          <w:color w:val="000000"/>
          <w:sz w:val="24"/>
          <w:szCs w:val="24"/>
        </w:rPr>
        <w:t>W</w:t>
      </w:r>
      <w:r w:rsidR="00A36812">
        <w:rPr>
          <w:rFonts w:cstheme="minorHAnsi"/>
          <w:color w:val="000000"/>
          <w:sz w:val="24"/>
          <w:szCs w:val="24"/>
        </w:rPr>
        <w:t xml:space="preserve">hile </w:t>
      </w:r>
      <w:r w:rsidR="00DB267E">
        <w:rPr>
          <w:rFonts w:cstheme="minorHAnsi"/>
          <w:color w:val="000000"/>
          <w:sz w:val="24"/>
          <w:szCs w:val="24"/>
        </w:rPr>
        <w:t xml:space="preserve">enlarging </w:t>
      </w:r>
      <w:r w:rsidR="00A36812">
        <w:rPr>
          <w:rFonts w:cstheme="minorHAnsi"/>
          <w:color w:val="000000"/>
          <w:sz w:val="24"/>
          <w:szCs w:val="24"/>
        </w:rPr>
        <w:t xml:space="preserve">the possibilities </w:t>
      </w:r>
      <w:r w:rsidR="00DD7FB8">
        <w:rPr>
          <w:rFonts w:cstheme="minorHAnsi"/>
          <w:color w:val="000000"/>
          <w:sz w:val="24"/>
          <w:szCs w:val="24"/>
        </w:rPr>
        <w:t xml:space="preserve">for </w:t>
      </w:r>
      <w:r w:rsidR="00A36812">
        <w:rPr>
          <w:rFonts w:cstheme="minorHAnsi"/>
          <w:color w:val="000000"/>
          <w:sz w:val="24"/>
          <w:szCs w:val="24"/>
        </w:rPr>
        <w:t xml:space="preserve">the </w:t>
      </w:r>
      <w:r w:rsidR="00673C0B">
        <w:rPr>
          <w:rFonts w:cstheme="minorHAnsi"/>
          <w:color w:val="000000"/>
          <w:sz w:val="24"/>
          <w:szCs w:val="24"/>
        </w:rPr>
        <w:t xml:space="preserve">danced song </w:t>
      </w:r>
      <w:r w:rsidR="000A7180">
        <w:rPr>
          <w:rFonts w:cstheme="minorHAnsi"/>
          <w:color w:val="000000"/>
          <w:sz w:val="24"/>
          <w:szCs w:val="24"/>
        </w:rPr>
        <w:t xml:space="preserve">as a </w:t>
      </w:r>
      <w:r w:rsidR="00DB267E">
        <w:rPr>
          <w:rFonts w:cstheme="minorHAnsi"/>
          <w:color w:val="000000"/>
          <w:sz w:val="24"/>
          <w:szCs w:val="24"/>
        </w:rPr>
        <w:t>genre</w:t>
      </w:r>
      <w:r w:rsidR="00673C0B">
        <w:rPr>
          <w:rFonts w:cstheme="minorHAnsi"/>
          <w:color w:val="000000"/>
          <w:sz w:val="24"/>
          <w:szCs w:val="24"/>
        </w:rPr>
        <w:t>,</w:t>
      </w:r>
      <w:r w:rsidR="00DB267E">
        <w:rPr>
          <w:rFonts w:cstheme="minorHAnsi"/>
          <w:color w:val="000000"/>
          <w:sz w:val="24"/>
          <w:szCs w:val="24"/>
        </w:rPr>
        <w:t xml:space="preserve"> </w:t>
      </w:r>
      <w:r w:rsidR="002306C5">
        <w:rPr>
          <w:rFonts w:cstheme="minorHAnsi"/>
          <w:color w:val="000000"/>
          <w:sz w:val="24"/>
          <w:szCs w:val="24"/>
        </w:rPr>
        <w:t>Machaut</w:t>
      </w:r>
      <w:r w:rsidR="00A36812">
        <w:rPr>
          <w:rFonts w:cstheme="minorHAnsi"/>
          <w:color w:val="000000"/>
          <w:sz w:val="24"/>
          <w:szCs w:val="24"/>
        </w:rPr>
        <w:t xml:space="preserve"> clung to </w:t>
      </w:r>
      <w:r w:rsidR="00D40617">
        <w:rPr>
          <w:rFonts w:cstheme="minorHAnsi"/>
          <w:color w:val="000000"/>
          <w:sz w:val="24"/>
          <w:szCs w:val="24"/>
        </w:rPr>
        <w:t xml:space="preserve">a </w:t>
      </w:r>
      <w:r w:rsidR="00A36812">
        <w:rPr>
          <w:rFonts w:cstheme="minorHAnsi"/>
          <w:color w:val="000000"/>
          <w:sz w:val="24"/>
          <w:szCs w:val="24"/>
        </w:rPr>
        <w:t xml:space="preserve">nomenclature that </w:t>
      </w:r>
      <w:r w:rsidR="00D40617">
        <w:rPr>
          <w:rFonts w:cstheme="minorHAnsi"/>
          <w:color w:val="000000"/>
          <w:sz w:val="24"/>
          <w:szCs w:val="24"/>
        </w:rPr>
        <w:t xml:space="preserve">foregrounded </w:t>
      </w:r>
      <w:r w:rsidR="00A36812">
        <w:rPr>
          <w:rFonts w:cstheme="minorHAnsi"/>
          <w:color w:val="000000"/>
          <w:sz w:val="24"/>
          <w:szCs w:val="24"/>
        </w:rPr>
        <w:t xml:space="preserve">dance for performers and </w:t>
      </w:r>
      <w:r w:rsidR="00DD7FB8">
        <w:rPr>
          <w:rFonts w:cstheme="minorHAnsi"/>
          <w:color w:val="000000"/>
          <w:sz w:val="24"/>
          <w:szCs w:val="24"/>
        </w:rPr>
        <w:t xml:space="preserve">listeners </w:t>
      </w:r>
      <w:r w:rsidR="00171EC1">
        <w:rPr>
          <w:rFonts w:cstheme="minorHAnsi"/>
          <w:color w:val="000000"/>
          <w:sz w:val="24"/>
          <w:szCs w:val="24"/>
        </w:rPr>
        <w:t>of his era</w:t>
      </w:r>
      <w:r w:rsidR="001B36F9">
        <w:rPr>
          <w:rFonts w:cstheme="minorHAnsi"/>
          <w:color w:val="000000"/>
          <w:sz w:val="24"/>
          <w:szCs w:val="24"/>
        </w:rPr>
        <w:t xml:space="preserve"> and </w:t>
      </w:r>
      <w:r w:rsidR="00DB267E">
        <w:rPr>
          <w:rFonts w:cstheme="minorHAnsi"/>
          <w:color w:val="000000"/>
          <w:sz w:val="24"/>
          <w:szCs w:val="24"/>
        </w:rPr>
        <w:t xml:space="preserve">for </w:t>
      </w:r>
      <w:r w:rsidR="00A36812">
        <w:rPr>
          <w:rFonts w:cstheme="minorHAnsi"/>
          <w:color w:val="000000"/>
          <w:sz w:val="24"/>
          <w:szCs w:val="24"/>
        </w:rPr>
        <w:t>scholars today</w:t>
      </w:r>
      <w:r w:rsidR="00B078A8">
        <w:rPr>
          <w:rFonts w:cstheme="minorHAnsi"/>
          <w:color w:val="000000"/>
          <w:sz w:val="24"/>
          <w:szCs w:val="24"/>
        </w:rPr>
        <w:t xml:space="preserve">. Further research on the interconnections </w:t>
      </w:r>
      <w:r w:rsidR="003A5BF5">
        <w:rPr>
          <w:rFonts w:cstheme="minorHAnsi"/>
          <w:color w:val="000000"/>
          <w:sz w:val="24"/>
          <w:szCs w:val="24"/>
        </w:rPr>
        <w:t xml:space="preserve">among </w:t>
      </w:r>
      <w:r w:rsidR="00B078A8">
        <w:rPr>
          <w:rFonts w:cstheme="minorHAnsi"/>
          <w:color w:val="000000"/>
          <w:sz w:val="24"/>
          <w:szCs w:val="24"/>
        </w:rPr>
        <w:t>dance</w:t>
      </w:r>
      <w:r w:rsidR="000A0C1C">
        <w:rPr>
          <w:rFonts w:cstheme="minorHAnsi"/>
          <w:color w:val="000000"/>
          <w:sz w:val="24"/>
          <w:szCs w:val="24"/>
        </w:rPr>
        <w:t>, music,</w:t>
      </w:r>
      <w:r w:rsidR="00B078A8">
        <w:rPr>
          <w:rFonts w:cstheme="minorHAnsi"/>
          <w:color w:val="000000"/>
          <w:sz w:val="24"/>
          <w:szCs w:val="24"/>
        </w:rPr>
        <w:t xml:space="preserve"> and medieval meter </w:t>
      </w:r>
      <w:r w:rsidR="00CC4243">
        <w:rPr>
          <w:rFonts w:cstheme="minorHAnsi"/>
          <w:color w:val="000000"/>
          <w:sz w:val="24"/>
          <w:szCs w:val="24"/>
        </w:rPr>
        <w:t xml:space="preserve">can guide </w:t>
      </w:r>
      <w:r w:rsidR="00CB7D79">
        <w:rPr>
          <w:rFonts w:cstheme="minorHAnsi"/>
          <w:color w:val="000000"/>
          <w:sz w:val="24"/>
          <w:szCs w:val="24"/>
        </w:rPr>
        <w:t xml:space="preserve">vital </w:t>
      </w:r>
      <w:r w:rsidR="00CC4243">
        <w:rPr>
          <w:rFonts w:cstheme="minorHAnsi"/>
          <w:color w:val="000000"/>
          <w:sz w:val="24"/>
          <w:szCs w:val="24"/>
        </w:rPr>
        <w:t>interpretation</w:t>
      </w:r>
      <w:r w:rsidR="00B078A8">
        <w:rPr>
          <w:rFonts w:cstheme="minorHAnsi"/>
          <w:color w:val="000000"/>
          <w:sz w:val="24"/>
          <w:szCs w:val="24"/>
        </w:rPr>
        <w:t xml:space="preserve"> of these works </w:t>
      </w:r>
      <w:r w:rsidR="00CC4243">
        <w:rPr>
          <w:rFonts w:cstheme="minorHAnsi"/>
          <w:color w:val="000000"/>
          <w:sz w:val="24"/>
          <w:szCs w:val="24"/>
        </w:rPr>
        <w:t xml:space="preserve">in </w:t>
      </w:r>
      <w:r w:rsidR="004258DA">
        <w:rPr>
          <w:rFonts w:cstheme="minorHAnsi"/>
          <w:color w:val="000000"/>
          <w:sz w:val="24"/>
          <w:szCs w:val="24"/>
        </w:rPr>
        <w:t>our own</w:t>
      </w:r>
      <w:r w:rsidR="00A0638B">
        <w:rPr>
          <w:rFonts w:cstheme="minorHAnsi"/>
          <w:color w:val="000000"/>
          <w:sz w:val="24"/>
          <w:szCs w:val="24"/>
        </w:rPr>
        <w:t xml:space="preserve"> time</w:t>
      </w:r>
      <w:r w:rsidR="00330C3D">
        <w:rPr>
          <w:rFonts w:cstheme="minorHAnsi"/>
          <w:color w:val="000000"/>
          <w:sz w:val="24"/>
          <w:szCs w:val="24"/>
        </w:rPr>
        <w:t>.</w:t>
      </w:r>
    </w:p>
    <w:p w14:paraId="428027B2" w14:textId="77777777" w:rsidR="00AE3332" w:rsidRDefault="00AE3332" w:rsidP="00A542DF">
      <w:pPr>
        <w:spacing w:line="480" w:lineRule="auto"/>
        <w:rPr>
          <w:rFonts w:cstheme="minorHAnsi"/>
          <w:color w:val="000000"/>
          <w:sz w:val="24"/>
          <w:szCs w:val="24"/>
        </w:rPr>
      </w:pPr>
    </w:p>
    <w:p w14:paraId="17945F4B" w14:textId="00FAF097" w:rsidR="006F6302" w:rsidRDefault="006F6302" w:rsidP="006F6302">
      <w:pPr>
        <w:pStyle w:val="Heading1"/>
      </w:pPr>
      <w:r>
        <w:t>Bibliography</w:t>
      </w:r>
    </w:p>
    <w:p w14:paraId="252F9F5C" w14:textId="08B49E85" w:rsidR="00C92783" w:rsidRDefault="00F40555" w:rsidP="006F6302">
      <w:pPr>
        <w:pStyle w:val="Heading2"/>
      </w:pPr>
      <w:r>
        <w:t>MANUSCRIPTS</w:t>
      </w:r>
    </w:p>
    <w:p w14:paraId="73A9B58C" w14:textId="69F6D633"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rPr>
        <w:t xml:space="preserve">A: </w:t>
      </w:r>
      <w:r w:rsidRPr="00EA4E95">
        <w:rPr>
          <w:rFonts w:cstheme="minorHAnsi"/>
          <w:sz w:val="24"/>
          <w:szCs w:val="24"/>
          <w:shd w:val="clear" w:color="auto" w:fill="FFFFFF"/>
        </w:rPr>
        <w:t xml:space="preserve">Paris, Bibliothèque </w:t>
      </w:r>
      <w:r w:rsidR="004D51E5">
        <w:rPr>
          <w:rFonts w:cstheme="minorHAnsi"/>
          <w:sz w:val="24"/>
          <w:szCs w:val="24"/>
          <w:shd w:val="clear" w:color="auto" w:fill="FFFFFF"/>
        </w:rPr>
        <w:t>n</w:t>
      </w:r>
      <w:r w:rsidRPr="00EA4E95">
        <w:rPr>
          <w:rFonts w:cstheme="minorHAnsi"/>
          <w:sz w:val="24"/>
          <w:szCs w:val="24"/>
          <w:shd w:val="clear" w:color="auto" w:fill="FFFFFF"/>
        </w:rPr>
        <w:t>ationale de France, fonds français 1584</w:t>
      </w:r>
      <w:r w:rsidR="000635BB">
        <w:rPr>
          <w:rFonts w:cstheme="minorHAnsi"/>
          <w:sz w:val="24"/>
          <w:szCs w:val="24"/>
          <w:shd w:val="clear" w:color="auto" w:fill="FFFFFF"/>
        </w:rPr>
        <w:t>.</w:t>
      </w:r>
    </w:p>
    <w:p w14:paraId="50A6B907" w14:textId="1DB2598D"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shd w:val="clear" w:color="auto" w:fill="FFFFFF"/>
        </w:rPr>
        <w:t xml:space="preserve">B: Paris, Bibliothèque </w:t>
      </w:r>
      <w:r w:rsidR="004D51E5">
        <w:rPr>
          <w:rFonts w:cstheme="minorHAnsi"/>
          <w:sz w:val="24"/>
          <w:szCs w:val="24"/>
          <w:shd w:val="clear" w:color="auto" w:fill="FFFFFF"/>
        </w:rPr>
        <w:t>n</w:t>
      </w:r>
      <w:r w:rsidRPr="00EA4E95">
        <w:rPr>
          <w:rFonts w:cstheme="minorHAnsi"/>
          <w:sz w:val="24"/>
          <w:szCs w:val="24"/>
          <w:shd w:val="clear" w:color="auto" w:fill="FFFFFF"/>
        </w:rPr>
        <w:t>ationale de France, fonds français 1585</w:t>
      </w:r>
      <w:r w:rsidR="000635BB">
        <w:rPr>
          <w:rFonts w:cstheme="minorHAnsi"/>
          <w:sz w:val="24"/>
          <w:szCs w:val="24"/>
          <w:shd w:val="clear" w:color="auto" w:fill="FFFFFF"/>
        </w:rPr>
        <w:t>.</w:t>
      </w:r>
    </w:p>
    <w:p w14:paraId="271518D6" w14:textId="6058C1AE"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shd w:val="clear" w:color="auto" w:fill="FFFFFF"/>
        </w:rPr>
        <w:t xml:space="preserve">C: Paris, Bibliothèque </w:t>
      </w:r>
      <w:r w:rsidR="004D51E5">
        <w:rPr>
          <w:rFonts w:cstheme="minorHAnsi"/>
          <w:sz w:val="24"/>
          <w:szCs w:val="24"/>
          <w:shd w:val="clear" w:color="auto" w:fill="FFFFFF"/>
        </w:rPr>
        <w:t>n</w:t>
      </w:r>
      <w:r w:rsidRPr="00EA4E95">
        <w:rPr>
          <w:rFonts w:cstheme="minorHAnsi"/>
          <w:sz w:val="24"/>
          <w:szCs w:val="24"/>
          <w:shd w:val="clear" w:color="auto" w:fill="FFFFFF"/>
        </w:rPr>
        <w:t>ationale de France, fonds français 1586</w:t>
      </w:r>
      <w:r w:rsidR="000635BB">
        <w:rPr>
          <w:rFonts w:cstheme="minorHAnsi"/>
          <w:sz w:val="24"/>
          <w:szCs w:val="24"/>
          <w:shd w:val="clear" w:color="auto" w:fill="FFFFFF"/>
        </w:rPr>
        <w:t>.</w:t>
      </w:r>
    </w:p>
    <w:p w14:paraId="6F6694AB" w14:textId="6C7050AA"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rPr>
        <w:t xml:space="preserve">E: </w:t>
      </w:r>
      <w:r w:rsidRPr="00EA4E95">
        <w:rPr>
          <w:rFonts w:cstheme="minorHAnsi"/>
          <w:sz w:val="24"/>
          <w:szCs w:val="24"/>
          <w:shd w:val="clear" w:color="auto" w:fill="FFFFFF"/>
        </w:rPr>
        <w:t xml:space="preserve">Paris, Bibliothèque </w:t>
      </w:r>
      <w:r w:rsidR="004D51E5">
        <w:rPr>
          <w:rFonts w:cstheme="minorHAnsi"/>
          <w:sz w:val="24"/>
          <w:szCs w:val="24"/>
          <w:shd w:val="clear" w:color="auto" w:fill="FFFFFF"/>
        </w:rPr>
        <w:t>n</w:t>
      </w:r>
      <w:r w:rsidRPr="00EA4E95">
        <w:rPr>
          <w:rFonts w:cstheme="minorHAnsi"/>
          <w:sz w:val="24"/>
          <w:szCs w:val="24"/>
          <w:shd w:val="clear" w:color="auto" w:fill="FFFFFF"/>
        </w:rPr>
        <w:t>ationale de France, fonds français 9221</w:t>
      </w:r>
      <w:r w:rsidR="000635BB">
        <w:rPr>
          <w:rFonts w:cstheme="minorHAnsi"/>
          <w:sz w:val="24"/>
          <w:szCs w:val="24"/>
          <w:shd w:val="clear" w:color="auto" w:fill="FFFFFF"/>
        </w:rPr>
        <w:t>.</w:t>
      </w:r>
    </w:p>
    <w:p w14:paraId="4D625689" w14:textId="4FE2F2BE"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rPr>
        <w:lastRenderedPageBreak/>
        <w:t>F</w:t>
      </w:r>
      <w:r w:rsidR="00D24CA6">
        <w:rPr>
          <w:rFonts w:cstheme="minorHAnsi"/>
          <w:sz w:val="24"/>
          <w:szCs w:val="24"/>
        </w:rPr>
        <w:t>–</w:t>
      </w:r>
      <w:r>
        <w:rPr>
          <w:rFonts w:cstheme="minorHAnsi"/>
          <w:sz w:val="24"/>
          <w:szCs w:val="24"/>
        </w:rPr>
        <w:t>G</w:t>
      </w:r>
      <w:r w:rsidRPr="00EA4E95">
        <w:rPr>
          <w:rFonts w:cstheme="minorHAnsi"/>
          <w:sz w:val="24"/>
          <w:szCs w:val="24"/>
        </w:rPr>
        <w:t xml:space="preserve">: </w:t>
      </w:r>
      <w:r w:rsidRPr="00EA4E95">
        <w:rPr>
          <w:rFonts w:cstheme="minorHAnsi"/>
          <w:sz w:val="24"/>
          <w:szCs w:val="24"/>
          <w:shd w:val="clear" w:color="auto" w:fill="FFFFFF"/>
        </w:rPr>
        <w:t xml:space="preserve">Paris, Bibliothèque </w:t>
      </w:r>
      <w:r w:rsidR="004D51E5">
        <w:rPr>
          <w:rFonts w:cstheme="minorHAnsi"/>
          <w:sz w:val="24"/>
          <w:szCs w:val="24"/>
          <w:shd w:val="clear" w:color="auto" w:fill="FFFFFF"/>
        </w:rPr>
        <w:t>n</w:t>
      </w:r>
      <w:r w:rsidRPr="00EA4E95">
        <w:rPr>
          <w:rFonts w:cstheme="minorHAnsi"/>
          <w:sz w:val="24"/>
          <w:szCs w:val="24"/>
          <w:shd w:val="clear" w:color="auto" w:fill="FFFFFF"/>
        </w:rPr>
        <w:t>ationale de France, fonds français 22545</w:t>
      </w:r>
      <w:r w:rsidR="00D24CA6">
        <w:rPr>
          <w:rFonts w:cstheme="minorHAnsi"/>
          <w:sz w:val="24"/>
          <w:szCs w:val="24"/>
          <w:shd w:val="clear" w:color="auto" w:fill="FFFFFF"/>
        </w:rPr>
        <w:t>–</w:t>
      </w:r>
      <w:r w:rsidR="00BC0F5C">
        <w:rPr>
          <w:rFonts w:cstheme="minorHAnsi"/>
          <w:sz w:val="24"/>
          <w:szCs w:val="24"/>
          <w:shd w:val="clear" w:color="auto" w:fill="FFFFFF"/>
        </w:rPr>
        <w:t>4</w:t>
      </w:r>
      <w:r>
        <w:rPr>
          <w:rFonts w:cstheme="minorHAnsi"/>
          <w:sz w:val="24"/>
          <w:szCs w:val="24"/>
          <w:shd w:val="clear" w:color="auto" w:fill="FFFFFF"/>
        </w:rPr>
        <w:t>6</w:t>
      </w:r>
      <w:r w:rsidR="000635BB">
        <w:rPr>
          <w:rFonts w:cstheme="minorHAnsi"/>
          <w:sz w:val="24"/>
          <w:szCs w:val="24"/>
          <w:shd w:val="clear" w:color="auto" w:fill="FFFFFF"/>
        </w:rPr>
        <w:t>.</w:t>
      </w:r>
    </w:p>
    <w:p w14:paraId="509EADB2" w14:textId="61B73EEF" w:rsidR="00A727D3" w:rsidRPr="00EA4E95" w:rsidRDefault="00A727D3" w:rsidP="00A727D3">
      <w:pPr>
        <w:spacing w:line="480" w:lineRule="auto"/>
        <w:rPr>
          <w:rFonts w:cstheme="minorHAnsi"/>
          <w:sz w:val="24"/>
          <w:szCs w:val="24"/>
        </w:rPr>
      </w:pPr>
      <w:r w:rsidRPr="00EA4E95">
        <w:rPr>
          <w:rFonts w:cstheme="minorHAnsi"/>
          <w:sz w:val="24"/>
          <w:szCs w:val="24"/>
        </w:rPr>
        <w:t xml:space="preserve">Vg: </w:t>
      </w:r>
      <w:r>
        <w:rPr>
          <w:rFonts w:cstheme="minorHAnsi"/>
          <w:sz w:val="24"/>
          <w:szCs w:val="24"/>
        </w:rPr>
        <w:t>F</w:t>
      </w:r>
      <w:r w:rsidRPr="00EA4E95">
        <w:rPr>
          <w:rFonts w:cstheme="minorHAnsi"/>
          <w:sz w:val="24"/>
          <w:szCs w:val="24"/>
        </w:rPr>
        <w:t>errell</w:t>
      </w:r>
      <w:r>
        <w:rPr>
          <w:rFonts w:cstheme="minorHAnsi"/>
          <w:sz w:val="24"/>
          <w:szCs w:val="24"/>
        </w:rPr>
        <w:t>-</w:t>
      </w:r>
      <w:r w:rsidRPr="00EA4E95">
        <w:rPr>
          <w:rFonts w:cstheme="minorHAnsi"/>
          <w:sz w:val="24"/>
          <w:szCs w:val="24"/>
        </w:rPr>
        <w:t>Vogüé</w:t>
      </w:r>
      <w:r>
        <w:rPr>
          <w:rFonts w:cstheme="minorHAnsi"/>
          <w:sz w:val="24"/>
          <w:szCs w:val="24"/>
        </w:rPr>
        <w:t xml:space="preserve">, private ownership of James E. </w:t>
      </w:r>
      <w:r w:rsidR="00D03E87">
        <w:rPr>
          <w:rFonts w:cstheme="minorHAnsi"/>
          <w:sz w:val="24"/>
          <w:szCs w:val="24"/>
        </w:rPr>
        <w:t xml:space="preserve">Ferrell </w:t>
      </w:r>
      <w:r>
        <w:rPr>
          <w:rFonts w:cstheme="minorHAnsi"/>
          <w:sz w:val="24"/>
          <w:szCs w:val="24"/>
        </w:rPr>
        <w:t>and Elizabeth J. Ferrell</w:t>
      </w:r>
      <w:r w:rsidR="000635BB">
        <w:rPr>
          <w:rFonts w:cstheme="minorHAnsi"/>
          <w:sz w:val="24"/>
          <w:szCs w:val="24"/>
        </w:rPr>
        <w:t>.</w:t>
      </w:r>
    </w:p>
    <w:p w14:paraId="5F561CB5" w14:textId="77777777" w:rsidR="00C92783" w:rsidRDefault="00C92783" w:rsidP="00A542DF">
      <w:pPr>
        <w:spacing w:line="480" w:lineRule="auto"/>
        <w:rPr>
          <w:rFonts w:cstheme="minorHAnsi"/>
          <w:color w:val="000000"/>
          <w:sz w:val="24"/>
          <w:szCs w:val="24"/>
        </w:rPr>
      </w:pPr>
    </w:p>
    <w:p w14:paraId="622A81E5" w14:textId="6B4F45C8" w:rsidR="0008238E" w:rsidRPr="00EF1BA2" w:rsidRDefault="00EF1BA2" w:rsidP="006F6302">
      <w:pPr>
        <w:pStyle w:val="Heading2"/>
      </w:pPr>
      <w:r>
        <w:t>WORKS CITED</w:t>
      </w:r>
    </w:p>
    <w:p w14:paraId="76DFECF9" w14:textId="77777777" w:rsidR="000A0794" w:rsidRPr="000F06E3" w:rsidRDefault="000A0794" w:rsidP="000A0794">
      <w:pPr>
        <w:spacing w:line="480" w:lineRule="auto"/>
        <w:ind w:left="720" w:hanging="720"/>
        <w:rPr>
          <w:rFonts w:cstheme="minorHAnsi"/>
          <w:sz w:val="24"/>
          <w:szCs w:val="24"/>
        </w:rPr>
      </w:pPr>
      <w:r>
        <w:rPr>
          <w:rFonts w:cstheme="minorHAnsi"/>
          <w:sz w:val="24"/>
          <w:szCs w:val="24"/>
        </w:rPr>
        <w:t xml:space="preserve">Alexander, Jonathan J. G. 1996. “Dancing in the Streets.” </w:t>
      </w:r>
      <w:r>
        <w:rPr>
          <w:rFonts w:cstheme="minorHAnsi"/>
          <w:i/>
          <w:iCs/>
          <w:sz w:val="24"/>
          <w:szCs w:val="24"/>
        </w:rPr>
        <w:t>Journal of the Walters Art Gallery</w:t>
      </w:r>
      <w:r>
        <w:rPr>
          <w:rFonts w:cstheme="minorHAnsi"/>
          <w:sz w:val="24"/>
          <w:szCs w:val="24"/>
        </w:rPr>
        <w:t xml:space="preserve"> 54: 147</w:t>
      </w:r>
      <w:r>
        <w:rPr>
          <w:rFonts w:cstheme="minorHAnsi"/>
          <w:color w:val="000000"/>
          <w:sz w:val="24"/>
          <w:szCs w:val="24"/>
        </w:rPr>
        <w:t>–</w:t>
      </w:r>
      <w:r>
        <w:rPr>
          <w:rFonts w:cstheme="minorHAnsi"/>
          <w:sz w:val="24"/>
          <w:szCs w:val="24"/>
        </w:rPr>
        <w:t>62.</w:t>
      </w:r>
    </w:p>
    <w:p w14:paraId="09046B12" w14:textId="5E866466" w:rsidR="000A371B" w:rsidRDefault="000A371B" w:rsidP="00724281">
      <w:pPr>
        <w:spacing w:line="480" w:lineRule="auto"/>
        <w:ind w:left="720" w:hanging="720"/>
        <w:rPr>
          <w:rFonts w:cstheme="minorHAnsi"/>
          <w:sz w:val="24"/>
          <w:szCs w:val="24"/>
        </w:rPr>
      </w:pPr>
      <w:r>
        <w:rPr>
          <w:rFonts w:cstheme="minorHAnsi"/>
          <w:sz w:val="24"/>
          <w:szCs w:val="24"/>
        </w:rPr>
        <w:t xml:space="preserve">Aluas, Luminita Florea. 1996. “The </w:t>
      </w:r>
      <w:r w:rsidRPr="0070061F">
        <w:rPr>
          <w:rFonts w:cstheme="minorHAnsi"/>
          <w:i/>
          <w:iCs/>
          <w:sz w:val="24"/>
          <w:szCs w:val="24"/>
        </w:rPr>
        <w:t>Quatuor Principalia Musicae:</w:t>
      </w:r>
      <w:r>
        <w:rPr>
          <w:rFonts w:cstheme="minorHAnsi"/>
          <w:sz w:val="24"/>
          <w:szCs w:val="24"/>
        </w:rPr>
        <w:t xml:space="preserve"> A Critical Edition and Translation, </w:t>
      </w:r>
      <w:r w:rsidR="0070061F">
        <w:rPr>
          <w:rFonts w:cstheme="minorHAnsi"/>
          <w:sz w:val="24"/>
          <w:szCs w:val="24"/>
        </w:rPr>
        <w:t>w</w:t>
      </w:r>
      <w:r>
        <w:rPr>
          <w:rFonts w:cstheme="minorHAnsi"/>
          <w:sz w:val="24"/>
          <w:szCs w:val="24"/>
        </w:rPr>
        <w:t>ith Introduction and Commentary.” PhD diss., Indiana University.</w:t>
      </w:r>
    </w:p>
    <w:p w14:paraId="21737014" w14:textId="668EA2B2" w:rsidR="0052188D" w:rsidRPr="0052188D" w:rsidRDefault="0052188D" w:rsidP="00724281">
      <w:pPr>
        <w:spacing w:line="480" w:lineRule="auto"/>
        <w:ind w:left="720" w:hanging="720"/>
        <w:rPr>
          <w:rFonts w:cstheme="minorHAnsi"/>
          <w:sz w:val="24"/>
          <w:szCs w:val="24"/>
        </w:rPr>
      </w:pPr>
      <w:r>
        <w:rPr>
          <w:rFonts w:cstheme="minorHAnsi"/>
          <w:sz w:val="24"/>
          <w:szCs w:val="24"/>
        </w:rPr>
        <w:t xml:space="preserve">Arcangeli, Alessandro. 1994. “Dance </w:t>
      </w:r>
      <w:r w:rsidR="006B1607">
        <w:rPr>
          <w:rFonts w:cstheme="minorHAnsi"/>
          <w:sz w:val="24"/>
          <w:szCs w:val="24"/>
        </w:rPr>
        <w:t>U</w:t>
      </w:r>
      <w:r>
        <w:rPr>
          <w:rFonts w:cstheme="minorHAnsi"/>
          <w:sz w:val="24"/>
          <w:szCs w:val="24"/>
        </w:rPr>
        <w:t>nder Trial: The Moral Debate 1200</w:t>
      </w:r>
      <w:r w:rsidR="004A44C7">
        <w:rPr>
          <w:rFonts w:cstheme="minorHAnsi"/>
          <w:color w:val="000000"/>
          <w:sz w:val="24"/>
          <w:szCs w:val="24"/>
        </w:rPr>
        <w:t>–</w:t>
      </w:r>
      <w:r>
        <w:rPr>
          <w:rFonts w:cstheme="minorHAnsi"/>
          <w:sz w:val="24"/>
          <w:szCs w:val="24"/>
        </w:rPr>
        <w:t xml:space="preserve">1600.” </w:t>
      </w:r>
      <w:r>
        <w:rPr>
          <w:rFonts w:cstheme="minorHAnsi"/>
          <w:i/>
          <w:iCs/>
          <w:sz w:val="24"/>
          <w:szCs w:val="24"/>
        </w:rPr>
        <w:t>Dance Research</w:t>
      </w:r>
      <w:r>
        <w:rPr>
          <w:rFonts w:cstheme="minorHAnsi"/>
          <w:sz w:val="24"/>
          <w:szCs w:val="24"/>
        </w:rPr>
        <w:t xml:space="preserve"> 12</w:t>
      </w:r>
      <w:r w:rsidR="00EC22E8">
        <w:rPr>
          <w:rFonts w:cstheme="minorHAnsi"/>
          <w:sz w:val="24"/>
          <w:szCs w:val="24"/>
        </w:rPr>
        <w:t xml:space="preserve"> (</w:t>
      </w:r>
      <w:r>
        <w:rPr>
          <w:rFonts w:cstheme="minorHAnsi"/>
          <w:sz w:val="24"/>
          <w:szCs w:val="24"/>
        </w:rPr>
        <w:t>2</w:t>
      </w:r>
      <w:r w:rsidR="00EC22E8">
        <w:rPr>
          <w:rFonts w:cstheme="minorHAnsi"/>
          <w:sz w:val="24"/>
          <w:szCs w:val="24"/>
        </w:rPr>
        <w:t>)</w:t>
      </w:r>
      <w:r>
        <w:rPr>
          <w:rFonts w:cstheme="minorHAnsi"/>
          <w:sz w:val="24"/>
          <w:szCs w:val="24"/>
        </w:rPr>
        <w:t>: 127</w:t>
      </w:r>
      <w:r w:rsidR="004A44C7">
        <w:rPr>
          <w:rFonts w:cstheme="minorHAnsi"/>
          <w:color w:val="000000"/>
          <w:sz w:val="24"/>
          <w:szCs w:val="24"/>
        </w:rPr>
        <w:t>–</w:t>
      </w:r>
      <w:r>
        <w:rPr>
          <w:rFonts w:cstheme="minorHAnsi"/>
          <w:sz w:val="24"/>
          <w:szCs w:val="24"/>
        </w:rPr>
        <w:t>55.</w:t>
      </w:r>
    </w:p>
    <w:p w14:paraId="0B951D4E" w14:textId="131CD933" w:rsidR="0051668A" w:rsidRPr="0051668A" w:rsidRDefault="0051668A" w:rsidP="00724281">
      <w:pPr>
        <w:spacing w:line="480" w:lineRule="auto"/>
        <w:ind w:left="720" w:hanging="720"/>
        <w:rPr>
          <w:rFonts w:cstheme="minorHAnsi"/>
          <w:sz w:val="24"/>
          <w:szCs w:val="24"/>
        </w:rPr>
      </w:pPr>
      <w:r>
        <w:rPr>
          <w:rFonts w:cstheme="minorHAnsi"/>
          <w:sz w:val="24"/>
          <w:szCs w:val="24"/>
        </w:rPr>
        <w:t xml:space="preserve">Boone, Graeme M. 2000. “Marking Mensural Time.” </w:t>
      </w:r>
      <w:r>
        <w:rPr>
          <w:rFonts w:cstheme="minorHAnsi"/>
          <w:i/>
          <w:iCs/>
          <w:sz w:val="24"/>
          <w:szCs w:val="24"/>
        </w:rPr>
        <w:t xml:space="preserve">Music Theory Spectrum </w:t>
      </w:r>
      <w:r>
        <w:rPr>
          <w:rFonts w:cstheme="minorHAnsi"/>
          <w:sz w:val="24"/>
          <w:szCs w:val="24"/>
        </w:rPr>
        <w:t>22</w:t>
      </w:r>
      <w:r w:rsidR="005360B2">
        <w:rPr>
          <w:rFonts w:cstheme="minorHAnsi"/>
          <w:sz w:val="24"/>
          <w:szCs w:val="24"/>
        </w:rPr>
        <w:t xml:space="preserve"> (1)</w:t>
      </w:r>
      <w:r>
        <w:rPr>
          <w:rFonts w:cstheme="minorHAnsi"/>
          <w:sz w:val="24"/>
          <w:szCs w:val="24"/>
        </w:rPr>
        <w:t>: 1</w:t>
      </w:r>
      <w:r w:rsidR="004A44C7">
        <w:rPr>
          <w:rFonts w:cstheme="minorHAnsi"/>
          <w:color w:val="000000"/>
          <w:sz w:val="24"/>
          <w:szCs w:val="24"/>
        </w:rPr>
        <w:t>–</w:t>
      </w:r>
      <w:r>
        <w:rPr>
          <w:rFonts w:cstheme="minorHAnsi"/>
          <w:sz w:val="24"/>
          <w:szCs w:val="24"/>
        </w:rPr>
        <w:t>43.</w:t>
      </w:r>
    </w:p>
    <w:p w14:paraId="377723D7" w14:textId="21348B13" w:rsidR="002E14F0" w:rsidRPr="002E14F0" w:rsidRDefault="002E14F0" w:rsidP="00724281">
      <w:pPr>
        <w:spacing w:line="480" w:lineRule="auto"/>
        <w:ind w:left="720" w:hanging="720"/>
        <w:rPr>
          <w:rFonts w:cstheme="minorHAnsi"/>
          <w:sz w:val="24"/>
          <w:szCs w:val="24"/>
        </w:rPr>
      </w:pPr>
      <w:r>
        <w:rPr>
          <w:rFonts w:cstheme="minorHAnsi"/>
          <w:sz w:val="24"/>
          <w:szCs w:val="24"/>
        </w:rPr>
        <w:t xml:space="preserve">Boulton, Maureen Barry McCann. 1993. </w:t>
      </w:r>
      <w:r>
        <w:rPr>
          <w:rFonts w:cstheme="minorHAnsi"/>
          <w:i/>
          <w:iCs/>
          <w:sz w:val="24"/>
          <w:szCs w:val="24"/>
        </w:rPr>
        <w:t>The Song in the Story: Lyric Insertions in French Narrative Fiction, 1200</w:t>
      </w:r>
      <w:r w:rsidR="004A44C7">
        <w:rPr>
          <w:rFonts w:cstheme="minorHAnsi"/>
          <w:color w:val="000000"/>
          <w:sz w:val="24"/>
          <w:szCs w:val="24"/>
        </w:rPr>
        <w:t>–</w:t>
      </w:r>
      <w:r>
        <w:rPr>
          <w:rFonts w:cstheme="minorHAnsi"/>
          <w:i/>
          <w:iCs/>
          <w:sz w:val="24"/>
          <w:szCs w:val="24"/>
        </w:rPr>
        <w:t>1400.</w:t>
      </w:r>
      <w:r>
        <w:rPr>
          <w:rFonts w:cstheme="minorHAnsi"/>
          <w:sz w:val="24"/>
          <w:szCs w:val="24"/>
        </w:rPr>
        <w:t xml:space="preserve"> University of Pennsylvania Press.</w:t>
      </w:r>
    </w:p>
    <w:p w14:paraId="065C6488" w14:textId="38E01C1C" w:rsidR="0062695B" w:rsidRPr="0062695B" w:rsidRDefault="0062695B" w:rsidP="00724281">
      <w:pPr>
        <w:spacing w:line="480" w:lineRule="auto"/>
        <w:ind w:left="720" w:hanging="720"/>
        <w:rPr>
          <w:rFonts w:cstheme="minorHAnsi"/>
          <w:sz w:val="24"/>
          <w:szCs w:val="24"/>
        </w:rPr>
      </w:pPr>
      <w:r>
        <w:rPr>
          <w:rFonts w:cstheme="minorHAnsi"/>
          <w:sz w:val="24"/>
          <w:szCs w:val="24"/>
        </w:rPr>
        <w:t xml:space="preserve">Butterfield, Ardis. 2002. </w:t>
      </w:r>
      <w:r>
        <w:rPr>
          <w:rFonts w:cstheme="minorHAnsi"/>
          <w:i/>
          <w:iCs/>
          <w:sz w:val="24"/>
          <w:szCs w:val="24"/>
        </w:rPr>
        <w:t xml:space="preserve">Poetry and Music in Medieval France: </w:t>
      </w:r>
      <w:r w:rsidR="00803388">
        <w:rPr>
          <w:rFonts w:cstheme="minorHAnsi"/>
          <w:i/>
          <w:iCs/>
          <w:sz w:val="24"/>
          <w:szCs w:val="24"/>
        </w:rPr>
        <w:t>F</w:t>
      </w:r>
      <w:r>
        <w:rPr>
          <w:rFonts w:cstheme="minorHAnsi"/>
          <w:i/>
          <w:iCs/>
          <w:sz w:val="24"/>
          <w:szCs w:val="24"/>
        </w:rPr>
        <w:t>rom Jean Renart to Guillaume de Machaut</w:t>
      </w:r>
      <w:r>
        <w:rPr>
          <w:rFonts w:cstheme="minorHAnsi"/>
          <w:sz w:val="24"/>
          <w:szCs w:val="24"/>
        </w:rPr>
        <w:t>. Cambridge University Press.</w:t>
      </w:r>
    </w:p>
    <w:p w14:paraId="312BB8A7" w14:textId="08A33D69" w:rsidR="00982C1A" w:rsidRPr="00982C1A" w:rsidRDefault="00982C1A" w:rsidP="00724281">
      <w:pPr>
        <w:spacing w:line="480" w:lineRule="auto"/>
        <w:ind w:left="720" w:hanging="720"/>
        <w:rPr>
          <w:rFonts w:cstheme="minorHAnsi"/>
          <w:sz w:val="24"/>
          <w:szCs w:val="24"/>
        </w:rPr>
      </w:pPr>
      <w:r>
        <w:rPr>
          <w:rFonts w:cstheme="minorHAnsi"/>
          <w:sz w:val="24"/>
          <w:szCs w:val="24"/>
        </w:rPr>
        <w:t xml:space="preserve">Chaganti, Seeta. 2018. </w:t>
      </w:r>
      <w:r>
        <w:rPr>
          <w:rFonts w:cstheme="minorHAnsi"/>
          <w:i/>
          <w:iCs/>
          <w:sz w:val="24"/>
          <w:szCs w:val="24"/>
        </w:rPr>
        <w:t>Strange Footing: Poetic Form and Dance in the Late Middle Ages.</w:t>
      </w:r>
      <w:r>
        <w:rPr>
          <w:rFonts w:cstheme="minorHAnsi"/>
          <w:sz w:val="24"/>
          <w:szCs w:val="24"/>
        </w:rPr>
        <w:t xml:space="preserve"> University of Chicago Press.</w:t>
      </w:r>
    </w:p>
    <w:p w14:paraId="1E21BE03" w14:textId="6526C0D2" w:rsidR="00E05A9E" w:rsidRPr="00E05A9E" w:rsidRDefault="00E05A9E" w:rsidP="00724281">
      <w:pPr>
        <w:spacing w:line="480" w:lineRule="auto"/>
        <w:ind w:left="720" w:hanging="720"/>
        <w:rPr>
          <w:rFonts w:cstheme="minorHAnsi"/>
          <w:sz w:val="24"/>
          <w:szCs w:val="24"/>
        </w:rPr>
      </w:pPr>
      <w:r>
        <w:rPr>
          <w:rFonts w:cstheme="minorHAnsi"/>
          <w:sz w:val="24"/>
          <w:szCs w:val="24"/>
        </w:rPr>
        <w:t>Coldwell, Maria</w:t>
      </w:r>
      <w:r w:rsidR="00945690">
        <w:rPr>
          <w:rFonts w:cstheme="minorHAnsi"/>
          <w:sz w:val="24"/>
          <w:szCs w:val="24"/>
        </w:rPr>
        <w:t xml:space="preserve"> V</w:t>
      </w:r>
      <w:r>
        <w:rPr>
          <w:rFonts w:cstheme="minorHAnsi"/>
          <w:sz w:val="24"/>
          <w:szCs w:val="24"/>
        </w:rPr>
        <w:t>. 1981. “</w:t>
      </w:r>
      <w:r w:rsidRPr="00E05A9E">
        <w:rPr>
          <w:rFonts w:cstheme="minorHAnsi"/>
          <w:i/>
          <w:iCs/>
          <w:sz w:val="24"/>
          <w:szCs w:val="24"/>
        </w:rPr>
        <w:t>Guillaume de Dole</w:t>
      </w:r>
      <w:r>
        <w:rPr>
          <w:rFonts w:cstheme="minorHAnsi"/>
          <w:sz w:val="24"/>
          <w:szCs w:val="24"/>
        </w:rPr>
        <w:t xml:space="preserve"> and Medieval Romances </w:t>
      </w:r>
      <w:r w:rsidR="00945690">
        <w:rPr>
          <w:rFonts w:cstheme="minorHAnsi"/>
          <w:sz w:val="24"/>
          <w:szCs w:val="24"/>
        </w:rPr>
        <w:t>w</w:t>
      </w:r>
      <w:r>
        <w:rPr>
          <w:rFonts w:cstheme="minorHAnsi"/>
          <w:sz w:val="24"/>
          <w:szCs w:val="24"/>
        </w:rPr>
        <w:t xml:space="preserve">ith Musical Interpolations.” </w:t>
      </w:r>
      <w:r>
        <w:rPr>
          <w:rFonts w:cstheme="minorHAnsi"/>
          <w:i/>
          <w:iCs/>
          <w:sz w:val="24"/>
          <w:szCs w:val="24"/>
        </w:rPr>
        <w:t xml:space="preserve">Musica Disciplina </w:t>
      </w:r>
      <w:r>
        <w:rPr>
          <w:rFonts w:cstheme="minorHAnsi"/>
          <w:sz w:val="24"/>
          <w:szCs w:val="24"/>
        </w:rPr>
        <w:t>35: 55</w:t>
      </w:r>
      <w:r w:rsidR="004A44C7">
        <w:rPr>
          <w:rFonts w:cstheme="minorHAnsi"/>
          <w:color w:val="000000"/>
          <w:sz w:val="24"/>
          <w:szCs w:val="24"/>
        </w:rPr>
        <w:t>–</w:t>
      </w:r>
      <w:r>
        <w:rPr>
          <w:rFonts w:cstheme="minorHAnsi"/>
          <w:sz w:val="24"/>
          <w:szCs w:val="24"/>
        </w:rPr>
        <w:t>86.</w:t>
      </w:r>
    </w:p>
    <w:p w14:paraId="604EF5A3" w14:textId="1D278E4A" w:rsidR="00DE4390" w:rsidRPr="00DE4390" w:rsidRDefault="00DE4390" w:rsidP="00724281">
      <w:pPr>
        <w:spacing w:line="480" w:lineRule="auto"/>
        <w:ind w:left="720" w:hanging="720"/>
        <w:rPr>
          <w:rFonts w:cstheme="minorHAnsi"/>
          <w:sz w:val="24"/>
          <w:szCs w:val="24"/>
        </w:rPr>
      </w:pPr>
      <w:r>
        <w:rPr>
          <w:rFonts w:cstheme="minorHAnsi"/>
          <w:sz w:val="24"/>
          <w:szCs w:val="24"/>
        </w:rPr>
        <w:lastRenderedPageBreak/>
        <w:t xml:space="preserve">Dean Smith, Margaret. 1937. “A Fifteenth Century Dancing Book.” </w:t>
      </w:r>
      <w:r>
        <w:rPr>
          <w:rFonts w:cstheme="minorHAnsi"/>
          <w:i/>
          <w:iCs/>
          <w:sz w:val="24"/>
          <w:szCs w:val="24"/>
        </w:rPr>
        <w:t>Journal of the English Folk Dance and Song Society</w:t>
      </w:r>
      <w:r>
        <w:rPr>
          <w:rFonts w:cstheme="minorHAnsi"/>
          <w:sz w:val="24"/>
          <w:szCs w:val="24"/>
        </w:rPr>
        <w:t xml:space="preserve"> 3</w:t>
      </w:r>
      <w:r w:rsidR="00EC22E8">
        <w:rPr>
          <w:rFonts w:cstheme="minorHAnsi"/>
          <w:sz w:val="24"/>
          <w:szCs w:val="24"/>
        </w:rPr>
        <w:t xml:space="preserve"> (</w:t>
      </w:r>
      <w:r>
        <w:rPr>
          <w:rFonts w:cstheme="minorHAnsi"/>
          <w:sz w:val="24"/>
          <w:szCs w:val="24"/>
        </w:rPr>
        <w:t>2</w:t>
      </w:r>
      <w:r w:rsidR="00EC22E8">
        <w:rPr>
          <w:rFonts w:cstheme="minorHAnsi"/>
          <w:sz w:val="24"/>
          <w:szCs w:val="24"/>
        </w:rPr>
        <w:t>)</w:t>
      </w:r>
      <w:r>
        <w:rPr>
          <w:rFonts w:cstheme="minorHAnsi"/>
          <w:sz w:val="24"/>
          <w:szCs w:val="24"/>
        </w:rPr>
        <w:t>: 100</w:t>
      </w:r>
      <w:r w:rsidR="004A44C7">
        <w:rPr>
          <w:rFonts w:cstheme="minorHAnsi"/>
          <w:color w:val="000000"/>
          <w:sz w:val="24"/>
          <w:szCs w:val="24"/>
        </w:rPr>
        <w:t>–</w:t>
      </w:r>
      <w:r>
        <w:rPr>
          <w:rFonts w:cstheme="minorHAnsi"/>
          <w:sz w:val="24"/>
          <w:szCs w:val="24"/>
        </w:rPr>
        <w:t>109.</w:t>
      </w:r>
    </w:p>
    <w:p w14:paraId="44784FE2" w14:textId="5793ECCD" w:rsidR="00724281" w:rsidRPr="00724281" w:rsidRDefault="00724281" w:rsidP="00724281">
      <w:pPr>
        <w:spacing w:line="480" w:lineRule="auto"/>
        <w:ind w:left="720" w:hanging="720"/>
        <w:rPr>
          <w:rFonts w:cstheme="minorHAnsi"/>
          <w:sz w:val="24"/>
          <w:szCs w:val="24"/>
        </w:rPr>
      </w:pPr>
      <w:r w:rsidRPr="00724281">
        <w:rPr>
          <w:rFonts w:cstheme="minorHAnsi"/>
          <w:sz w:val="24"/>
          <w:szCs w:val="24"/>
        </w:rPr>
        <w:t xml:space="preserve">Desmond, Karen. 2018. </w:t>
      </w:r>
      <w:r w:rsidRPr="00724281">
        <w:rPr>
          <w:rFonts w:cstheme="minorHAnsi"/>
          <w:i/>
          <w:sz w:val="24"/>
          <w:szCs w:val="24"/>
        </w:rPr>
        <w:t xml:space="preserve">Music and the </w:t>
      </w:r>
      <w:r w:rsidR="00554E29">
        <w:rPr>
          <w:rFonts w:cstheme="minorHAnsi"/>
          <w:i/>
          <w:sz w:val="24"/>
          <w:szCs w:val="24"/>
        </w:rPr>
        <w:t>“</w:t>
      </w:r>
      <w:r w:rsidR="00554E29">
        <w:rPr>
          <w:rFonts w:cstheme="minorHAnsi"/>
          <w:i/>
          <w:iCs/>
          <w:sz w:val="24"/>
          <w:szCs w:val="24"/>
        </w:rPr>
        <w:t>M</w:t>
      </w:r>
      <w:r w:rsidRPr="00554E29">
        <w:rPr>
          <w:rFonts w:cstheme="minorHAnsi"/>
          <w:i/>
          <w:iCs/>
          <w:sz w:val="24"/>
          <w:szCs w:val="24"/>
        </w:rPr>
        <w:t>oderni,</w:t>
      </w:r>
      <w:r w:rsidR="00554E29" w:rsidRPr="00554E29">
        <w:rPr>
          <w:rFonts w:cstheme="minorHAnsi"/>
          <w:i/>
          <w:iCs/>
          <w:sz w:val="24"/>
          <w:szCs w:val="24"/>
        </w:rPr>
        <w:t>”</w:t>
      </w:r>
      <w:r w:rsidRPr="00724281">
        <w:rPr>
          <w:rFonts w:cstheme="minorHAnsi"/>
          <w:i/>
          <w:sz w:val="24"/>
          <w:szCs w:val="24"/>
        </w:rPr>
        <w:t xml:space="preserve"> 1300</w:t>
      </w:r>
      <w:r w:rsidR="004A44C7">
        <w:rPr>
          <w:rFonts w:cstheme="minorHAnsi"/>
          <w:color w:val="000000"/>
          <w:sz w:val="24"/>
          <w:szCs w:val="24"/>
        </w:rPr>
        <w:t>–</w:t>
      </w:r>
      <w:r w:rsidRPr="00724281">
        <w:rPr>
          <w:rFonts w:cstheme="minorHAnsi"/>
          <w:i/>
          <w:sz w:val="24"/>
          <w:szCs w:val="24"/>
        </w:rPr>
        <w:t>1350</w:t>
      </w:r>
      <w:r w:rsidR="00554E29">
        <w:rPr>
          <w:rFonts w:cstheme="minorHAnsi"/>
          <w:i/>
          <w:sz w:val="24"/>
          <w:szCs w:val="24"/>
        </w:rPr>
        <w:t>: The “Ars Nova” in Theory and Practice</w:t>
      </w:r>
      <w:r w:rsidRPr="00724281">
        <w:rPr>
          <w:rFonts w:cstheme="minorHAnsi"/>
          <w:i/>
          <w:sz w:val="24"/>
          <w:szCs w:val="24"/>
        </w:rPr>
        <w:t>.</w:t>
      </w:r>
      <w:r w:rsidR="00B94708">
        <w:rPr>
          <w:rFonts w:cstheme="minorHAnsi"/>
          <w:iCs/>
          <w:sz w:val="24"/>
          <w:szCs w:val="24"/>
        </w:rPr>
        <w:t xml:space="preserve"> </w:t>
      </w:r>
      <w:r w:rsidRPr="00724281">
        <w:rPr>
          <w:rFonts w:cstheme="minorHAnsi"/>
          <w:sz w:val="24"/>
          <w:szCs w:val="24"/>
        </w:rPr>
        <w:t>Cambridge University Press.</w:t>
      </w:r>
    </w:p>
    <w:p w14:paraId="0218B2C5" w14:textId="7DAB911A" w:rsidR="009C1E4B" w:rsidRPr="009C1E4B" w:rsidRDefault="009C1E4B" w:rsidP="00FF0B6D">
      <w:pPr>
        <w:spacing w:line="480" w:lineRule="auto"/>
        <w:ind w:left="720" w:hanging="720"/>
        <w:rPr>
          <w:sz w:val="24"/>
          <w:szCs w:val="24"/>
        </w:rPr>
      </w:pPr>
      <w:r>
        <w:rPr>
          <w:sz w:val="24"/>
          <w:szCs w:val="24"/>
        </w:rPr>
        <w:t xml:space="preserve">Dickason, Kathryn. 2021. </w:t>
      </w:r>
      <w:r>
        <w:rPr>
          <w:i/>
          <w:iCs/>
          <w:sz w:val="24"/>
          <w:szCs w:val="24"/>
        </w:rPr>
        <w:t>Ringleaders of Redemption: How Medieval Dance Became Sacred.</w:t>
      </w:r>
      <w:r>
        <w:rPr>
          <w:sz w:val="24"/>
          <w:szCs w:val="24"/>
        </w:rPr>
        <w:t xml:space="preserve"> Oxford University Press.</w:t>
      </w:r>
    </w:p>
    <w:p w14:paraId="6C8EA88D" w14:textId="388190D4" w:rsidR="006440BD" w:rsidRPr="006440BD" w:rsidRDefault="006440BD" w:rsidP="00FF0B6D">
      <w:pPr>
        <w:spacing w:line="480" w:lineRule="auto"/>
        <w:ind w:left="720" w:hanging="720"/>
        <w:rPr>
          <w:sz w:val="24"/>
          <w:szCs w:val="24"/>
        </w:rPr>
      </w:pPr>
      <w:r>
        <w:rPr>
          <w:sz w:val="24"/>
          <w:szCs w:val="24"/>
        </w:rPr>
        <w:t xml:space="preserve">Dillon, Emma. 2015. “Unwriting Medieval Song.” </w:t>
      </w:r>
      <w:r>
        <w:rPr>
          <w:i/>
          <w:iCs/>
          <w:sz w:val="24"/>
          <w:szCs w:val="24"/>
        </w:rPr>
        <w:t>New Literary History</w:t>
      </w:r>
      <w:r>
        <w:rPr>
          <w:sz w:val="24"/>
          <w:szCs w:val="24"/>
        </w:rPr>
        <w:t xml:space="preserve"> 46 (4): 595</w:t>
      </w:r>
      <w:r w:rsidR="004A44C7">
        <w:rPr>
          <w:rFonts w:cstheme="minorHAnsi"/>
          <w:color w:val="000000"/>
          <w:sz w:val="24"/>
          <w:szCs w:val="24"/>
        </w:rPr>
        <w:t>–</w:t>
      </w:r>
      <w:r>
        <w:rPr>
          <w:sz w:val="24"/>
          <w:szCs w:val="24"/>
        </w:rPr>
        <w:t>622.</w:t>
      </w:r>
    </w:p>
    <w:p w14:paraId="08D887D4" w14:textId="3EC9E333" w:rsidR="00E062D7" w:rsidRDefault="00DC630E" w:rsidP="00FF0B6D">
      <w:pPr>
        <w:spacing w:line="480" w:lineRule="auto"/>
        <w:ind w:left="720" w:hanging="720"/>
        <w:rPr>
          <w:sz w:val="24"/>
          <w:szCs w:val="24"/>
        </w:rPr>
      </w:pPr>
      <w:r>
        <w:rPr>
          <w:sz w:val="24"/>
          <w:szCs w:val="24"/>
        </w:rPr>
        <w:t>Earp, Lawrence</w:t>
      </w:r>
      <w:r w:rsidR="00B8175B">
        <w:rPr>
          <w:sz w:val="24"/>
          <w:szCs w:val="24"/>
        </w:rPr>
        <w:t xml:space="preserve"> M</w:t>
      </w:r>
      <w:r>
        <w:rPr>
          <w:sz w:val="24"/>
          <w:szCs w:val="24"/>
        </w:rPr>
        <w:t>.</w:t>
      </w:r>
      <w:r w:rsidR="00EA3FC9">
        <w:rPr>
          <w:sz w:val="24"/>
          <w:szCs w:val="24"/>
        </w:rPr>
        <w:t xml:space="preserve"> </w:t>
      </w:r>
      <w:r w:rsidR="00E062D7">
        <w:rPr>
          <w:sz w:val="24"/>
          <w:szCs w:val="24"/>
        </w:rPr>
        <w:t xml:space="preserve">1991. “Lyrics for Reading and Lyrics for Singing in Late Medieval France: The Development of the Dance Lyric from Adam de la Halle to Guillaume de Machaut.” In </w:t>
      </w:r>
      <w:r w:rsidR="00E062D7">
        <w:rPr>
          <w:i/>
          <w:iCs/>
          <w:sz w:val="24"/>
          <w:szCs w:val="24"/>
        </w:rPr>
        <w:t xml:space="preserve">The Union of Words and Music in Medieval Poetry, </w:t>
      </w:r>
      <w:r w:rsidR="00E062D7" w:rsidRPr="00FD6684">
        <w:rPr>
          <w:sz w:val="24"/>
          <w:szCs w:val="24"/>
        </w:rPr>
        <w:t>ed</w:t>
      </w:r>
      <w:r w:rsidR="00E062D7">
        <w:rPr>
          <w:sz w:val="24"/>
          <w:szCs w:val="24"/>
        </w:rPr>
        <w:t>.</w:t>
      </w:r>
      <w:r w:rsidR="00E062D7">
        <w:rPr>
          <w:i/>
          <w:iCs/>
          <w:sz w:val="24"/>
          <w:szCs w:val="24"/>
        </w:rPr>
        <w:t xml:space="preserve"> </w:t>
      </w:r>
      <w:r w:rsidR="00E062D7">
        <w:rPr>
          <w:sz w:val="24"/>
          <w:szCs w:val="24"/>
        </w:rPr>
        <w:t>Rebecca A. Baltzer, Thomas Cable, and James I. Wimsatt, 101</w:t>
      </w:r>
      <w:r w:rsidR="00E062D7">
        <w:rPr>
          <w:rFonts w:cstheme="minorHAnsi"/>
          <w:color w:val="000000"/>
          <w:sz w:val="24"/>
          <w:szCs w:val="24"/>
        </w:rPr>
        <w:t>–</w:t>
      </w:r>
      <w:r w:rsidR="00E062D7">
        <w:rPr>
          <w:sz w:val="24"/>
          <w:szCs w:val="24"/>
        </w:rPr>
        <w:t>31. University of Texas Press.</w:t>
      </w:r>
    </w:p>
    <w:p w14:paraId="41FD5520" w14:textId="447B353B" w:rsidR="00DB6EB0" w:rsidRPr="00EA3FC9" w:rsidRDefault="00C675D7" w:rsidP="00DB6EB0">
      <w:pPr>
        <w:spacing w:line="480" w:lineRule="auto"/>
        <w:ind w:left="720" w:hanging="720"/>
        <w:rPr>
          <w:sz w:val="24"/>
          <w:szCs w:val="24"/>
        </w:rPr>
      </w:pPr>
      <w:r>
        <w:rPr>
          <w:sz w:val="24"/>
          <w:szCs w:val="24"/>
        </w:rPr>
        <w:t>Earp, Lawrence M</w:t>
      </w:r>
      <w:r w:rsidR="00DB6EB0">
        <w:rPr>
          <w:sz w:val="24"/>
          <w:szCs w:val="24"/>
        </w:rPr>
        <w:t xml:space="preserve">. 1995. </w:t>
      </w:r>
      <w:r w:rsidR="00DB6EB0" w:rsidRPr="00A21C82">
        <w:rPr>
          <w:i/>
          <w:iCs/>
          <w:sz w:val="24"/>
          <w:szCs w:val="24"/>
        </w:rPr>
        <w:t>Guillaume de Machaut: A Guide to Research.</w:t>
      </w:r>
      <w:r w:rsidR="00DB6EB0">
        <w:rPr>
          <w:sz w:val="24"/>
          <w:szCs w:val="24"/>
        </w:rPr>
        <w:t xml:space="preserve"> Garland.</w:t>
      </w:r>
    </w:p>
    <w:p w14:paraId="145D9377" w14:textId="72CE1A0F" w:rsidR="00582436" w:rsidRDefault="00C675D7" w:rsidP="00582436">
      <w:pPr>
        <w:spacing w:line="480" w:lineRule="auto"/>
        <w:ind w:left="720" w:hanging="720"/>
        <w:rPr>
          <w:sz w:val="24"/>
          <w:szCs w:val="24"/>
        </w:rPr>
      </w:pPr>
      <w:r>
        <w:rPr>
          <w:sz w:val="24"/>
          <w:szCs w:val="24"/>
        </w:rPr>
        <w:t>Earp, Lawrence M</w:t>
      </w:r>
      <w:r w:rsidR="00582436">
        <w:rPr>
          <w:sz w:val="24"/>
          <w:szCs w:val="24"/>
        </w:rPr>
        <w:t xml:space="preserve">. 2005. “Declamatory Dissonance in Machaut.” In </w:t>
      </w:r>
      <w:r w:rsidR="00582436">
        <w:rPr>
          <w:i/>
          <w:iCs/>
          <w:sz w:val="24"/>
          <w:szCs w:val="24"/>
        </w:rPr>
        <w:t>Citation and Authority in Medieval and Renaissance Musical Culture</w:t>
      </w:r>
      <w:r w:rsidR="00BF7DBC">
        <w:rPr>
          <w:i/>
          <w:iCs/>
          <w:sz w:val="24"/>
          <w:szCs w:val="24"/>
        </w:rPr>
        <w:t>: Learning from the Learned</w:t>
      </w:r>
      <w:r w:rsidR="00582436">
        <w:rPr>
          <w:i/>
          <w:iCs/>
          <w:sz w:val="24"/>
          <w:szCs w:val="24"/>
        </w:rPr>
        <w:t xml:space="preserve">, </w:t>
      </w:r>
      <w:r w:rsidR="00582436">
        <w:rPr>
          <w:sz w:val="24"/>
          <w:szCs w:val="24"/>
        </w:rPr>
        <w:t>ed. Suzannah Clark and Elizabeth Eva Leach, 102</w:t>
      </w:r>
      <w:r w:rsidR="008C2679">
        <w:rPr>
          <w:sz w:val="24"/>
          <w:szCs w:val="24"/>
        </w:rPr>
        <w:t>–</w:t>
      </w:r>
      <w:r w:rsidR="00582436">
        <w:rPr>
          <w:sz w:val="24"/>
          <w:szCs w:val="24"/>
        </w:rPr>
        <w:t>22. Boydell.</w:t>
      </w:r>
    </w:p>
    <w:p w14:paraId="1ACC76E7" w14:textId="6BA1AED8" w:rsidR="001E3951" w:rsidRPr="001E3951" w:rsidRDefault="00C675D7" w:rsidP="00FF0B6D">
      <w:pPr>
        <w:spacing w:line="480" w:lineRule="auto"/>
        <w:ind w:left="720" w:hanging="720"/>
        <w:rPr>
          <w:sz w:val="24"/>
          <w:szCs w:val="24"/>
        </w:rPr>
      </w:pPr>
      <w:r>
        <w:rPr>
          <w:sz w:val="24"/>
          <w:szCs w:val="24"/>
        </w:rPr>
        <w:t>Earp, Lawrence M</w:t>
      </w:r>
      <w:r w:rsidR="001E3951">
        <w:rPr>
          <w:sz w:val="24"/>
          <w:szCs w:val="24"/>
        </w:rPr>
        <w:t>.</w:t>
      </w:r>
      <w:r w:rsidR="00DF51C4">
        <w:rPr>
          <w:sz w:val="24"/>
          <w:szCs w:val="24"/>
        </w:rPr>
        <w:t xml:space="preserve"> 2012.</w:t>
      </w:r>
      <w:r w:rsidR="001E3951">
        <w:rPr>
          <w:sz w:val="24"/>
          <w:szCs w:val="24"/>
        </w:rPr>
        <w:t xml:space="preserve"> “Declamation as Expression in Machaut’s Music.” In </w:t>
      </w:r>
      <w:r w:rsidR="001E3951">
        <w:rPr>
          <w:i/>
          <w:iCs/>
          <w:sz w:val="24"/>
          <w:szCs w:val="24"/>
        </w:rPr>
        <w:t xml:space="preserve">A Companion to Guillaume de Machaut, </w:t>
      </w:r>
      <w:r w:rsidR="001E3951">
        <w:rPr>
          <w:sz w:val="24"/>
          <w:szCs w:val="24"/>
        </w:rPr>
        <w:t>ed. Deborah McGrady and Jennifer Bain, 209</w:t>
      </w:r>
      <w:r w:rsidR="004A44C7">
        <w:rPr>
          <w:rFonts w:cstheme="minorHAnsi"/>
          <w:color w:val="000000"/>
          <w:sz w:val="24"/>
          <w:szCs w:val="24"/>
        </w:rPr>
        <w:t>–</w:t>
      </w:r>
      <w:r w:rsidR="00401DD1">
        <w:rPr>
          <w:sz w:val="24"/>
          <w:szCs w:val="24"/>
        </w:rPr>
        <w:t>38. Brill.</w:t>
      </w:r>
    </w:p>
    <w:p w14:paraId="15B73D6A" w14:textId="62C507FE" w:rsidR="00FD5A84" w:rsidRPr="00FD5A84" w:rsidRDefault="00FD5A84" w:rsidP="00FF0B6D">
      <w:pPr>
        <w:spacing w:line="480" w:lineRule="auto"/>
        <w:ind w:left="720" w:hanging="720"/>
        <w:rPr>
          <w:sz w:val="24"/>
          <w:szCs w:val="24"/>
        </w:rPr>
      </w:pPr>
      <w:r>
        <w:rPr>
          <w:sz w:val="24"/>
          <w:szCs w:val="24"/>
        </w:rPr>
        <w:t>Eustace, Frances</w:t>
      </w:r>
      <w:r w:rsidR="0053053E">
        <w:rPr>
          <w:sz w:val="24"/>
          <w:szCs w:val="24"/>
        </w:rPr>
        <w:t>,</w:t>
      </w:r>
      <w:r>
        <w:rPr>
          <w:sz w:val="24"/>
          <w:szCs w:val="24"/>
        </w:rPr>
        <w:t xml:space="preserve"> and Pamela King. 2011. “</w:t>
      </w:r>
      <w:r w:rsidR="00EC78FC">
        <w:rPr>
          <w:sz w:val="24"/>
          <w:szCs w:val="24"/>
        </w:rPr>
        <w:t xml:space="preserve">Dances of the Living and the Dead: A Study of </w:t>
      </w:r>
      <w:r w:rsidR="00EC78FC">
        <w:rPr>
          <w:i/>
          <w:iCs/>
          <w:sz w:val="24"/>
          <w:szCs w:val="24"/>
        </w:rPr>
        <w:t>Danse Macabre</w:t>
      </w:r>
      <w:r w:rsidR="00EC78FC">
        <w:rPr>
          <w:sz w:val="24"/>
          <w:szCs w:val="24"/>
        </w:rPr>
        <w:t xml:space="preserve"> Imagery </w:t>
      </w:r>
      <w:r w:rsidR="0053053E">
        <w:rPr>
          <w:sz w:val="24"/>
          <w:szCs w:val="24"/>
        </w:rPr>
        <w:t>W</w:t>
      </w:r>
      <w:r w:rsidR="00EC78FC">
        <w:rPr>
          <w:sz w:val="24"/>
          <w:szCs w:val="24"/>
        </w:rPr>
        <w:t>ithin the Context of Late-Medieval Dance Culture</w:t>
      </w:r>
      <w:r>
        <w:rPr>
          <w:sz w:val="24"/>
          <w:szCs w:val="24"/>
        </w:rPr>
        <w:t>.”</w:t>
      </w:r>
      <w:r w:rsidR="007053CA">
        <w:rPr>
          <w:sz w:val="24"/>
          <w:szCs w:val="24"/>
        </w:rPr>
        <w:t xml:space="preserve"> </w:t>
      </w:r>
      <w:r>
        <w:rPr>
          <w:sz w:val="24"/>
          <w:szCs w:val="24"/>
        </w:rPr>
        <w:t xml:space="preserve">In </w:t>
      </w:r>
      <w:r>
        <w:rPr>
          <w:i/>
          <w:iCs/>
          <w:sz w:val="24"/>
          <w:szCs w:val="24"/>
        </w:rPr>
        <w:t xml:space="preserve">Mixed Metaphors: The </w:t>
      </w:r>
      <w:r w:rsidR="0083510D">
        <w:rPr>
          <w:i/>
          <w:iCs/>
          <w:sz w:val="24"/>
          <w:szCs w:val="24"/>
        </w:rPr>
        <w:t>“</w:t>
      </w:r>
      <w:r w:rsidRPr="0083510D">
        <w:rPr>
          <w:i/>
          <w:iCs/>
          <w:sz w:val="24"/>
          <w:szCs w:val="24"/>
        </w:rPr>
        <w:t>Danse Macabre</w:t>
      </w:r>
      <w:r w:rsidR="0083510D">
        <w:rPr>
          <w:i/>
          <w:iCs/>
          <w:sz w:val="24"/>
          <w:szCs w:val="24"/>
        </w:rPr>
        <w:t>”</w:t>
      </w:r>
      <w:r>
        <w:rPr>
          <w:sz w:val="24"/>
          <w:szCs w:val="24"/>
        </w:rPr>
        <w:t xml:space="preserve"> </w:t>
      </w:r>
      <w:r>
        <w:rPr>
          <w:i/>
          <w:iCs/>
          <w:sz w:val="24"/>
          <w:szCs w:val="24"/>
        </w:rPr>
        <w:t xml:space="preserve">in Medieval and Early Modern Europe, </w:t>
      </w:r>
      <w:r>
        <w:rPr>
          <w:sz w:val="24"/>
          <w:szCs w:val="24"/>
        </w:rPr>
        <w:t>ed. Sophie Oosterwijk and Stefanie Knöll</w:t>
      </w:r>
      <w:r w:rsidR="003F61E2">
        <w:rPr>
          <w:sz w:val="24"/>
          <w:szCs w:val="24"/>
        </w:rPr>
        <w:t xml:space="preserve">, </w:t>
      </w:r>
      <w:r w:rsidR="0083219B">
        <w:rPr>
          <w:sz w:val="24"/>
          <w:szCs w:val="24"/>
        </w:rPr>
        <w:t>43</w:t>
      </w:r>
      <w:r w:rsidR="004A44C7">
        <w:rPr>
          <w:rFonts w:cstheme="minorHAnsi"/>
          <w:color w:val="000000"/>
          <w:sz w:val="24"/>
          <w:szCs w:val="24"/>
        </w:rPr>
        <w:t>–</w:t>
      </w:r>
      <w:r w:rsidR="0083219B">
        <w:rPr>
          <w:sz w:val="24"/>
          <w:szCs w:val="24"/>
        </w:rPr>
        <w:t>72</w:t>
      </w:r>
      <w:r>
        <w:rPr>
          <w:sz w:val="24"/>
          <w:szCs w:val="24"/>
        </w:rPr>
        <w:t>.</w:t>
      </w:r>
      <w:r w:rsidR="00730457">
        <w:rPr>
          <w:sz w:val="24"/>
          <w:szCs w:val="24"/>
        </w:rPr>
        <w:t xml:space="preserve"> Cambridge Scholars Publishing.</w:t>
      </w:r>
    </w:p>
    <w:p w14:paraId="483F08AD" w14:textId="68E7F140" w:rsidR="00281E46" w:rsidRDefault="00E04267" w:rsidP="00FF0B6D">
      <w:pPr>
        <w:spacing w:line="480" w:lineRule="auto"/>
        <w:ind w:left="720" w:hanging="720"/>
        <w:rPr>
          <w:rFonts w:cstheme="minorHAnsi"/>
          <w:sz w:val="24"/>
          <w:szCs w:val="24"/>
        </w:rPr>
      </w:pPr>
      <w:r>
        <w:rPr>
          <w:sz w:val="24"/>
          <w:szCs w:val="24"/>
        </w:rPr>
        <w:lastRenderedPageBreak/>
        <w:t xml:space="preserve">Fuller, Sarah. </w:t>
      </w:r>
      <w:r w:rsidR="00281E46" w:rsidRPr="00281E46">
        <w:rPr>
          <w:rFonts w:cstheme="minorHAnsi"/>
          <w:sz w:val="24"/>
          <w:szCs w:val="24"/>
        </w:rPr>
        <w:t>1981. “Theoretical Foundations of Early Organum Theory.”</w:t>
      </w:r>
      <w:r w:rsidR="003A08C7">
        <w:rPr>
          <w:rFonts w:cstheme="minorHAnsi"/>
          <w:sz w:val="24"/>
          <w:szCs w:val="24"/>
        </w:rPr>
        <w:t xml:space="preserve"> </w:t>
      </w:r>
      <w:r w:rsidR="00281E46" w:rsidRPr="00281E46">
        <w:rPr>
          <w:rFonts w:cstheme="minorHAnsi"/>
          <w:i/>
          <w:iCs/>
          <w:sz w:val="24"/>
          <w:szCs w:val="24"/>
        </w:rPr>
        <w:t>Acta Musicologica</w:t>
      </w:r>
      <w:r w:rsidR="00281E46" w:rsidRPr="00281E46">
        <w:rPr>
          <w:rFonts w:cstheme="minorHAnsi"/>
          <w:sz w:val="24"/>
          <w:szCs w:val="24"/>
        </w:rPr>
        <w:t xml:space="preserve"> 53</w:t>
      </w:r>
      <w:r w:rsidR="00EC22E8">
        <w:rPr>
          <w:rFonts w:cstheme="minorHAnsi"/>
          <w:sz w:val="24"/>
          <w:szCs w:val="24"/>
        </w:rPr>
        <w:t xml:space="preserve"> (</w:t>
      </w:r>
      <w:r w:rsidR="00281E46" w:rsidRPr="00281E46">
        <w:rPr>
          <w:rFonts w:cstheme="minorHAnsi"/>
          <w:sz w:val="24"/>
          <w:szCs w:val="24"/>
        </w:rPr>
        <w:t>1</w:t>
      </w:r>
      <w:r w:rsidR="00EC22E8">
        <w:rPr>
          <w:rFonts w:cstheme="minorHAnsi"/>
          <w:sz w:val="24"/>
          <w:szCs w:val="24"/>
        </w:rPr>
        <w:t>)</w:t>
      </w:r>
      <w:r w:rsidR="00281E46" w:rsidRPr="00281E46">
        <w:rPr>
          <w:rFonts w:cstheme="minorHAnsi"/>
          <w:sz w:val="24"/>
          <w:szCs w:val="24"/>
        </w:rPr>
        <w:t>: 52</w:t>
      </w:r>
      <w:r w:rsidR="004A44C7">
        <w:rPr>
          <w:rFonts w:cstheme="minorHAnsi"/>
          <w:color w:val="000000"/>
          <w:sz w:val="24"/>
          <w:szCs w:val="24"/>
        </w:rPr>
        <w:t>–</w:t>
      </w:r>
      <w:r w:rsidR="00281E46" w:rsidRPr="00281E46">
        <w:rPr>
          <w:rFonts w:cstheme="minorHAnsi"/>
          <w:sz w:val="24"/>
          <w:szCs w:val="24"/>
        </w:rPr>
        <w:t>84.</w:t>
      </w:r>
    </w:p>
    <w:p w14:paraId="333577D0" w14:textId="56514BAD" w:rsidR="00AE2723" w:rsidRPr="00AE2723" w:rsidRDefault="00AE2723" w:rsidP="00FF0B6D">
      <w:pPr>
        <w:spacing w:line="480" w:lineRule="auto"/>
        <w:ind w:left="720" w:hanging="720"/>
        <w:rPr>
          <w:rFonts w:cstheme="minorHAnsi"/>
          <w:sz w:val="24"/>
          <w:szCs w:val="24"/>
        </w:rPr>
      </w:pPr>
      <w:r>
        <w:rPr>
          <w:rFonts w:cstheme="minorHAnsi"/>
          <w:sz w:val="24"/>
          <w:szCs w:val="24"/>
        </w:rPr>
        <w:t xml:space="preserve">Fuller, Sarah. 1986. “On Sonority in Fourteenth-Century Polyphony: Some Preliminary Reflections.” </w:t>
      </w:r>
      <w:r>
        <w:rPr>
          <w:rFonts w:cstheme="minorHAnsi"/>
          <w:i/>
          <w:iCs/>
          <w:sz w:val="24"/>
          <w:szCs w:val="24"/>
        </w:rPr>
        <w:t xml:space="preserve">Journal of Music Theory </w:t>
      </w:r>
      <w:r>
        <w:rPr>
          <w:rFonts w:cstheme="minorHAnsi"/>
          <w:sz w:val="24"/>
          <w:szCs w:val="24"/>
        </w:rPr>
        <w:t>30 (1): 35</w:t>
      </w:r>
      <w:r w:rsidR="00C50FBB">
        <w:rPr>
          <w:rFonts w:cstheme="minorHAnsi"/>
          <w:sz w:val="24"/>
          <w:szCs w:val="24"/>
        </w:rPr>
        <w:t>–</w:t>
      </w:r>
      <w:r>
        <w:rPr>
          <w:rFonts w:cstheme="minorHAnsi"/>
          <w:sz w:val="24"/>
          <w:szCs w:val="24"/>
        </w:rPr>
        <w:t xml:space="preserve">70. </w:t>
      </w:r>
    </w:p>
    <w:p w14:paraId="764B6E15" w14:textId="75F67BEE" w:rsidR="00E40AB5" w:rsidRDefault="00C675D7" w:rsidP="00FF0B6D">
      <w:pPr>
        <w:spacing w:line="480" w:lineRule="auto"/>
        <w:ind w:left="720" w:hanging="720"/>
        <w:rPr>
          <w:rFonts w:cstheme="minorHAnsi"/>
          <w:sz w:val="24"/>
          <w:szCs w:val="24"/>
        </w:rPr>
      </w:pPr>
      <w:r>
        <w:rPr>
          <w:sz w:val="24"/>
          <w:szCs w:val="24"/>
        </w:rPr>
        <w:t>Fuller, Sarah</w:t>
      </w:r>
      <w:r w:rsidR="00E40AB5">
        <w:rPr>
          <w:rFonts w:cstheme="minorHAnsi"/>
          <w:sz w:val="24"/>
          <w:szCs w:val="24"/>
        </w:rPr>
        <w:t xml:space="preserve">. </w:t>
      </w:r>
      <w:r w:rsidR="00E40AB5">
        <w:rPr>
          <w:sz w:val="24"/>
          <w:szCs w:val="24"/>
        </w:rPr>
        <w:t xml:space="preserve">1992. “Tendencies and Resolutions: The Directed Progression in </w:t>
      </w:r>
      <w:r w:rsidR="00E40AB5" w:rsidRPr="00457E97">
        <w:rPr>
          <w:i/>
          <w:iCs/>
          <w:sz w:val="24"/>
          <w:szCs w:val="24"/>
        </w:rPr>
        <w:t>Ars Nova</w:t>
      </w:r>
      <w:r w:rsidR="00E40AB5">
        <w:rPr>
          <w:sz w:val="24"/>
          <w:szCs w:val="24"/>
        </w:rPr>
        <w:t xml:space="preserve"> Music.” </w:t>
      </w:r>
      <w:r w:rsidR="00E40AB5">
        <w:rPr>
          <w:i/>
          <w:iCs/>
          <w:sz w:val="24"/>
          <w:szCs w:val="24"/>
        </w:rPr>
        <w:t>Journal of Music Theory</w:t>
      </w:r>
      <w:r w:rsidR="00E40AB5">
        <w:rPr>
          <w:sz w:val="24"/>
          <w:szCs w:val="24"/>
        </w:rPr>
        <w:t xml:space="preserve"> 36 (2): 229</w:t>
      </w:r>
      <w:r w:rsidR="00E40AB5">
        <w:rPr>
          <w:rFonts w:cstheme="minorHAnsi"/>
          <w:color w:val="000000"/>
          <w:sz w:val="24"/>
          <w:szCs w:val="24"/>
        </w:rPr>
        <w:t>–</w:t>
      </w:r>
      <w:r w:rsidR="00E40AB5">
        <w:rPr>
          <w:sz w:val="24"/>
          <w:szCs w:val="24"/>
        </w:rPr>
        <w:t>58.</w:t>
      </w:r>
    </w:p>
    <w:p w14:paraId="1069DFC0" w14:textId="41B81ABA" w:rsidR="006C3FAA" w:rsidRPr="006C3FAA" w:rsidRDefault="006C3FAA" w:rsidP="00FF0B6D">
      <w:pPr>
        <w:spacing w:line="480" w:lineRule="auto"/>
        <w:ind w:left="720" w:hanging="720"/>
        <w:rPr>
          <w:rFonts w:cstheme="minorHAnsi"/>
          <w:sz w:val="24"/>
          <w:szCs w:val="24"/>
        </w:rPr>
      </w:pPr>
      <w:r>
        <w:rPr>
          <w:rFonts w:cstheme="minorHAnsi"/>
          <w:sz w:val="24"/>
          <w:szCs w:val="24"/>
        </w:rPr>
        <w:t xml:space="preserve">Grant, Roger Mathew. 2014. </w:t>
      </w:r>
      <w:r>
        <w:rPr>
          <w:rFonts w:cstheme="minorHAnsi"/>
          <w:i/>
          <w:iCs/>
          <w:sz w:val="24"/>
          <w:szCs w:val="24"/>
        </w:rPr>
        <w:t>Beating Time and Measuring Music in the Early Modern Era.</w:t>
      </w:r>
      <w:r>
        <w:rPr>
          <w:rFonts w:cstheme="minorHAnsi"/>
          <w:sz w:val="24"/>
          <w:szCs w:val="24"/>
        </w:rPr>
        <w:t xml:space="preserve"> Oxford University Press.</w:t>
      </w:r>
    </w:p>
    <w:p w14:paraId="72F373CE" w14:textId="33EA823B" w:rsidR="00272729" w:rsidRPr="00272729" w:rsidRDefault="00272729" w:rsidP="00FF0B6D">
      <w:pPr>
        <w:spacing w:line="480" w:lineRule="auto"/>
        <w:ind w:left="720" w:hanging="720"/>
        <w:rPr>
          <w:sz w:val="24"/>
          <w:szCs w:val="24"/>
        </w:rPr>
      </w:pPr>
      <w:r>
        <w:rPr>
          <w:sz w:val="24"/>
          <w:szCs w:val="24"/>
        </w:rPr>
        <w:t xml:space="preserve">Hoppin, Richard H. 1960. “Notational Licences of Guillaume de Machaut.” </w:t>
      </w:r>
      <w:r>
        <w:rPr>
          <w:i/>
          <w:iCs/>
          <w:sz w:val="24"/>
          <w:szCs w:val="24"/>
        </w:rPr>
        <w:t>Musica Disciplina</w:t>
      </w:r>
      <w:r>
        <w:rPr>
          <w:sz w:val="24"/>
          <w:szCs w:val="24"/>
        </w:rPr>
        <w:t xml:space="preserve"> 14: 13</w:t>
      </w:r>
      <w:r w:rsidR="004A44C7">
        <w:rPr>
          <w:rFonts w:cstheme="minorHAnsi"/>
          <w:color w:val="000000"/>
          <w:sz w:val="24"/>
          <w:szCs w:val="24"/>
        </w:rPr>
        <w:t>–</w:t>
      </w:r>
      <w:r>
        <w:rPr>
          <w:sz w:val="24"/>
          <w:szCs w:val="24"/>
        </w:rPr>
        <w:t>27.</w:t>
      </w:r>
    </w:p>
    <w:p w14:paraId="343D5489" w14:textId="13A6495E" w:rsidR="008215EA" w:rsidRPr="008215EA" w:rsidRDefault="008215EA" w:rsidP="00FF0B6D">
      <w:pPr>
        <w:spacing w:line="480" w:lineRule="auto"/>
        <w:ind w:left="720" w:hanging="720"/>
        <w:rPr>
          <w:sz w:val="24"/>
          <w:szCs w:val="24"/>
        </w:rPr>
      </w:pPr>
      <w:r>
        <w:rPr>
          <w:sz w:val="24"/>
          <w:szCs w:val="24"/>
        </w:rPr>
        <w:t xml:space="preserve">Huot, Sylvia. 1987. </w:t>
      </w:r>
      <w:r>
        <w:rPr>
          <w:i/>
          <w:iCs/>
          <w:sz w:val="24"/>
          <w:szCs w:val="24"/>
        </w:rPr>
        <w:t>From Song to Book: The Poetics of Writing in Old French Lyric and Lyrical Narrative Poetry</w:t>
      </w:r>
      <w:r>
        <w:rPr>
          <w:sz w:val="24"/>
          <w:szCs w:val="24"/>
        </w:rPr>
        <w:t>. Cornell University Press.</w:t>
      </w:r>
    </w:p>
    <w:p w14:paraId="7299898F" w14:textId="427326A1" w:rsidR="00FF0B6D" w:rsidRPr="00FF0B6D" w:rsidRDefault="00FF0B6D" w:rsidP="00FF0B6D">
      <w:pPr>
        <w:spacing w:line="480" w:lineRule="auto"/>
        <w:ind w:left="720" w:hanging="720"/>
        <w:rPr>
          <w:sz w:val="24"/>
          <w:szCs w:val="24"/>
        </w:rPr>
      </w:pPr>
      <w:r w:rsidRPr="00281E46">
        <w:rPr>
          <w:sz w:val="24"/>
          <w:szCs w:val="24"/>
        </w:rPr>
        <w:t>Kohn, Karl. 1981. “The Renotation of Polyphonic Musi</w:t>
      </w:r>
      <w:r w:rsidRPr="00FF0B6D">
        <w:rPr>
          <w:sz w:val="24"/>
          <w:szCs w:val="24"/>
        </w:rPr>
        <w:t>c</w:t>
      </w:r>
      <w:r>
        <w:rPr>
          <w:sz w:val="24"/>
          <w:szCs w:val="24"/>
        </w:rPr>
        <w:t>.”</w:t>
      </w:r>
      <w:r w:rsidRPr="00FF0B6D">
        <w:rPr>
          <w:sz w:val="24"/>
          <w:szCs w:val="24"/>
        </w:rPr>
        <w:t xml:space="preserve"> </w:t>
      </w:r>
      <w:r w:rsidRPr="00FF0B6D">
        <w:rPr>
          <w:i/>
          <w:sz w:val="24"/>
          <w:szCs w:val="24"/>
        </w:rPr>
        <w:t>Musical Quarterly</w:t>
      </w:r>
      <w:r w:rsidRPr="00FF0B6D">
        <w:rPr>
          <w:sz w:val="24"/>
          <w:szCs w:val="24"/>
        </w:rPr>
        <w:t xml:space="preserve"> 67</w:t>
      </w:r>
      <w:r w:rsidR="006F2E14">
        <w:rPr>
          <w:sz w:val="24"/>
          <w:szCs w:val="24"/>
        </w:rPr>
        <w:t xml:space="preserve"> (</w:t>
      </w:r>
      <w:r w:rsidRPr="00FF0B6D">
        <w:rPr>
          <w:sz w:val="24"/>
          <w:szCs w:val="24"/>
        </w:rPr>
        <w:t>1</w:t>
      </w:r>
      <w:r w:rsidR="006F2E14">
        <w:rPr>
          <w:sz w:val="24"/>
          <w:szCs w:val="24"/>
        </w:rPr>
        <w:t>)</w:t>
      </w:r>
      <w:r w:rsidRPr="00FF0B6D">
        <w:rPr>
          <w:sz w:val="24"/>
          <w:szCs w:val="24"/>
        </w:rPr>
        <w:t>: 29</w:t>
      </w:r>
      <w:r w:rsidR="004A44C7">
        <w:rPr>
          <w:rFonts w:cstheme="minorHAnsi"/>
          <w:color w:val="000000"/>
          <w:sz w:val="24"/>
          <w:szCs w:val="24"/>
        </w:rPr>
        <w:t>–</w:t>
      </w:r>
      <w:r w:rsidRPr="00FF0B6D">
        <w:rPr>
          <w:sz w:val="24"/>
          <w:szCs w:val="24"/>
        </w:rPr>
        <w:t>49.</w:t>
      </w:r>
    </w:p>
    <w:p w14:paraId="75AA050E" w14:textId="5BB2F83E" w:rsidR="00504B76" w:rsidRPr="00504B76" w:rsidRDefault="00504B76" w:rsidP="00504B76">
      <w:pPr>
        <w:spacing w:line="480" w:lineRule="auto"/>
        <w:ind w:left="720" w:hanging="720"/>
        <w:rPr>
          <w:rFonts w:cstheme="minorHAnsi"/>
          <w:color w:val="000000"/>
          <w:sz w:val="24"/>
          <w:szCs w:val="24"/>
        </w:rPr>
      </w:pPr>
      <w:r>
        <w:rPr>
          <w:rFonts w:cstheme="minorHAnsi"/>
          <w:color w:val="000000"/>
          <w:sz w:val="24"/>
          <w:szCs w:val="24"/>
        </w:rPr>
        <w:t xml:space="preserve">Lavacek, Justin. 2022. “Hidden Colouration: Deep Metrical Flexibility in Machaut.” </w:t>
      </w:r>
      <w:r>
        <w:rPr>
          <w:rFonts w:cstheme="minorHAnsi"/>
          <w:i/>
          <w:iCs/>
          <w:color w:val="000000"/>
          <w:sz w:val="24"/>
          <w:szCs w:val="24"/>
        </w:rPr>
        <w:t xml:space="preserve">Plainsong and Medieval Music </w:t>
      </w:r>
      <w:r>
        <w:rPr>
          <w:rFonts w:cstheme="minorHAnsi"/>
          <w:color w:val="000000"/>
          <w:sz w:val="24"/>
          <w:szCs w:val="24"/>
        </w:rPr>
        <w:t>3</w:t>
      </w:r>
      <w:r w:rsidR="003D5ACA">
        <w:rPr>
          <w:rFonts w:cstheme="minorHAnsi"/>
          <w:color w:val="000000"/>
          <w:sz w:val="24"/>
          <w:szCs w:val="24"/>
        </w:rPr>
        <w:t>1</w:t>
      </w:r>
      <w:r w:rsidR="004E4459">
        <w:rPr>
          <w:rFonts w:cstheme="minorHAnsi"/>
          <w:color w:val="000000"/>
          <w:sz w:val="24"/>
          <w:szCs w:val="24"/>
        </w:rPr>
        <w:t xml:space="preserve"> (</w:t>
      </w:r>
      <w:r>
        <w:rPr>
          <w:rFonts w:cstheme="minorHAnsi"/>
          <w:color w:val="000000"/>
          <w:sz w:val="24"/>
          <w:szCs w:val="24"/>
        </w:rPr>
        <w:t>2</w:t>
      </w:r>
      <w:r w:rsidR="004E4459">
        <w:rPr>
          <w:rFonts w:cstheme="minorHAnsi"/>
          <w:color w:val="000000"/>
          <w:sz w:val="24"/>
          <w:szCs w:val="24"/>
        </w:rPr>
        <w:t>)</w:t>
      </w:r>
      <w:r w:rsidR="003D5ACA">
        <w:rPr>
          <w:rFonts w:cstheme="minorHAnsi"/>
          <w:color w:val="000000"/>
          <w:sz w:val="24"/>
          <w:szCs w:val="24"/>
        </w:rPr>
        <w:t>: 143</w:t>
      </w:r>
      <w:r w:rsidR="004A44C7">
        <w:rPr>
          <w:rFonts w:cstheme="minorHAnsi"/>
          <w:color w:val="000000"/>
          <w:sz w:val="24"/>
          <w:szCs w:val="24"/>
        </w:rPr>
        <w:t>–</w:t>
      </w:r>
      <w:r w:rsidR="003D5ACA">
        <w:rPr>
          <w:rFonts w:cstheme="minorHAnsi"/>
          <w:color w:val="000000"/>
          <w:sz w:val="24"/>
          <w:szCs w:val="24"/>
        </w:rPr>
        <w:t>67</w:t>
      </w:r>
      <w:r>
        <w:rPr>
          <w:rFonts w:cstheme="minorHAnsi"/>
          <w:color w:val="000000"/>
          <w:sz w:val="24"/>
          <w:szCs w:val="24"/>
        </w:rPr>
        <w:t>.</w:t>
      </w:r>
    </w:p>
    <w:p w14:paraId="70CC5CD6" w14:textId="77777777" w:rsidR="00F20389" w:rsidRDefault="0008238E" w:rsidP="00F30ABF">
      <w:pPr>
        <w:spacing w:line="480" w:lineRule="auto"/>
        <w:ind w:left="720" w:hanging="720"/>
        <w:rPr>
          <w:rFonts w:cstheme="minorHAnsi"/>
          <w:color w:val="000000"/>
          <w:sz w:val="24"/>
          <w:szCs w:val="24"/>
        </w:rPr>
      </w:pPr>
      <w:r>
        <w:rPr>
          <w:rFonts w:cstheme="minorHAnsi"/>
          <w:color w:val="000000"/>
          <w:sz w:val="24"/>
          <w:szCs w:val="24"/>
        </w:rPr>
        <w:t xml:space="preserve">Leach, Elizabeth Eva. </w:t>
      </w:r>
      <w:r w:rsidR="00F20389">
        <w:rPr>
          <w:rFonts w:cstheme="minorHAnsi"/>
          <w:color w:val="000000"/>
          <w:sz w:val="24"/>
          <w:szCs w:val="24"/>
        </w:rPr>
        <w:t xml:space="preserve">2000. “Counterpoint and Analysis in Fourteenth-Century Song.” </w:t>
      </w:r>
      <w:r w:rsidR="00F20389">
        <w:rPr>
          <w:rFonts w:cstheme="minorHAnsi"/>
          <w:i/>
          <w:iCs/>
          <w:color w:val="000000"/>
          <w:sz w:val="24"/>
          <w:szCs w:val="24"/>
        </w:rPr>
        <w:t>Journal of Music Theory</w:t>
      </w:r>
      <w:r w:rsidR="00F20389">
        <w:rPr>
          <w:rFonts w:cstheme="minorHAnsi"/>
          <w:color w:val="000000"/>
          <w:sz w:val="24"/>
          <w:szCs w:val="24"/>
        </w:rPr>
        <w:t xml:space="preserve"> 44 (1): 45–79.</w:t>
      </w:r>
    </w:p>
    <w:p w14:paraId="7C64A3B7" w14:textId="6C0B7834" w:rsidR="00657091" w:rsidRPr="00D61CD9" w:rsidRDefault="00C675D7" w:rsidP="00F30ABF">
      <w:pPr>
        <w:spacing w:line="480" w:lineRule="auto"/>
        <w:ind w:left="720" w:hanging="720"/>
        <w:rPr>
          <w:rFonts w:cstheme="minorHAnsi"/>
          <w:color w:val="000000"/>
          <w:sz w:val="24"/>
          <w:szCs w:val="24"/>
        </w:rPr>
      </w:pPr>
      <w:r>
        <w:rPr>
          <w:rFonts w:cstheme="minorHAnsi"/>
          <w:color w:val="000000"/>
          <w:sz w:val="24"/>
          <w:szCs w:val="24"/>
        </w:rPr>
        <w:t>Leach, Elizabeth Eva</w:t>
      </w:r>
      <w:r w:rsidR="00F20389">
        <w:rPr>
          <w:rFonts w:cstheme="minorHAnsi"/>
          <w:color w:val="000000"/>
          <w:sz w:val="24"/>
          <w:szCs w:val="24"/>
        </w:rPr>
        <w:t xml:space="preserve">. </w:t>
      </w:r>
      <w:r w:rsidR="00657091">
        <w:rPr>
          <w:rFonts w:cstheme="minorHAnsi"/>
          <w:color w:val="000000"/>
          <w:sz w:val="24"/>
          <w:szCs w:val="24"/>
        </w:rPr>
        <w:t xml:space="preserve">2011. </w:t>
      </w:r>
      <w:r w:rsidR="00657091">
        <w:rPr>
          <w:rFonts w:cstheme="minorHAnsi"/>
          <w:i/>
          <w:iCs/>
          <w:color w:val="000000"/>
          <w:sz w:val="24"/>
          <w:szCs w:val="24"/>
        </w:rPr>
        <w:t>Guillaume de Machaut: Secretary, Poet, Musician.</w:t>
      </w:r>
      <w:r w:rsidR="00657091">
        <w:rPr>
          <w:rFonts w:cstheme="minorHAnsi"/>
          <w:color w:val="000000"/>
          <w:sz w:val="24"/>
          <w:szCs w:val="24"/>
        </w:rPr>
        <w:t xml:space="preserve"> Cornell University Press.</w:t>
      </w:r>
    </w:p>
    <w:p w14:paraId="19424607" w14:textId="471A155F" w:rsidR="006D641F" w:rsidRPr="006D641F" w:rsidRDefault="006D641F" w:rsidP="004860CB">
      <w:pPr>
        <w:spacing w:line="480" w:lineRule="auto"/>
        <w:ind w:left="720" w:hanging="720"/>
        <w:rPr>
          <w:rFonts w:cstheme="minorHAnsi"/>
          <w:color w:val="000000"/>
          <w:sz w:val="24"/>
          <w:szCs w:val="24"/>
        </w:rPr>
      </w:pPr>
      <w:r>
        <w:rPr>
          <w:rFonts w:cstheme="minorHAnsi"/>
          <w:color w:val="000000"/>
          <w:sz w:val="24"/>
          <w:szCs w:val="24"/>
        </w:rPr>
        <w:t xml:space="preserve">Leech-Wilkinson, Daniel. 1991. “Not Just a Pretty Tune: Structuring Devices in Four Machaut Virelais.” </w:t>
      </w:r>
      <w:r>
        <w:rPr>
          <w:rFonts w:cstheme="minorHAnsi"/>
          <w:i/>
          <w:iCs/>
          <w:color w:val="000000"/>
          <w:sz w:val="24"/>
          <w:szCs w:val="24"/>
        </w:rPr>
        <w:t>Sonus</w:t>
      </w:r>
      <w:r>
        <w:rPr>
          <w:rFonts w:cstheme="minorHAnsi"/>
          <w:color w:val="000000"/>
          <w:sz w:val="24"/>
          <w:szCs w:val="24"/>
        </w:rPr>
        <w:t xml:space="preserve"> 12</w:t>
      </w:r>
      <w:r w:rsidR="006F2E14">
        <w:rPr>
          <w:rFonts w:cstheme="minorHAnsi"/>
          <w:color w:val="000000"/>
          <w:sz w:val="24"/>
          <w:szCs w:val="24"/>
        </w:rPr>
        <w:t xml:space="preserve"> (</w:t>
      </w:r>
      <w:r>
        <w:rPr>
          <w:rFonts w:cstheme="minorHAnsi"/>
          <w:color w:val="000000"/>
          <w:sz w:val="24"/>
          <w:szCs w:val="24"/>
        </w:rPr>
        <w:t>1</w:t>
      </w:r>
      <w:r w:rsidR="006F2E14">
        <w:rPr>
          <w:rFonts w:cstheme="minorHAnsi"/>
          <w:color w:val="000000"/>
          <w:sz w:val="24"/>
          <w:szCs w:val="24"/>
        </w:rPr>
        <w:t>)</w:t>
      </w:r>
      <w:r>
        <w:rPr>
          <w:rFonts w:cstheme="minorHAnsi"/>
          <w:color w:val="000000"/>
          <w:sz w:val="24"/>
          <w:szCs w:val="24"/>
        </w:rPr>
        <w:t>: 16</w:t>
      </w:r>
      <w:r w:rsidR="004A44C7">
        <w:rPr>
          <w:rFonts w:cstheme="minorHAnsi"/>
          <w:color w:val="000000"/>
          <w:sz w:val="24"/>
          <w:szCs w:val="24"/>
        </w:rPr>
        <w:t>–</w:t>
      </w:r>
      <w:r>
        <w:rPr>
          <w:rFonts w:cstheme="minorHAnsi"/>
          <w:color w:val="000000"/>
          <w:sz w:val="24"/>
          <w:szCs w:val="24"/>
        </w:rPr>
        <w:t>31.</w:t>
      </w:r>
    </w:p>
    <w:p w14:paraId="2B7354C3" w14:textId="28861583" w:rsidR="00B14A51" w:rsidRPr="007C2E37" w:rsidRDefault="00B14A51" w:rsidP="00EC1BE9">
      <w:pPr>
        <w:spacing w:line="480" w:lineRule="auto"/>
        <w:ind w:left="720" w:hanging="720"/>
        <w:rPr>
          <w:rFonts w:eastAsia="Times New Roman" w:cstheme="minorHAnsi"/>
          <w:sz w:val="24"/>
          <w:szCs w:val="24"/>
        </w:rPr>
      </w:pPr>
      <w:r w:rsidRPr="007C2E37">
        <w:rPr>
          <w:rFonts w:eastAsia="Times New Roman" w:cstheme="minorHAnsi"/>
          <w:sz w:val="24"/>
          <w:szCs w:val="24"/>
        </w:rPr>
        <w:lastRenderedPageBreak/>
        <w:t>Leguy, Sylvette</w:t>
      </w:r>
      <w:r w:rsidR="000E6756">
        <w:rPr>
          <w:rFonts w:eastAsia="Times New Roman" w:cstheme="minorHAnsi"/>
          <w:sz w:val="24"/>
          <w:szCs w:val="24"/>
        </w:rPr>
        <w:t>, ed.</w:t>
      </w:r>
      <w:r w:rsidRPr="007C2E37">
        <w:rPr>
          <w:rFonts w:eastAsia="Times New Roman" w:cstheme="minorHAnsi"/>
          <w:sz w:val="24"/>
          <w:szCs w:val="24"/>
        </w:rPr>
        <w:t xml:space="preserve"> 1977. </w:t>
      </w:r>
      <w:r w:rsidR="00445D78">
        <w:rPr>
          <w:rFonts w:eastAsia="Times New Roman" w:cstheme="minorHAnsi"/>
          <w:i/>
          <w:iCs/>
          <w:sz w:val="24"/>
          <w:szCs w:val="24"/>
        </w:rPr>
        <w:t>Œ</w:t>
      </w:r>
      <w:r w:rsidRPr="007C2E37">
        <w:rPr>
          <w:rFonts w:eastAsia="Times New Roman" w:cstheme="minorHAnsi"/>
          <w:i/>
          <w:iCs/>
          <w:sz w:val="24"/>
          <w:szCs w:val="24"/>
        </w:rPr>
        <w:t xml:space="preserve">uvres </w:t>
      </w:r>
      <w:r w:rsidR="00445D78">
        <w:rPr>
          <w:rFonts w:eastAsia="Times New Roman" w:cstheme="minorHAnsi"/>
          <w:i/>
          <w:iCs/>
          <w:sz w:val="24"/>
          <w:szCs w:val="24"/>
        </w:rPr>
        <w:t>c</w:t>
      </w:r>
      <w:r w:rsidRPr="007C2E37">
        <w:rPr>
          <w:rFonts w:eastAsia="Times New Roman" w:cstheme="minorHAnsi"/>
          <w:i/>
          <w:iCs/>
          <w:sz w:val="24"/>
          <w:szCs w:val="24"/>
        </w:rPr>
        <w:t>ompl</w:t>
      </w:r>
      <w:r w:rsidRPr="007C2E37">
        <w:rPr>
          <w:rFonts w:ascii="Calibri" w:hAnsi="Calibri" w:cs="Calibri"/>
          <w:i/>
          <w:iCs/>
          <w:sz w:val="24"/>
          <w:szCs w:val="24"/>
        </w:rPr>
        <w:t>è</w:t>
      </w:r>
      <w:r w:rsidRPr="007C2E37">
        <w:rPr>
          <w:rFonts w:eastAsia="Times New Roman" w:cstheme="minorHAnsi"/>
          <w:i/>
          <w:iCs/>
          <w:sz w:val="24"/>
          <w:szCs w:val="24"/>
        </w:rPr>
        <w:t>tes</w:t>
      </w:r>
      <w:r w:rsidR="00445D78" w:rsidRPr="009218CB">
        <w:rPr>
          <w:rFonts w:eastAsia="Times New Roman" w:cstheme="minorHAnsi"/>
          <w:sz w:val="24"/>
          <w:szCs w:val="24"/>
        </w:rPr>
        <w:t>,</w:t>
      </w:r>
      <w:r w:rsidR="001213C9" w:rsidRPr="009218CB">
        <w:rPr>
          <w:rFonts w:eastAsia="Times New Roman" w:cstheme="minorHAnsi"/>
          <w:sz w:val="24"/>
          <w:szCs w:val="24"/>
        </w:rPr>
        <w:t xml:space="preserve"> </w:t>
      </w:r>
      <w:r w:rsidR="009218CB" w:rsidRPr="009218CB">
        <w:rPr>
          <w:rFonts w:eastAsia="Times New Roman" w:cstheme="minorHAnsi"/>
          <w:sz w:val="24"/>
          <w:szCs w:val="24"/>
        </w:rPr>
        <w:t>v</w:t>
      </w:r>
      <w:r w:rsidR="001213C9" w:rsidRPr="007C2E37">
        <w:rPr>
          <w:rFonts w:eastAsia="Times New Roman" w:cstheme="minorHAnsi"/>
          <w:sz w:val="24"/>
          <w:szCs w:val="24"/>
        </w:rPr>
        <w:t>ol. 1</w:t>
      </w:r>
      <w:r w:rsidRPr="007C2E37">
        <w:rPr>
          <w:rFonts w:eastAsia="Times New Roman" w:cstheme="minorHAnsi"/>
          <w:i/>
          <w:iCs/>
          <w:sz w:val="24"/>
          <w:szCs w:val="24"/>
        </w:rPr>
        <w:t>.</w:t>
      </w:r>
      <w:r w:rsidR="0082113F">
        <w:rPr>
          <w:rFonts w:eastAsia="Times New Roman" w:cstheme="minorHAnsi"/>
          <w:i/>
          <w:iCs/>
          <w:sz w:val="24"/>
          <w:szCs w:val="24"/>
        </w:rPr>
        <w:t xml:space="preserve"> </w:t>
      </w:r>
      <w:r w:rsidR="0082113F">
        <w:rPr>
          <w:rFonts w:eastAsia="Times New Roman" w:cstheme="minorHAnsi"/>
          <w:sz w:val="24"/>
          <w:szCs w:val="24"/>
        </w:rPr>
        <w:t>By Guillaume de Machaut.</w:t>
      </w:r>
      <w:r w:rsidR="001213C9" w:rsidRPr="007C2E37">
        <w:rPr>
          <w:rFonts w:eastAsia="Times New Roman" w:cstheme="minorHAnsi"/>
          <w:sz w:val="24"/>
          <w:szCs w:val="24"/>
        </w:rPr>
        <w:t xml:space="preserve"> Le Droict Chemin de Musique.</w:t>
      </w:r>
    </w:p>
    <w:p w14:paraId="3C85EE24" w14:textId="0DE4B975" w:rsidR="002B10DA" w:rsidRDefault="002B10DA" w:rsidP="00EC1BE9">
      <w:pPr>
        <w:spacing w:line="480" w:lineRule="auto"/>
        <w:ind w:left="720" w:hanging="720"/>
        <w:rPr>
          <w:sz w:val="24"/>
          <w:szCs w:val="24"/>
        </w:rPr>
      </w:pPr>
      <w:r>
        <w:rPr>
          <w:sz w:val="24"/>
          <w:szCs w:val="24"/>
        </w:rPr>
        <w:t xml:space="preserve">Leo, Domenic. 2005. </w:t>
      </w:r>
      <w:r w:rsidR="002F005E">
        <w:rPr>
          <w:sz w:val="24"/>
          <w:szCs w:val="24"/>
        </w:rPr>
        <w:t>“Authorial Presence in the Illuminated Machaut Manuscripts.”</w:t>
      </w:r>
      <w:r w:rsidR="00755904">
        <w:rPr>
          <w:sz w:val="24"/>
          <w:szCs w:val="24"/>
        </w:rPr>
        <w:t xml:space="preserve"> PhD diss., New York University.</w:t>
      </w:r>
    </w:p>
    <w:p w14:paraId="48315B68" w14:textId="250C8395" w:rsidR="00787A76" w:rsidRPr="00787A76" w:rsidRDefault="00787A76" w:rsidP="00EC1BE9">
      <w:pPr>
        <w:spacing w:line="480" w:lineRule="auto"/>
        <w:ind w:left="720" w:hanging="720"/>
        <w:rPr>
          <w:sz w:val="24"/>
          <w:szCs w:val="24"/>
        </w:rPr>
      </w:pPr>
      <w:r>
        <w:rPr>
          <w:sz w:val="24"/>
          <w:szCs w:val="24"/>
        </w:rPr>
        <w:t>Lerdahl, Fred</w:t>
      </w:r>
      <w:r w:rsidR="00995C0B">
        <w:rPr>
          <w:sz w:val="24"/>
          <w:szCs w:val="24"/>
        </w:rPr>
        <w:t>,</w:t>
      </w:r>
      <w:r>
        <w:rPr>
          <w:sz w:val="24"/>
          <w:szCs w:val="24"/>
        </w:rPr>
        <w:t xml:space="preserve"> and Ray Jackendoff. 1983. </w:t>
      </w:r>
      <w:r>
        <w:rPr>
          <w:i/>
          <w:iCs/>
          <w:sz w:val="24"/>
          <w:szCs w:val="24"/>
        </w:rPr>
        <w:t>A Generative Theory of Tonal Music.</w:t>
      </w:r>
      <w:r>
        <w:rPr>
          <w:sz w:val="24"/>
          <w:szCs w:val="24"/>
        </w:rPr>
        <w:t xml:space="preserve"> MIT Press.</w:t>
      </w:r>
    </w:p>
    <w:p w14:paraId="2F0E80D8" w14:textId="41C3DD7B" w:rsidR="007C2E37" w:rsidRDefault="007C2E37" w:rsidP="00EC1BE9">
      <w:pPr>
        <w:spacing w:line="480" w:lineRule="auto"/>
        <w:ind w:left="720" w:hanging="720"/>
        <w:rPr>
          <w:sz w:val="24"/>
          <w:szCs w:val="24"/>
        </w:rPr>
      </w:pPr>
      <w:r w:rsidRPr="007C2E37">
        <w:rPr>
          <w:sz w:val="24"/>
          <w:szCs w:val="24"/>
        </w:rPr>
        <w:t xml:space="preserve">Little, Meredith Ellis. </w:t>
      </w:r>
      <w:r>
        <w:rPr>
          <w:sz w:val="24"/>
          <w:szCs w:val="24"/>
        </w:rPr>
        <w:t xml:space="preserve">1975. </w:t>
      </w:r>
      <w:r w:rsidRPr="007C2E37">
        <w:rPr>
          <w:sz w:val="24"/>
          <w:szCs w:val="24"/>
        </w:rPr>
        <w:t xml:space="preserve">“The Contribution of Dance Steps to Musical Analysis and Performance: </w:t>
      </w:r>
      <w:r w:rsidRPr="00017E3A">
        <w:rPr>
          <w:i/>
          <w:iCs/>
          <w:sz w:val="24"/>
          <w:szCs w:val="24"/>
        </w:rPr>
        <w:t>La Bourgogne</w:t>
      </w:r>
      <w:r w:rsidRPr="007C2E37">
        <w:rPr>
          <w:sz w:val="24"/>
          <w:szCs w:val="24"/>
        </w:rPr>
        <w:t xml:space="preserve">.” </w:t>
      </w:r>
      <w:r w:rsidRPr="007C2E37">
        <w:rPr>
          <w:i/>
          <w:sz w:val="24"/>
          <w:szCs w:val="24"/>
        </w:rPr>
        <w:t xml:space="preserve">Journal of the American Musicological Society </w:t>
      </w:r>
      <w:r w:rsidRPr="007C2E37">
        <w:rPr>
          <w:sz w:val="24"/>
          <w:szCs w:val="24"/>
        </w:rPr>
        <w:t>28</w:t>
      </w:r>
      <w:r w:rsidR="004A3174">
        <w:rPr>
          <w:sz w:val="24"/>
          <w:szCs w:val="24"/>
        </w:rPr>
        <w:t xml:space="preserve"> (</w:t>
      </w:r>
      <w:r w:rsidRPr="007C2E37">
        <w:rPr>
          <w:sz w:val="24"/>
          <w:szCs w:val="24"/>
        </w:rPr>
        <w:t>1</w:t>
      </w:r>
      <w:r w:rsidR="004A3174">
        <w:rPr>
          <w:sz w:val="24"/>
          <w:szCs w:val="24"/>
        </w:rPr>
        <w:t>)</w:t>
      </w:r>
      <w:r w:rsidRPr="007C2E37">
        <w:rPr>
          <w:sz w:val="24"/>
          <w:szCs w:val="24"/>
        </w:rPr>
        <w:t>: 11</w:t>
      </w:r>
      <w:r w:rsidR="003D25D1">
        <w:rPr>
          <w:sz w:val="24"/>
          <w:szCs w:val="24"/>
        </w:rPr>
        <w:t>2</w:t>
      </w:r>
      <w:r w:rsidR="003D25D1">
        <w:rPr>
          <w:rFonts w:cstheme="minorHAnsi"/>
          <w:color w:val="000000"/>
          <w:sz w:val="24"/>
          <w:szCs w:val="24"/>
        </w:rPr>
        <w:t>–</w:t>
      </w:r>
      <w:r w:rsidR="003D25D1">
        <w:rPr>
          <w:sz w:val="24"/>
          <w:szCs w:val="24"/>
        </w:rPr>
        <w:t>24</w:t>
      </w:r>
      <w:r w:rsidRPr="007C2E37">
        <w:rPr>
          <w:sz w:val="24"/>
          <w:szCs w:val="24"/>
        </w:rPr>
        <w:t>.</w:t>
      </w:r>
    </w:p>
    <w:p w14:paraId="3218DDD6" w14:textId="6EB769F2" w:rsidR="00D21A7C" w:rsidRPr="005557A1" w:rsidRDefault="00D21A7C" w:rsidP="00D21A7C">
      <w:pPr>
        <w:spacing w:line="480" w:lineRule="auto"/>
        <w:ind w:left="720" w:hanging="720"/>
        <w:rPr>
          <w:rFonts w:eastAsia="Times New Roman" w:cstheme="minorHAnsi"/>
          <w:color w:val="000000"/>
          <w:sz w:val="24"/>
          <w:szCs w:val="24"/>
        </w:rPr>
      </w:pPr>
      <w:r w:rsidRPr="005557A1">
        <w:rPr>
          <w:rFonts w:eastAsia="Times New Roman" w:cstheme="minorHAnsi"/>
          <w:color w:val="000000"/>
          <w:sz w:val="24"/>
          <w:szCs w:val="24"/>
        </w:rPr>
        <w:t>Ludwig, Friedrich</w:t>
      </w:r>
      <w:r w:rsidR="00BD0B05">
        <w:rPr>
          <w:rFonts w:eastAsia="Times New Roman" w:cstheme="minorHAnsi"/>
          <w:color w:val="000000"/>
          <w:sz w:val="24"/>
          <w:szCs w:val="24"/>
        </w:rPr>
        <w:t>, ed</w:t>
      </w:r>
      <w:r w:rsidRPr="005557A1">
        <w:rPr>
          <w:rFonts w:eastAsia="Times New Roman" w:cstheme="minorHAnsi"/>
          <w:color w:val="000000"/>
          <w:sz w:val="24"/>
          <w:szCs w:val="24"/>
        </w:rPr>
        <w:t xml:space="preserve">. </w:t>
      </w:r>
      <w:r>
        <w:rPr>
          <w:rFonts w:eastAsia="Times New Roman" w:cstheme="minorHAnsi"/>
          <w:color w:val="000000"/>
          <w:sz w:val="24"/>
          <w:szCs w:val="24"/>
        </w:rPr>
        <w:t xml:space="preserve">1926. </w:t>
      </w:r>
      <w:r w:rsidRPr="005557A1">
        <w:rPr>
          <w:rFonts w:eastAsia="Times New Roman" w:cstheme="minorHAnsi"/>
          <w:i/>
          <w:color w:val="000000"/>
          <w:sz w:val="24"/>
          <w:szCs w:val="24"/>
        </w:rPr>
        <w:t>Musikalische Werke</w:t>
      </w:r>
      <w:r>
        <w:rPr>
          <w:rFonts w:eastAsia="Times New Roman" w:cstheme="minorHAnsi"/>
          <w:i/>
          <w:color w:val="000000"/>
          <w:sz w:val="24"/>
          <w:szCs w:val="24"/>
        </w:rPr>
        <w:t xml:space="preserve"> Vol. 1: Balladen, Rondeaux und Virelais</w:t>
      </w:r>
      <w:r w:rsidR="0082113F">
        <w:rPr>
          <w:rFonts w:eastAsia="Times New Roman" w:cstheme="minorHAnsi"/>
          <w:iCs/>
          <w:color w:val="000000"/>
          <w:sz w:val="24"/>
          <w:szCs w:val="24"/>
        </w:rPr>
        <w:t>.</w:t>
      </w:r>
      <w:r w:rsidR="00BD0B05">
        <w:rPr>
          <w:rFonts w:eastAsia="Times New Roman" w:cstheme="minorHAnsi"/>
          <w:iCs/>
          <w:color w:val="000000"/>
          <w:sz w:val="24"/>
          <w:szCs w:val="24"/>
        </w:rPr>
        <w:t xml:space="preserve"> </w:t>
      </w:r>
      <w:r w:rsidR="0082113F">
        <w:rPr>
          <w:rFonts w:eastAsia="Times New Roman" w:cstheme="minorHAnsi"/>
          <w:iCs/>
          <w:color w:val="000000"/>
          <w:sz w:val="24"/>
          <w:szCs w:val="24"/>
        </w:rPr>
        <w:t>B</w:t>
      </w:r>
      <w:r w:rsidR="00BD0B05">
        <w:rPr>
          <w:rFonts w:eastAsia="Times New Roman" w:cstheme="minorHAnsi"/>
          <w:iCs/>
          <w:color w:val="000000"/>
          <w:sz w:val="24"/>
          <w:szCs w:val="24"/>
        </w:rPr>
        <w:t>y Guillaume de Machaut.</w:t>
      </w:r>
      <w:r>
        <w:rPr>
          <w:rFonts w:eastAsia="Times New Roman" w:cstheme="minorHAnsi"/>
          <w:color w:val="000000"/>
          <w:sz w:val="24"/>
          <w:szCs w:val="24"/>
        </w:rPr>
        <w:t xml:space="preserve"> Breitkopf </w:t>
      </w:r>
      <w:r w:rsidR="00FF5D18">
        <w:rPr>
          <w:rFonts w:eastAsia="Times New Roman" w:cstheme="minorHAnsi"/>
          <w:color w:val="000000"/>
          <w:sz w:val="24"/>
          <w:szCs w:val="24"/>
        </w:rPr>
        <w:t>und</w:t>
      </w:r>
      <w:r>
        <w:rPr>
          <w:rFonts w:eastAsia="Times New Roman" w:cstheme="minorHAnsi"/>
          <w:color w:val="000000"/>
          <w:sz w:val="24"/>
          <w:szCs w:val="24"/>
        </w:rPr>
        <w:t xml:space="preserve"> Härtel</w:t>
      </w:r>
      <w:r w:rsidRPr="005557A1">
        <w:rPr>
          <w:rFonts w:eastAsia="Times New Roman" w:cstheme="minorHAnsi"/>
          <w:color w:val="000000"/>
          <w:sz w:val="24"/>
          <w:szCs w:val="24"/>
        </w:rPr>
        <w:t>.</w:t>
      </w:r>
    </w:p>
    <w:p w14:paraId="205288F7" w14:textId="77777777" w:rsidR="00BA5F6F" w:rsidRDefault="00BD58D6" w:rsidP="00EC1BE9">
      <w:pPr>
        <w:spacing w:line="480" w:lineRule="auto"/>
        <w:ind w:left="720" w:hanging="720"/>
        <w:rPr>
          <w:rFonts w:eastAsia="Times New Roman" w:cstheme="minorHAnsi"/>
          <w:sz w:val="24"/>
          <w:szCs w:val="24"/>
        </w:rPr>
      </w:pPr>
      <w:r w:rsidRPr="007C2E37">
        <w:rPr>
          <w:rFonts w:eastAsia="Times New Roman" w:cstheme="minorHAnsi"/>
          <w:sz w:val="24"/>
          <w:szCs w:val="24"/>
        </w:rPr>
        <w:t>Maw, David.</w:t>
      </w:r>
      <w:r w:rsidR="0053445A">
        <w:rPr>
          <w:rFonts w:eastAsia="Times New Roman" w:cstheme="minorHAnsi"/>
          <w:sz w:val="24"/>
          <w:szCs w:val="24"/>
        </w:rPr>
        <w:t xml:space="preserve"> </w:t>
      </w:r>
      <w:r w:rsidR="00BA5F6F">
        <w:rPr>
          <w:rFonts w:eastAsia="Times New Roman" w:cstheme="minorHAnsi"/>
          <w:sz w:val="24"/>
          <w:szCs w:val="24"/>
        </w:rPr>
        <w:t xml:space="preserve">2002. “Meter and Word Setting: Revising Machaut’s Monophonic Virelais.” </w:t>
      </w:r>
      <w:r w:rsidR="00BA5F6F">
        <w:rPr>
          <w:rFonts w:eastAsia="Times New Roman" w:cstheme="minorHAnsi"/>
          <w:i/>
          <w:iCs/>
          <w:sz w:val="24"/>
          <w:szCs w:val="24"/>
        </w:rPr>
        <w:t>Current Musicology</w:t>
      </w:r>
      <w:r w:rsidR="00BA5F6F">
        <w:rPr>
          <w:rFonts w:eastAsia="Times New Roman" w:cstheme="minorHAnsi"/>
          <w:sz w:val="24"/>
          <w:szCs w:val="24"/>
        </w:rPr>
        <w:t xml:space="preserve"> 74: 69</w:t>
      </w:r>
      <w:r w:rsidR="00BA5F6F">
        <w:rPr>
          <w:rFonts w:cstheme="minorHAnsi"/>
          <w:color w:val="000000"/>
          <w:sz w:val="24"/>
          <w:szCs w:val="24"/>
        </w:rPr>
        <w:t>–</w:t>
      </w:r>
      <w:r w:rsidR="00BA5F6F">
        <w:rPr>
          <w:rFonts w:eastAsia="Times New Roman" w:cstheme="minorHAnsi"/>
          <w:sz w:val="24"/>
          <w:szCs w:val="24"/>
        </w:rPr>
        <w:t>102.</w:t>
      </w:r>
    </w:p>
    <w:p w14:paraId="39E0C90E" w14:textId="1C14F384" w:rsidR="00432F26" w:rsidRDefault="00C675D7" w:rsidP="00432F26">
      <w:pPr>
        <w:spacing w:line="480" w:lineRule="auto"/>
        <w:ind w:left="720" w:hanging="720"/>
        <w:rPr>
          <w:rFonts w:eastAsia="Times New Roman" w:cstheme="minorHAnsi"/>
          <w:sz w:val="24"/>
          <w:szCs w:val="24"/>
        </w:rPr>
      </w:pPr>
      <w:r w:rsidRPr="007C2E37">
        <w:rPr>
          <w:rFonts w:eastAsia="Times New Roman" w:cstheme="minorHAnsi"/>
          <w:sz w:val="24"/>
          <w:szCs w:val="24"/>
        </w:rPr>
        <w:t>Maw, David</w:t>
      </w:r>
      <w:r w:rsidR="00432F26">
        <w:rPr>
          <w:rFonts w:eastAsia="Times New Roman" w:cstheme="minorHAnsi"/>
          <w:sz w:val="24"/>
          <w:szCs w:val="24"/>
        </w:rPr>
        <w:t xml:space="preserve">. </w:t>
      </w:r>
      <w:r w:rsidR="00432F26" w:rsidRPr="007C2E37">
        <w:rPr>
          <w:rFonts w:eastAsia="Times New Roman" w:cstheme="minorHAnsi"/>
          <w:sz w:val="24"/>
          <w:szCs w:val="24"/>
        </w:rPr>
        <w:t>2004. “</w:t>
      </w:r>
      <w:r w:rsidR="00432F26">
        <w:rPr>
          <w:rFonts w:eastAsia="Times New Roman" w:cstheme="minorHAnsi"/>
          <w:sz w:val="24"/>
          <w:szCs w:val="24"/>
        </w:rPr>
        <w:t>‘</w:t>
      </w:r>
      <w:r w:rsidR="00432F26" w:rsidRPr="00D1778D">
        <w:rPr>
          <w:rFonts w:eastAsia="Times New Roman" w:cstheme="minorHAnsi"/>
          <w:iCs/>
          <w:sz w:val="24"/>
          <w:szCs w:val="24"/>
        </w:rPr>
        <w:t>Trespasser mesure</w:t>
      </w:r>
      <w:r w:rsidR="00432F26">
        <w:rPr>
          <w:rFonts w:eastAsia="Times New Roman" w:cstheme="minorHAnsi"/>
          <w:sz w:val="24"/>
          <w:szCs w:val="24"/>
        </w:rPr>
        <w:t>’:</w:t>
      </w:r>
      <w:r w:rsidR="00432F26" w:rsidRPr="00BD58D6">
        <w:rPr>
          <w:rFonts w:eastAsia="Times New Roman" w:cstheme="minorHAnsi"/>
          <w:sz w:val="24"/>
          <w:szCs w:val="24"/>
        </w:rPr>
        <w:t xml:space="preserve"> Meter in Machaut’s Polyphonic Songs</w:t>
      </w:r>
      <w:r w:rsidR="00432F26">
        <w:rPr>
          <w:rFonts w:eastAsia="Times New Roman" w:cstheme="minorHAnsi"/>
          <w:sz w:val="24"/>
          <w:szCs w:val="24"/>
        </w:rPr>
        <w:t>.”</w:t>
      </w:r>
      <w:r w:rsidR="00432F26" w:rsidRPr="00BD58D6">
        <w:rPr>
          <w:rFonts w:eastAsia="Times New Roman" w:cstheme="minorHAnsi"/>
          <w:sz w:val="24"/>
          <w:szCs w:val="24"/>
        </w:rPr>
        <w:t xml:space="preserve"> </w:t>
      </w:r>
      <w:r w:rsidR="00432F26" w:rsidRPr="00BD58D6">
        <w:rPr>
          <w:rFonts w:eastAsia="Times New Roman" w:cstheme="minorHAnsi"/>
          <w:i/>
          <w:sz w:val="24"/>
          <w:szCs w:val="24"/>
        </w:rPr>
        <w:t>Journal of Musicology</w:t>
      </w:r>
      <w:r w:rsidR="00432F26" w:rsidRPr="00BD58D6">
        <w:rPr>
          <w:rFonts w:eastAsia="Times New Roman" w:cstheme="minorHAnsi"/>
          <w:sz w:val="24"/>
          <w:szCs w:val="24"/>
        </w:rPr>
        <w:t xml:space="preserve"> 21</w:t>
      </w:r>
      <w:r w:rsidR="00432F26">
        <w:rPr>
          <w:rFonts w:eastAsia="Times New Roman" w:cstheme="minorHAnsi"/>
          <w:sz w:val="24"/>
          <w:szCs w:val="24"/>
        </w:rPr>
        <w:t xml:space="preserve"> (</w:t>
      </w:r>
      <w:r w:rsidR="00432F26" w:rsidRPr="00BD58D6">
        <w:rPr>
          <w:rFonts w:eastAsia="Times New Roman" w:cstheme="minorHAnsi"/>
          <w:sz w:val="24"/>
          <w:szCs w:val="24"/>
        </w:rPr>
        <w:t>1</w:t>
      </w:r>
      <w:r w:rsidR="00432F26">
        <w:rPr>
          <w:rFonts w:eastAsia="Times New Roman" w:cstheme="minorHAnsi"/>
          <w:sz w:val="24"/>
          <w:szCs w:val="24"/>
        </w:rPr>
        <w:t>)</w:t>
      </w:r>
      <w:r w:rsidR="00432F26" w:rsidRPr="00BD58D6">
        <w:rPr>
          <w:rFonts w:eastAsia="Times New Roman" w:cstheme="minorHAnsi"/>
          <w:sz w:val="24"/>
          <w:szCs w:val="24"/>
        </w:rPr>
        <w:t>: 46</w:t>
      </w:r>
      <w:r w:rsidR="00432F26">
        <w:rPr>
          <w:rFonts w:cstheme="minorHAnsi"/>
          <w:color w:val="000000"/>
          <w:sz w:val="24"/>
          <w:szCs w:val="24"/>
        </w:rPr>
        <w:t>–</w:t>
      </w:r>
      <w:r w:rsidR="00432F26" w:rsidRPr="00BD58D6">
        <w:rPr>
          <w:rFonts w:eastAsia="Times New Roman" w:cstheme="minorHAnsi"/>
          <w:sz w:val="24"/>
          <w:szCs w:val="24"/>
        </w:rPr>
        <w:t>126.</w:t>
      </w:r>
    </w:p>
    <w:p w14:paraId="546825B8" w14:textId="1C2203D0" w:rsidR="0053445A" w:rsidRPr="0053445A" w:rsidRDefault="00C675D7" w:rsidP="00EC1BE9">
      <w:pPr>
        <w:spacing w:line="480" w:lineRule="auto"/>
        <w:ind w:left="720" w:hanging="720"/>
        <w:rPr>
          <w:rFonts w:eastAsia="Times New Roman" w:cstheme="minorHAnsi"/>
          <w:sz w:val="24"/>
          <w:szCs w:val="24"/>
        </w:rPr>
      </w:pPr>
      <w:r w:rsidRPr="007C2E37">
        <w:rPr>
          <w:rFonts w:eastAsia="Times New Roman" w:cstheme="minorHAnsi"/>
          <w:sz w:val="24"/>
          <w:szCs w:val="24"/>
        </w:rPr>
        <w:t>Maw, David</w:t>
      </w:r>
      <w:r w:rsidR="00C45FB4">
        <w:rPr>
          <w:rFonts w:eastAsia="Times New Roman" w:cstheme="minorHAnsi"/>
          <w:sz w:val="24"/>
          <w:szCs w:val="24"/>
        </w:rPr>
        <w:t xml:space="preserve">. </w:t>
      </w:r>
      <w:r w:rsidR="0053445A">
        <w:rPr>
          <w:rFonts w:eastAsia="Times New Roman" w:cstheme="minorHAnsi"/>
          <w:sz w:val="24"/>
          <w:szCs w:val="24"/>
        </w:rPr>
        <w:t xml:space="preserve">2013. “‘Bona </w:t>
      </w:r>
      <w:r w:rsidR="002B0E3D">
        <w:rPr>
          <w:rFonts w:eastAsia="Times New Roman" w:cstheme="minorHAnsi"/>
          <w:sz w:val="24"/>
          <w:szCs w:val="24"/>
        </w:rPr>
        <w:t>c</w:t>
      </w:r>
      <w:r w:rsidR="0053445A">
        <w:rPr>
          <w:rFonts w:eastAsia="Times New Roman" w:cstheme="minorHAnsi"/>
          <w:sz w:val="24"/>
          <w:szCs w:val="24"/>
        </w:rPr>
        <w:t xml:space="preserve">adentia </w:t>
      </w:r>
      <w:r w:rsidR="002B0E3D">
        <w:rPr>
          <w:rFonts w:eastAsia="Times New Roman" w:cstheme="minorHAnsi"/>
          <w:sz w:val="24"/>
          <w:szCs w:val="24"/>
        </w:rPr>
        <w:t>d</w:t>
      </w:r>
      <w:r w:rsidR="0053445A">
        <w:rPr>
          <w:rFonts w:eastAsia="Times New Roman" w:cstheme="minorHAnsi"/>
          <w:sz w:val="24"/>
          <w:szCs w:val="24"/>
        </w:rPr>
        <w:t>ictaminum’</w:t>
      </w:r>
      <w:r w:rsidR="00EA1800">
        <w:rPr>
          <w:rFonts w:eastAsia="Times New Roman" w:cstheme="minorHAnsi"/>
          <w:sz w:val="24"/>
          <w:szCs w:val="24"/>
        </w:rPr>
        <w:t>:</w:t>
      </w:r>
      <w:r w:rsidR="0053445A">
        <w:rPr>
          <w:rFonts w:eastAsia="Times New Roman" w:cstheme="minorHAnsi"/>
          <w:sz w:val="24"/>
          <w:szCs w:val="24"/>
        </w:rPr>
        <w:t xml:space="preserve"> Reconstructing Word Setting in Machaut’s Songs.” </w:t>
      </w:r>
      <w:r w:rsidR="0053445A">
        <w:rPr>
          <w:rFonts w:eastAsia="Times New Roman" w:cstheme="minorHAnsi"/>
          <w:i/>
          <w:iCs/>
          <w:sz w:val="24"/>
          <w:szCs w:val="24"/>
        </w:rPr>
        <w:t xml:space="preserve">Music </w:t>
      </w:r>
      <w:r w:rsidR="001F3B70">
        <w:rPr>
          <w:rFonts w:eastAsia="Times New Roman" w:cstheme="minorHAnsi"/>
          <w:i/>
          <w:iCs/>
          <w:sz w:val="24"/>
          <w:szCs w:val="24"/>
        </w:rPr>
        <w:t>and</w:t>
      </w:r>
      <w:r w:rsidR="0053445A">
        <w:rPr>
          <w:rFonts w:eastAsia="Times New Roman" w:cstheme="minorHAnsi"/>
          <w:i/>
          <w:iCs/>
          <w:sz w:val="24"/>
          <w:szCs w:val="24"/>
        </w:rPr>
        <w:t xml:space="preserve"> Letters</w:t>
      </w:r>
      <w:r w:rsidR="0053445A">
        <w:rPr>
          <w:rFonts w:eastAsia="Times New Roman" w:cstheme="minorHAnsi"/>
          <w:sz w:val="24"/>
          <w:szCs w:val="24"/>
        </w:rPr>
        <w:t xml:space="preserve"> 94</w:t>
      </w:r>
      <w:r w:rsidR="001F3B70">
        <w:rPr>
          <w:rFonts w:eastAsia="Times New Roman" w:cstheme="minorHAnsi"/>
          <w:sz w:val="24"/>
          <w:szCs w:val="24"/>
        </w:rPr>
        <w:t xml:space="preserve"> (</w:t>
      </w:r>
      <w:r w:rsidR="0053445A">
        <w:rPr>
          <w:rFonts w:eastAsia="Times New Roman" w:cstheme="minorHAnsi"/>
          <w:sz w:val="24"/>
          <w:szCs w:val="24"/>
        </w:rPr>
        <w:t>3</w:t>
      </w:r>
      <w:r w:rsidR="001F3B70">
        <w:rPr>
          <w:rFonts w:eastAsia="Times New Roman" w:cstheme="minorHAnsi"/>
          <w:sz w:val="24"/>
          <w:szCs w:val="24"/>
        </w:rPr>
        <w:t>)</w:t>
      </w:r>
      <w:r w:rsidR="0053445A">
        <w:rPr>
          <w:rFonts w:eastAsia="Times New Roman" w:cstheme="minorHAnsi"/>
          <w:sz w:val="24"/>
          <w:szCs w:val="24"/>
        </w:rPr>
        <w:t>: 383</w:t>
      </w:r>
      <w:r w:rsidR="003D25D1">
        <w:rPr>
          <w:rFonts w:cstheme="minorHAnsi"/>
          <w:color w:val="000000"/>
          <w:sz w:val="24"/>
          <w:szCs w:val="24"/>
        </w:rPr>
        <w:t>–</w:t>
      </w:r>
      <w:r w:rsidR="0053445A">
        <w:rPr>
          <w:rFonts w:eastAsia="Times New Roman" w:cstheme="minorHAnsi"/>
          <w:sz w:val="24"/>
          <w:szCs w:val="24"/>
        </w:rPr>
        <w:t>432.</w:t>
      </w:r>
    </w:p>
    <w:p w14:paraId="1F9F67AC" w14:textId="37127514" w:rsidR="0061148E" w:rsidRDefault="00A13D8E" w:rsidP="00EC1BE9">
      <w:pPr>
        <w:spacing w:line="480" w:lineRule="auto"/>
        <w:ind w:left="720" w:hanging="720"/>
        <w:rPr>
          <w:rFonts w:eastAsia="Times New Roman" w:cstheme="minorHAnsi"/>
          <w:sz w:val="24"/>
          <w:szCs w:val="24"/>
        </w:rPr>
      </w:pPr>
      <w:r>
        <w:rPr>
          <w:rFonts w:eastAsia="Times New Roman" w:cstheme="minorHAnsi"/>
          <w:sz w:val="24"/>
          <w:szCs w:val="24"/>
        </w:rPr>
        <w:t>McGee, Timothy J.</w:t>
      </w:r>
      <w:r w:rsidR="0038098F">
        <w:rPr>
          <w:rFonts w:eastAsia="Times New Roman" w:cstheme="minorHAnsi"/>
          <w:sz w:val="24"/>
          <w:szCs w:val="24"/>
        </w:rPr>
        <w:t xml:space="preserve"> </w:t>
      </w:r>
      <w:r w:rsidR="0061148E">
        <w:rPr>
          <w:rFonts w:eastAsia="Times New Roman" w:cstheme="minorHAnsi"/>
          <w:sz w:val="24"/>
          <w:szCs w:val="24"/>
        </w:rPr>
        <w:t xml:space="preserve">1989. “Medieval Dances: Matching the Repertory with Grocheio’s Descriptions.” </w:t>
      </w:r>
      <w:r w:rsidR="0061148E">
        <w:rPr>
          <w:rFonts w:eastAsia="Times New Roman" w:cstheme="minorHAnsi"/>
          <w:i/>
          <w:iCs/>
          <w:sz w:val="24"/>
          <w:szCs w:val="24"/>
        </w:rPr>
        <w:t>Journal of Musicology</w:t>
      </w:r>
      <w:r w:rsidR="0061148E">
        <w:rPr>
          <w:rFonts w:eastAsia="Times New Roman" w:cstheme="minorHAnsi"/>
          <w:sz w:val="24"/>
          <w:szCs w:val="24"/>
        </w:rPr>
        <w:t xml:space="preserve"> 7 (4): 498</w:t>
      </w:r>
      <w:r w:rsidR="0061148E">
        <w:rPr>
          <w:rFonts w:cstheme="minorHAnsi"/>
          <w:color w:val="000000"/>
          <w:sz w:val="24"/>
          <w:szCs w:val="24"/>
        </w:rPr>
        <w:t>–</w:t>
      </w:r>
      <w:r w:rsidR="0061148E">
        <w:rPr>
          <w:rFonts w:eastAsia="Times New Roman" w:cstheme="minorHAnsi"/>
          <w:sz w:val="24"/>
          <w:szCs w:val="24"/>
        </w:rPr>
        <w:t>517.</w:t>
      </w:r>
    </w:p>
    <w:p w14:paraId="2C7C3E36" w14:textId="04457235" w:rsidR="0038098F" w:rsidRPr="0038098F" w:rsidRDefault="00C675D7" w:rsidP="00EC1BE9">
      <w:pPr>
        <w:spacing w:line="480" w:lineRule="auto"/>
        <w:ind w:left="720" w:hanging="720"/>
        <w:rPr>
          <w:rFonts w:eastAsia="Times New Roman" w:cstheme="minorHAnsi"/>
          <w:sz w:val="24"/>
          <w:szCs w:val="24"/>
        </w:rPr>
      </w:pPr>
      <w:r>
        <w:rPr>
          <w:rFonts w:eastAsia="Times New Roman" w:cstheme="minorHAnsi"/>
          <w:sz w:val="24"/>
          <w:szCs w:val="24"/>
        </w:rPr>
        <w:t>McGee, Timothy J</w:t>
      </w:r>
      <w:r w:rsidR="0061148E">
        <w:rPr>
          <w:rFonts w:eastAsia="Times New Roman" w:cstheme="minorHAnsi"/>
          <w:sz w:val="24"/>
          <w:szCs w:val="24"/>
        </w:rPr>
        <w:t xml:space="preserve">. </w:t>
      </w:r>
      <w:r w:rsidR="0038098F">
        <w:rPr>
          <w:rFonts w:eastAsia="Times New Roman" w:cstheme="minorHAnsi"/>
          <w:sz w:val="24"/>
          <w:szCs w:val="24"/>
        </w:rPr>
        <w:t xml:space="preserve">2012. Review of </w:t>
      </w:r>
      <w:r w:rsidR="0038098F" w:rsidRPr="0038098F">
        <w:rPr>
          <w:rFonts w:eastAsia="Times New Roman" w:cstheme="minorHAnsi"/>
          <w:i/>
          <w:iCs/>
          <w:sz w:val="24"/>
          <w:szCs w:val="24"/>
        </w:rPr>
        <w:t xml:space="preserve">The </w:t>
      </w:r>
      <w:r w:rsidR="0061148E">
        <w:rPr>
          <w:rFonts w:eastAsia="Times New Roman" w:cstheme="minorHAnsi"/>
          <w:i/>
          <w:iCs/>
          <w:sz w:val="24"/>
          <w:szCs w:val="24"/>
        </w:rPr>
        <w:t>“</w:t>
      </w:r>
      <w:r w:rsidR="0038098F" w:rsidRPr="0038098F">
        <w:rPr>
          <w:rFonts w:eastAsia="Times New Roman" w:cstheme="minorHAnsi"/>
          <w:i/>
          <w:iCs/>
          <w:sz w:val="24"/>
          <w:szCs w:val="24"/>
        </w:rPr>
        <w:t>Carole</w:t>
      </w:r>
      <w:r w:rsidR="0061148E">
        <w:rPr>
          <w:rFonts w:eastAsia="Times New Roman" w:cstheme="minorHAnsi"/>
          <w:i/>
          <w:iCs/>
          <w:sz w:val="24"/>
          <w:szCs w:val="24"/>
        </w:rPr>
        <w:t>”</w:t>
      </w:r>
      <w:r w:rsidR="0038098F" w:rsidRPr="0038098F">
        <w:rPr>
          <w:rFonts w:eastAsia="Times New Roman" w:cstheme="minorHAnsi"/>
          <w:i/>
          <w:iCs/>
          <w:sz w:val="24"/>
          <w:szCs w:val="24"/>
        </w:rPr>
        <w:t>: A Study of a Medieval Dance</w:t>
      </w:r>
      <w:r w:rsidR="0061148E">
        <w:rPr>
          <w:rFonts w:eastAsia="Times New Roman" w:cstheme="minorHAnsi"/>
          <w:sz w:val="24"/>
          <w:szCs w:val="24"/>
        </w:rPr>
        <w:t>,</w:t>
      </w:r>
      <w:r w:rsidR="0038098F">
        <w:rPr>
          <w:rFonts w:eastAsia="Times New Roman" w:cstheme="minorHAnsi"/>
          <w:sz w:val="24"/>
          <w:szCs w:val="24"/>
        </w:rPr>
        <w:t xml:space="preserve"> by Robert Mullally. </w:t>
      </w:r>
      <w:r w:rsidR="0038098F">
        <w:rPr>
          <w:rFonts w:eastAsia="Times New Roman" w:cstheme="minorHAnsi"/>
          <w:i/>
          <w:iCs/>
          <w:sz w:val="24"/>
          <w:szCs w:val="24"/>
        </w:rPr>
        <w:t xml:space="preserve">Music </w:t>
      </w:r>
      <w:r w:rsidR="0067126F">
        <w:rPr>
          <w:rFonts w:eastAsia="Times New Roman" w:cstheme="minorHAnsi"/>
          <w:i/>
          <w:iCs/>
          <w:sz w:val="24"/>
          <w:szCs w:val="24"/>
        </w:rPr>
        <w:t>and</w:t>
      </w:r>
      <w:r w:rsidR="0038098F">
        <w:rPr>
          <w:rFonts w:eastAsia="Times New Roman" w:cstheme="minorHAnsi"/>
          <w:i/>
          <w:iCs/>
          <w:sz w:val="24"/>
          <w:szCs w:val="24"/>
        </w:rPr>
        <w:t xml:space="preserve"> Letters</w:t>
      </w:r>
      <w:r w:rsidR="0038098F">
        <w:rPr>
          <w:rFonts w:eastAsia="Times New Roman" w:cstheme="minorHAnsi"/>
          <w:sz w:val="24"/>
          <w:szCs w:val="24"/>
        </w:rPr>
        <w:t xml:space="preserve"> 93</w:t>
      </w:r>
      <w:r w:rsidR="003D5AB7">
        <w:rPr>
          <w:rFonts w:eastAsia="Times New Roman" w:cstheme="minorHAnsi"/>
          <w:sz w:val="24"/>
          <w:szCs w:val="24"/>
        </w:rPr>
        <w:t xml:space="preserve"> (</w:t>
      </w:r>
      <w:r w:rsidR="0038098F">
        <w:rPr>
          <w:rFonts w:eastAsia="Times New Roman" w:cstheme="minorHAnsi"/>
          <w:sz w:val="24"/>
          <w:szCs w:val="24"/>
        </w:rPr>
        <w:t>3</w:t>
      </w:r>
      <w:r w:rsidR="003D5AB7">
        <w:rPr>
          <w:rFonts w:eastAsia="Times New Roman" w:cstheme="minorHAnsi"/>
          <w:sz w:val="24"/>
          <w:szCs w:val="24"/>
        </w:rPr>
        <w:t>)</w:t>
      </w:r>
      <w:r w:rsidR="0038098F">
        <w:rPr>
          <w:rFonts w:eastAsia="Times New Roman" w:cstheme="minorHAnsi"/>
          <w:sz w:val="24"/>
          <w:szCs w:val="24"/>
        </w:rPr>
        <w:t>: 399</w:t>
      </w:r>
      <w:r w:rsidR="003D25D1">
        <w:rPr>
          <w:rFonts w:cstheme="minorHAnsi"/>
          <w:color w:val="000000"/>
          <w:sz w:val="24"/>
          <w:szCs w:val="24"/>
        </w:rPr>
        <w:t>–</w:t>
      </w:r>
      <w:r w:rsidR="0038098F">
        <w:rPr>
          <w:rFonts w:eastAsia="Times New Roman" w:cstheme="minorHAnsi"/>
          <w:sz w:val="24"/>
          <w:szCs w:val="24"/>
        </w:rPr>
        <w:t>401.</w:t>
      </w:r>
    </w:p>
    <w:p w14:paraId="6CE7E271" w14:textId="01233F82" w:rsidR="00AB1B4B" w:rsidRPr="00973178" w:rsidRDefault="00AB1B4B" w:rsidP="00EC1BE9">
      <w:pPr>
        <w:spacing w:line="480" w:lineRule="auto"/>
        <w:ind w:left="720" w:hanging="720"/>
        <w:rPr>
          <w:rFonts w:eastAsia="Times New Roman" w:cstheme="minorHAnsi"/>
          <w:sz w:val="24"/>
          <w:szCs w:val="24"/>
        </w:rPr>
      </w:pPr>
      <w:r>
        <w:rPr>
          <w:rFonts w:eastAsia="Times New Roman" w:cstheme="minorHAnsi"/>
          <w:sz w:val="24"/>
          <w:szCs w:val="24"/>
        </w:rPr>
        <w:lastRenderedPageBreak/>
        <w:t xml:space="preserve">Moll, </w:t>
      </w:r>
      <w:r w:rsidR="007B13E6">
        <w:rPr>
          <w:rFonts w:eastAsia="Times New Roman" w:cstheme="minorHAnsi"/>
          <w:sz w:val="24"/>
          <w:szCs w:val="24"/>
        </w:rPr>
        <w:t>Kevin N</w:t>
      </w:r>
      <w:r>
        <w:rPr>
          <w:rFonts w:eastAsia="Times New Roman" w:cstheme="minorHAnsi"/>
          <w:sz w:val="24"/>
          <w:szCs w:val="24"/>
        </w:rPr>
        <w:t xml:space="preserve">. 1998. </w:t>
      </w:r>
      <w:r w:rsidR="00973178">
        <w:rPr>
          <w:rFonts w:eastAsia="Times New Roman" w:cstheme="minorHAnsi"/>
          <w:sz w:val="24"/>
          <w:szCs w:val="24"/>
        </w:rPr>
        <w:t xml:space="preserve">“Voice Function, Sonority, and Contrapuntal Procedure in Late Medieval Polyphony.” </w:t>
      </w:r>
      <w:r w:rsidR="00973178">
        <w:rPr>
          <w:rFonts w:eastAsia="Times New Roman" w:cstheme="minorHAnsi"/>
          <w:i/>
          <w:iCs/>
          <w:sz w:val="24"/>
          <w:szCs w:val="24"/>
        </w:rPr>
        <w:t>Current Musicology</w:t>
      </w:r>
      <w:r w:rsidR="00973178">
        <w:rPr>
          <w:rFonts w:eastAsia="Times New Roman" w:cstheme="minorHAnsi"/>
          <w:sz w:val="24"/>
          <w:szCs w:val="24"/>
        </w:rPr>
        <w:t xml:space="preserve"> 64: 26</w:t>
      </w:r>
      <w:r w:rsidR="003D25D1">
        <w:rPr>
          <w:rFonts w:cstheme="minorHAnsi"/>
          <w:color w:val="000000"/>
          <w:sz w:val="24"/>
          <w:szCs w:val="24"/>
        </w:rPr>
        <w:t>–</w:t>
      </w:r>
      <w:r w:rsidR="00973178">
        <w:rPr>
          <w:rFonts w:eastAsia="Times New Roman" w:cstheme="minorHAnsi"/>
          <w:sz w:val="24"/>
          <w:szCs w:val="24"/>
        </w:rPr>
        <w:t>72.</w:t>
      </w:r>
    </w:p>
    <w:p w14:paraId="79ABB026" w14:textId="28B60A7C" w:rsidR="009B68E9" w:rsidRPr="009B68E9" w:rsidRDefault="009B68E9" w:rsidP="00EC1BE9">
      <w:pPr>
        <w:spacing w:line="480" w:lineRule="auto"/>
        <w:ind w:left="720" w:hanging="720"/>
        <w:rPr>
          <w:rFonts w:eastAsia="Times New Roman" w:cstheme="minorHAnsi"/>
          <w:sz w:val="24"/>
          <w:szCs w:val="24"/>
        </w:rPr>
      </w:pPr>
      <w:r>
        <w:rPr>
          <w:rFonts w:eastAsia="Times New Roman" w:cstheme="minorHAnsi"/>
          <w:sz w:val="24"/>
          <w:szCs w:val="24"/>
        </w:rPr>
        <w:t>Morrison, Clint</w:t>
      </w:r>
      <w:r w:rsidR="00FB7850">
        <w:rPr>
          <w:rFonts w:eastAsia="Times New Roman" w:cstheme="minorHAnsi"/>
          <w:sz w:val="24"/>
          <w:szCs w:val="24"/>
        </w:rPr>
        <w:t>, Jr</w:t>
      </w:r>
      <w:r>
        <w:rPr>
          <w:rFonts w:eastAsia="Times New Roman" w:cstheme="minorHAnsi"/>
          <w:sz w:val="24"/>
          <w:szCs w:val="24"/>
        </w:rPr>
        <w:t>. 2021. “</w:t>
      </w:r>
      <w:r w:rsidR="00FA16B7">
        <w:rPr>
          <w:rFonts w:eastAsia="Times New Roman" w:cstheme="minorHAnsi"/>
          <w:sz w:val="24"/>
          <w:szCs w:val="24"/>
        </w:rPr>
        <w:t xml:space="preserve">Choreographic Description: </w:t>
      </w:r>
      <w:r>
        <w:rPr>
          <w:rFonts w:eastAsia="Times New Roman" w:cstheme="minorHAnsi"/>
          <w:sz w:val="24"/>
          <w:szCs w:val="24"/>
        </w:rPr>
        <w:t xml:space="preserve">Carole Dancing in </w:t>
      </w:r>
      <w:r>
        <w:rPr>
          <w:rFonts w:eastAsia="Times New Roman" w:cstheme="minorHAnsi"/>
          <w:i/>
          <w:iCs/>
          <w:sz w:val="24"/>
          <w:szCs w:val="24"/>
        </w:rPr>
        <w:t>Sir Gawain and the Green Knight</w:t>
      </w:r>
      <w:r>
        <w:rPr>
          <w:rFonts w:eastAsia="Times New Roman" w:cstheme="minorHAnsi"/>
          <w:sz w:val="24"/>
          <w:szCs w:val="24"/>
        </w:rPr>
        <w:t>.</w:t>
      </w:r>
      <w:r w:rsidR="00345C2C">
        <w:rPr>
          <w:rFonts w:eastAsia="Times New Roman" w:cstheme="minorHAnsi"/>
          <w:sz w:val="24"/>
          <w:szCs w:val="24"/>
        </w:rPr>
        <w:t>”</w:t>
      </w:r>
      <w:r>
        <w:rPr>
          <w:rFonts w:eastAsia="Times New Roman" w:cstheme="minorHAnsi"/>
          <w:sz w:val="24"/>
          <w:szCs w:val="24"/>
        </w:rPr>
        <w:t xml:space="preserve"> </w:t>
      </w:r>
      <w:r w:rsidRPr="00345C2C">
        <w:rPr>
          <w:rFonts w:eastAsia="Times New Roman" w:cstheme="minorHAnsi"/>
          <w:i/>
          <w:iCs/>
          <w:sz w:val="24"/>
          <w:szCs w:val="24"/>
        </w:rPr>
        <w:t>Arthuriana</w:t>
      </w:r>
      <w:r>
        <w:rPr>
          <w:rFonts w:eastAsia="Times New Roman" w:cstheme="minorHAnsi"/>
          <w:sz w:val="24"/>
          <w:szCs w:val="24"/>
        </w:rPr>
        <w:t xml:space="preserve"> 31</w:t>
      </w:r>
      <w:r w:rsidR="00E62510">
        <w:rPr>
          <w:rFonts w:eastAsia="Times New Roman" w:cstheme="minorHAnsi"/>
          <w:sz w:val="24"/>
          <w:szCs w:val="24"/>
        </w:rPr>
        <w:t xml:space="preserve"> (</w:t>
      </w:r>
      <w:r>
        <w:rPr>
          <w:rFonts w:eastAsia="Times New Roman" w:cstheme="minorHAnsi"/>
          <w:sz w:val="24"/>
          <w:szCs w:val="24"/>
        </w:rPr>
        <w:t>3</w:t>
      </w:r>
      <w:r w:rsidR="00E62510">
        <w:rPr>
          <w:rFonts w:eastAsia="Times New Roman" w:cstheme="minorHAnsi"/>
          <w:sz w:val="24"/>
          <w:szCs w:val="24"/>
        </w:rPr>
        <w:t>)</w:t>
      </w:r>
      <w:r>
        <w:rPr>
          <w:rFonts w:eastAsia="Times New Roman" w:cstheme="minorHAnsi"/>
          <w:sz w:val="24"/>
          <w:szCs w:val="24"/>
        </w:rPr>
        <w:t xml:space="preserve">: </w:t>
      </w:r>
      <w:r w:rsidR="00883F4B">
        <w:rPr>
          <w:rFonts w:eastAsia="Times New Roman" w:cstheme="minorHAnsi"/>
          <w:sz w:val="24"/>
          <w:szCs w:val="24"/>
        </w:rPr>
        <w:t>21</w:t>
      </w:r>
      <w:r w:rsidR="003D25D1">
        <w:rPr>
          <w:rFonts w:cstheme="minorHAnsi"/>
          <w:color w:val="000000"/>
          <w:sz w:val="24"/>
          <w:szCs w:val="24"/>
        </w:rPr>
        <w:t>–</w:t>
      </w:r>
      <w:r w:rsidR="00883F4B">
        <w:rPr>
          <w:rFonts w:eastAsia="Times New Roman" w:cstheme="minorHAnsi"/>
          <w:sz w:val="24"/>
          <w:szCs w:val="24"/>
        </w:rPr>
        <w:t>39.</w:t>
      </w:r>
    </w:p>
    <w:p w14:paraId="1C3487B7" w14:textId="48CE138C" w:rsidR="00FA16B7" w:rsidRDefault="00451F4F" w:rsidP="00EC1BE9">
      <w:pPr>
        <w:spacing w:line="480" w:lineRule="auto"/>
        <w:ind w:left="720" w:hanging="720"/>
        <w:rPr>
          <w:rFonts w:eastAsia="Times New Roman" w:cstheme="minorHAnsi"/>
          <w:sz w:val="24"/>
          <w:szCs w:val="24"/>
        </w:rPr>
      </w:pPr>
      <w:r>
        <w:rPr>
          <w:rFonts w:eastAsia="Times New Roman" w:cstheme="minorHAnsi"/>
          <w:sz w:val="24"/>
          <w:szCs w:val="24"/>
        </w:rPr>
        <w:t xml:space="preserve">Mullally, Robert. </w:t>
      </w:r>
      <w:r w:rsidR="00FA16B7" w:rsidRPr="006341B0">
        <w:rPr>
          <w:rFonts w:eastAsia="Times New Roman" w:cstheme="minorHAnsi"/>
          <w:sz w:val="24"/>
          <w:szCs w:val="24"/>
        </w:rPr>
        <w:t>1986. “Can</w:t>
      </w:r>
      <w:r w:rsidR="00FA16B7" w:rsidRPr="006341B0">
        <w:rPr>
          <w:rFonts w:ascii="Calibri" w:hAnsi="Calibri" w:cs="Calibri"/>
          <w:sz w:val="24"/>
          <w:szCs w:val="24"/>
        </w:rPr>
        <w:t>ç</w:t>
      </w:r>
      <w:r w:rsidR="00FA16B7" w:rsidRPr="006341B0">
        <w:rPr>
          <w:rFonts w:eastAsia="Times New Roman" w:cstheme="minorHAnsi"/>
          <w:sz w:val="24"/>
          <w:szCs w:val="24"/>
        </w:rPr>
        <w:t xml:space="preserve">on de Carole.” </w:t>
      </w:r>
      <w:r w:rsidR="00FA16B7" w:rsidRPr="006341B0">
        <w:rPr>
          <w:rFonts w:eastAsia="Times New Roman" w:cstheme="minorHAnsi"/>
          <w:i/>
          <w:iCs/>
          <w:sz w:val="24"/>
          <w:szCs w:val="24"/>
        </w:rPr>
        <w:t>Acta Musicologica</w:t>
      </w:r>
      <w:r w:rsidR="00FA16B7" w:rsidRPr="006341B0">
        <w:rPr>
          <w:rFonts w:eastAsia="Times New Roman" w:cstheme="minorHAnsi"/>
          <w:sz w:val="24"/>
          <w:szCs w:val="24"/>
        </w:rPr>
        <w:t xml:space="preserve"> 58</w:t>
      </w:r>
      <w:r w:rsidR="00FA16B7">
        <w:rPr>
          <w:rFonts w:eastAsia="Times New Roman" w:cstheme="minorHAnsi"/>
          <w:sz w:val="24"/>
          <w:szCs w:val="24"/>
        </w:rPr>
        <w:t xml:space="preserve"> (</w:t>
      </w:r>
      <w:r w:rsidR="00FA16B7" w:rsidRPr="006341B0">
        <w:rPr>
          <w:rFonts w:eastAsia="Times New Roman" w:cstheme="minorHAnsi"/>
          <w:sz w:val="24"/>
          <w:szCs w:val="24"/>
        </w:rPr>
        <w:t>2</w:t>
      </w:r>
      <w:r w:rsidR="00FA16B7">
        <w:rPr>
          <w:rFonts w:eastAsia="Times New Roman" w:cstheme="minorHAnsi"/>
          <w:sz w:val="24"/>
          <w:szCs w:val="24"/>
        </w:rPr>
        <w:t>)</w:t>
      </w:r>
      <w:r w:rsidR="00FA16B7" w:rsidRPr="006341B0">
        <w:rPr>
          <w:rFonts w:eastAsia="Times New Roman" w:cstheme="minorHAnsi"/>
          <w:sz w:val="24"/>
          <w:szCs w:val="24"/>
        </w:rPr>
        <w:t>: 224</w:t>
      </w:r>
      <w:r w:rsidR="00FA16B7">
        <w:rPr>
          <w:rFonts w:cstheme="minorHAnsi"/>
          <w:color w:val="000000"/>
          <w:sz w:val="24"/>
          <w:szCs w:val="24"/>
        </w:rPr>
        <w:t>–</w:t>
      </w:r>
      <w:r w:rsidR="00FA16B7" w:rsidRPr="006341B0">
        <w:rPr>
          <w:rFonts w:eastAsia="Times New Roman" w:cstheme="minorHAnsi"/>
          <w:sz w:val="24"/>
          <w:szCs w:val="24"/>
        </w:rPr>
        <w:t>31.</w:t>
      </w:r>
    </w:p>
    <w:p w14:paraId="75FA1C7E" w14:textId="658FA891" w:rsidR="00642189" w:rsidRDefault="00C675D7" w:rsidP="00642189">
      <w:pPr>
        <w:spacing w:line="480" w:lineRule="auto"/>
        <w:ind w:left="720" w:hanging="720"/>
        <w:rPr>
          <w:rFonts w:eastAsia="Times New Roman" w:cstheme="minorHAnsi"/>
          <w:sz w:val="24"/>
          <w:szCs w:val="24"/>
        </w:rPr>
      </w:pPr>
      <w:r>
        <w:rPr>
          <w:rFonts w:eastAsia="Times New Roman" w:cstheme="minorHAnsi"/>
          <w:sz w:val="24"/>
          <w:szCs w:val="24"/>
        </w:rPr>
        <w:t>Mullally, Robert</w:t>
      </w:r>
      <w:r w:rsidR="00642189">
        <w:rPr>
          <w:rFonts w:eastAsia="Times New Roman" w:cstheme="minorHAnsi"/>
          <w:sz w:val="24"/>
          <w:szCs w:val="24"/>
        </w:rPr>
        <w:t xml:space="preserve">. 1998. “Johannes de Grocheo’s ‘Musica </w:t>
      </w:r>
      <w:r w:rsidR="002408E8">
        <w:rPr>
          <w:rFonts w:eastAsia="Times New Roman" w:cstheme="minorHAnsi"/>
          <w:sz w:val="24"/>
          <w:szCs w:val="24"/>
        </w:rPr>
        <w:t>v</w:t>
      </w:r>
      <w:r w:rsidR="00642189">
        <w:rPr>
          <w:rFonts w:eastAsia="Times New Roman" w:cstheme="minorHAnsi"/>
          <w:sz w:val="24"/>
          <w:szCs w:val="24"/>
        </w:rPr>
        <w:t xml:space="preserve">ulgaris.’” </w:t>
      </w:r>
      <w:r w:rsidR="00642189">
        <w:rPr>
          <w:rFonts w:eastAsia="Times New Roman" w:cstheme="minorHAnsi"/>
          <w:i/>
          <w:iCs/>
          <w:sz w:val="24"/>
          <w:szCs w:val="24"/>
        </w:rPr>
        <w:t xml:space="preserve">Music </w:t>
      </w:r>
      <w:r w:rsidR="00E94B77">
        <w:rPr>
          <w:rFonts w:eastAsia="Times New Roman" w:cstheme="minorHAnsi"/>
          <w:i/>
          <w:iCs/>
          <w:sz w:val="24"/>
          <w:szCs w:val="24"/>
        </w:rPr>
        <w:t>and</w:t>
      </w:r>
      <w:r w:rsidR="00642189">
        <w:rPr>
          <w:rFonts w:eastAsia="Times New Roman" w:cstheme="minorHAnsi"/>
          <w:i/>
          <w:iCs/>
          <w:sz w:val="24"/>
          <w:szCs w:val="24"/>
        </w:rPr>
        <w:t xml:space="preserve"> Letters</w:t>
      </w:r>
      <w:r w:rsidR="00642189">
        <w:rPr>
          <w:rFonts w:eastAsia="Times New Roman" w:cstheme="minorHAnsi"/>
          <w:sz w:val="24"/>
          <w:szCs w:val="24"/>
        </w:rPr>
        <w:t xml:space="preserve"> 79 (1): 1</w:t>
      </w:r>
      <w:r w:rsidR="00642189">
        <w:rPr>
          <w:rFonts w:cstheme="minorHAnsi"/>
          <w:color w:val="000000"/>
          <w:sz w:val="24"/>
          <w:szCs w:val="24"/>
        </w:rPr>
        <w:t>–</w:t>
      </w:r>
      <w:r w:rsidR="00642189">
        <w:rPr>
          <w:rFonts w:eastAsia="Times New Roman" w:cstheme="minorHAnsi"/>
          <w:sz w:val="24"/>
          <w:szCs w:val="24"/>
        </w:rPr>
        <w:t>26.</w:t>
      </w:r>
    </w:p>
    <w:p w14:paraId="3E5B6A24" w14:textId="433543AB" w:rsidR="00451F4F" w:rsidRDefault="00C675D7" w:rsidP="00EC1BE9">
      <w:pPr>
        <w:spacing w:line="480" w:lineRule="auto"/>
        <w:ind w:left="720" w:hanging="720"/>
        <w:rPr>
          <w:rFonts w:eastAsia="Times New Roman" w:cstheme="minorHAnsi"/>
          <w:sz w:val="24"/>
          <w:szCs w:val="24"/>
        </w:rPr>
      </w:pPr>
      <w:r>
        <w:rPr>
          <w:rFonts w:eastAsia="Times New Roman" w:cstheme="minorHAnsi"/>
          <w:sz w:val="24"/>
          <w:szCs w:val="24"/>
        </w:rPr>
        <w:t>Mullally, Robert</w:t>
      </w:r>
      <w:r w:rsidR="00E94B77">
        <w:rPr>
          <w:rFonts w:eastAsia="Times New Roman" w:cstheme="minorHAnsi"/>
          <w:sz w:val="24"/>
          <w:szCs w:val="24"/>
        </w:rPr>
        <w:t xml:space="preserve">. </w:t>
      </w:r>
      <w:r w:rsidR="00451F4F">
        <w:rPr>
          <w:rFonts w:eastAsia="Times New Roman" w:cstheme="minorHAnsi"/>
          <w:sz w:val="24"/>
          <w:szCs w:val="24"/>
        </w:rPr>
        <w:t xml:space="preserve">2011. </w:t>
      </w:r>
      <w:r w:rsidR="00451F4F">
        <w:rPr>
          <w:rFonts w:eastAsia="Times New Roman" w:cstheme="minorHAnsi"/>
          <w:i/>
          <w:iCs/>
          <w:sz w:val="24"/>
          <w:szCs w:val="24"/>
        </w:rPr>
        <w:t>The</w:t>
      </w:r>
      <w:r w:rsidR="00451F4F" w:rsidRPr="00E94B77">
        <w:rPr>
          <w:rFonts w:eastAsia="Times New Roman" w:cstheme="minorHAnsi"/>
          <w:i/>
          <w:iCs/>
          <w:sz w:val="24"/>
          <w:szCs w:val="24"/>
        </w:rPr>
        <w:t xml:space="preserve"> </w:t>
      </w:r>
      <w:r w:rsidR="00E94B77">
        <w:rPr>
          <w:rFonts w:eastAsia="Times New Roman" w:cstheme="minorHAnsi"/>
          <w:i/>
          <w:iCs/>
          <w:sz w:val="24"/>
          <w:szCs w:val="24"/>
        </w:rPr>
        <w:t>“</w:t>
      </w:r>
      <w:r w:rsidR="00451F4F" w:rsidRPr="00E94B77">
        <w:rPr>
          <w:rFonts w:eastAsia="Times New Roman" w:cstheme="minorHAnsi"/>
          <w:i/>
          <w:iCs/>
          <w:sz w:val="24"/>
          <w:szCs w:val="24"/>
        </w:rPr>
        <w:t>Carole</w:t>
      </w:r>
      <w:r w:rsidR="00E94B77">
        <w:rPr>
          <w:rFonts w:eastAsia="Times New Roman" w:cstheme="minorHAnsi"/>
          <w:i/>
          <w:iCs/>
          <w:sz w:val="24"/>
          <w:szCs w:val="24"/>
        </w:rPr>
        <w:t>”</w:t>
      </w:r>
      <w:r w:rsidR="00451F4F" w:rsidRPr="00E94B77">
        <w:rPr>
          <w:rFonts w:eastAsia="Times New Roman" w:cstheme="minorHAnsi"/>
          <w:i/>
          <w:iCs/>
          <w:sz w:val="24"/>
          <w:szCs w:val="24"/>
        </w:rPr>
        <w:t xml:space="preserve">: </w:t>
      </w:r>
      <w:r w:rsidR="00451F4F">
        <w:rPr>
          <w:rFonts w:eastAsia="Times New Roman" w:cstheme="minorHAnsi"/>
          <w:i/>
          <w:iCs/>
          <w:sz w:val="24"/>
          <w:szCs w:val="24"/>
        </w:rPr>
        <w:t>A Study of a Medieval Dance.</w:t>
      </w:r>
      <w:r w:rsidR="00451F4F">
        <w:rPr>
          <w:rFonts w:eastAsia="Times New Roman" w:cstheme="minorHAnsi"/>
          <w:sz w:val="24"/>
          <w:szCs w:val="24"/>
        </w:rPr>
        <w:t xml:space="preserve"> Routledge.</w:t>
      </w:r>
    </w:p>
    <w:p w14:paraId="29045261" w14:textId="70F5C161" w:rsidR="006341B0" w:rsidRPr="006341B0" w:rsidRDefault="006341B0" w:rsidP="006341B0">
      <w:pPr>
        <w:spacing w:line="480" w:lineRule="auto"/>
        <w:ind w:left="720" w:hanging="720"/>
        <w:rPr>
          <w:sz w:val="24"/>
          <w:szCs w:val="24"/>
        </w:rPr>
      </w:pPr>
      <w:r w:rsidRPr="006341B0">
        <w:rPr>
          <w:sz w:val="24"/>
          <w:szCs w:val="24"/>
        </w:rPr>
        <w:t>Nevile, Jennifer. 2008a. “Dance in Europe 1250</w:t>
      </w:r>
      <w:r w:rsidR="003D25D1">
        <w:rPr>
          <w:rFonts w:cstheme="minorHAnsi"/>
          <w:color w:val="000000"/>
          <w:sz w:val="24"/>
          <w:szCs w:val="24"/>
        </w:rPr>
        <w:t>–</w:t>
      </w:r>
      <w:r w:rsidRPr="006341B0">
        <w:rPr>
          <w:sz w:val="24"/>
          <w:szCs w:val="24"/>
        </w:rPr>
        <w:t>1750</w:t>
      </w:r>
      <w:r>
        <w:rPr>
          <w:sz w:val="24"/>
          <w:szCs w:val="24"/>
        </w:rPr>
        <w:t>.</w:t>
      </w:r>
      <w:r w:rsidRPr="006341B0">
        <w:rPr>
          <w:sz w:val="24"/>
          <w:szCs w:val="24"/>
        </w:rPr>
        <w:t>”</w:t>
      </w:r>
      <w:r>
        <w:rPr>
          <w:sz w:val="24"/>
          <w:szCs w:val="24"/>
        </w:rPr>
        <w:t xml:space="preserve"> I</w:t>
      </w:r>
      <w:r w:rsidRPr="006341B0">
        <w:rPr>
          <w:sz w:val="24"/>
          <w:szCs w:val="24"/>
        </w:rPr>
        <w:t xml:space="preserve">n </w:t>
      </w:r>
      <w:r w:rsidRPr="006341B0">
        <w:rPr>
          <w:i/>
          <w:sz w:val="24"/>
          <w:szCs w:val="24"/>
        </w:rPr>
        <w:t>Dance, Spectacle, and the Body Politick, 1250</w:t>
      </w:r>
      <w:r w:rsidR="003D25D1">
        <w:rPr>
          <w:rFonts w:cstheme="minorHAnsi"/>
          <w:color w:val="000000"/>
          <w:sz w:val="24"/>
          <w:szCs w:val="24"/>
        </w:rPr>
        <w:t>–</w:t>
      </w:r>
      <w:r w:rsidRPr="006341B0">
        <w:rPr>
          <w:i/>
          <w:sz w:val="24"/>
          <w:szCs w:val="24"/>
        </w:rPr>
        <w:t>1750,</w:t>
      </w:r>
      <w:r w:rsidRPr="006341B0">
        <w:rPr>
          <w:sz w:val="24"/>
          <w:szCs w:val="24"/>
        </w:rPr>
        <w:t xml:space="preserve"> </w:t>
      </w:r>
      <w:r w:rsidR="000B48CA">
        <w:rPr>
          <w:sz w:val="24"/>
          <w:szCs w:val="24"/>
        </w:rPr>
        <w:t xml:space="preserve">ed. </w:t>
      </w:r>
      <w:r w:rsidRPr="006341B0">
        <w:rPr>
          <w:sz w:val="24"/>
          <w:szCs w:val="24"/>
        </w:rPr>
        <w:t>Jennifer Nevile</w:t>
      </w:r>
      <w:r w:rsidR="00C36C4A">
        <w:rPr>
          <w:sz w:val="24"/>
          <w:szCs w:val="24"/>
        </w:rPr>
        <w:t>, 7</w:t>
      </w:r>
      <w:r w:rsidR="003D25D1">
        <w:rPr>
          <w:rFonts w:cstheme="minorHAnsi"/>
          <w:color w:val="000000"/>
          <w:sz w:val="24"/>
          <w:szCs w:val="24"/>
        </w:rPr>
        <w:t>–</w:t>
      </w:r>
      <w:r w:rsidR="00C36C4A">
        <w:rPr>
          <w:sz w:val="24"/>
          <w:szCs w:val="24"/>
        </w:rPr>
        <w:t>64</w:t>
      </w:r>
      <w:r w:rsidRPr="006341B0">
        <w:rPr>
          <w:i/>
          <w:sz w:val="24"/>
          <w:szCs w:val="24"/>
        </w:rPr>
        <w:t>.</w:t>
      </w:r>
      <w:r w:rsidRPr="006341B0">
        <w:rPr>
          <w:sz w:val="24"/>
          <w:szCs w:val="24"/>
        </w:rPr>
        <w:t xml:space="preserve"> Indiana University Press.</w:t>
      </w:r>
    </w:p>
    <w:p w14:paraId="4D364A65" w14:textId="7E6ED53B" w:rsidR="006341B0" w:rsidRPr="006341B0" w:rsidRDefault="00C675D7" w:rsidP="006341B0">
      <w:pPr>
        <w:spacing w:line="480" w:lineRule="auto"/>
        <w:ind w:left="720" w:hanging="720"/>
        <w:rPr>
          <w:rFonts w:eastAsia="Times New Roman" w:cstheme="minorHAnsi"/>
          <w:sz w:val="24"/>
          <w:szCs w:val="24"/>
        </w:rPr>
      </w:pPr>
      <w:r w:rsidRPr="006341B0">
        <w:rPr>
          <w:sz w:val="24"/>
          <w:szCs w:val="24"/>
        </w:rPr>
        <w:t>Nevile, Jennifer</w:t>
      </w:r>
      <w:r w:rsidR="006341B0" w:rsidRPr="006341B0">
        <w:rPr>
          <w:rFonts w:ascii="Calibri" w:hAnsi="Calibri" w:cs="Calibri"/>
          <w:sz w:val="24"/>
          <w:szCs w:val="24"/>
          <w:shd w:val="clear" w:color="auto" w:fill="FFFFFF"/>
        </w:rPr>
        <w:t>. 2008</w:t>
      </w:r>
      <w:r w:rsidR="006341B0">
        <w:rPr>
          <w:rFonts w:ascii="Calibri" w:hAnsi="Calibri" w:cs="Calibri"/>
          <w:sz w:val="24"/>
          <w:szCs w:val="24"/>
          <w:shd w:val="clear" w:color="auto" w:fill="FFFFFF"/>
        </w:rPr>
        <w:t>b</w:t>
      </w:r>
      <w:r w:rsidR="006341B0" w:rsidRPr="006341B0">
        <w:rPr>
          <w:rFonts w:ascii="Calibri" w:hAnsi="Calibri" w:cs="Calibri"/>
          <w:sz w:val="24"/>
          <w:szCs w:val="24"/>
          <w:shd w:val="clear" w:color="auto" w:fill="FFFFFF"/>
        </w:rPr>
        <w:t xml:space="preserve">. “Dance Performance in the Late Middle Ages: </w:t>
      </w:r>
      <w:r w:rsidR="00B310C7">
        <w:rPr>
          <w:rFonts w:ascii="Calibri" w:hAnsi="Calibri" w:cs="Calibri"/>
          <w:sz w:val="24"/>
          <w:szCs w:val="24"/>
          <w:shd w:val="clear" w:color="auto" w:fill="FFFFFF"/>
        </w:rPr>
        <w:t>A</w:t>
      </w:r>
      <w:r w:rsidR="006341B0" w:rsidRPr="006341B0">
        <w:rPr>
          <w:rFonts w:ascii="Calibri" w:hAnsi="Calibri" w:cs="Calibri"/>
          <w:sz w:val="24"/>
          <w:szCs w:val="24"/>
          <w:shd w:val="clear" w:color="auto" w:fill="FFFFFF"/>
        </w:rPr>
        <w:t xml:space="preserve"> Conteste</w:t>
      </w:r>
      <w:r w:rsidR="009576AF">
        <w:rPr>
          <w:rFonts w:ascii="Calibri" w:hAnsi="Calibri" w:cs="Calibri"/>
          <w:sz w:val="24"/>
          <w:szCs w:val="24"/>
          <w:shd w:val="clear" w:color="auto" w:fill="FFFFFF"/>
        </w:rPr>
        <w:t xml:space="preserve">d </w:t>
      </w:r>
      <w:r w:rsidR="006341B0" w:rsidRPr="006341B0">
        <w:rPr>
          <w:rFonts w:ascii="Calibri" w:hAnsi="Calibri" w:cs="Calibri"/>
          <w:sz w:val="24"/>
          <w:szCs w:val="24"/>
          <w:shd w:val="clear" w:color="auto" w:fill="FFFFFF"/>
        </w:rPr>
        <w:t>Space.” In </w:t>
      </w:r>
      <w:r w:rsidR="006341B0" w:rsidRPr="006341B0">
        <w:rPr>
          <w:rFonts w:ascii="Calibri" w:hAnsi="Calibri" w:cs="Calibri"/>
          <w:i/>
          <w:iCs/>
          <w:sz w:val="24"/>
          <w:szCs w:val="24"/>
          <w:shd w:val="clear" w:color="auto" w:fill="FFFFFF"/>
        </w:rPr>
        <w:t>Visualizing Medieval Performance: Perspectives, Histories, Contexts, </w:t>
      </w:r>
      <w:r w:rsidR="00381092">
        <w:rPr>
          <w:rFonts w:ascii="Calibri" w:hAnsi="Calibri" w:cs="Calibri"/>
          <w:sz w:val="24"/>
          <w:szCs w:val="24"/>
          <w:shd w:val="clear" w:color="auto" w:fill="FFFFFF"/>
        </w:rPr>
        <w:t xml:space="preserve">ed. </w:t>
      </w:r>
      <w:r w:rsidR="006341B0" w:rsidRPr="006341B0">
        <w:rPr>
          <w:rFonts w:ascii="Calibri" w:hAnsi="Calibri" w:cs="Calibri"/>
          <w:sz w:val="24"/>
          <w:szCs w:val="24"/>
          <w:shd w:val="clear" w:color="auto" w:fill="FFFFFF"/>
        </w:rPr>
        <w:t>Elina Gertsman</w:t>
      </w:r>
      <w:r w:rsidR="00FD67C3">
        <w:rPr>
          <w:rFonts w:ascii="Calibri" w:hAnsi="Calibri" w:cs="Calibri"/>
          <w:sz w:val="24"/>
          <w:szCs w:val="24"/>
          <w:shd w:val="clear" w:color="auto" w:fill="FFFFFF"/>
        </w:rPr>
        <w:t>, 295</w:t>
      </w:r>
      <w:r w:rsidR="003D25D1">
        <w:rPr>
          <w:rFonts w:cstheme="minorHAnsi"/>
          <w:color w:val="000000"/>
          <w:sz w:val="24"/>
          <w:szCs w:val="24"/>
        </w:rPr>
        <w:t>–</w:t>
      </w:r>
      <w:r w:rsidR="00FD67C3">
        <w:rPr>
          <w:rFonts w:ascii="Calibri" w:hAnsi="Calibri" w:cs="Calibri"/>
          <w:sz w:val="24"/>
          <w:szCs w:val="24"/>
          <w:shd w:val="clear" w:color="auto" w:fill="FFFFFF"/>
        </w:rPr>
        <w:t>310</w:t>
      </w:r>
      <w:r w:rsidR="006341B0" w:rsidRPr="006341B0">
        <w:rPr>
          <w:rFonts w:ascii="Calibri" w:hAnsi="Calibri" w:cs="Calibri"/>
          <w:sz w:val="24"/>
          <w:szCs w:val="24"/>
          <w:shd w:val="clear" w:color="auto" w:fill="FFFFFF"/>
        </w:rPr>
        <w:t>. </w:t>
      </w:r>
      <w:r w:rsidR="009576AF">
        <w:rPr>
          <w:rFonts w:ascii="Calibri" w:hAnsi="Calibri" w:cs="Calibri"/>
          <w:sz w:val="24"/>
          <w:szCs w:val="24"/>
          <w:shd w:val="clear" w:color="auto" w:fill="FFFFFF"/>
        </w:rPr>
        <w:t xml:space="preserve"> </w:t>
      </w:r>
      <w:r w:rsidR="006341B0" w:rsidRPr="006341B0">
        <w:rPr>
          <w:rFonts w:ascii="Calibri" w:hAnsi="Calibri" w:cs="Calibri"/>
          <w:sz w:val="24"/>
          <w:szCs w:val="24"/>
          <w:shd w:val="clear" w:color="auto" w:fill="FFFFFF"/>
        </w:rPr>
        <w:t>Ashgate.</w:t>
      </w:r>
    </w:p>
    <w:p w14:paraId="40DD25A2" w14:textId="1871EFA1" w:rsidR="004C1D7B" w:rsidRDefault="00EC1BE9" w:rsidP="004C1D7B">
      <w:pPr>
        <w:spacing w:line="480" w:lineRule="auto"/>
        <w:ind w:left="720" w:hanging="720"/>
        <w:rPr>
          <w:rFonts w:eastAsia="Times New Roman" w:cstheme="minorHAnsi"/>
          <w:sz w:val="24"/>
          <w:szCs w:val="24"/>
        </w:rPr>
      </w:pPr>
      <w:r w:rsidRPr="006341B0">
        <w:rPr>
          <w:rFonts w:eastAsia="Times New Roman" w:cstheme="minorHAnsi"/>
          <w:sz w:val="24"/>
          <w:szCs w:val="24"/>
        </w:rPr>
        <w:t xml:space="preserve">Page, Christopher. </w:t>
      </w:r>
      <w:r w:rsidR="004C1D7B">
        <w:rPr>
          <w:rFonts w:eastAsia="Times New Roman" w:cstheme="minorHAnsi"/>
          <w:sz w:val="24"/>
          <w:szCs w:val="24"/>
        </w:rPr>
        <w:t xml:space="preserve">1989. </w:t>
      </w:r>
      <w:r w:rsidR="004C1D7B">
        <w:rPr>
          <w:rFonts w:eastAsia="Times New Roman" w:cstheme="minorHAnsi"/>
          <w:i/>
          <w:iCs/>
          <w:sz w:val="24"/>
          <w:szCs w:val="24"/>
        </w:rPr>
        <w:t>The Owl and the Nightingale: Musical Life and Ideas in France 1100</w:t>
      </w:r>
      <w:r w:rsidR="004C1D7B">
        <w:rPr>
          <w:rFonts w:cstheme="minorHAnsi"/>
          <w:color w:val="000000"/>
          <w:sz w:val="24"/>
          <w:szCs w:val="24"/>
        </w:rPr>
        <w:t>–</w:t>
      </w:r>
      <w:r w:rsidR="004C1D7B">
        <w:rPr>
          <w:rFonts w:eastAsia="Times New Roman" w:cstheme="minorHAnsi"/>
          <w:i/>
          <w:iCs/>
          <w:sz w:val="24"/>
          <w:szCs w:val="24"/>
        </w:rPr>
        <w:t>1300.</w:t>
      </w:r>
      <w:r w:rsidR="004C1D7B">
        <w:rPr>
          <w:rFonts w:eastAsia="Times New Roman" w:cstheme="minorHAnsi"/>
          <w:sz w:val="24"/>
          <w:szCs w:val="24"/>
        </w:rPr>
        <w:t xml:space="preserve"> University of California Press.</w:t>
      </w:r>
    </w:p>
    <w:p w14:paraId="4BD1EC16" w14:textId="24B66616" w:rsidR="005A5974" w:rsidRPr="0027384A" w:rsidRDefault="005A5974" w:rsidP="00EC1BE9">
      <w:pPr>
        <w:spacing w:line="480" w:lineRule="auto"/>
        <w:ind w:left="720" w:hanging="720"/>
        <w:rPr>
          <w:rFonts w:eastAsia="Times New Roman" w:cstheme="minorHAnsi"/>
          <w:sz w:val="24"/>
          <w:szCs w:val="24"/>
        </w:rPr>
      </w:pPr>
      <w:r>
        <w:rPr>
          <w:rFonts w:eastAsia="Times New Roman" w:cstheme="minorHAnsi"/>
          <w:sz w:val="24"/>
          <w:szCs w:val="24"/>
        </w:rPr>
        <w:t xml:space="preserve">Peraino, Judith A. 2011. </w:t>
      </w:r>
      <w:r>
        <w:rPr>
          <w:rFonts w:eastAsia="Times New Roman" w:cstheme="minorHAnsi"/>
          <w:i/>
          <w:iCs/>
          <w:sz w:val="24"/>
          <w:szCs w:val="24"/>
        </w:rPr>
        <w:t>Giving Voice to Love: Song and Self-Expression from the Troubadours to Guillau</w:t>
      </w:r>
      <w:r w:rsidRPr="0027384A">
        <w:rPr>
          <w:rFonts w:eastAsia="Times New Roman" w:cstheme="minorHAnsi"/>
          <w:i/>
          <w:iCs/>
          <w:sz w:val="24"/>
          <w:szCs w:val="24"/>
        </w:rPr>
        <w:t>me de Machaut.</w:t>
      </w:r>
      <w:r w:rsidRPr="0027384A">
        <w:rPr>
          <w:rFonts w:eastAsia="Times New Roman" w:cstheme="minorHAnsi"/>
          <w:sz w:val="24"/>
          <w:szCs w:val="24"/>
        </w:rPr>
        <w:t xml:space="preserve"> Oxford University Press.</w:t>
      </w:r>
    </w:p>
    <w:p w14:paraId="6317C678" w14:textId="345C3C9A" w:rsidR="003A2FF7" w:rsidRPr="003A2FF7" w:rsidRDefault="003A2FF7" w:rsidP="0027384A">
      <w:pPr>
        <w:spacing w:line="480" w:lineRule="auto"/>
        <w:ind w:left="720" w:hanging="720"/>
        <w:rPr>
          <w:rFonts w:eastAsia="Times New Roman" w:cstheme="minorHAnsi"/>
          <w:sz w:val="24"/>
          <w:szCs w:val="24"/>
        </w:rPr>
      </w:pPr>
      <w:r>
        <w:rPr>
          <w:rFonts w:eastAsia="Times New Roman" w:cstheme="minorHAnsi"/>
          <w:sz w:val="24"/>
          <w:szCs w:val="24"/>
        </w:rPr>
        <w:t xml:space="preserve">Renberg, Lynneth Miller. 2022. </w:t>
      </w:r>
      <w:r>
        <w:rPr>
          <w:rFonts w:eastAsia="Times New Roman" w:cstheme="minorHAnsi"/>
          <w:i/>
          <w:iCs/>
          <w:sz w:val="24"/>
          <w:szCs w:val="24"/>
        </w:rPr>
        <w:t>Women, Dance and Parish Religion in England, 1300</w:t>
      </w:r>
      <w:r w:rsidR="003D25D1">
        <w:rPr>
          <w:rFonts w:cstheme="minorHAnsi"/>
          <w:color w:val="000000"/>
          <w:sz w:val="24"/>
          <w:szCs w:val="24"/>
        </w:rPr>
        <w:t>–</w:t>
      </w:r>
      <w:r>
        <w:rPr>
          <w:rFonts w:eastAsia="Times New Roman" w:cstheme="minorHAnsi"/>
          <w:i/>
          <w:iCs/>
          <w:sz w:val="24"/>
          <w:szCs w:val="24"/>
        </w:rPr>
        <w:t>1640: Negotiating the Steps of Faith</w:t>
      </w:r>
      <w:r>
        <w:rPr>
          <w:rFonts w:eastAsia="Times New Roman" w:cstheme="minorHAnsi"/>
          <w:sz w:val="24"/>
          <w:szCs w:val="24"/>
        </w:rPr>
        <w:t>. Boydell.</w:t>
      </w:r>
    </w:p>
    <w:p w14:paraId="73DAADC7" w14:textId="38B9E833" w:rsidR="00993DD9" w:rsidRPr="006B4FA5" w:rsidRDefault="009B2538" w:rsidP="00993DD9">
      <w:pPr>
        <w:spacing w:line="480" w:lineRule="auto"/>
        <w:ind w:left="720" w:hanging="720"/>
        <w:rPr>
          <w:rFonts w:eastAsia="Times New Roman" w:cstheme="minorHAnsi"/>
          <w:sz w:val="24"/>
          <w:szCs w:val="24"/>
        </w:rPr>
      </w:pPr>
      <w:r>
        <w:rPr>
          <w:rFonts w:eastAsia="Times New Roman" w:cstheme="minorHAnsi"/>
          <w:sz w:val="24"/>
          <w:szCs w:val="24"/>
        </w:rPr>
        <w:t xml:space="preserve">Rimmer, Joan. </w:t>
      </w:r>
      <w:r w:rsidR="00993DD9">
        <w:rPr>
          <w:rFonts w:eastAsia="Times New Roman" w:cstheme="minorHAnsi"/>
          <w:sz w:val="24"/>
          <w:szCs w:val="24"/>
        </w:rPr>
        <w:t xml:space="preserve">1985. “Dance Elements in Trouvère Repertory.” </w:t>
      </w:r>
      <w:r w:rsidR="00993DD9">
        <w:rPr>
          <w:rFonts w:eastAsia="Times New Roman" w:cstheme="minorHAnsi"/>
          <w:i/>
          <w:iCs/>
          <w:sz w:val="24"/>
          <w:szCs w:val="24"/>
        </w:rPr>
        <w:t>Dance Research</w:t>
      </w:r>
      <w:r w:rsidR="00993DD9">
        <w:rPr>
          <w:rFonts w:eastAsia="Times New Roman" w:cstheme="minorHAnsi"/>
          <w:sz w:val="24"/>
          <w:szCs w:val="24"/>
        </w:rPr>
        <w:t xml:space="preserve"> 3 (2): 23</w:t>
      </w:r>
      <w:r w:rsidR="00993DD9">
        <w:rPr>
          <w:rFonts w:cstheme="minorHAnsi"/>
          <w:color w:val="000000"/>
          <w:sz w:val="24"/>
          <w:szCs w:val="24"/>
        </w:rPr>
        <w:t>–</w:t>
      </w:r>
      <w:r w:rsidR="00993DD9">
        <w:rPr>
          <w:rFonts w:eastAsia="Times New Roman" w:cstheme="minorHAnsi"/>
          <w:sz w:val="24"/>
          <w:szCs w:val="24"/>
        </w:rPr>
        <w:t>34.</w:t>
      </w:r>
    </w:p>
    <w:p w14:paraId="7AAB8454" w14:textId="55789F9C" w:rsidR="009B2538" w:rsidRDefault="00C675D7" w:rsidP="0027384A">
      <w:pPr>
        <w:spacing w:line="480" w:lineRule="auto"/>
        <w:ind w:left="720" w:hanging="720"/>
        <w:rPr>
          <w:rFonts w:eastAsia="Times New Roman" w:cstheme="minorHAnsi"/>
          <w:sz w:val="24"/>
          <w:szCs w:val="24"/>
        </w:rPr>
      </w:pPr>
      <w:r>
        <w:rPr>
          <w:rFonts w:eastAsia="Times New Roman" w:cstheme="minorHAnsi"/>
          <w:sz w:val="24"/>
          <w:szCs w:val="24"/>
        </w:rPr>
        <w:lastRenderedPageBreak/>
        <w:t>Rimmer, Joan</w:t>
      </w:r>
      <w:r w:rsidR="00993DD9">
        <w:rPr>
          <w:rFonts w:eastAsia="Times New Roman" w:cstheme="minorHAnsi"/>
          <w:sz w:val="24"/>
          <w:szCs w:val="24"/>
        </w:rPr>
        <w:t xml:space="preserve">. </w:t>
      </w:r>
      <w:r w:rsidR="009B2538">
        <w:rPr>
          <w:rFonts w:eastAsia="Times New Roman" w:cstheme="minorHAnsi"/>
          <w:sz w:val="24"/>
          <w:szCs w:val="24"/>
        </w:rPr>
        <w:t xml:space="preserve">1991. “Medieval Instrumental Dance Music.” </w:t>
      </w:r>
      <w:r w:rsidR="009B2538">
        <w:rPr>
          <w:rFonts w:eastAsia="Times New Roman" w:cstheme="minorHAnsi"/>
          <w:i/>
          <w:iCs/>
          <w:sz w:val="24"/>
          <w:szCs w:val="24"/>
        </w:rPr>
        <w:t xml:space="preserve">Music </w:t>
      </w:r>
      <w:r w:rsidR="00993DD9">
        <w:rPr>
          <w:rFonts w:eastAsia="Times New Roman" w:cstheme="minorHAnsi"/>
          <w:i/>
          <w:iCs/>
          <w:sz w:val="24"/>
          <w:szCs w:val="24"/>
        </w:rPr>
        <w:t>and</w:t>
      </w:r>
      <w:r w:rsidR="009B2538">
        <w:rPr>
          <w:rFonts w:eastAsia="Times New Roman" w:cstheme="minorHAnsi"/>
          <w:i/>
          <w:iCs/>
          <w:sz w:val="24"/>
          <w:szCs w:val="24"/>
        </w:rPr>
        <w:t xml:space="preserve"> Letters</w:t>
      </w:r>
      <w:r w:rsidR="009B2538">
        <w:rPr>
          <w:rFonts w:eastAsia="Times New Roman" w:cstheme="minorHAnsi"/>
          <w:sz w:val="24"/>
          <w:szCs w:val="24"/>
        </w:rPr>
        <w:t xml:space="preserve"> 72 (1): 61</w:t>
      </w:r>
      <w:r w:rsidR="003D25D1">
        <w:rPr>
          <w:rFonts w:cstheme="minorHAnsi"/>
          <w:color w:val="000000"/>
          <w:sz w:val="24"/>
          <w:szCs w:val="24"/>
        </w:rPr>
        <w:t>–</w:t>
      </w:r>
      <w:r w:rsidR="009B2538">
        <w:rPr>
          <w:rFonts w:eastAsia="Times New Roman" w:cstheme="minorHAnsi"/>
          <w:sz w:val="24"/>
          <w:szCs w:val="24"/>
        </w:rPr>
        <w:t>68.</w:t>
      </w:r>
    </w:p>
    <w:p w14:paraId="06E7C09C" w14:textId="7DB1588B" w:rsidR="00CB4C41" w:rsidRPr="00CB4C41" w:rsidRDefault="00CB4C41" w:rsidP="0027384A">
      <w:pPr>
        <w:spacing w:line="480" w:lineRule="auto"/>
        <w:ind w:left="720" w:hanging="720"/>
        <w:rPr>
          <w:rFonts w:eastAsia="Times New Roman" w:cstheme="minorHAnsi"/>
          <w:sz w:val="24"/>
          <w:szCs w:val="24"/>
        </w:rPr>
      </w:pPr>
      <w:r>
        <w:rPr>
          <w:rFonts w:eastAsia="Times New Roman" w:cstheme="minorHAnsi"/>
          <w:sz w:val="24"/>
          <w:szCs w:val="24"/>
        </w:rPr>
        <w:t xml:space="preserve">Saltzstein, Jennifer. 2010. “Relocating the Thirteenth-Century Refrain: Intertextuality, Authority and Origins.” </w:t>
      </w:r>
      <w:r>
        <w:rPr>
          <w:rFonts w:eastAsia="Times New Roman" w:cstheme="minorHAnsi"/>
          <w:i/>
          <w:iCs/>
          <w:sz w:val="24"/>
          <w:szCs w:val="24"/>
        </w:rPr>
        <w:t xml:space="preserve">Journal of the Royal Musical Association </w:t>
      </w:r>
      <w:r>
        <w:rPr>
          <w:rFonts w:eastAsia="Times New Roman" w:cstheme="minorHAnsi"/>
          <w:sz w:val="24"/>
          <w:szCs w:val="24"/>
        </w:rPr>
        <w:t>135 (2): 245</w:t>
      </w:r>
      <w:r w:rsidR="003D25D1">
        <w:rPr>
          <w:rFonts w:cstheme="minorHAnsi"/>
          <w:color w:val="000000"/>
          <w:sz w:val="24"/>
          <w:szCs w:val="24"/>
        </w:rPr>
        <w:t>–</w:t>
      </w:r>
      <w:r>
        <w:rPr>
          <w:rFonts w:eastAsia="Times New Roman" w:cstheme="minorHAnsi"/>
          <w:sz w:val="24"/>
          <w:szCs w:val="24"/>
        </w:rPr>
        <w:t>79.</w:t>
      </w:r>
    </w:p>
    <w:p w14:paraId="3942656D" w14:textId="529DF24C" w:rsidR="00E13C41" w:rsidRPr="0027384A" w:rsidRDefault="00E13C41" w:rsidP="0027384A">
      <w:pPr>
        <w:spacing w:line="480" w:lineRule="auto"/>
        <w:ind w:left="720" w:hanging="720"/>
        <w:rPr>
          <w:rFonts w:eastAsia="Times New Roman" w:cstheme="minorHAnsi"/>
          <w:sz w:val="24"/>
          <w:szCs w:val="24"/>
        </w:rPr>
      </w:pPr>
      <w:r w:rsidRPr="0027384A">
        <w:rPr>
          <w:rFonts w:eastAsia="Times New Roman" w:cstheme="minorHAnsi"/>
          <w:sz w:val="24"/>
          <w:szCs w:val="24"/>
        </w:rPr>
        <w:t>Schrade, Leo</w:t>
      </w:r>
      <w:r w:rsidR="00BD0B05">
        <w:rPr>
          <w:rFonts w:eastAsia="Times New Roman" w:cstheme="minorHAnsi"/>
          <w:sz w:val="24"/>
          <w:szCs w:val="24"/>
        </w:rPr>
        <w:t>, ed</w:t>
      </w:r>
      <w:r w:rsidRPr="0027384A">
        <w:rPr>
          <w:rFonts w:eastAsia="Times New Roman" w:cstheme="minorHAnsi"/>
          <w:sz w:val="24"/>
          <w:szCs w:val="24"/>
        </w:rPr>
        <w:t xml:space="preserve">. 1956. </w:t>
      </w:r>
      <w:r w:rsidR="00F335ED" w:rsidRPr="0027384A">
        <w:rPr>
          <w:rFonts w:eastAsia="Times New Roman" w:cstheme="minorHAnsi"/>
          <w:i/>
          <w:iCs/>
          <w:sz w:val="24"/>
          <w:szCs w:val="24"/>
        </w:rPr>
        <w:t>The Works of Guillaume de Machaut</w:t>
      </w:r>
      <w:r w:rsidR="00BF4F4D">
        <w:rPr>
          <w:rFonts w:eastAsia="Times New Roman" w:cstheme="minorHAnsi"/>
          <w:i/>
          <w:iCs/>
          <w:sz w:val="24"/>
          <w:szCs w:val="24"/>
        </w:rPr>
        <w:t>:</w:t>
      </w:r>
      <w:r w:rsidR="00875372">
        <w:rPr>
          <w:rFonts w:eastAsia="Times New Roman" w:cstheme="minorHAnsi"/>
          <w:i/>
          <w:iCs/>
          <w:sz w:val="24"/>
          <w:szCs w:val="24"/>
        </w:rPr>
        <w:t xml:space="preserve"> Second Part</w:t>
      </w:r>
      <w:r w:rsidR="0082113F">
        <w:rPr>
          <w:rFonts w:eastAsia="Times New Roman" w:cstheme="minorHAnsi"/>
          <w:sz w:val="24"/>
          <w:szCs w:val="24"/>
        </w:rPr>
        <w:t>.</w:t>
      </w:r>
      <w:r w:rsidR="00B402F1">
        <w:rPr>
          <w:rFonts w:eastAsia="Times New Roman" w:cstheme="minorHAnsi"/>
          <w:sz w:val="24"/>
          <w:szCs w:val="24"/>
        </w:rPr>
        <w:t xml:space="preserve"> </w:t>
      </w:r>
      <w:r w:rsidR="0082113F">
        <w:rPr>
          <w:rFonts w:eastAsia="Times New Roman" w:cstheme="minorHAnsi"/>
          <w:sz w:val="24"/>
          <w:szCs w:val="24"/>
        </w:rPr>
        <w:t>B</w:t>
      </w:r>
      <w:r w:rsidR="00B402F1">
        <w:rPr>
          <w:rFonts w:eastAsia="Times New Roman" w:cstheme="minorHAnsi"/>
          <w:sz w:val="24"/>
          <w:szCs w:val="24"/>
        </w:rPr>
        <w:t>y Guillaume de Machaut.</w:t>
      </w:r>
      <w:r w:rsidR="00F335ED" w:rsidRPr="0027384A">
        <w:rPr>
          <w:rFonts w:eastAsia="Times New Roman" w:cstheme="minorHAnsi"/>
          <w:sz w:val="24"/>
          <w:szCs w:val="24"/>
        </w:rPr>
        <w:t xml:space="preserve"> L’Oiseau-Lyre.</w:t>
      </w:r>
    </w:p>
    <w:p w14:paraId="77CE6C06" w14:textId="1855218D" w:rsidR="00BC5BCE" w:rsidRDefault="00BC5BCE" w:rsidP="002E418C">
      <w:pPr>
        <w:pStyle w:val="NoSpacing"/>
        <w:spacing w:line="480" w:lineRule="auto"/>
        <w:ind w:left="720" w:hanging="720"/>
        <w:rPr>
          <w:rFonts w:cstheme="minorHAnsi"/>
          <w:color w:val="222222"/>
          <w:sz w:val="24"/>
          <w:szCs w:val="24"/>
          <w:shd w:val="clear" w:color="auto" w:fill="FFFFFF"/>
        </w:rPr>
      </w:pPr>
      <w:r>
        <w:rPr>
          <w:rFonts w:cstheme="minorHAnsi"/>
          <w:color w:val="222222"/>
          <w:sz w:val="24"/>
          <w:szCs w:val="24"/>
          <w:shd w:val="clear" w:color="auto" w:fill="FFFFFF"/>
        </w:rPr>
        <w:t xml:space="preserve">Stevens, John. 1986. </w:t>
      </w:r>
      <w:r>
        <w:rPr>
          <w:rFonts w:cstheme="minorHAnsi"/>
          <w:i/>
          <w:iCs/>
          <w:color w:val="222222"/>
          <w:sz w:val="24"/>
          <w:szCs w:val="24"/>
          <w:shd w:val="clear" w:color="auto" w:fill="FFFFFF"/>
        </w:rPr>
        <w:t xml:space="preserve">Words and Music in the Middle </w:t>
      </w:r>
      <w:r w:rsidRPr="00BC5BCE">
        <w:rPr>
          <w:rFonts w:cstheme="minorHAnsi"/>
          <w:i/>
          <w:iCs/>
          <w:color w:val="222222"/>
          <w:sz w:val="24"/>
          <w:szCs w:val="24"/>
          <w:shd w:val="clear" w:color="auto" w:fill="FFFFFF"/>
        </w:rPr>
        <w:t>Ages</w:t>
      </w:r>
      <w:r w:rsidR="0075169F">
        <w:rPr>
          <w:rFonts w:cstheme="minorHAnsi"/>
          <w:i/>
          <w:iCs/>
          <w:color w:val="222222"/>
          <w:sz w:val="24"/>
          <w:szCs w:val="24"/>
          <w:shd w:val="clear" w:color="auto" w:fill="FFFFFF"/>
        </w:rPr>
        <w:t>: Song, Narrative, Dance and Drama, 1050–1350</w:t>
      </w:r>
      <w:r w:rsidRPr="00BC5BCE">
        <w:rPr>
          <w:rFonts w:cstheme="minorHAnsi"/>
          <w:i/>
          <w:iCs/>
          <w:color w:val="222222"/>
          <w:sz w:val="24"/>
          <w:szCs w:val="24"/>
          <w:shd w:val="clear" w:color="auto" w:fill="FFFFFF"/>
        </w:rPr>
        <w:t>.</w:t>
      </w:r>
      <w:r>
        <w:rPr>
          <w:rFonts w:cstheme="minorHAnsi"/>
          <w:color w:val="222222"/>
          <w:sz w:val="24"/>
          <w:szCs w:val="24"/>
          <w:shd w:val="clear" w:color="auto" w:fill="FFFFFF"/>
        </w:rPr>
        <w:t xml:space="preserve"> Cambridge University Press.</w:t>
      </w:r>
    </w:p>
    <w:p w14:paraId="0415E1A5" w14:textId="09A25934" w:rsidR="003033C2" w:rsidRPr="003033C2" w:rsidRDefault="003033C2" w:rsidP="002E418C">
      <w:pPr>
        <w:pStyle w:val="NoSpacing"/>
        <w:spacing w:line="480" w:lineRule="auto"/>
        <w:ind w:left="720" w:hanging="720"/>
        <w:rPr>
          <w:rFonts w:cstheme="minorHAnsi"/>
          <w:color w:val="222222"/>
          <w:sz w:val="24"/>
          <w:szCs w:val="24"/>
          <w:shd w:val="clear" w:color="auto" w:fill="FFFFFF"/>
        </w:rPr>
      </w:pPr>
      <w:r>
        <w:rPr>
          <w:rFonts w:cstheme="minorHAnsi"/>
          <w:color w:val="222222"/>
          <w:sz w:val="24"/>
          <w:szCs w:val="24"/>
          <w:shd w:val="clear" w:color="auto" w:fill="FFFFFF"/>
        </w:rPr>
        <w:t xml:space="preserve">Stokes, Jordan. 2014. “In Search of Machaut’s Poietics: Music and Rhetoric in </w:t>
      </w:r>
      <w:r w:rsidRPr="009E38DD">
        <w:rPr>
          <w:rFonts w:cstheme="minorHAnsi"/>
          <w:i/>
          <w:iCs/>
          <w:color w:val="222222"/>
          <w:sz w:val="24"/>
          <w:szCs w:val="24"/>
          <w:shd w:val="clear" w:color="auto" w:fill="FFFFFF"/>
        </w:rPr>
        <w:t>Le Remede de Fortune</w:t>
      </w:r>
      <w:r>
        <w:rPr>
          <w:rFonts w:cstheme="minorHAnsi"/>
          <w:color w:val="222222"/>
          <w:sz w:val="24"/>
          <w:szCs w:val="24"/>
          <w:shd w:val="clear" w:color="auto" w:fill="FFFFFF"/>
        </w:rPr>
        <w:t xml:space="preserve">.” </w:t>
      </w:r>
      <w:r>
        <w:rPr>
          <w:rFonts w:cstheme="minorHAnsi"/>
          <w:i/>
          <w:iCs/>
          <w:color w:val="222222"/>
          <w:sz w:val="24"/>
          <w:szCs w:val="24"/>
          <w:shd w:val="clear" w:color="auto" w:fill="FFFFFF"/>
        </w:rPr>
        <w:t xml:space="preserve">Journal of Musicology </w:t>
      </w:r>
      <w:r>
        <w:rPr>
          <w:rFonts w:cstheme="minorHAnsi"/>
          <w:color w:val="222222"/>
          <w:sz w:val="24"/>
          <w:szCs w:val="24"/>
          <w:shd w:val="clear" w:color="auto" w:fill="FFFFFF"/>
        </w:rPr>
        <w:t>31</w:t>
      </w:r>
      <w:r w:rsidR="009E38DD">
        <w:rPr>
          <w:rFonts w:cstheme="minorHAnsi"/>
          <w:color w:val="222222"/>
          <w:sz w:val="24"/>
          <w:szCs w:val="24"/>
          <w:shd w:val="clear" w:color="auto" w:fill="FFFFFF"/>
        </w:rPr>
        <w:t xml:space="preserve"> (</w:t>
      </w:r>
      <w:r>
        <w:rPr>
          <w:rFonts w:cstheme="minorHAnsi"/>
          <w:color w:val="222222"/>
          <w:sz w:val="24"/>
          <w:szCs w:val="24"/>
          <w:shd w:val="clear" w:color="auto" w:fill="FFFFFF"/>
        </w:rPr>
        <w:t>4</w:t>
      </w:r>
      <w:r w:rsidR="009E38DD">
        <w:rPr>
          <w:rFonts w:cstheme="minorHAnsi"/>
          <w:color w:val="222222"/>
          <w:sz w:val="24"/>
          <w:szCs w:val="24"/>
          <w:shd w:val="clear" w:color="auto" w:fill="FFFFFF"/>
        </w:rPr>
        <w:t>)</w:t>
      </w:r>
      <w:r>
        <w:rPr>
          <w:rFonts w:cstheme="minorHAnsi"/>
          <w:color w:val="222222"/>
          <w:sz w:val="24"/>
          <w:szCs w:val="24"/>
          <w:shd w:val="clear" w:color="auto" w:fill="FFFFFF"/>
        </w:rPr>
        <w:t>: 395</w:t>
      </w:r>
      <w:r w:rsidR="003D25D1">
        <w:rPr>
          <w:rFonts w:cstheme="minorHAnsi"/>
          <w:color w:val="000000"/>
          <w:sz w:val="24"/>
          <w:szCs w:val="24"/>
        </w:rPr>
        <w:t>–</w:t>
      </w:r>
      <w:r>
        <w:rPr>
          <w:rFonts w:cstheme="minorHAnsi"/>
          <w:color w:val="222222"/>
          <w:sz w:val="24"/>
          <w:szCs w:val="24"/>
          <w:shd w:val="clear" w:color="auto" w:fill="FFFFFF"/>
        </w:rPr>
        <w:t>430.</w:t>
      </w:r>
    </w:p>
    <w:p w14:paraId="448E67D5" w14:textId="4924F39A" w:rsidR="00DF4518" w:rsidRPr="00946D87" w:rsidRDefault="003A207D" w:rsidP="00DF4518">
      <w:pPr>
        <w:pStyle w:val="NoSpacing"/>
        <w:spacing w:line="480" w:lineRule="auto"/>
        <w:ind w:left="720" w:hanging="720"/>
        <w:rPr>
          <w:rFonts w:cstheme="minorHAnsi"/>
          <w:color w:val="222222"/>
          <w:sz w:val="24"/>
          <w:szCs w:val="24"/>
          <w:shd w:val="clear" w:color="auto" w:fill="FFFFFF"/>
        </w:rPr>
      </w:pPr>
      <w:r>
        <w:rPr>
          <w:rFonts w:cstheme="minorHAnsi"/>
          <w:color w:val="222222"/>
          <w:sz w:val="24"/>
          <w:szCs w:val="24"/>
          <w:shd w:val="clear" w:color="auto" w:fill="FFFFFF"/>
        </w:rPr>
        <w:t xml:space="preserve">Straple-Sovers, Rebecca. </w:t>
      </w:r>
      <w:r w:rsidR="00DF4518">
        <w:rPr>
          <w:rFonts w:cstheme="minorHAnsi"/>
          <w:color w:val="222222"/>
          <w:sz w:val="24"/>
          <w:szCs w:val="24"/>
          <w:shd w:val="clear" w:color="auto" w:fill="FFFFFF"/>
        </w:rPr>
        <w:t xml:space="preserve">2021. “Kinesic Analysis: A Theoretical Approach to Reading Bodily Movement in Literature.” In </w:t>
      </w:r>
      <w:r w:rsidR="00DF4518">
        <w:rPr>
          <w:rFonts w:cstheme="minorHAnsi"/>
          <w:i/>
          <w:iCs/>
          <w:color w:val="222222"/>
          <w:sz w:val="24"/>
          <w:szCs w:val="24"/>
          <w:shd w:val="clear" w:color="auto" w:fill="FFFFFF"/>
        </w:rPr>
        <w:t xml:space="preserve">The Cursed Carolers in Context, </w:t>
      </w:r>
      <w:r w:rsidR="00DF4518">
        <w:rPr>
          <w:rFonts w:cstheme="minorHAnsi"/>
          <w:color w:val="222222"/>
          <w:sz w:val="24"/>
          <w:szCs w:val="24"/>
          <w:shd w:val="clear" w:color="auto" w:fill="FFFFFF"/>
        </w:rPr>
        <w:t>ed. Lynneth Miller Renberg and Bradley Phillis, 21</w:t>
      </w:r>
      <w:r w:rsidR="00DF4518">
        <w:rPr>
          <w:rFonts w:cstheme="minorHAnsi"/>
          <w:color w:val="000000"/>
          <w:sz w:val="24"/>
          <w:szCs w:val="24"/>
        </w:rPr>
        <w:t>–</w:t>
      </w:r>
      <w:r w:rsidR="00DF4518">
        <w:rPr>
          <w:rFonts w:cstheme="minorHAnsi"/>
          <w:color w:val="222222"/>
          <w:sz w:val="24"/>
          <w:szCs w:val="24"/>
          <w:shd w:val="clear" w:color="auto" w:fill="FFFFFF"/>
        </w:rPr>
        <w:t>38. Routledge.</w:t>
      </w:r>
    </w:p>
    <w:p w14:paraId="45DAD8C2" w14:textId="6730E9FF" w:rsidR="003A207D" w:rsidRDefault="00C675D7" w:rsidP="002E418C">
      <w:pPr>
        <w:pStyle w:val="NoSpacing"/>
        <w:spacing w:line="480" w:lineRule="auto"/>
        <w:ind w:left="720" w:hanging="720"/>
        <w:rPr>
          <w:rFonts w:cstheme="minorHAnsi"/>
          <w:color w:val="222222"/>
          <w:sz w:val="24"/>
          <w:szCs w:val="24"/>
          <w:shd w:val="clear" w:color="auto" w:fill="FFFFFF"/>
        </w:rPr>
      </w:pPr>
      <w:r>
        <w:rPr>
          <w:rFonts w:cstheme="minorHAnsi"/>
          <w:color w:val="222222"/>
          <w:sz w:val="24"/>
          <w:szCs w:val="24"/>
          <w:shd w:val="clear" w:color="auto" w:fill="FFFFFF"/>
        </w:rPr>
        <w:t>Straple-Sovers, Rebecca</w:t>
      </w:r>
      <w:r w:rsidR="00DF4518">
        <w:rPr>
          <w:rFonts w:cstheme="minorHAnsi"/>
          <w:color w:val="222222"/>
          <w:sz w:val="24"/>
          <w:szCs w:val="24"/>
          <w:shd w:val="clear" w:color="auto" w:fill="FFFFFF"/>
        </w:rPr>
        <w:t xml:space="preserve">. </w:t>
      </w:r>
      <w:r w:rsidR="003A207D">
        <w:rPr>
          <w:rFonts w:cstheme="minorHAnsi"/>
          <w:color w:val="222222"/>
          <w:sz w:val="24"/>
          <w:szCs w:val="24"/>
          <w:shd w:val="clear" w:color="auto" w:fill="FFFFFF"/>
        </w:rPr>
        <w:t>2023</w:t>
      </w:r>
      <w:r w:rsidR="004245D9">
        <w:rPr>
          <w:rFonts w:cstheme="minorHAnsi"/>
          <w:color w:val="222222"/>
          <w:sz w:val="24"/>
          <w:szCs w:val="24"/>
          <w:shd w:val="clear" w:color="auto" w:fill="FFFFFF"/>
        </w:rPr>
        <w:t>.</w:t>
      </w:r>
      <w:r w:rsidR="003A207D">
        <w:rPr>
          <w:rFonts w:cstheme="minorHAnsi"/>
          <w:color w:val="222222"/>
          <w:sz w:val="24"/>
          <w:szCs w:val="24"/>
          <w:shd w:val="clear" w:color="auto" w:fill="FFFFFF"/>
        </w:rPr>
        <w:t xml:space="preserve"> “‘A Feather on the </w:t>
      </w:r>
      <w:r w:rsidR="00A11A7A">
        <w:rPr>
          <w:rFonts w:cstheme="minorHAnsi"/>
          <w:color w:val="222222"/>
          <w:sz w:val="24"/>
          <w:szCs w:val="24"/>
          <w:shd w:val="clear" w:color="auto" w:fill="FFFFFF"/>
        </w:rPr>
        <w:t>B</w:t>
      </w:r>
      <w:r w:rsidR="003A207D">
        <w:rPr>
          <w:rFonts w:cstheme="minorHAnsi"/>
          <w:color w:val="222222"/>
          <w:sz w:val="24"/>
          <w:szCs w:val="24"/>
          <w:shd w:val="clear" w:color="auto" w:fill="FFFFFF"/>
        </w:rPr>
        <w:t>reath of God’</w:t>
      </w:r>
      <w:r w:rsidR="00EA1800">
        <w:rPr>
          <w:rFonts w:cstheme="minorHAnsi"/>
          <w:color w:val="222222"/>
          <w:sz w:val="24"/>
          <w:szCs w:val="24"/>
          <w:shd w:val="clear" w:color="auto" w:fill="FFFFFF"/>
        </w:rPr>
        <w:t>:</w:t>
      </w:r>
      <w:r w:rsidR="003A207D">
        <w:rPr>
          <w:rFonts w:cstheme="minorHAnsi"/>
          <w:color w:val="222222"/>
          <w:sz w:val="24"/>
          <w:szCs w:val="24"/>
          <w:shd w:val="clear" w:color="auto" w:fill="FFFFFF"/>
        </w:rPr>
        <w:t xml:space="preserve"> Medieval </w:t>
      </w:r>
      <w:r w:rsidR="00A11A7A">
        <w:rPr>
          <w:rFonts w:cstheme="minorHAnsi"/>
          <w:color w:val="222222"/>
          <w:sz w:val="24"/>
          <w:szCs w:val="24"/>
          <w:shd w:val="clear" w:color="auto" w:fill="FFFFFF"/>
        </w:rPr>
        <w:t>L</w:t>
      </w:r>
      <w:r w:rsidR="003A207D">
        <w:rPr>
          <w:rFonts w:cstheme="minorHAnsi"/>
          <w:color w:val="222222"/>
          <w:sz w:val="24"/>
          <w:szCs w:val="24"/>
          <w:shd w:val="clear" w:color="auto" w:fill="FFFFFF"/>
        </w:rPr>
        <w:t xml:space="preserve">egacies in </w:t>
      </w:r>
      <w:r w:rsidR="00A11A7A">
        <w:rPr>
          <w:rFonts w:cstheme="minorHAnsi"/>
          <w:color w:val="222222"/>
          <w:sz w:val="24"/>
          <w:szCs w:val="24"/>
          <w:shd w:val="clear" w:color="auto" w:fill="FFFFFF"/>
        </w:rPr>
        <w:t>M</w:t>
      </w:r>
      <w:r w:rsidR="003A207D">
        <w:rPr>
          <w:rFonts w:cstheme="minorHAnsi"/>
          <w:color w:val="222222"/>
          <w:sz w:val="24"/>
          <w:szCs w:val="24"/>
          <w:shd w:val="clear" w:color="auto" w:fill="FFFFFF"/>
        </w:rPr>
        <w:t xml:space="preserve">odern </w:t>
      </w:r>
      <w:r w:rsidR="00A11A7A">
        <w:rPr>
          <w:rFonts w:cstheme="minorHAnsi"/>
          <w:color w:val="222222"/>
          <w:sz w:val="24"/>
          <w:szCs w:val="24"/>
          <w:shd w:val="clear" w:color="auto" w:fill="FFFFFF"/>
        </w:rPr>
        <w:t>C</w:t>
      </w:r>
      <w:r w:rsidR="003A207D">
        <w:rPr>
          <w:rFonts w:cstheme="minorHAnsi"/>
          <w:color w:val="222222"/>
          <w:sz w:val="24"/>
          <w:szCs w:val="24"/>
          <w:shd w:val="clear" w:color="auto" w:fill="FFFFFF"/>
        </w:rPr>
        <w:t xml:space="preserve">horeography.” </w:t>
      </w:r>
      <w:r w:rsidR="003A207D">
        <w:rPr>
          <w:rFonts w:cstheme="minorHAnsi"/>
          <w:i/>
          <w:iCs/>
          <w:color w:val="222222"/>
          <w:sz w:val="24"/>
          <w:szCs w:val="24"/>
          <w:shd w:val="clear" w:color="auto" w:fill="FFFFFF"/>
        </w:rPr>
        <w:t xml:space="preserve">Postmedieval </w:t>
      </w:r>
      <w:r w:rsidR="003A207D">
        <w:rPr>
          <w:rFonts w:cstheme="minorHAnsi"/>
          <w:color w:val="222222"/>
          <w:sz w:val="24"/>
          <w:szCs w:val="24"/>
          <w:shd w:val="clear" w:color="auto" w:fill="FFFFFF"/>
        </w:rPr>
        <w:t>14: 593</w:t>
      </w:r>
      <w:r w:rsidR="003D25D1">
        <w:rPr>
          <w:rFonts w:cstheme="minorHAnsi"/>
          <w:color w:val="000000"/>
          <w:sz w:val="24"/>
          <w:szCs w:val="24"/>
        </w:rPr>
        <w:t>–</w:t>
      </w:r>
      <w:r w:rsidR="003A207D">
        <w:rPr>
          <w:rFonts w:cstheme="minorHAnsi"/>
          <w:color w:val="222222"/>
          <w:sz w:val="24"/>
          <w:szCs w:val="24"/>
          <w:shd w:val="clear" w:color="auto" w:fill="FFFFFF"/>
        </w:rPr>
        <w:t>619.</w:t>
      </w:r>
    </w:p>
    <w:p w14:paraId="589B2261" w14:textId="15F4D8D5" w:rsidR="000A0794" w:rsidRDefault="000A0794" w:rsidP="000A0794">
      <w:pPr>
        <w:spacing w:line="480" w:lineRule="auto"/>
        <w:ind w:left="720" w:hanging="720"/>
        <w:rPr>
          <w:rFonts w:cstheme="minorHAnsi"/>
          <w:sz w:val="24"/>
          <w:szCs w:val="24"/>
        </w:rPr>
      </w:pPr>
      <w:r>
        <w:rPr>
          <w:rFonts w:cstheme="minorHAnsi"/>
          <w:sz w:val="24"/>
          <w:szCs w:val="24"/>
        </w:rPr>
        <w:t>Van den Boogaard, Nicolaas Hendricus Johannes</w:t>
      </w:r>
      <w:r w:rsidR="008665B3">
        <w:rPr>
          <w:rFonts w:cstheme="minorHAnsi"/>
          <w:sz w:val="24"/>
          <w:szCs w:val="24"/>
        </w:rPr>
        <w:t>, ed.</w:t>
      </w:r>
      <w:r>
        <w:rPr>
          <w:rFonts w:cstheme="minorHAnsi"/>
          <w:sz w:val="24"/>
          <w:szCs w:val="24"/>
        </w:rPr>
        <w:t xml:space="preserve"> 1969. </w:t>
      </w:r>
      <w:r w:rsidRPr="00484ED4">
        <w:rPr>
          <w:rFonts w:cstheme="minorHAnsi"/>
          <w:i/>
          <w:iCs/>
          <w:sz w:val="24"/>
          <w:szCs w:val="24"/>
        </w:rPr>
        <w:t xml:space="preserve">Rondeaux et refrains du </w:t>
      </w:r>
      <w:r w:rsidR="00AE3DEF">
        <w:rPr>
          <w:rFonts w:cstheme="minorHAnsi"/>
          <w:i/>
          <w:iCs/>
          <w:sz w:val="24"/>
          <w:szCs w:val="24"/>
        </w:rPr>
        <w:t>XII</w:t>
      </w:r>
      <w:r w:rsidRPr="00484ED4">
        <w:rPr>
          <w:rFonts w:cstheme="minorHAnsi"/>
          <w:i/>
          <w:iCs/>
          <w:sz w:val="24"/>
          <w:szCs w:val="24"/>
        </w:rPr>
        <w:t xml:space="preserve">e siècle au début du </w:t>
      </w:r>
      <w:r w:rsidR="00CF1F4F">
        <w:rPr>
          <w:rFonts w:cstheme="minorHAnsi"/>
          <w:i/>
          <w:iCs/>
          <w:sz w:val="24"/>
          <w:szCs w:val="24"/>
        </w:rPr>
        <w:t>XIV</w:t>
      </w:r>
      <w:r w:rsidRPr="00484ED4">
        <w:rPr>
          <w:rFonts w:cstheme="minorHAnsi"/>
          <w:i/>
          <w:iCs/>
          <w:sz w:val="24"/>
          <w:szCs w:val="24"/>
        </w:rPr>
        <w:t>e.</w:t>
      </w:r>
      <w:r>
        <w:rPr>
          <w:rFonts w:cstheme="minorHAnsi"/>
          <w:sz w:val="24"/>
          <w:szCs w:val="24"/>
        </w:rPr>
        <w:t xml:space="preserve"> Éditions Klincksieck.</w:t>
      </w:r>
    </w:p>
    <w:p w14:paraId="42DBFA1E" w14:textId="5C8D8C93" w:rsidR="003D0659" w:rsidRPr="0027384A" w:rsidRDefault="003D0659" w:rsidP="0027384A">
      <w:pPr>
        <w:spacing w:line="480" w:lineRule="auto"/>
        <w:ind w:left="720" w:hanging="720"/>
        <w:rPr>
          <w:rFonts w:eastAsia="Times New Roman" w:cstheme="minorHAnsi"/>
          <w:sz w:val="24"/>
          <w:szCs w:val="24"/>
        </w:rPr>
      </w:pPr>
      <w:r w:rsidRPr="0027384A">
        <w:rPr>
          <w:rFonts w:eastAsia="Times New Roman" w:cstheme="minorHAnsi"/>
          <w:sz w:val="24"/>
          <w:szCs w:val="24"/>
        </w:rPr>
        <w:t xml:space="preserve">Ward, John M. 1976. “The Maner of Dauncying.” </w:t>
      </w:r>
      <w:r w:rsidRPr="0027384A">
        <w:rPr>
          <w:rFonts w:eastAsia="Times New Roman" w:cstheme="minorHAnsi"/>
          <w:i/>
          <w:iCs/>
          <w:sz w:val="24"/>
          <w:szCs w:val="24"/>
        </w:rPr>
        <w:t>Early Music</w:t>
      </w:r>
      <w:r w:rsidRPr="0027384A">
        <w:rPr>
          <w:rFonts w:eastAsia="Times New Roman" w:cstheme="minorHAnsi"/>
          <w:sz w:val="24"/>
          <w:szCs w:val="24"/>
        </w:rPr>
        <w:t xml:space="preserve"> 4</w:t>
      </w:r>
      <w:r w:rsidR="005A73FC" w:rsidRPr="0027384A">
        <w:rPr>
          <w:rFonts w:eastAsia="Times New Roman" w:cstheme="minorHAnsi"/>
          <w:sz w:val="24"/>
          <w:szCs w:val="24"/>
        </w:rPr>
        <w:t xml:space="preserve"> (</w:t>
      </w:r>
      <w:r w:rsidRPr="0027384A">
        <w:rPr>
          <w:rFonts w:eastAsia="Times New Roman" w:cstheme="minorHAnsi"/>
          <w:sz w:val="24"/>
          <w:szCs w:val="24"/>
        </w:rPr>
        <w:t>2</w:t>
      </w:r>
      <w:r w:rsidR="005A73FC" w:rsidRPr="0027384A">
        <w:rPr>
          <w:rFonts w:eastAsia="Times New Roman" w:cstheme="minorHAnsi"/>
          <w:sz w:val="24"/>
          <w:szCs w:val="24"/>
        </w:rPr>
        <w:t>)</w:t>
      </w:r>
      <w:r w:rsidRPr="0027384A">
        <w:rPr>
          <w:rFonts w:eastAsia="Times New Roman" w:cstheme="minorHAnsi"/>
          <w:sz w:val="24"/>
          <w:szCs w:val="24"/>
        </w:rPr>
        <w:t>: 127</w:t>
      </w:r>
      <w:r w:rsidR="003D25D1">
        <w:rPr>
          <w:rFonts w:cstheme="minorHAnsi"/>
          <w:color w:val="000000"/>
          <w:sz w:val="24"/>
          <w:szCs w:val="24"/>
        </w:rPr>
        <w:t>–</w:t>
      </w:r>
      <w:r w:rsidRPr="0027384A">
        <w:rPr>
          <w:rFonts w:eastAsia="Times New Roman" w:cstheme="minorHAnsi"/>
          <w:sz w:val="24"/>
          <w:szCs w:val="24"/>
        </w:rPr>
        <w:t>42.</w:t>
      </w:r>
    </w:p>
    <w:sectPr w:rsidR="003D0659" w:rsidRPr="0027384A" w:rsidSect="000258B6">
      <w:footerReference w:type="default" r:id="rId7"/>
      <w:endnotePr>
        <w:numFmt w:val="decimal"/>
      </w:endnotePr>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AA41C" w14:textId="77777777" w:rsidR="00087F47" w:rsidRDefault="00087F47" w:rsidP="00DD18E2">
      <w:pPr>
        <w:spacing w:after="0" w:line="240" w:lineRule="auto"/>
      </w:pPr>
      <w:r>
        <w:separator/>
      </w:r>
    </w:p>
  </w:endnote>
  <w:endnote w:type="continuationSeparator" w:id="0">
    <w:p w14:paraId="31BA61A9" w14:textId="77777777" w:rsidR="00087F47" w:rsidRDefault="00087F47" w:rsidP="00DD1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4234600"/>
      <w:docPartObj>
        <w:docPartGallery w:val="Page Numbers (Bottom of Page)"/>
        <w:docPartUnique/>
      </w:docPartObj>
    </w:sdtPr>
    <w:sdtEndPr>
      <w:rPr>
        <w:noProof/>
      </w:rPr>
    </w:sdtEndPr>
    <w:sdtContent>
      <w:p w14:paraId="4AB1CBD2" w14:textId="77777777" w:rsidR="00F73422" w:rsidRDefault="00F73422">
        <w:pPr>
          <w:pStyle w:val="Footer"/>
          <w:jc w:val="center"/>
        </w:pPr>
        <w:r>
          <w:fldChar w:fldCharType="begin"/>
        </w:r>
        <w:r>
          <w:instrText xml:space="preserve"> PAGE   \* MERGEFORMAT </w:instrText>
        </w:r>
        <w:r>
          <w:fldChar w:fldCharType="separate"/>
        </w:r>
        <w:r w:rsidR="00433434">
          <w:rPr>
            <w:noProof/>
          </w:rPr>
          <w:t>14</w:t>
        </w:r>
        <w:r>
          <w:rPr>
            <w:noProof/>
          </w:rPr>
          <w:fldChar w:fldCharType="end"/>
        </w:r>
      </w:p>
    </w:sdtContent>
  </w:sdt>
  <w:p w14:paraId="21E5013F" w14:textId="77777777" w:rsidR="00F73422" w:rsidRDefault="00F734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16CBE" w14:textId="77777777" w:rsidR="00087F47" w:rsidRDefault="00087F47" w:rsidP="00DD18E2">
      <w:pPr>
        <w:spacing w:after="0" w:line="240" w:lineRule="auto"/>
      </w:pPr>
      <w:r>
        <w:separator/>
      </w:r>
    </w:p>
  </w:footnote>
  <w:footnote w:type="continuationSeparator" w:id="0">
    <w:p w14:paraId="38B03508" w14:textId="77777777" w:rsidR="00087F47" w:rsidRDefault="00087F47" w:rsidP="00DD18E2">
      <w:pPr>
        <w:spacing w:after="0" w:line="240" w:lineRule="auto"/>
      </w:pPr>
      <w:r>
        <w:continuationSeparator/>
      </w:r>
    </w:p>
  </w:footnote>
  <w:footnote w:id="1">
    <w:p w14:paraId="3D7F8E24" w14:textId="6E927248" w:rsidR="00A21C82" w:rsidRDefault="00A21C82">
      <w:pPr>
        <w:pStyle w:val="FootnoteText"/>
      </w:pPr>
      <w:r>
        <w:rPr>
          <w:rStyle w:val="FootnoteReference"/>
        </w:rPr>
        <w:footnoteRef/>
      </w:r>
      <w:r>
        <w:t xml:space="preserve"> See Earp </w:t>
      </w:r>
      <w:r w:rsidR="005E0C0B">
        <w:t>(</w:t>
      </w:r>
      <w:r>
        <w:t>1995, 24</w:t>
      </w:r>
      <w:r w:rsidR="00170FB8">
        <w:t>1–4</w:t>
      </w:r>
      <w:r>
        <w:t>3</w:t>
      </w:r>
      <w:r w:rsidR="005E0C0B">
        <w:t>)</w:t>
      </w:r>
      <w:r>
        <w:t xml:space="preserve"> on the difficulty of enumerating Machaut’s lyrical output by genre given the variety of manuscript sources.</w:t>
      </w:r>
    </w:p>
  </w:footnote>
  <w:footnote w:id="2">
    <w:p w14:paraId="7626D219" w14:textId="5F01951F" w:rsidR="00336DAF" w:rsidRPr="00A92895" w:rsidRDefault="00336DAF" w:rsidP="00336DAF">
      <w:pPr>
        <w:pStyle w:val="FootnoteText"/>
      </w:pPr>
      <w:r>
        <w:rPr>
          <w:rStyle w:val="FootnoteReference"/>
        </w:rPr>
        <w:footnoteRef/>
      </w:r>
      <w:r>
        <w:t xml:space="preserve"> Peraino </w:t>
      </w:r>
      <w:r w:rsidR="005E0C0B">
        <w:t>(</w:t>
      </w:r>
      <w:r>
        <w:t>2011, 236</w:t>
      </w:r>
      <w:r w:rsidR="005E0C0B">
        <w:t>)</w:t>
      </w:r>
      <w:r>
        <w:t xml:space="preserve"> points out the same terminological insistence in Machaut’s </w:t>
      </w:r>
      <w:r w:rsidRPr="003D3689">
        <w:rPr>
          <w:i/>
          <w:iCs/>
        </w:rPr>
        <w:t>Prologue</w:t>
      </w:r>
      <w:r w:rsidR="0017310D">
        <w:t>,</w:t>
      </w:r>
      <w:r>
        <w:t xml:space="preserve"> </w:t>
      </w:r>
      <w:r w:rsidR="0017310D">
        <w:t>s</w:t>
      </w:r>
      <w:r>
        <w:t>ection V, lines 1</w:t>
      </w:r>
      <w:r w:rsidR="00170FB8">
        <w:t>4–</w:t>
      </w:r>
      <w:r>
        <w:t xml:space="preserve">15. She attributes Machaut’s connection of the virelai with dance to French refrain songs called </w:t>
      </w:r>
      <w:r>
        <w:rPr>
          <w:i/>
          <w:iCs/>
        </w:rPr>
        <w:t xml:space="preserve">rondets de </w:t>
      </w:r>
      <w:r w:rsidRPr="00D73B51">
        <w:rPr>
          <w:i/>
          <w:iCs/>
        </w:rPr>
        <w:t>carole</w:t>
      </w:r>
      <w:r>
        <w:t xml:space="preserve"> and </w:t>
      </w:r>
      <w:r w:rsidRPr="00A86A61">
        <w:rPr>
          <w:i/>
          <w:iCs/>
        </w:rPr>
        <w:t>ballettes</w:t>
      </w:r>
      <w:r>
        <w:t xml:space="preserve"> and to the Occitan </w:t>
      </w:r>
      <w:r w:rsidRPr="00A86A61">
        <w:rPr>
          <w:i/>
          <w:iCs/>
        </w:rPr>
        <w:t>dansa</w:t>
      </w:r>
      <w:r>
        <w:t xml:space="preserve"> (248). </w:t>
      </w:r>
      <w:r w:rsidRPr="00A86A61">
        <w:t>According</w:t>
      </w:r>
      <w:r>
        <w:t xml:space="preserve"> to Earp </w:t>
      </w:r>
      <w:r w:rsidR="005E0C0B">
        <w:t>(</w:t>
      </w:r>
      <w:r>
        <w:t>1991, 11</w:t>
      </w:r>
      <w:r w:rsidRPr="00A92895">
        <w:t>5</w:t>
      </w:r>
      <w:r w:rsidR="005E0C0B">
        <w:t>),</w:t>
      </w:r>
      <w:r w:rsidRPr="00A92895">
        <w:t xml:space="preserve"> </w:t>
      </w:r>
      <w:r>
        <w:t>“</w:t>
      </w:r>
      <w:r w:rsidR="005E0C0B">
        <w:t>I</w:t>
      </w:r>
      <w:r w:rsidRPr="00A92895">
        <w:t>t appears that Machaut was quite self-consciously preserving this genre [virelai] for the dance.”</w:t>
      </w:r>
      <w:r>
        <w:t xml:space="preserve"> He traces the development of the danced song genre in Machaut as a generic mixing of high courtly poetry with low metrical dance. Leach </w:t>
      </w:r>
      <w:r w:rsidR="00170FB8">
        <w:t>(</w:t>
      </w:r>
      <w:r>
        <w:t>2011, 159</w:t>
      </w:r>
      <w:r w:rsidR="00170FB8">
        <w:t>)</w:t>
      </w:r>
      <w:r>
        <w:t xml:space="preserve"> notes that </w:t>
      </w:r>
      <w:r w:rsidR="00614EE4">
        <w:t xml:space="preserve">the virelai </w:t>
      </w:r>
      <w:r w:rsidR="008C39C9">
        <w:t>was</w:t>
      </w:r>
      <w:r>
        <w:t xml:space="preserve">, for </w:t>
      </w:r>
      <w:r w:rsidR="00614EE4">
        <w:t>Machaut</w:t>
      </w:r>
      <w:r>
        <w:t>, “very specifically a social dance form.”</w:t>
      </w:r>
    </w:p>
  </w:footnote>
  <w:footnote w:id="3">
    <w:p w14:paraId="0DE01DEE" w14:textId="3C28A4E4" w:rsidR="003D6C85" w:rsidRDefault="003D6C85">
      <w:pPr>
        <w:pStyle w:val="FootnoteText"/>
      </w:pPr>
      <w:r>
        <w:rPr>
          <w:rStyle w:val="FootnoteReference"/>
        </w:rPr>
        <w:footnoteRef/>
      </w:r>
      <w:r>
        <w:t xml:space="preserve"> Maw </w:t>
      </w:r>
      <w:r w:rsidR="001871EE">
        <w:t>(</w:t>
      </w:r>
      <w:r>
        <w:t>2002, 76</w:t>
      </w:r>
      <w:r w:rsidR="008C39C9">
        <w:t>, table 1</w:t>
      </w:r>
      <w:r w:rsidR="001871EE">
        <w:t>)</w:t>
      </w:r>
      <w:r>
        <w:t xml:space="preserve"> list</w:t>
      </w:r>
      <w:r w:rsidR="008C39C9">
        <w:t>s</w:t>
      </w:r>
      <w:r>
        <w:t xml:space="preserve"> mensurations and cadential plans in </w:t>
      </w:r>
      <w:r w:rsidR="00AB7B50">
        <w:t xml:space="preserve">the 88% of </w:t>
      </w:r>
      <w:r>
        <w:t xml:space="preserve">Machaut’s virelais </w:t>
      </w:r>
      <w:r w:rsidR="00AB7B50">
        <w:t xml:space="preserve">that are </w:t>
      </w:r>
      <w:r>
        <w:t xml:space="preserve">set in imperfect </w:t>
      </w:r>
      <w:r w:rsidRPr="00C51805">
        <w:rPr>
          <w:i/>
          <w:iCs/>
        </w:rPr>
        <w:t>modus</w:t>
      </w:r>
      <w:r>
        <w:t xml:space="preserve"> and </w:t>
      </w:r>
      <w:r w:rsidRPr="00C433F5">
        <w:rPr>
          <w:i/>
          <w:iCs/>
        </w:rPr>
        <w:t>tempus.</w:t>
      </w:r>
      <w:r>
        <w:rPr>
          <w:i/>
          <w:iCs/>
        </w:rPr>
        <w:t xml:space="preserve"> </w:t>
      </w:r>
      <w:r>
        <w:t>The small subset of triple time works</w:t>
      </w:r>
      <w:r w:rsidR="00AB7B50">
        <w:t>, to be considered below,</w:t>
      </w:r>
      <w:r>
        <w:t xml:space="preserve"> are not represented there.</w:t>
      </w:r>
    </w:p>
  </w:footnote>
  <w:footnote w:id="4">
    <w:p w14:paraId="195B2EC9" w14:textId="3B2091DD" w:rsidR="00A510DB" w:rsidRDefault="00A510DB" w:rsidP="00A510DB">
      <w:pPr>
        <w:pStyle w:val="FootnoteText"/>
      </w:pPr>
      <w:r>
        <w:rPr>
          <w:rStyle w:val="FootnoteReference"/>
        </w:rPr>
        <w:footnoteRef/>
      </w:r>
      <w:r>
        <w:t xml:space="preserve"> Examples of the flexible metrical interpretation of regular mensural notation can be found throughout Maw </w:t>
      </w:r>
      <w:r w:rsidR="008974E9">
        <w:t>(</w:t>
      </w:r>
      <w:r>
        <w:t>2004</w:t>
      </w:r>
      <w:r w:rsidR="008974E9">
        <w:t>,</w:t>
      </w:r>
      <w:r>
        <w:t xml:space="preserve"> 2013</w:t>
      </w:r>
      <w:r w:rsidR="008974E9">
        <w:t>)</w:t>
      </w:r>
      <w:r>
        <w:t>, including transcriptions in mixed meters.</w:t>
      </w:r>
    </w:p>
  </w:footnote>
  <w:footnote w:id="5">
    <w:p w14:paraId="47E25814" w14:textId="63C369F7" w:rsidR="00B468C7" w:rsidRDefault="00B468C7" w:rsidP="00B468C7">
      <w:pPr>
        <w:pStyle w:val="FootnoteText"/>
      </w:pPr>
      <w:r>
        <w:rPr>
          <w:rStyle w:val="FootnoteReference"/>
        </w:rPr>
        <w:footnoteRef/>
      </w:r>
      <w:r>
        <w:t xml:space="preserve"> Boone </w:t>
      </w:r>
      <w:r w:rsidR="008974E9">
        <w:t>(</w:t>
      </w:r>
      <w:r>
        <w:t>2000</w:t>
      </w:r>
      <w:r w:rsidR="008974E9">
        <w:t>)</w:t>
      </w:r>
      <w:r>
        <w:t xml:space="preserve"> </w:t>
      </w:r>
      <w:r w:rsidR="004E08B4">
        <w:t>investigates</w:t>
      </w:r>
      <w:r>
        <w:t xml:space="preserve"> regular rhythmic punctuation in the layered mensural pulses of medieval and Renaissance </w:t>
      </w:r>
      <w:r w:rsidR="00177503">
        <w:t>music</w:t>
      </w:r>
      <w:r>
        <w:t xml:space="preserve">. </w:t>
      </w:r>
      <w:r w:rsidR="003357D5">
        <w:t>Maw (2002)</w:t>
      </w:r>
      <w:r w:rsidR="00D1134D">
        <w:t xml:space="preserve"> furthermore </w:t>
      </w:r>
      <w:r>
        <w:t xml:space="preserve">contrasts mensuration as </w:t>
      </w:r>
      <w:r w:rsidR="00F55683">
        <w:t xml:space="preserve">a </w:t>
      </w:r>
      <w:r>
        <w:t xml:space="preserve">temporal framework with </w:t>
      </w:r>
      <w:r w:rsidR="00F55683">
        <w:t>common-</w:t>
      </w:r>
      <w:r>
        <w:t>practice meter</w:t>
      </w:r>
      <w:r w:rsidR="00F92339">
        <w:t xml:space="preserve">: </w:t>
      </w:r>
      <w:r>
        <w:t xml:space="preserve"> “</w:t>
      </w:r>
      <w:r w:rsidR="008974E9">
        <w:t>W</w:t>
      </w:r>
      <w:r>
        <w:t>hile the theory of mensuration supplied a quantitative understanding of musical time sufficient to make sense of rhythm for the purposes of notation, metrical thought provided a supplementary qualitative understanding of musical time necessary in practice to make sense of rhythm for the purposes of musical effect”</w:t>
      </w:r>
      <w:r w:rsidR="009A2728">
        <w:t xml:space="preserve"> (70).</w:t>
      </w:r>
    </w:p>
  </w:footnote>
  <w:footnote w:id="6">
    <w:p w14:paraId="7F27B9EC" w14:textId="08E0ED09" w:rsidR="00B468C7" w:rsidRPr="004E3F3E" w:rsidRDefault="00B468C7" w:rsidP="00B468C7">
      <w:pPr>
        <w:pStyle w:val="FootnoteText"/>
      </w:pPr>
      <w:r>
        <w:rPr>
          <w:rStyle w:val="FootnoteReference"/>
        </w:rPr>
        <w:footnoteRef/>
      </w:r>
      <w:r>
        <w:t xml:space="preserve"> Maw </w:t>
      </w:r>
      <w:r w:rsidR="00731FEB">
        <w:t>(</w:t>
      </w:r>
      <w:r>
        <w:t>2004, 62</w:t>
      </w:r>
      <w:r w:rsidR="00731FEB" w:rsidRPr="00731FEB">
        <w:t>)</w:t>
      </w:r>
      <w:r>
        <w:rPr>
          <w:i/>
          <w:iCs/>
        </w:rPr>
        <w:t xml:space="preserve"> </w:t>
      </w:r>
      <w:r>
        <w:t xml:space="preserve">addresses the methodologies and inconsistencies </w:t>
      </w:r>
      <w:r w:rsidR="00A56F56">
        <w:t xml:space="preserve">of </w:t>
      </w:r>
      <w:r w:rsidR="00A56F56">
        <w:rPr>
          <w:i/>
          <w:iCs/>
        </w:rPr>
        <w:t xml:space="preserve">modus </w:t>
      </w:r>
      <w:r w:rsidR="00A56F56">
        <w:t xml:space="preserve">barring </w:t>
      </w:r>
      <w:r>
        <w:t xml:space="preserve">in the complete editions of Machaut’s secular songs </w:t>
      </w:r>
      <w:r w:rsidR="002C5F1B">
        <w:t>(</w:t>
      </w:r>
      <w:r>
        <w:t xml:space="preserve">Ludwig </w:t>
      </w:r>
      <w:r w:rsidR="00A56F56">
        <w:t>1926</w:t>
      </w:r>
      <w:r w:rsidR="002C5F1B">
        <w:t>;</w:t>
      </w:r>
      <w:r w:rsidR="00A56F56">
        <w:t xml:space="preserve"> </w:t>
      </w:r>
      <w:r>
        <w:t>Schrade</w:t>
      </w:r>
      <w:r w:rsidR="00A56F56">
        <w:t xml:space="preserve"> 1956)</w:t>
      </w:r>
      <w:r>
        <w:t xml:space="preserve">. See Maw </w:t>
      </w:r>
      <w:r w:rsidR="00731FEB">
        <w:t>(</w:t>
      </w:r>
      <w:r>
        <w:t>2002</w:t>
      </w:r>
      <w:r w:rsidR="00731FEB">
        <w:t>)</w:t>
      </w:r>
      <w:r>
        <w:t xml:space="preserve"> for a systematic investigation of </w:t>
      </w:r>
      <w:r w:rsidRPr="005B43D6">
        <w:rPr>
          <w:i/>
          <w:iCs/>
        </w:rPr>
        <w:t xml:space="preserve">modus </w:t>
      </w:r>
      <w:r>
        <w:t xml:space="preserve">in Machaut’s virelais, </w:t>
      </w:r>
      <w:r w:rsidR="001011DE">
        <w:t xml:space="preserve">a flexible mensural level that </w:t>
      </w:r>
      <w:r>
        <w:t xml:space="preserve">requires analytical interpretation of musical groupings, </w:t>
      </w:r>
      <w:r w:rsidR="00DC2CE9">
        <w:t xml:space="preserve">and Maw (2013) for a supplemental study </w:t>
      </w:r>
      <w:r>
        <w:t xml:space="preserve">on text setting and meter. A complementary analytical account of flexible </w:t>
      </w:r>
      <w:r w:rsidRPr="007F15AF">
        <w:rPr>
          <w:i/>
          <w:iCs/>
        </w:rPr>
        <w:t>modus</w:t>
      </w:r>
      <w:r>
        <w:t xml:space="preserve"> barring in Machaut’s motets is undertaken in Lavacek </w:t>
      </w:r>
      <w:r w:rsidR="00731FEB">
        <w:t>(</w:t>
      </w:r>
      <w:r>
        <w:t>2022</w:t>
      </w:r>
      <w:r w:rsidR="00731FEB">
        <w:t>)</w:t>
      </w:r>
      <w:r>
        <w:t>.</w:t>
      </w:r>
    </w:p>
  </w:footnote>
  <w:footnote w:id="7">
    <w:p w14:paraId="5C9F16E3" w14:textId="23597266" w:rsidR="00E871EE" w:rsidRDefault="00E871EE" w:rsidP="00E871EE">
      <w:pPr>
        <w:pStyle w:val="FootnoteText"/>
      </w:pPr>
      <w:r>
        <w:rPr>
          <w:rStyle w:val="FootnoteReference"/>
        </w:rPr>
        <w:footnoteRef/>
      </w:r>
      <w:r>
        <w:t xml:space="preserve"> </w:t>
      </w:r>
      <w:r w:rsidR="00C83F08">
        <w:t>My</w:t>
      </w:r>
      <w:r>
        <w:t xml:space="preserve"> transcription of F-Pn fr. 25566, f. 129r. In Mullally</w:t>
      </w:r>
      <w:r w:rsidR="00A30484">
        <w:t xml:space="preserve">’s </w:t>
      </w:r>
      <w:r w:rsidR="00731FEB">
        <w:t>(</w:t>
      </w:r>
      <w:r w:rsidR="00A30484">
        <w:t>2011, 119</w:t>
      </w:r>
      <w:r w:rsidR="00731FEB">
        <w:t>)</w:t>
      </w:r>
      <w:r w:rsidR="00A30484">
        <w:t xml:space="preserve"> </w:t>
      </w:r>
      <w:r>
        <w:t>translation: “My very sweet lively lady, listen to my heart beseeching you.”</w:t>
      </w:r>
    </w:p>
  </w:footnote>
  <w:footnote w:id="8">
    <w:p w14:paraId="45A9C0B2" w14:textId="4254785D" w:rsidR="00FC127D" w:rsidRPr="00816BDA" w:rsidRDefault="00FC127D">
      <w:pPr>
        <w:pStyle w:val="FootnoteText"/>
      </w:pPr>
      <w:r>
        <w:rPr>
          <w:rStyle w:val="FootnoteReference"/>
        </w:rPr>
        <w:footnoteRef/>
      </w:r>
      <w:r>
        <w:t xml:space="preserve"> </w:t>
      </w:r>
      <w:r w:rsidR="00637F2A">
        <w:t xml:space="preserve">Dillon </w:t>
      </w:r>
      <w:r w:rsidR="00731FEB">
        <w:t>(</w:t>
      </w:r>
      <w:r w:rsidR="00637F2A">
        <w:t>2015, 615</w:t>
      </w:r>
      <w:r w:rsidR="00731FEB">
        <w:t>)</w:t>
      </w:r>
      <w:r w:rsidR="00637F2A">
        <w:t xml:space="preserve"> is clear that music interpolations “were not texts inviting performance or demanding connection with a specific melody, but rather were literary representations that transferred the medium of performance into the medium of writing, where sonic associations fade.” </w:t>
      </w:r>
      <w:r>
        <w:t xml:space="preserve">For Rimmer </w:t>
      </w:r>
      <w:r w:rsidR="00D26E80">
        <w:t>(</w:t>
      </w:r>
      <w:r>
        <w:t>1991, 64</w:t>
      </w:r>
      <w:r w:rsidR="00D26E80">
        <w:t>)</w:t>
      </w:r>
      <w:r>
        <w:t xml:space="preserve">, </w:t>
      </w:r>
      <w:r w:rsidR="00F315D7">
        <w:t xml:space="preserve">dance interpolations </w:t>
      </w:r>
      <w:r w:rsidR="00747F9F">
        <w:t>cue a “</w:t>
      </w:r>
      <w:r>
        <w:t>combination of particular kinds of spatial pattern and particular kinds of group-to-individual relationships in music and text, with particular kinds of social function.”</w:t>
      </w:r>
      <w:r w:rsidR="00B4541B">
        <w:t xml:space="preserve"> </w:t>
      </w:r>
      <w:r w:rsidR="003A0BE4">
        <w:t xml:space="preserve">See Butterfield </w:t>
      </w:r>
      <w:r w:rsidR="00D26E80">
        <w:t>(</w:t>
      </w:r>
      <w:r w:rsidR="003A0BE4">
        <w:t>2002, 4</w:t>
      </w:r>
      <w:r w:rsidR="00D26E80">
        <w:t>2–</w:t>
      </w:r>
      <w:r w:rsidR="00AB2815">
        <w:t>71</w:t>
      </w:r>
      <w:r w:rsidR="00D26E80">
        <w:t>)</w:t>
      </w:r>
      <w:r w:rsidR="003A0BE4">
        <w:t xml:space="preserve"> on the sourcing and function of dance song in thirteenth-century romance and the narrative ramifications of evoking a </w:t>
      </w:r>
      <w:r w:rsidR="003876B2">
        <w:t xml:space="preserve">certain </w:t>
      </w:r>
      <w:r w:rsidR="003A0BE4">
        <w:t xml:space="preserve">performance practice through </w:t>
      </w:r>
      <w:r w:rsidR="003876B2">
        <w:t xml:space="preserve">such </w:t>
      </w:r>
      <w:r w:rsidR="003A0BE4">
        <w:t>interpolation</w:t>
      </w:r>
      <w:r w:rsidR="003876B2">
        <w:t>s</w:t>
      </w:r>
      <w:r w:rsidR="003A0BE4">
        <w:t xml:space="preserve">. </w:t>
      </w:r>
      <w:r w:rsidR="00603A21">
        <w:t xml:space="preserve">Boulton </w:t>
      </w:r>
      <w:r w:rsidR="00AB2815">
        <w:t>(</w:t>
      </w:r>
      <w:r w:rsidR="00603A21">
        <w:t>1993, 285</w:t>
      </w:r>
      <w:r w:rsidR="00AB2815">
        <w:t>)</w:t>
      </w:r>
      <w:r w:rsidR="00603A21">
        <w:t xml:space="preserve"> discusses </w:t>
      </w:r>
      <w:r w:rsidR="00952CE5">
        <w:t xml:space="preserve">the function of some interpolated </w:t>
      </w:r>
      <w:r w:rsidR="00603A21">
        <w:rPr>
          <w:i/>
          <w:iCs/>
        </w:rPr>
        <w:t>rondets de carole</w:t>
      </w:r>
      <w:r w:rsidR="00224BC8">
        <w:t xml:space="preserve"> </w:t>
      </w:r>
      <w:r w:rsidR="00CE19F3">
        <w:t xml:space="preserve">as </w:t>
      </w:r>
      <w:r w:rsidR="00952CE5">
        <w:t xml:space="preserve">music to </w:t>
      </w:r>
      <w:r w:rsidR="00224BC8">
        <w:t>convey the “ease and gaiety of the imperial court</w:t>
      </w:r>
      <w:r w:rsidR="00A4221F">
        <w:t>.</w:t>
      </w:r>
      <w:r w:rsidR="00224BC8">
        <w:t>”</w:t>
      </w:r>
      <w:r w:rsidR="00A4221F">
        <w:t xml:space="preserve"> The same interpolations </w:t>
      </w:r>
      <w:r w:rsidR="00E17BBE">
        <w:t xml:space="preserve">also </w:t>
      </w:r>
      <w:r w:rsidR="00553DAE">
        <w:t>participate</w:t>
      </w:r>
      <w:r w:rsidR="00A4221F">
        <w:t xml:space="preserve"> </w:t>
      </w:r>
      <w:r w:rsidR="00E17BBE">
        <w:t xml:space="preserve">in the important </w:t>
      </w:r>
      <w:r w:rsidR="00A4221F">
        <w:t xml:space="preserve">nostalgic project of preserving a corpus of songs </w:t>
      </w:r>
      <w:r w:rsidR="00CB471B">
        <w:t xml:space="preserve">through </w:t>
      </w:r>
      <w:r w:rsidR="00A4221F">
        <w:t xml:space="preserve">literary record </w:t>
      </w:r>
      <w:r w:rsidR="00307088">
        <w:t>(</w:t>
      </w:r>
      <w:r w:rsidR="00A4221F">
        <w:t>275</w:t>
      </w:r>
      <w:r w:rsidR="00307088">
        <w:t>)</w:t>
      </w:r>
      <w:r w:rsidR="007B6EC4">
        <w:t xml:space="preserve">, perhaps especially for </w:t>
      </w:r>
      <w:r w:rsidR="007B6EC4" w:rsidRPr="00440B93">
        <w:t>unicum</w:t>
      </w:r>
      <w:r w:rsidR="007B6EC4">
        <w:t xml:space="preserve"> refrains like this one</w:t>
      </w:r>
      <w:r w:rsidR="00A4221F">
        <w:t>.</w:t>
      </w:r>
      <w:r w:rsidR="00DE6737">
        <w:t xml:space="preserve"> Huot </w:t>
      </w:r>
      <w:r w:rsidR="00AB2815">
        <w:t>(</w:t>
      </w:r>
      <w:r w:rsidR="00406F72">
        <w:t>1987</w:t>
      </w:r>
      <w:r w:rsidR="00AB2815">
        <w:t>)</w:t>
      </w:r>
      <w:r w:rsidR="00DE6737">
        <w:t xml:space="preserve"> details a </w:t>
      </w:r>
      <w:r w:rsidR="00D94F44">
        <w:t xml:space="preserve">shift </w:t>
      </w:r>
      <w:r w:rsidR="00DE6737">
        <w:t xml:space="preserve">from orality to </w:t>
      </w:r>
      <w:r w:rsidR="00CE3BDC">
        <w:t xml:space="preserve">literacy </w:t>
      </w:r>
      <w:r w:rsidR="00DE6737">
        <w:t xml:space="preserve">in the fourteenth century </w:t>
      </w:r>
      <w:r w:rsidR="00907903">
        <w:t xml:space="preserve">as </w:t>
      </w:r>
      <w:r w:rsidR="00DE6737">
        <w:t>manifested by a greater focus on the genesis of interpolated lyrics than on their performance</w:t>
      </w:r>
      <w:r w:rsidR="004F75F2">
        <w:t xml:space="preserve">, satisfying a growing demand for </w:t>
      </w:r>
      <w:r w:rsidR="00BA7399">
        <w:t xml:space="preserve">visually appealing </w:t>
      </w:r>
      <w:r w:rsidR="004F75F2">
        <w:t xml:space="preserve">books </w:t>
      </w:r>
      <w:r w:rsidR="00BA7399">
        <w:t>for reading</w:t>
      </w:r>
      <w:r w:rsidR="004F75F2">
        <w:t xml:space="preserve">, less as repositories of words to be </w:t>
      </w:r>
      <w:r w:rsidR="00DB6F8E">
        <w:t xml:space="preserve">spoken </w:t>
      </w:r>
      <w:r w:rsidR="004F75F2">
        <w:t>aloud</w:t>
      </w:r>
      <w:r w:rsidR="00DE6737">
        <w:t>.</w:t>
      </w:r>
      <w:r w:rsidR="007C6C53">
        <w:t xml:space="preserve"> </w:t>
      </w:r>
      <w:r w:rsidR="00907903">
        <w:t>Of primary interest</w:t>
      </w:r>
      <w:r w:rsidR="00526FC6">
        <w:t>, then,</w:t>
      </w:r>
      <w:r w:rsidR="00907903">
        <w:t xml:space="preserve"> is </w:t>
      </w:r>
      <w:r w:rsidR="007C6C53">
        <w:t xml:space="preserve">not </w:t>
      </w:r>
      <w:r w:rsidR="00815BF9">
        <w:t xml:space="preserve">the </w:t>
      </w:r>
      <w:r w:rsidR="007C6C53">
        <w:t>performance of a</w:t>
      </w:r>
      <w:r w:rsidR="00385D16">
        <w:t>n</w:t>
      </w:r>
      <w:r w:rsidR="007C6C53">
        <w:t xml:space="preserve"> interpolated song</w:t>
      </w:r>
      <w:r w:rsidR="00907903">
        <w:t>. R</w:t>
      </w:r>
      <w:r w:rsidR="00385D16">
        <w:t>ather</w:t>
      </w:r>
      <w:r w:rsidR="00032DBB">
        <w:t>,</w:t>
      </w:r>
      <w:r w:rsidR="00385D16">
        <w:t xml:space="preserve"> </w:t>
      </w:r>
      <w:r w:rsidR="007C6C53">
        <w:t xml:space="preserve">the illuminated manuscript itself has the </w:t>
      </w:r>
      <w:r w:rsidR="00385D16">
        <w:t xml:space="preserve">performative </w:t>
      </w:r>
      <w:r w:rsidR="007C6C53">
        <w:t>quality of staging its own events (4).</w:t>
      </w:r>
      <w:r w:rsidR="00816BDA">
        <w:t xml:space="preserve"> For this Huot draws </w:t>
      </w:r>
      <w:r w:rsidR="00763CE3">
        <w:t xml:space="preserve">due </w:t>
      </w:r>
      <w:r w:rsidR="00816BDA">
        <w:t>attention to the medieval scribe</w:t>
      </w:r>
      <w:r w:rsidR="00330A35">
        <w:t>, compiler, and illuminator</w:t>
      </w:r>
      <w:r w:rsidR="00816BDA">
        <w:t xml:space="preserve"> as </w:t>
      </w:r>
      <w:r w:rsidR="00816BDA">
        <w:rPr>
          <w:i/>
          <w:iCs/>
        </w:rPr>
        <w:t>metteur-en-scène</w:t>
      </w:r>
      <w:r w:rsidR="00816BDA">
        <w:t xml:space="preserve"> of all the visual elements of </w:t>
      </w:r>
      <w:r w:rsidR="00051A33">
        <w:t xml:space="preserve">a </w:t>
      </w:r>
      <w:r w:rsidR="00816BDA">
        <w:t>book.</w:t>
      </w:r>
      <w:r w:rsidR="00B13FC3">
        <w:t xml:space="preserve"> </w:t>
      </w:r>
      <w:r w:rsidR="009A2728">
        <w:t>For a</w:t>
      </w:r>
      <w:r w:rsidR="00B13FC3">
        <w:t xml:space="preserve">n introduction to the medieval romance with musical interpolations </w:t>
      </w:r>
      <w:r w:rsidR="009A2728">
        <w:t>see</w:t>
      </w:r>
      <w:r w:rsidR="00B13FC3">
        <w:t xml:space="preserve"> Coldwell </w:t>
      </w:r>
      <w:r w:rsidR="00AB2815">
        <w:t>(</w:t>
      </w:r>
      <w:r w:rsidR="00B13FC3">
        <w:t>1981</w:t>
      </w:r>
      <w:r w:rsidR="00AB2815">
        <w:t>)</w:t>
      </w:r>
      <w:r w:rsidR="00B13FC3">
        <w:t>.</w:t>
      </w:r>
    </w:p>
  </w:footnote>
  <w:footnote w:id="9">
    <w:p w14:paraId="48BDE625" w14:textId="2B30D54C" w:rsidR="00046191" w:rsidRDefault="00046191" w:rsidP="00046191">
      <w:pPr>
        <w:pStyle w:val="FootnoteText"/>
      </w:pPr>
      <w:r>
        <w:rPr>
          <w:rStyle w:val="FootnoteReference"/>
        </w:rPr>
        <w:footnoteRef/>
      </w:r>
      <w:r>
        <w:t xml:space="preserve"> McGee</w:t>
      </w:r>
      <w:r w:rsidR="002632BC">
        <w:t xml:space="preserve"> </w:t>
      </w:r>
      <w:r w:rsidR="00462D51">
        <w:t>(1989</w:t>
      </w:r>
      <w:r w:rsidR="009131C3">
        <w:t>, 506–11</w:t>
      </w:r>
      <w:r w:rsidR="00462D51">
        <w:t xml:space="preserve">) </w:t>
      </w:r>
      <w:r>
        <w:t>equates the musical genre name</w:t>
      </w:r>
      <w:r w:rsidR="00760E20">
        <w:t>d</w:t>
      </w:r>
      <w:r>
        <w:t xml:space="preserve"> the “vocal ductia” with the </w:t>
      </w:r>
      <w:r w:rsidRPr="00A74F31">
        <w:rPr>
          <w:i/>
          <w:iCs/>
        </w:rPr>
        <w:t>carole</w:t>
      </w:r>
      <w:r w:rsidR="006B7562">
        <w:rPr>
          <w:i/>
          <w:iCs/>
        </w:rPr>
        <w:t>,</w:t>
      </w:r>
      <w:r>
        <w:t xml:space="preserve"> </w:t>
      </w:r>
      <w:r w:rsidR="00B329FD">
        <w:t xml:space="preserve">a </w:t>
      </w:r>
      <w:r w:rsidR="006B7562">
        <w:t xml:space="preserve">connection </w:t>
      </w:r>
      <w:r w:rsidR="00B329FD">
        <w:t xml:space="preserve">he furthers by </w:t>
      </w:r>
      <w:r w:rsidR="006B7562">
        <w:t xml:space="preserve">citing poems of the same form called “carols” in </w:t>
      </w:r>
      <w:r w:rsidR="00367618">
        <w:t>fifteenth-</w:t>
      </w:r>
      <w:r w:rsidR="006B7562">
        <w:t>century England</w:t>
      </w:r>
      <w:r>
        <w:t>.</w:t>
      </w:r>
      <w:r w:rsidRPr="002E6CAD">
        <w:t xml:space="preserve"> </w:t>
      </w:r>
      <w:r>
        <w:t xml:space="preserve">Peraino </w:t>
      </w:r>
      <w:r w:rsidR="00557EEB">
        <w:t>(</w:t>
      </w:r>
      <w:r>
        <w:t>2011, 248</w:t>
      </w:r>
      <w:r w:rsidR="00557EEB">
        <w:t>)</w:t>
      </w:r>
      <w:r>
        <w:t xml:space="preserve"> attributes Machaut’s connection of the virelai with dance to French refrain songs called </w:t>
      </w:r>
      <w:r>
        <w:rPr>
          <w:i/>
          <w:iCs/>
        </w:rPr>
        <w:t xml:space="preserve">rondets de </w:t>
      </w:r>
      <w:r w:rsidRPr="00D73B51">
        <w:rPr>
          <w:i/>
          <w:iCs/>
        </w:rPr>
        <w:t>carole</w:t>
      </w:r>
      <w:r>
        <w:t xml:space="preserve"> and </w:t>
      </w:r>
      <w:r w:rsidRPr="00A86A61">
        <w:rPr>
          <w:i/>
          <w:iCs/>
        </w:rPr>
        <w:t>ballettes,</w:t>
      </w:r>
      <w:r>
        <w:t xml:space="preserve"> and to the Occitan </w:t>
      </w:r>
      <w:r w:rsidRPr="00A86A61">
        <w:rPr>
          <w:i/>
          <w:iCs/>
        </w:rPr>
        <w:t>dansa</w:t>
      </w:r>
      <w:r>
        <w:t xml:space="preserve"> (248). Chaganti </w:t>
      </w:r>
      <w:r w:rsidR="00557EEB">
        <w:t>(</w:t>
      </w:r>
      <w:r>
        <w:t>2018, 196</w:t>
      </w:r>
      <w:r w:rsidR="00557EEB">
        <w:t>)</w:t>
      </w:r>
      <w:r>
        <w:t xml:space="preserve"> is clear that “</w:t>
      </w:r>
      <w:r w:rsidR="00557EEB">
        <w:t>s</w:t>
      </w:r>
      <w:r>
        <w:t xml:space="preserve">ong in </w:t>
      </w:r>
      <w:r w:rsidRPr="00CD2433">
        <w:rPr>
          <w:i/>
          <w:iCs/>
        </w:rPr>
        <w:t>virelai</w:t>
      </w:r>
      <w:r>
        <w:t xml:space="preserve"> form came to replace the rondeau as an accompaniment to </w:t>
      </w:r>
      <w:r w:rsidRPr="00CD2433">
        <w:rPr>
          <w:i/>
          <w:iCs/>
        </w:rPr>
        <w:t>carole</w:t>
      </w:r>
      <w:r>
        <w:rPr>
          <w:i/>
          <w:iCs/>
        </w:rPr>
        <w:t>.</w:t>
      </w:r>
      <w:r>
        <w:t xml:space="preserve">” Machaut himself makes the connection between dance and the virelai in the </w:t>
      </w:r>
      <w:r w:rsidRPr="009F4FC9">
        <w:rPr>
          <w:i/>
          <w:iCs/>
        </w:rPr>
        <w:t>Remede de Fortune,</w:t>
      </w:r>
      <w:r>
        <w:t xml:space="preserve"> discussed below.</w:t>
      </w:r>
    </w:p>
  </w:footnote>
  <w:footnote w:id="10">
    <w:p w14:paraId="266EADD4" w14:textId="77777777" w:rsidR="000A487B" w:rsidRDefault="000A487B" w:rsidP="000A487B">
      <w:pPr>
        <w:pStyle w:val="FootnoteText"/>
      </w:pPr>
      <w:r>
        <w:rPr>
          <w:rStyle w:val="FootnoteReference"/>
        </w:rPr>
        <w:footnoteRef/>
      </w:r>
      <w:r>
        <w:t xml:space="preserve"> An open (</w:t>
      </w:r>
      <w:r w:rsidRPr="00731C25">
        <w:rPr>
          <w:i/>
          <w:iCs/>
        </w:rPr>
        <w:t>ouvert</w:t>
      </w:r>
      <w:r>
        <w:t>) cadence is identified with reference to a song’s terminal pitch and implies future resolution in a closed (</w:t>
      </w:r>
      <w:r w:rsidRPr="00B36FBC">
        <w:rPr>
          <w:i/>
          <w:iCs/>
        </w:rPr>
        <w:t>clos</w:t>
      </w:r>
      <w:r>
        <w:t>) cadence. Scale degrees ^2, ^5, and ^7 are customary sites of open cadence, all ultimately seeking ^1.</w:t>
      </w:r>
    </w:p>
  </w:footnote>
  <w:footnote w:id="11">
    <w:p w14:paraId="29278B39" w14:textId="146B1C2F" w:rsidR="00684C1C" w:rsidRDefault="00684C1C" w:rsidP="00684C1C">
      <w:pPr>
        <w:pStyle w:val="FootnoteText"/>
      </w:pPr>
      <w:r>
        <w:rPr>
          <w:rStyle w:val="FootnoteReference"/>
        </w:rPr>
        <w:footnoteRef/>
      </w:r>
      <w:r>
        <w:t xml:space="preserve"> Earp </w:t>
      </w:r>
      <w:r w:rsidR="00434A08">
        <w:t>(</w:t>
      </w:r>
      <w:r>
        <w:t>1991, 113</w:t>
      </w:r>
      <w:r w:rsidR="00434A08">
        <w:t>–</w:t>
      </w:r>
      <w:r>
        <w:t>14</w:t>
      </w:r>
      <w:r w:rsidR="00434A08">
        <w:t>)</w:t>
      </w:r>
      <w:r>
        <w:t xml:space="preserve"> credits the infiltration of </w:t>
      </w:r>
      <w:r w:rsidR="000C291F">
        <w:rPr>
          <w:i/>
          <w:iCs/>
        </w:rPr>
        <w:t xml:space="preserve">ars nova </w:t>
      </w:r>
      <w:r w:rsidR="00961999">
        <w:t xml:space="preserve">motet </w:t>
      </w:r>
      <w:r>
        <w:t xml:space="preserve">rhythmic innovations into secular song with </w:t>
      </w:r>
      <w:r w:rsidR="000C291F">
        <w:t>the disassociation</w:t>
      </w:r>
      <w:r w:rsidR="006F7871">
        <w:t xml:space="preserve"> of the </w:t>
      </w:r>
      <w:r w:rsidR="006F7871">
        <w:rPr>
          <w:i/>
          <w:iCs/>
        </w:rPr>
        <w:t>chanson baladée</w:t>
      </w:r>
      <w:r w:rsidR="006F7871" w:rsidRPr="006F7871">
        <w:rPr>
          <w:i/>
          <w:iCs/>
        </w:rPr>
        <w:t xml:space="preserve"> </w:t>
      </w:r>
      <w:r>
        <w:t xml:space="preserve">from dance. Earp </w:t>
      </w:r>
      <w:r w:rsidR="008915CE">
        <w:t>(</w:t>
      </w:r>
      <w:r>
        <w:t>2005, 106</w:t>
      </w:r>
      <w:r w:rsidR="008915CE">
        <w:t>)</w:t>
      </w:r>
      <w:r>
        <w:t xml:space="preserve"> “believe[s] that the early virelais of Machaut are better understood as highly artistic works that merely evoke characteristics of the old dance genre.”</w:t>
      </w:r>
    </w:p>
  </w:footnote>
  <w:footnote w:id="12">
    <w:p w14:paraId="3AC7E458" w14:textId="09E6C17C" w:rsidR="008F24D2" w:rsidRDefault="008F24D2" w:rsidP="008F24D2">
      <w:pPr>
        <w:pStyle w:val="FootnoteText"/>
      </w:pPr>
      <w:r>
        <w:rPr>
          <w:rStyle w:val="FootnoteReference"/>
        </w:rPr>
        <w:footnoteRef/>
      </w:r>
      <w:r>
        <w:t xml:space="preserve"> Nevile </w:t>
      </w:r>
      <w:r w:rsidR="008915CE">
        <w:t>(</w:t>
      </w:r>
      <w:r>
        <w:t>2008a, 30</w:t>
      </w:r>
      <w:r w:rsidR="008915CE">
        <w:t>)</w:t>
      </w:r>
      <w:r>
        <w:t xml:space="preserve"> </w:t>
      </w:r>
      <w:r w:rsidR="00EB550C">
        <w:t xml:space="preserve">and </w:t>
      </w:r>
      <w:r>
        <w:t>Dickason</w:t>
      </w:r>
      <w:r w:rsidR="000A4EE8">
        <w:t xml:space="preserve"> </w:t>
      </w:r>
      <w:r w:rsidR="008915CE">
        <w:t>(</w:t>
      </w:r>
      <w:r w:rsidR="000A4EE8">
        <w:t>2021</w:t>
      </w:r>
      <w:r>
        <w:t>, 177</w:t>
      </w:r>
      <w:r w:rsidR="008915CE">
        <w:t>)</w:t>
      </w:r>
      <w:r>
        <w:t xml:space="preserve"> </w:t>
      </w:r>
      <w:r w:rsidR="00EC43F9">
        <w:t>describe</w:t>
      </w:r>
      <w:r>
        <w:t xml:space="preserve"> caroling in the round. </w:t>
      </w:r>
      <w:r w:rsidR="00811E2C">
        <w:t xml:space="preserve">Morrison </w:t>
      </w:r>
      <w:r w:rsidR="008915CE">
        <w:t>(</w:t>
      </w:r>
      <w:r w:rsidR="00811E2C">
        <w:t>2021</w:t>
      </w:r>
      <w:r w:rsidR="008915CE">
        <w:t>)</w:t>
      </w:r>
      <w:r w:rsidR="00811E2C">
        <w:t xml:space="preserve"> extrapolates the </w:t>
      </w:r>
      <w:r w:rsidR="00811E2C" w:rsidRPr="00110A0F">
        <w:rPr>
          <w:i/>
          <w:iCs/>
        </w:rPr>
        <w:t>carole</w:t>
      </w:r>
      <w:r w:rsidR="00811E2C">
        <w:t xml:space="preserve">’s circular movement to a choreographic structuring of </w:t>
      </w:r>
      <w:r w:rsidR="00811E2C" w:rsidRPr="00811E2C">
        <w:rPr>
          <w:i/>
          <w:iCs/>
        </w:rPr>
        <w:t>Sir Gawain and the Green Knight</w:t>
      </w:r>
      <w:r w:rsidR="00811E2C" w:rsidRPr="00110A0F">
        <w:t>’s</w:t>
      </w:r>
      <w:r w:rsidR="00811E2C">
        <w:t xml:space="preserve"> </w:t>
      </w:r>
      <w:r w:rsidR="00826405">
        <w:t>(14</w:t>
      </w:r>
      <w:r w:rsidR="00826405" w:rsidRPr="004C4C48">
        <w:t>th</w:t>
      </w:r>
      <w:r w:rsidR="00826405">
        <w:t xml:space="preserve"> c.) </w:t>
      </w:r>
      <w:r w:rsidR="00811E2C">
        <w:t xml:space="preserve">strophic form. </w:t>
      </w:r>
      <w:r>
        <w:t xml:space="preserve">That the </w:t>
      </w:r>
      <w:r w:rsidRPr="005C5E2C">
        <w:rPr>
          <w:i/>
        </w:rPr>
        <w:t>carole</w:t>
      </w:r>
      <w:r>
        <w:t xml:space="preserve"> could also be a line dance progressing through the streets of town is noted by </w:t>
      </w:r>
      <w:r w:rsidR="00E901C0">
        <w:t xml:space="preserve">Eustace and King </w:t>
      </w:r>
      <w:r w:rsidR="008915CE">
        <w:t>(</w:t>
      </w:r>
      <w:r w:rsidR="00E901C0">
        <w:t>2011, 5</w:t>
      </w:r>
      <w:r w:rsidR="008915CE">
        <w:t>2–</w:t>
      </w:r>
      <w:r w:rsidR="00E901C0">
        <w:t>56</w:t>
      </w:r>
      <w:r w:rsidR="008915CE">
        <w:t>)</w:t>
      </w:r>
      <w:r w:rsidR="00E901C0">
        <w:t xml:space="preserve">, </w:t>
      </w:r>
      <w:r>
        <w:t xml:space="preserve">Page </w:t>
      </w:r>
      <w:r w:rsidR="008915CE">
        <w:t>(</w:t>
      </w:r>
      <w:r w:rsidRPr="004518FB">
        <w:t>19</w:t>
      </w:r>
      <w:r w:rsidR="004518FB">
        <w:t>89</w:t>
      </w:r>
      <w:r>
        <w:t>, 115</w:t>
      </w:r>
      <w:r w:rsidR="008915CE">
        <w:t>)</w:t>
      </w:r>
      <w:r>
        <w:t xml:space="preserve">, and McGee </w:t>
      </w:r>
      <w:r w:rsidR="008915CE">
        <w:t>(</w:t>
      </w:r>
      <w:r>
        <w:t>1989, 507</w:t>
      </w:r>
      <w:r w:rsidR="008915CE">
        <w:t>)</w:t>
      </w:r>
      <w:r>
        <w:t xml:space="preserve">. </w:t>
      </w:r>
      <w:r w:rsidR="00092B4D">
        <w:t>D</w:t>
      </w:r>
      <w:r>
        <w:t xml:space="preserve">ance </w:t>
      </w:r>
      <w:r w:rsidR="00092B4D">
        <w:t xml:space="preserve">formation </w:t>
      </w:r>
      <w:r>
        <w:t xml:space="preserve">has no bearing on </w:t>
      </w:r>
      <w:r w:rsidR="00092B4D">
        <w:t xml:space="preserve">my speculation </w:t>
      </w:r>
      <w:r>
        <w:t>here.</w:t>
      </w:r>
      <w:r w:rsidR="003136E1">
        <w:t xml:space="preserve"> </w:t>
      </w:r>
      <w:r w:rsidR="00572833">
        <w:t>Set b</w:t>
      </w:r>
      <w:r w:rsidR="009C1C44">
        <w:t>eside t</w:t>
      </w:r>
      <w:r w:rsidR="003136E1">
        <w:t xml:space="preserve">he other songs of </w:t>
      </w:r>
      <w:r w:rsidR="003136E1" w:rsidRPr="003136E1">
        <w:rPr>
          <w:i/>
          <w:iCs/>
        </w:rPr>
        <w:t>Remede</w:t>
      </w:r>
      <w:r w:rsidR="003136E1">
        <w:t xml:space="preserve"> </w:t>
      </w:r>
      <w:r w:rsidR="00572833">
        <w:t xml:space="preserve">in Mach C </w:t>
      </w:r>
      <w:r w:rsidR="003136E1">
        <w:t xml:space="preserve">are depictions of </w:t>
      </w:r>
      <w:r w:rsidR="009E6778">
        <w:t xml:space="preserve">people </w:t>
      </w:r>
      <w:r w:rsidR="003136E1">
        <w:t>holding a scroll</w:t>
      </w:r>
      <w:r w:rsidR="00534B58">
        <w:t xml:space="preserve"> and sometimes a pen </w:t>
      </w:r>
      <w:r w:rsidR="003136E1">
        <w:t>to illustrate reading</w:t>
      </w:r>
      <w:r w:rsidR="00D2412B">
        <w:t xml:space="preserve"> and composing</w:t>
      </w:r>
      <w:r w:rsidR="003136E1">
        <w:t>.</w:t>
      </w:r>
      <w:r w:rsidR="0079782B">
        <w:t xml:space="preserve"> On </w:t>
      </w:r>
      <w:r w:rsidR="008950AB">
        <w:t>issues of class</w:t>
      </w:r>
      <w:r w:rsidR="00DB6EED">
        <w:t>, gender,</w:t>
      </w:r>
      <w:r w:rsidR="008950AB">
        <w:t xml:space="preserve"> and social adhesion in the</w:t>
      </w:r>
      <w:r w:rsidR="0048555E">
        <w:t xml:space="preserve"> iconography </w:t>
      </w:r>
      <w:r w:rsidR="008950AB">
        <w:t xml:space="preserve">of </w:t>
      </w:r>
      <w:r w:rsidR="0079782B">
        <w:t xml:space="preserve">round dancing in </w:t>
      </w:r>
      <w:r w:rsidR="00631FBF">
        <w:t xml:space="preserve">Machaut’s </w:t>
      </w:r>
      <w:r w:rsidR="0079782B" w:rsidRPr="0079782B">
        <w:rPr>
          <w:i/>
          <w:iCs/>
        </w:rPr>
        <w:t>Remede</w:t>
      </w:r>
      <w:r w:rsidR="00D25EE2">
        <w:t xml:space="preserve"> and other medieval narratives</w:t>
      </w:r>
      <w:r w:rsidR="0079782B" w:rsidRPr="00D25EE2">
        <w:t>,</w:t>
      </w:r>
      <w:r w:rsidR="0079782B">
        <w:t xml:space="preserve"> see Alexander </w:t>
      </w:r>
      <w:r w:rsidR="008915CE">
        <w:t>(</w:t>
      </w:r>
      <w:r w:rsidR="0079782B">
        <w:t xml:space="preserve">1996, </w:t>
      </w:r>
      <w:r w:rsidR="0046095A">
        <w:t xml:space="preserve">esp. </w:t>
      </w:r>
      <w:r w:rsidR="0079782B">
        <w:t>151</w:t>
      </w:r>
      <w:r w:rsidR="008915CE">
        <w:t>–</w:t>
      </w:r>
      <w:r w:rsidR="0079782B">
        <w:t>53</w:t>
      </w:r>
      <w:r w:rsidR="008915CE">
        <w:t>)</w:t>
      </w:r>
      <w:r w:rsidR="0058793C">
        <w:t>.</w:t>
      </w:r>
    </w:p>
  </w:footnote>
  <w:footnote w:id="13">
    <w:p w14:paraId="5C9A34F3" w14:textId="6B680496" w:rsidR="00B163E2" w:rsidRDefault="00B163E2" w:rsidP="00B163E2">
      <w:pPr>
        <w:pStyle w:val="FootnoteText"/>
      </w:pPr>
      <w:r>
        <w:rPr>
          <w:rStyle w:val="FootnoteReference"/>
        </w:rPr>
        <w:footnoteRef/>
      </w:r>
      <w:r>
        <w:t xml:space="preserve"> See Peraino </w:t>
      </w:r>
      <w:r w:rsidR="00AA6FD7">
        <w:t>(</w:t>
      </w:r>
      <w:r>
        <w:t>2011, 239</w:t>
      </w:r>
      <w:r w:rsidR="00AA6FD7">
        <w:t>–</w:t>
      </w:r>
      <w:r>
        <w:t>42</w:t>
      </w:r>
      <w:r w:rsidR="00AA6FD7">
        <w:t>)</w:t>
      </w:r>
      <w:r>
        <w:t xml:space="preserve"> for detailed elucidation of this song’s lyrics and function within the </w:t>
      </w:r>
      <w:r w:rsidRPr="00F437BA">
        <w:rPr>
          <w:i/>
          <w:iCs/>
        </w:rPr>
        <w:t>Remede.</w:t>
      </w:r>
    </w:p>
  </w:footnote>
  <w:footnote w:id="14">
    <w:p w14:paraId="22EE3D19" w14:textId="4E0B7B8E" w:rsidR="00B163E2" w:rsidRPr="009463E3" w:rsidRDefault="00B163E2" w:rsidP="00B163E2">
      <w:pPr>
        <w:pStyle w:val="FootnoteText"/>
      </w:pPr>
      <w:r>
        <w:rPr>
          <w:rStyle w:val="FootnoteReference"/>
        </w:rPr>
        <w:footnoteRef/>
      </w:r>
      <w:r>
        <w:t xml:space="preserve"> Earp </w:t>
      </w:r>
      <w:r w:rsidR="00AA6FD7">
        <w:t>(</w:t>
      </w:r>
      <w:r>
        <w:t>1991, 126</w:t>
      </w:r>
      <w:r w:rsidR="00AA6FD7">
        <w:t>)</w:t>
      </w:r>
      <w:r>
        <w:t xml:space="preserve"> claims that the </w:t>
      </w:r>
      <w:r w:rsidR="00E10B71">
        <w:t xml:space="preserve">storyline </w:t>
      </w:r>
      <w:r>
        <w:t xml:space="preserve">of the </w:t>
      </w:r>
      <w:r w:rsidRPr="00FF722B">
        <w:rPr>
          <w:i/>
          <w:iCs/>
        </w:rPr>
        <w:t>Remede</w:t>
      </w:r>
      <w:r>
        <w:t xml:space="preserve"> was contrived to demonstrate each type of song then current</w:t>
      </w:r>
      <w:r w:rsidR="00B3521B">
        <w:t xml:space="preserve">, </w:t>
      </w:r>
      <w:r w:rsidR="00C279E4">
        <w:t xml:space="preserve">whereas </w:t>
      </w:r>
      <w:r w:rsidR="00B3521B">
        <w:t xml:space="preserve">Peraino </w:t>
      </w:r>
      <w:r w:rsidR="00AA6FD7">
        <w:t>(</w:t>
      </w:r>
      <w:r w:rsidR="00B3521B">
        <w:t>2011, 235</w:t>
      </w:r>
      <w:r w:rsidR="00AA6FD7">
        <w:t>)</w:t>
      </w:r>
      <w:r w:rsidR="00B3521B">
        <w:t xml:space="preserve"> calls </w:t>
      </w:r>
      <w:r w:rsidR="005B7146">
        <w:t xml:space="preserve">the </w:t>
      </w:r>
      <w:r w:rsidR="00B3521B" w:rsidRPr="004413AF">
        <w:rPr>
          <w:i/>
          <w:iCs/>
        </w:rPr>
        <w:t>Remede</w:t>
      </w:r>
      <w:r w:rsidR="00B3521B">
        <w:t xml:space="preserve"> “in effect a musical </w:t>
      </w:r>
      <w:r w:rsidR="00B3521B" w:rsidRPr="00D0320E">
        <w:rPr>
          <w:i/>
          <w:iCs/>
        </w:rPr>
        <w:t>summa.</w:t>
      </w:r>
      <w:r w:rsidR="00B3521B">
        <w:t>”</w:t>
      </w:r>
      <w:r>
        <w:t xml:space="preserve"> See also Earp </w:t>
      </w:r>
      <w:r w:rsidR="00AA6FD7">
        <w:t>(</w:t>
      </w:r>
      <w:r>
        <w:t>2005, 105</w:t>
      </w:r>
      <w:r w:rsidR="00AA6FD7">
        <w:t>–</w:t>
      </w:r>
      <w:r>
        <w:t>6</w:t>
      </w:r>
      <w:r w:rsidR="00AA6FD7">
        <w:t>)</w:t>
      </w:r>
      <w:r>
        <w:t xml:space="preserve"> on the virelai as danced song in the </w:t>
      </w:r>
      <w:r w:rsidRPr="006839DF">
        <w:rPr>
          <w:i/>
          <w:iCs/>
        </w:rPr>
        <w:t>Remede</w:t>
      </w:r>
      <w:r>
        <w:rPr>
          <w:i/>
          <w:iCs/>
        </w:rPr>
        <w:t>.</w:t>
      </w:r>
      <w:r>
        <w:t xml:space="preserve"> </w:t>
      </w:r>
      <w:r w:rsidR="00325406">
        <w:t xml:space="preserve">Dickason </w:t>
      </w:r>
      <w:r w:rsidR="00AA6FD7">
        <w:t>(</w:t>
      </w:r>
      <w:r w:rsidR="00325406">
        <w:t xml:space="preserve">2021, </w:t>
      </w:r>
      <w:r w:rsidR="007D18DC">
        <w:t>174ff</w:t>
      </w:r>
      <w:r w:rsidR="00F46555">
        <w:t>.</w:t>
      </w:r>
      <w:r w:rsidR="00AA6FD7">
        <w:t>)</w:t>
      </w:r>
      <w:r w:rsidR="00325406">
        <w:t xml:space="preserve"> explores </w:t>
      </w:r>
      <w:r w:rsidR="00250515">
        <w:t xml:space="preserve">the </w:t>
      </w:r>
      <w:r w:rsidR="00250515" w:rsidRPr="00250515">
        <w:rPr>
          <w:i/>
          <w:iCs/>
        </w:rPr>
        <w:t>carole</w:t>
      </w:r>
      <w:r w:rsidR="00250515">
        <w:t xml:space="preserve"> </w:t>
      </w:r>
      <w:r w:rsidR="00325406">
        <w:t>dance</w:t>
      </w:r>
      <w:r w:rsidR="00F82F2C">
        <w:t xml:space="preserve">’s role </w:t>
      </w:r>
      <w:r w:rsidR="005D6CDD">
        <w:t xml:space="preserve">in </w:t>
      </w:r>
      <w:r w:rsidR="00F71DD5">
        <w:t xml:space="preserve">sacralizing </w:t>
      </w:r>
      <w:r w:rsidR="005D6CDD">
        <w:t xml:space="preserve">courtly love </w:t>
      </w:r>
      <w:r w:rsidR="00325406">
        <w:t xml:space="preserve">in </w:t>
      </w:r>
      <w:r w:rsidR="009D1CDC">
        <w:t xml:space="preserve">the </w:t>
      </w:r>
      <w:r w:rsidR="00325406">
        <w:t>medieval romance</w:t>
      </w:r>
      <w:r w:rsidR="00BB1920">
        <w:t xml:space="preserve"> </w:t>
      </w:r>
      <w:r w:rsidR="00BB1920" w:rsidRPr="00BB1920">
        <w:rPr>
          <w:i/>
          <w:iCs/>
        </w:rPr>
        <w:t>Roman de la Rose</w:t>
      </w:r>
      <w:r w:rsidR="00325406" w:rsidRPr="00BB1920">
        <w:rPr>
          <w:i/>
          <w:iCs/>
        </w:rPr>
        <w:t>.</w:t>
      </w:r>
      <w:r w:rsidR="00325406">
        <w:t xml:space="preserve"> </w:t>
      </w:r>
      <w:r>
        <w:t xml:space="preserve">See Butterfield </w:t>
      </w:r>
      <w:r w:rsidR="00AA6FD7">
        <w:t>(</w:t>
      </w:r>
      <w:r>
        <w:t>2002</w:t>
      </w:r>
      <w:r w:rsidR="00AA6FD7">
        <w:t>)</w:t>
      </w:r>
      <w:r>
        <w:t xml:space="preserve"> </w:t>
      </w:r>
      <w:r w:rsidR="00FF073F">
        <w:t xml:space="preserve">for </w:t>
      </w:r>
      <w:r>
        <w:t xml:space="preserve">the generic characteristics of </w:t>
      </w:r>
      <w:r w:rsidRPr="00A135E6">
        <w:rPr>
          <w:i/>
          <w:iCs/>
        </w:rPr>
        <w:t>roman</w:t>
      </w:r>
      <w:r>
        <w:rPr>
          <w:i/>
          <w:iCs/>
        </w:rPr>
        <w:t>s</w:t>
      </w:r>
      <w:r w:rsidRPr="00A135E6">
        <w:rPr>
          <w:i/>
          <w:iCs/>
        </w:rPr>
        <w:t xml:space="preserve"> à</w:t>
      </w:r>
      <w:r>
        <w:t xml:space="preserve"> </w:t>
      </w:r>
      <w:r>
        <w:rPr>
          <w:i/>
          <w:iCs/>
        </w:rPr>
        <w:t xml:space="preserve">chansons </w:t>
      </w:r>
      <w:r>
        <w:t xml:space="preserve">and Stokes </w:t>
      </w:r>
      <w:r w:rsidR="00AA6FD7">
        <w:t>(</w:t>
      </w:r>
      <w:r>
        <w:t>2014</w:t>
      </w:r>
      <w:r w:rsidR="00AA6FD7">
        <w:t>)</w:t>
      </w:r>
      <w:r>
        <w:t xml:space="preserve"> </w:t>
      </w:r>
      <w:r w:rsidR="00FF073F">
        <w:t xml:space="preserve">for </w:t>
      </w:r>
      <w:r>
        <w:t xml:space="preserve">the didactic undertones of Machaut’s </w:t>
      </w:r>
      <w:r w:rsidRPr="00A135E6">
        <w:rPr>
          <w:i/>
          <w:iCs/>
        </w:rPr>
        <w:t>Remede</w:t>
      </w:r>
      <w:r>
        <w:rPr>
          <w:i/>
          <w:iCs/>
        </w:rPr>
        <w:t xml:space="preserve">, </w:t>
      </w:r>
      <w:r>
        <w:t xml:space="preserve">particularly regarding medieval rhetoric. </w:t>
      </w:r>
      <w:r w:rsidRPr="002F5778">
        <w:t xml:space="preserve">Leach </w:t>
      </w:r>
      <w:r w:rsidR="00AA6FD7">
        <w:t>(</w:t>
      </w:r>
      <w:r w:rsidRPr="002F5778">
        <w:t>2011, 139</w:t>
      </w:r>
      <w:r w:rsidR="00AA6FD7">
        <w:t>–</w:t>
      </w:r>
      <w:r>
        <w:t>64</w:t>
      </w:r>
      <w:r w:rsidR="00AA6FD7">
        <w:t>)</w:t>
      </w:r>
      <w:r>
        <w:t xml:space="preserve"> provides an excellent summary of the </w:t>
      </w:r>
      <w:r w:rsidRPr="00B54EC8">
        <w:rPr>
          <w:i/>
          <w:iCs/>
        </w:rPr>
        <w:t>Remede</w:t>
      </w:r>
      <w:r>
        <w:t xml:space="preserve"> and analysis of its lyric interpolations in the context of the poetic functions of Hope and Desire.</w:t>
      </w:r>
      <w:r w:rsidR="00530DB3">
        <w:t xml:space="preserve"> Boulton </w:t>
      </w:r>
      <w:r w:rsidR="00AA6FD7">
        <w:t>(</w:t>
      </w:r>
      <w:r w:rsidR="00530DB3">
        <w:t>1993</w:t>
      </w:r>
      <w:r w:rsidR="00D90A4C">
        <w:t>, 188–92</w:t>
      </w:r>
      <w:r w:rsidR="00AA6FD7">
        <w:t>)</w:t>
      </w:r>
      <w:r w:rsidR="00530DB3">
        <w:t xml:space="preserve"> defines </w:t>
      </w:r>
      <w:r w:rsidR="00975CAA">
        <w:t>various</w:t>
      </w:r>
      <w:r w:rsidR="00530DB3">
        <w:t xml:space="preserve"> functions of lyric insertions into medieval French literary works, including Machaut’s </w:t>
      </w:r>
      <w:r w:rsidR="00530DB3" w:rsidRPr="00530DB3">
        <w:rPr>
          <w:i/>
          <w:iCs/>
        </w:rPr>
        <w:t>Remede</w:t>
      </w:r>
      <w:r w:rsidR="00530DB3">
        <w:t>.</w:t>
      </w:r>
    </w:p>
  </w:footnote>
  <w:footnote w:id="15">
    <w:p w14:paraId="28AAB45C" w14:textId="67FCF484" w:rsidR="00B163E2" w:rsidRDefault="00B163E2" w:rsidP="00B163E2">
      <w:pPr>
        <w:pStyle w:val="FootnoteText"/>
      </w:pPr>
      <w:r>
        <w:rPr>
          <w:rStyle w:val="FootnoteReference"/>
        </w:rPr>
        <w:footnoteRef/>
      </w:r>
      <w:r>
        <w:t xml:space="preserve"> According to Peraino </w:t>
      </w:r>
      <w:r w:rsidR="00AA6FD7">
        <w:t>(</w:t>
      </w:r>
      <w:r>
        <w:t>2011, 285</w:t>
      </w:r>
      <w:r w:rsidR="00AA6FD7">
        <w:t>)</w:t>
      </w:r>
      <w:r>
        <w:t>, “</w:t>
      </w:r>
      <w:r w:rsidR="00AA6FD7">
        <w:t>T</w:t>
      </w:r>
      <w:r>
        <w:t xml:space="preserve">here we see the singer Machaut hand in hand with women in the dance. His voice in the </w:t>
      </w:r>
      <w:r w:rsidRPr="00E65AB6">
        <w:rPr>
          <w:i/>
          <w:iCs/>
        </w:rPr>
        <w:t>virelai</w:t>
      </w:r>
      <w:r>
        <w:t xml:space="preserve"> enables the carole.” See also Leach </w:t>
      </w:r>
      <w:r w:rsidR="00AA6FD7">
        <w:t>(</w:t>
      </w:r>
      <w:r>
        <w:t>2011, 159</w:t>
      </w:r>
      <w:r w:rsidR="00AA6FD7">
        <w:t>)</w:t>
      </w:r>
      <w:r>
        <w:t xml:space="preserve"> on Machaut’s identity in this song and its depiction.</w:t>
      </w:r>
      <w:r w:rsidR="001D04DE">
        <w:t xml:space="preserve"> </w:t>
      </w:r>
      <w:r w:rsidR="00B81A0E">
        <w:t xml:space="preserve">Leo </w:t>
      </w:r>
      <w:r w:rsidR="00AA6FD7">
        <w:t>(</w:t>
      </w:r>
      <w:r w:rsidR="00945DB4">
        <w:t>2005, 66</w:t>
      </w:r>
      <w:r w:rsidR="00AA6FD7">
        <w:t>–</w:t>
      </w:r>
      <w:r w:rsidR="00945DB4">
        <w:t>68</w:t>
      </w:r>
      <w:r w:rsidR="00AA6FD7">
        <w:t>)</w:t>
      </w:r>
      <w:r w:rsidR="00B81A0E">
        <w:t xml:space="preserve"> explores iconographic relationships between </w:t>
      </w:r>
      <w:r w:rsidR="00D46392">
        <w:t>Machaut</w:t>
      </w:r>
      <w:r w:rsidR="009118C6">
        <w:t>’s</w:t>
      </w:r>
      <w:r w:rsidR="00D46392">
        <w:t xml:space="preserve"> manuscripts and those of </w:t>
      </w:r>
      <w:r w:rsidR="00D46392" w:rsidRPr="00D46392">
        <w:rPr>
          <w:i/>
          <w:iCs/>
        </w:rPr>
        <w:t>Le</w:t>
      </w:r>
      <w:r w:rsidR="00D46392">
        <w:t xml:space="preserve"> </w:t>
      </w:r>
      <w:r w:rsidR="00D46392" w:rsidRPr="00D46392">
        <w:rPr>
          <w:i/>
          <w:iCs/>
        </w:rPr>
        <w:t>Roman de la Rose,</w:t>
      </w:r>
      <w:r w:rsidR="00D46392">
        <w:t xml:space="preserve"> including scenes of caroling in the </w:t>
      </w:r>
      <w:r w:rsidR="00D46392" w:rsidRPr="00D46392">
        <w:rPr>
          <w:i/>
          <w:iCs/>
        </w:rPr>
        <w:t>Remede</w:t>
      </w:r>
      <w:r w:rsidR="00D46392">
        <w:rPr>
          <w:i/>
          <w:iCs/>
        </w:rPr>
        <w:t>.</w:t>
      </w:r>
      <w:r w:rsidR="00D46392">
        <w:t xml:space="preserve"> </w:t>
      </w:r>
      <w:r w:rsidR="001D04DE">
        <w:t xml:space="preserve">Straple-Sovers </w:t>
      </w:r>
      <w:r w:rsidR="00AA6FD7">
        <w:t>(</w:t>
      </w:r>
      <w:r w:rsidR="001D04DE">
        <w:t>2023, 597</w:t>
      </w:r>
      <w:r w:rsidR="00AA6FD7">
        <w:t>)</w:t>
      </w:r>
      <w:r w:rsidR="001D04DE">
        <w:t xml:space="preserve"> cautions that we not read too much into medieval </w:t>
      </w:r>
      <w:r w:rsidR="00506477">
        <w:t>illustrations</w:t>
      </w:r>
      <w:r w:rsidR="001D04DE">
        <w:t xml:space="preserve"> of dance, “since these sources were not created with the intent to accurately record physical movements, relationships of dancers to one another, or their movement through space.”</w:t>
      </w:r>
      <w:r w:rsidR="00FF0583">
        <w:t xml:space="preserve"> The </w:t>
      </w:r>
      <w:r w:rsidR="005B67C1">
        <w:t xml:space="preserve">Machaut </w:t>
      </w:r>
      <w:r w:rsidR="00FF0583">
        <w:t>manuscript</w:t>
      </w:r>
      <w:r w:rsidR="005B67C1">
        <w:t>s</w:t>
      </w:r>
      <w:r w:rsidR="00FF0583">
        <w:t xml:space="preserve"> </w:t>
      </w:r>
      <w:r w:rsidR="005B67C1">
        <w:t>are</w:t>
      </w:r>
      <w:r w:rsidR="00FF0583">
        <w:t xml:space="preserve"> </w:t>
      </w:r>
      <w:r w:rsidR="00E16F84">
        <w:t xml:space="preserve">artistic </w:t>
      </w:r>
      <w:r w:rsidR="00922734">
        <w:t>object</w:t>
      </w:r>
      <w:r w:rsidR="005B67C1">
        <w:t>s</w:t>
      </w:r>
      <w:r w:rsidR="00922734">
        <w:t xml:space="preserve"> </w:t>
      </w:r>
      <w:r w:rsidR="00183CAF">
        <w:t xml:space="preserve">formed </w:t>
      </w:r>
      <w:r w:rsidR="00922734">
        <w:t xml:space="preserve">in a tradition of </w:t>
      </w:r>
      <w:r w:rsidR="00FF0583">
        <w:t>presentation cop</w:t>
      </w:r>
      <w:r w:rsidR="00922734">
        <w:t>ies</w:t>
      </w:r>
      <w:r w:rsidR="00FF0583">
        <w:t>, in other words, and not photograph</w:t>
      </w:r>
      <w:r w:rsidR="00083A17">
        <w:t>ic</w:t>
      </w:r>
      <w:r w:rsidR="00FF0583">
        <w:t xml:space="preserve"> </w:t>
      </w:r>
      <w:r w:rsidR="00083A17">
        <w:t xml:space="preserve">representations of </w:t>
      </w:r>
      <w:r w:rsidR="00FF0583">
        <w:t>actual practice.</w:t>
      </w:r>
    </w:p>
  </w:footnote>
  <w:footnote w:id="16">
    <w:p w14:paraId="37D603D1" w14:textId="2DD82A36" w:rsidR="00B163E2" w:rsidRDefault="00B163E2" w:rsidP="00B163E2">
      <w:pPr>
        <w:pStyle w:val="FootnoteText"/>
      </w:pPr>
      <w:r>
        <w:rPr>
          <w:rStyle w:val="FootnoteReference"/>
        </w:rPr>
        <w:footnoteRef/>
      </w:r>
      <w:r>
        <w:t xml:space="preserve"> My transcriptions of Machaut are based upon Ludwig </w:t>
      </w:r>
      <w:r w:rsidR="002A37CD">
        <w:t>(</w:t>
      </w:r>
      <w:r>
        <w:t>1926</w:t>
      </w:r>
      <w:r w:rsidR="002A37CD">
        <w:t>)</w:t>
      </w:r>
      <w:r w:rsidR="00556C9C" w:rsidRPr="00556C9C">
        <w:t xml:space="preserve"> </w:t>
      </w:r>
      <w:r w:rsidR="00556C9C">
        <w:t>unless otherwise noted</w:t>
      </w:r>
      <w:r>
        <w:t xml:space="preserve">, differing sometimes in suggested ficta and barline placement. In </w:t>
      </w:r>
      <w:r w:rsidR="007E19D0">
        <w:t xml:space="preserve">the </w:t>
      </w:r>
      <w:r>
        <w:t>case</w:t>
      </w:r>
      <w:r w:rsidR="007E19D0">
        <w:t xml:space="preserve"> of “Dame, a vous sans retollir</w:t>
      </w:r>
      <w:r>
        <w:t>,</w:t>
      </w:r>
      <w:r w:rsidR="007E19D0">
        <w:t>”</w:t>
      </w:r>
      <w:r>
        <w:t xml:space="preserve"> I prefer the anacrustic transcription of Maw </w:t>
      </w:r>
      <w:r w:rsidR="002A37CD">
        <w:t>(</w:t>
      </w:r>
      <w:r>
        <w:t>2002, 82</w:t>
      </w:r>
      <w:r w:rsidR="002A37CD">
        <w:t>)</w:t>
      </w:r>
      <w:r>
        <w:t xml:space="preserve"> for its benefit of situating </w:t>
      </w:r>
      <w:r w:rsidR="00BC7D5F">
        <w:t xml:space="preserve">the </w:t>
      </w:r>
      <w:r>
        <w:t xml:space="preserve">cadences on downbeats, contra Ludwig and Schrade. My </w:t>
      </w:r>
      <w:r w:rsidR="00BF1392">
        <w:t>beats 1 and 2</w:t>
      </w:r>
      <w:r>
        <w:t xml:space="preserve"> correspond Earp</w:t>
      </w:r>
      <w:r w:rsidR="00EA6967">
        <w:t>’s</w:t>
      </w:r>
      <w:r>
        <w:t xml:space="preserve"> </w:t>
      </w:r>
      <w:r w:rsidR="002A37CD">
        <w:t>(</w:t>
      </w:r>
      <w:r>
        <w:t>1991, 129</w:t>
      </w:r>
      <w:r w:rsidR="002A37CD">
        <w:t>)</w:t>
      </w:r>
      <w:r>
        <w:t xml:space="preserve"> “metrical units” 1 and 2, adjusted for the anacrusis. Earp </w:t>
      </w:r>
      <w:r w:rsidR="002A37CD">
        <w:t>(</w:t>
      </w:r>
      <w:r>
        <w:t>2005, 106</w:t>
      </w:r>
      <w:r w:rsidR="002A37CD">
        <w:t>–</w:t>
      </w:r>
      <w:r>
        <w:t>7</w:t>
      </w:r>
      <w:r w:rsidR="002A37CD">
        <w:t>)</w:t>
      </w:r>
      <w:r>
        <w:t xml:space="preserve"> uses the same song as an example of conventional text declamation. His bold-numbered syllables correspond </w:t>
      </w:r>
      <w:r w:rsidR="006701D0">
        <w:t xml:space="preserve">to </w:t>
      </w:r>
      <w:r>
        <w:t xml:space="preserve">my </w:t>
      </w:r>
      <w:r w:rsidR="00167E93">
        <w:t xml:space="preserve">numbered </w:t>
      </w:r>
      <w:r w:rsidR="00BF1392">
        <w:t>beat</w:t>
      </w:r>
      <w:r w:rsidR="00167E93">
        <w:t>s 1 and 2</w:t>
      </w:r>
      <w:r>
        <w:t>.</w:t>
      </w:r>
    </w:p>
  </w:footnote>
  <w:footnote w:id="17">
    <w:p w14:paraId="285D2CF6" w14:textId="4A122A7E" w:rsidR="00B163E2" w:rsidRDefault="00B163E2" w:rsidP="00B163E2">
      <w:pPr>
        <w:pStyle w:val="FootnoteText"/>
      </w:pPr>
      <w:r>
        <w:rPr>
          <w:rStyle w:val="FootnoteReference"/>
        </w:rPr>
        <w:footnoteRef/>
      </w:r>
      <w:r>
        <w:t xml:space="preserve"> For Earp </w:t>
      </w:r>
      <w:r w:rsidR="002A37CD">
        <w:t>(</w:t>
      </w:r>
      <w:r>
        <w:t>1991, 138</w:t>
      </w:r>
      <w:r w:rsidR="002A37CD">
        <w:t>)</w:t>
      </w:r>
      <w:r>
        <w:t>, “Machaut’s early dance virelais</w:t>
      </w:r>
      <w:r w:rsidR="00F22AA2">
        <w:t xml:space="preserve"> . . .</w:t>
      </w:r>
      <w:r>
        <w:t xml:space="preserve"> are already far more refined than a popular dance song.”</w:t>
      </w:r>
    </w:p>
  </w:footnote>
  <w:footnote w:id="18">
    <w:p w14:paraId="1992B083" w14:textId="502BBB32" w:rsidR="00B163E2" w:rsidRDefault="00B163E2" w:rsidP="00B163E2">
      <w:pPr>
        <w:pStyle w:val="FootnoteText"/>
      </w:pPr>
      <w:r>
        <w:rPr>
          <w:rStyle w:val="FootnoteReference"/>
        </w:rPr>
        <w:footnoteRef/>
      </w:r>
      <w:r>
        <w:t xml:space="preserve"> Cadence here refers to arrival on a pitch stressed by alignment with the end of a poetic line, agogic accent, being followed by </w:t>
      </w:r>
      <w:r w:rsidR="00EE2CF1">
        <w:t xml:space="preserve">a </w:t>
      </w:r>
      <w:r>
        <w:t xml:space="preserve">rest, modal relationship to the last note of the song, and perfect consonance with other voices in polyphonic cases. Moll </w:t>
      </w:r>
      <w:r w:rsidR="00D70C37">
        <w:t>(</w:t>
      </w:r>
      <w:r>
        <w:t>1998, 32</w:t>
      </w:r>
      <w:r w:rsidR="00D70C37">
        <w:t>)</w:t>
      </w:r>
      <w:r>
        <w:t xml:space="preserve"> </w:t>
      </w:r>
      <w:r w:rsidR="00C35C57">
        <w:t xml:space="preserve">defines </w:t>
      </w:r>
      <w:r>
        <w:t xml:space="preserve">cadence </w:t>
      </w:r>
      <w:r w:rsidR="00255FAE">
        <w:t xml:space="preserve">accordingly </w:t>
      </w:r>
      <w:r w:rsidR="00C35C57">
        <w:t xml:space="preserve">for </w:t>
      </w:r>
      <w:r>
        <w:t>fourteenth-century French masses.</w:t>
      </w:r>
    </w:p>
  </w:footnote>
  <w:footnote w:id="19">
    <w:p w14:paraId="6CF8B712" w14:textId="4EF6B13C" w:rsidR="00D45644" w:rsidRDefault="00D45644">
      <w:pPr>
        <w:pStyle w:val="FootnoteText"/>
      </w:pPr>
      <w:r>
        <w:rPr>
          <w:rStyle w:val="FootnoteReference"/>
        </w:rPr>
        <w:footnoteRef/>
      </w:r>
      <w:r>
        <w:t xml:space="preserve"> Machaut’s virelais are numbered as in the editions of Ludwig and Schrade, separated by a slash when Ludwig/Schrade begin to diverge at V23/21.</w:t>
      </w:r>
    </w:p>
  </w:footnote>
  <w:footnote w:id="20">
    <w:p w14:paraId="3F83948D" w14:textId="21AB0759" w:rsidR="00DC5FD0" w:rsidRDefault="00DC5FD0">
      <w:pPr>
        <w:pStyle w:val="FootnoteText"/>
      </w:pPr>
      <w:r>
        <w:rPr>
          <w:rStyle w:val="FootnoteReference"/>
        </w:rPr>
        <w:footnoteRef/>
      </w:r>
      <w:r>
        <w:t xml:space="preserve"> </w:t>
      </w:r>
      <w:r w:rsidR="00AD5E96">
        <w:t xml:space="preserve">The </w:t>
      </w:r>
      <w:r>
        <w:t xml:space="preserve">B sections in </w:t>
      </w:r>
      <w:r w:rsidR="00AD5E96">
        <w:t xml:space="preserve">some </w:t>
      </w:r>
      <w:r>
        <w:t xml:space="preserve">of Machaut’s </w:t>
      </w:r>
      <w:r w:rsidR="00AD5E96">
        <w:t xml:space="preserve">longer </w:t>
      </w:r>
      <w:r>
        <w:t xml:space="preserve">virelais have paired open/closed endings in which the second ending, that which closes </w:t>
      </w:r>
      <w:r w:rsidR="004B414E">
        <w:t xml:space="preserve">the </w:t>
      </w:r>
      <w:r>
        <w:t xml:space="preserve">B section, </w:t>
      </w:r>
      <w:r w:rsidR="00B64565">
        <w:t xml:space="preserve">does </w:t>
      </w:r>
      <w:r>
        <w:t>end on the final. Th</w:t>
      </w:r>
      <w:r w:rsidR="00F741FF">
        <w:t>e</w:t>
      </w:r>
      <w:r>
        <w:t xml:space="preserve"> same open/closed tonal relationship plays out across the A and B sections </w:t>
      </w:r>
      <w:r w:rsidR="00C52639">
        <w:t xml:space="preserve">of V2, </w:t>
      </w:r>
      <w:r>
        <w:t>rather than within the B section itself.</w:t>
      </w:r>
    </w:p>
  </w:footnote>
  <w:footnote w:id="21">
    <w:p w14:paraId="419EDAC3" w14:textId="49A73DCA" w:rsidR="00DD103F" w:rsidRDefault="00DD103F">
      <w:pPr>
        <w:pStyle w:val="FootnoteText"/>
      </w:pPr>
      <w:r>
        <w:rPr>
          <w:rStyle w:val="FootnoteReference"/>
        </w:rPr>
        <w:footnoteRef/>
      </w:r>
      <w:r>
        <w:t xml:space="preserve"> </w:t>
      </w:r>
      <w:r w:rsidRPr="00DD103F">
        <w:rPr>
          <w:rFonts w:cstheme="minorHAnsi"/>
          <w:color w:val="000000"/>
        </w:rPr>
        <w:t xml:space="preserve">This weak-beat F is further attenuated by the </w:t>
      </w:r>
      <w:r w:rsidR="00CE3A83">
        <w:rPr>
          <w:rFonts w:cstheme="minorHAnsi"/>
          <w:color w:val="000000"/>
        </w:rPr>
        <w:t xml:space="preserve">poetic </w:t>
      </w:r>
      <w:r w:rsidRPr="00DD103F">
        <w:rPr>
          <w:rFonts w:cstheme="minorHAnsi"/>
          <w:color w:val="000000"/>
        </w:rPr>
        <w:t xml:space="preserve">declamation, </w:t>
      </w:r>
      <w:r w:rsidR="00CE3A83">
        <w:rPr>
          <w:rFonts w:cstheme="minorHAnsi"/>
          <w:color w:val="000000"/>
        </w:rPr>
        <w:t xml:space="preserve">as </w:t>
      </w:r>
      <w:r w:rsidRPr="00DD103F">
        <w:rPr>
          <w:rFonts w:cstheme="minorHAnsi"/>
          <w:color w:val="000000"/>
        </w:rPr>
        <w:t xml:space="preserve">the penultimate syllable of “re-TRAI-re” is stressed (beat 1) and the final syllable unstressed (beat 2). </w:t>
      </w:r>
    </w:p>
  </w:footnote>
  <w:footnote w:id="22">
    <w:p w14:paraId="014D2750" w14:textId="2B3EC492" w:rsidR="003C49EA" w:rsidRDefault="003C49EA" w:rsidP="003C49EA">
      <w:pPr>
        <w:pStyle w:val="FootnoteText"/>
      </w:pPr>
      <w:r>
        <w:rPr>
          <w:rStyle w:val="FootnoteReference"/>
        </w:rPr>
        <w:footnoteRef/>
      </w:r>
      <w:r>
        <w:t xml:space="preserve"> Following Earp (1991, 130), “There are no extended melismas, and thus the ear hears the text syllables themselves </w:t>
      </w:r>
      <w:r w:rsidRPr="009E2541">
        <w:t xml:space="preserve">as providing the musical rhythms.” The </w:t>
      </w:r>
      <w:r>
        <w:t xml:space="preserve">syncopated </w:t>
      </w:r>
      <w:r w:rsidRPr="009E2541">
        <w:t xml:space="preserve">“pitch accents” marked in Maw </w:t>
      </w:r>
      <w:r>
        <w:t>(</w:t>
      </w:r>
      <w:r w:rsidRPr="009E2541">
        <w:t>2002, 72</w:t>
      </w:r>
      <w:r w:rsidR="005B25F8">
        <w:t>, example 1</w:t>
      </w:r>
      <w:r>
        <w:t>)</w:t>
      </w:r>
      <w:r w:rsidRPr="009E2541">
        <w:t xml:space="preserve"> </w:t>
      </w:r>
      <w:r>
        <w:t>occasionally insinuate a perfect minor grouping that rubs against the prevailing imperfect major metrical and declamatory accents of “</w:t>
      </w:r>
      <w:r w:rsidRPr="004F59B8">
        <w:t>He! Dame de vaillance</w:t>
      </w:r>
      <w:r>
        <w:t>”</w:t>
      </w:r>
      <w:r w:rsidR="008412C8">
        <w:t xml:space="preserve"> (V1).</w:t>
      </w:r>
      <w:r>
        <w:t xml:space="preserve"> Maw (2002, 91</w:t>
      </w:r>
      <w:r w:rsidR="005B25F8">
        <w:t>, example 14c</w:t>
      </w:r>
      <w:r>
        <w:t>) explicitly renotates “</w:t>
      </w:r>
      <w:r w:rsidRPr="004F59B8">
        <w:t>Helas! et comment</w:t>
      </w:r>
      <w:r>
        <w:t>”</w:t>
      </w:r>
      <w:r w:rsidR="00376C69">
        <w:t xml:space="preserve"> (V18)</w:t>
      </w:r>
      <w:r>
        <w:t xml:space="preserve"> along the same lines, switching to 3/4 to capture </w:t>
      </w:r>
      <w:r w:rsidR="006D720B">
        <w:t>the grouping change</w:t>
      </w:r>
      <w:r>
        <w:t>. Maw (2013, 397</w:t>
      </w:r>
      <w:r w:rsidR="005B25F8">
        <w:t>, example 8</w:t>
      </w:r>
      <w:r>
        <w:t xml:space="preserve">) </w:t>
      </w:r>
      <w:r w:rsidR="009E6FD1">
        <w:t>likewise transcribes</w:t>
      </w:r>
      <w:r>
        <w:t xml:space="preserve"> </w:t>
      </w:r>
      <w:r w:rsidR="006348D3">
        <w:t xml:space="preserve">the same </w:t>
      </w:r>
      <w:r w:rsidRPr="006D720B">
        <w:t>V18</w:t>
      </w:r>
      <w:r>
        <w:t xml:space="preserve"> in 6/8 (mm. 1–6) then 3/4 (mm. 7–11) based upon the syllabification of those phrases. Peraino (2011, 242) mentions a similar “metrical ambiguity (toggling between 6/8 and 3/4)” in Machaut’s “Dame, a vous sans retollir,” examined above, without further specification.</w:t>
      </w:r>
      <w:r w:rsidR="00D87342">
        <w:t xml:space="preserve"> Leguy’s edition (from Mach G) is particularly distinct from Ludwig and Schrade in its flexible approach to metric grouping, </w:t>
      </w:r>
      <w:r w:rsidR="00D87342">
        <w:rPr>
          <w:rFonts w:cstheme="minorHAnsi"/>
          <w:color w:val="000000"/>
        </w:rPr>
        <w:t>freely beaming groups of twos and threes in order to capture different “rhythmic cells” (see foreword, vi)</w:t>
      </w:r>
      <w:r w:rsidR="00D87342">
        <w:t xml:space="preserve">. </w:t>
      </w:r>
      <w:r w:rsidR="00D87342" w:rsidRPr="006348D3">
        <w:rPr>
          <w:rFonts w:cstheme="minorHAnsi"/>
          <w:color w:val="000000"/>
        </w:rPr>
        <w:t>V14</w:t>
      </w:r>
      <w:r w:rsidR="00D87342">
        <w:rPr>
          <w:rFonts w:cstheme="minorHAnsi"/>
          <w:color w:val="000000"/>
        </w:rPr>
        <w:t xml:space="preserve"> is one of ten virelais to which she assigns the dual time signatures 6/8 and 3/4, in addition to others with multiple time signatures.</w:t>
      </w:r>
    </w:p>
  </w:footnote>
  <w:footnote w:id="23">
    <w:p w14:paraId="7B719207" w14:textId="4AA8EEF7" w:rsidR="00BE79D6" w:rsidRDefault="00BE79D6">
      <w:pPr>
        <w:pStyle w:val="FootnoteText"/>
      </w:pPr>
      <w:r>
        <w:rPr>
          <w:rStyle w:val="FootnoteReference"/>
        </w:rPr>
        <w:footnoteRef/>
      </w:r>
      <w:r>
        <w:t xml:space="preserve"> On equating various rhythmic group</w:t>
      </w:r>
      <w:r w:rsidR="000A371B">
        <w:t>ings</w:t>
      </w:r>
      <w:r>
        <w:t xml:space="preserve">, the </w:t>
      </w:r>
      <w:r w:rsidRPr="00A878CA">
        <w:rPr>
          <w:i/>
          <w:iCs/>
        </w:rPr>
        <w:t>Quatour principalia</w:t>
      </w:r>
      <w:r>
        <w:t xml:space="preserve"> (mid-fourteenth century) is particularly clear.  See the translation in Aluas (1996, 685).</w:t>
      </w:r>
    </w:p>
  </w:footnote>
  <w:footnote w:id="24">
    <w:p w14:paraId="22E7F759" w14:textId="7F707D37" w:rsidR="005B3E15" w:rsidRDefault="005B3E15" w:rsidP="005B3E15">
      <w:pPr>
        <w:pStyle w:val="FootnoteText"/>
      </w:pPr>
      <w:r>
        <w:rPr>
          <w:rStyle w:val="FootnoteReference"/>
        </w:rPr>
        <w:footnoteRef/>
      </w:r>
      <w:r>
        <w:t xml:space="preserve"> </w:t>
      </w:r>
      <w:r w:rsidRPr="009E2541">
        <w:t xml:space="preserve">Earp </w:t>
      </w:r>
      <w:r w:rsidR="00A27A25">
        <w:t>(</w:t>
      </w:r>
      <w:r w:rsidRPr="009E2541">
        <w:t>2005</w:t>
      </w:r>
      <w:r>
        <w:t>,</w:t>
      </w:r>
      <w:r w:rsidRPr="009E2541">
        <w:t xml:space="preserve"> </w:t>
      </w:r>
      <w:r>
        <w:t>2012</w:t>
      </w:r>
      <w:r w:rsidR="00A27A25">
        <w:t>)</w:t>
      </w:r>
      <w:r>
        <w:t xml:space="preserve"> </w:t>
      </w:r>
      <w:r w:rsidRPr="009E2541">
        <w:t>document</w:t>
      </w:r>
      <w:r w:rsidR="005F79CA">
        <w:t>s</w:t>
      </w:r>
      <w:r w:rsidRPr="009E2541">
        <w:t xml:space="preserve"> the conventional relationship between metrical pulses and rate of text declamation in Machaut, </w:t>
      </w:r>
      <w:r>
        <w:t>regarding</w:t>
      </w:r>
      <w:r w:rsidRPr="009E2541">
        <w:t xml:space="preserve"> irregular</w:t>
      </w:r>
      <w:r>
        <w:t>ity</w:t>
      </w:r>
      <w:r w:rsidRPr="009E2541">
        <w:t xml:space="preserve"> (“declamatory dissonance”) as a strategy of poetic expression.</w:t>
      </w:r>
    </w:p>
  </w:footnote>
  <w:footnote w:id="25">
    <w:p w14:paraId="3808D4D8" w14:textId="7F414415" w:rsidR="005B3E15" w:rsidRDefault="005B3E15" w:rsidP="005B3E15">
      <w:pPr>
        <w:pStyle w:val="FootnoteText"/>
      </w:pPr>
      <w:r>
        <w:rPr>
          <w:rStyle w:val="FootnoteReference"/>
        </w:rPr>
        <w:footnoteRef/>
      </w:r>
      <w:r>
        <w:t xml:space="preserve"> This </w:t>
      </w:r>
      <w:r w:rsidR="00390D92">
        <w:t>d</w:t>
      </w:r>
      <w:r>
        <w:t xml:space="preserve">orian pentachordal descent is balanced either by the </w:t>
      </w:r>
      <w:r w:rsidR="00390D92">
        <w:t>d</w:t>
      </w:r>
      <w:r>
        <w:t>orian tetrachordal descent D</w:t>
      </w:r>
      <w:r w:rsidR="005F79CA">
        <w:t>–</w:t>
      </w:r>
      <w:r>
        <w:t>A described above (mm. 1</w:t>
      </w:r>
      <w:r w:rsidR="00F837B5">
        <w:t>–</w:t>
      </w:r>
      <w:r>
        <w:t>5) or by the pentachordal descent E</w:t>
      </w:r>
      <w:r w:rsidR="005F79CA">
        <w:t>–</w:t>
      </w:r>
      <w:r>
        <w:t xml:space="preserve">A defined by the poetic line breaks, in the latter case linking </w:t>
      </w:r>
      <w:r w:rsidR="00112D63">
        <w:t xml:space="preserve">the </w:t>
      </w:r>
      <w:r>
        <w:t xml:space="preserve">two locations of </w:t>
      </w:r>
      <w:r w:rsidR="00390D92">
        <w:t>d</w:t>
      </w:r>
      <w:r>
        <w:t>orian pentachord.</w:t>
      </w:r>
    </w:p>
  </w:footnote>
  <w:footnote w:id="26">
    <w:p w14:paraId="275ACB39" w14:textId="3FD0B5D4" w:rsidR="000442DA" w:rsidRDefault="000442DA">
      <w:pPr>
        <w:pStyle w:val="FootnoteText"/>
      </w:pPr>
      <w:r>
        <w:rPr>
          <w:rStyle w:val="FootnoteReference"/>
        </w:rPr>
        <w:footnoteRef/>
      </w:r>
      <w:r>
        <w:t xml:space="preserve"> </w:t>
      </w:r>
      <w:r w:rsidR="002D33C5" w:rsidRPr="00EB5610">
        <w:rPr>
          <w:rFonts w:cstheme="minorHAnsi"/>
          <w:color w:val="000000"/>
        </w:rPr>
        <w:t>My use of the open bracket is adapted from the modern transcription of medieval coloration, in which a change of ink color or style of notehead in a source manuscript indicates a change of mensural reckoning</w:t>
      </w:r>
      <w:r w:rsidR="002D33C5" w:rsidRPr="00EB5610">
        <w:rPr>
          <w:rStyle w:val="CommentReference"/>
          <w:sz w:val="20"/>
          <w:szCs w:val="20"/>
        </w:rPr>
        <w:annotationRef/>
      </w:r>
      <w:r w:rsidR="002D33C5" w:rsidRPr="00EB5610">
        <w:rPr>
          <w:rFonts w:cstheme="minorHAnsi"/>
          <w:color w:val="000000"/>
        </w:rPr>
        <w:t>.</w:t>
      </w:r>
      <w:r w:rsidR="002D33C5">
        <w:rPr>
          <w:rFonts w:cstheme="minorHAnsi"/>
          <w:color w:val="000000"/>
        </w:rPr>
        <w:t xml:space="preserve"> </w:t>
      </w:r>
      <w:r w:rsidRPr="002D33C5">
        <w:t>Open brackets in modern transcription</w:t>
      </w:r>
      <w:r w:rsidR="004F53B1" w:rsidRPr="002D33C5">
        <w:t xml:space="preserve"> </w:t>
      </w:r>
      <w:r w:rsidRPr="002D33C5">
        <w:t>are distinguished from closed brackets, w</w:t>
      </w:r>
      <w:r>
        <w:t xml:space="preserve">hich </w:t>
      </w:r>
      <w:r w:rsidR="00DB3E74">
        <w:t xml:space="preserve">usually represent </w:t>
      </w:r>
      <w:r w:rsidR="00F40C02">
        <w:t>ligated neumes</w:t>
      </w:r>
      <w:r w:rsidR="00986E05">
        <w:t xml:space="preserve"> that convey the </w:t>
      </w:r>
      <w:r>
        <w:t>rhythmic values</w:t>
      </w:r>
      <w:r w:rsidR="00F40C02">
        <w:t xml:space="preserve"> of a set of pitches</w:t>
      </w:r>
      <w:r>
        <w:t>.</w:t>
      </w:r>
    </w:p>
  </w:footnote>
  <w:footnote w:id="27">
    <w:p w14:paraId="6A32FC62" w14:textId="08DCA051" w:rsidR="004E3960" w:rsidRDefault="004E3960">
      <w:pPr>
        <w:pStyle w:val="FootnoteText"/>
      </w:pPr>
      <w:r>
        <w:rPr>
          <w:rStyle w:val="FootnoteReference"/>
        </w:rPr>
        <w:footnoteRef/>
      </w:r>
      <w:r w:rsidRPr="00D66B8B">
        <w:t xml:space="preserve"> </w:t>
      </w:r>
      <w:r w:rsidRPr="00D66B8B">
        <w:rPr>
          <w:rFonts w:cstheme="minorHAnsi"/>
          <w:color w:val="000000"/>
        </w:rPr>
        <w:t>Besides its triple meter, this virelai is also atypical in being polyphonic. The inclusion of counterpoint likely represents further evolution beyond the genre’s practical dance origins.</w:t>
      </w:r>
    </w:p>
  </w:footnote>
  <w:footnote w:id="28">
    <w:p w14:paraId="503FDDE8" w14:textId="2335B011" w:rsidR="00FA23C5" w:rsidRDefault="00FA23C5" w:rsidP="00FA23C5">
      <w:pPr>
        <w:pStyle w:val="FootnoteText"/>
      </w:pPr>
      <w:r>
        <w:rPr>
          <w:rStyle w:val="FootnoteReference"/>
        </w:rPr>
        <w:footnoteRef/>
      </w:r>
      <w:r>
        <w:t xml:space="preserve"> These are highlights of a larger tonal arch fashioned by the poetry’s line lengths. Set in groups of 7 and 4 syllables, as marked with vertical strokes in the example, the lyric endings define an orderly plan initially rising in fifths F</w:t>
      </w:r>
      <w:r w:rsidR="00EF37AB">
        <w:t>–</w:t>
      </w:r>
      <w:r>
        <w:t>C</w:t>
      </w:r>
      <w:r w:rsidR="00EF37AB">
        <w:t>–</w:t>
      </w:r>
      <w:r>
        <w:t>G (mm. 4, 8, 10), pausing on G (m. 14) as an open neighbor to final F, then descending back through fifths G</w:t>
      </w:r>
      <w:r w:rsidR="00EF37AB">
        <w:t>–</w:t>
      </w:r>
      <w:r>
        <w:t>C</w:t>
      </w:r>
      <w:r w:rsidR="00EF37AB">
        <w:t>–</w:t>
      </w:r>
      <w:r>
        <w:t>F to close (mm. 16, 20, 22).</w:t>
      </w:r>
    </w:p>
  </w:footnote>
  <w:footnote w:id="29">
    <w:p w14:paraId="0047B92F" w14:textId="5D6AB9C8" w:rsidR="00A6412B" w:rsidRDefault="00A6412B" w:rsidP="00A6412B">
      <w:pPr>
        <w:pStyle w:val="FootnoteText"/>
      </w:pPr>
      <w:r>
        <w:rPr>
          <w:rStyle w:val="FootnoteReference"/>
        </w:rPr>
        <w:footnoteRef/>
      </w:r>
      <w:r>
        <w:t xml:space="preserve"> Maw </w:t>
      </w:r>
      <w:r w:rsidR="00A10388">
        <w:t>(</w:t>
      </w:r>
      <w:r>
        <w:t>2013</w:t>
      </w:r>
      <w:r w:rsidR="00A10388">
        <w:t>)</w:t>
      </w:r>
      <w:r>
        <w:t xml:space="preserve"> provides a thorough analysis of text setting in the Machaut sources, </w:t>
      </w:r>
      <w:r w:rsidR="004B04C5">
        <w:t>including the alignment of lyric and metric stress</w:t>
      </w:r>
      <w:r>
        <w:t>, and reconstructs some principles for fitting words to music in his songs.</w:t>
      </w:r>
    </w:p>
  </w:footnote>
  <w:footnote w:id="30">
    <w:p w14:paraId="5A97EDDB" w14:textId="40F99FBA" w:rsidR="00A6412B" w:rsidRDefault="00A6412B" w:rsidP="00A6412B">
      <w:pPr>
        <w:spacing w:line="480" w:lineRule="auto"/>
      </w:pPr>
      <w:r>
        <w:rPr>
          <w:rStyle w:val="FootnoteReference"/>
        </w:rPr>
        <w:footnoteRef/>
      </w:r>
      <w:r w:rsidRPr="00E373DD">
        <w:rPr>
          <w:sz w:val="16"/>
          <w:szCs w:val="16"/>
        </w:rPr>
        <w:t xml:space="preserve"> </w:t>
      </w:r>
      <w:r w:rsidRPr="00E373DD">
        <w:rPr>
          <w:rFonts w:cstheme="minorHAnsi"/>
          <w:color w:val="000000"/>
        </w:rPr>
        <w:t xml:space="preserve">My transcription of </w:t>
      </w:r>
      <w:r w:rsidRPr="00677746">
        <w:rPr>
          <w:rFonts w:cstheme="minorHAnsi"/>
          <w:color w:val="000000"/>
        </w:rPr>
        <w:t>V20</w:t>
      </w:r>
      <w:r w:rsidRPr="00E373DD">
        <w:rPr>
          <w:rFonts w:cstheme="minorHAnsi"/>
          <w:color w:val="000000"/>
        </w:rPr>
        <w:t xml:space="preserve"> conforms with all but one Machaut manuscript in which this song is represented (Mach B, C, E, G, and Vg). It differs from Mach A, which appends a breve (half) rest after the </w:t>
      </w:r>
      <w:r w:rsidRPr="00E373DD">
        <w:rPr>
          <w:rFonts w:cstheme="minorHAnsi"/>
          <w:i/>
          <w:iCs/>
          <w:color w:val="000000"/>
        </w:rPr>
        <w:t>ouvert</w:t>
      </w:r>
      <w:r w:rsidRPr="00E373DD">
        <w:rPr>
          <w:rFonts w:cstheme="minorHAnsi"/>
          <w:color w:val="000000"/>
        </w:rPr>
        <w:t xml:space="preserve"> cadence on A in m. 11. If this rest is a measured duration and not merely a section marker, it represents a significant </w:t>
      </w:r>
      <w:r w:rsidR="00382C5E">
        <w:rPr>
          <w:rFonts w:cstheme="minorHAnsi"/>
          <w:color w:val="000000"/>
        </w:rPr>
        <w:t xml:space="preserve">metrical </w:t>
      </w:r>
      <w:r w:rsidRPr="00E373DD">
        <w:rPr>
          <w:rFonts w:cstheme="minorHAnsi"/>
          <w:color w:val="000000"/>
        </w:rPr>
        <w:t xml:space="preserve">change </w:t>
      </w:r>
      <w:r w:rsidR="00382C5E">
        <w:rPr>
          <w:rFonts w:cstheme="minorHAnsi"/>
          <w:color w:val="000000"/>
        </w:rPr>
        <w:t xml:space="preserve">insofar </w:t>
      </w:r>
      <w:r w:rsidRPr="00E373DD">
        <w:rPr>
          <w:rFonts w:cstheme="minorHAnsi"/>
          <w:color w:val="000000"/>
        </w:rPr>
        <w:t xml:space="preserve">as it provides a new measure for another </w:t>
      </w:r>
      <w:r w:rsidR="00382C5E" w:rsidRPr="00382C5E">
        <w:rPr>
          <w:rFonts w:cstheme="minorHAnsi"/>
          <w:i/>
          <w:iCs/>
          <w:color w:val="000000"/>
        </w:rPr>
        <w:t>modus</w:t>
      </w:r>
      <w:r w:rsidR="00382C5E">
        <w:rPr>
          <w:rFonts w:cstheme="minorHAnsi"/>
          <w:color w:val="000000"/>
        </w:rPr>
        <w:t xml:space="preserve"> beat</w:t>
      </w:r>
      <w:r w:rsidRPr="00E373DD">
        <w:rPr>
          <w:rFonts w:cstheme="minorHAnsi"/>
          <w:color w:val="000000"/>
        </w:rPr>
        <w:t xml:space="preserve">. This extra </w:t>
      </w:r>
      <w:r w:rsidR="00644324">
        <w:rPr>
          <w:rFonts w:cstheme="minorHAnsi"/>
          <w:color w:val="000000"/>
        </w:rPr>
        <w:t>measure</w:t>
      </w:r>
      <w:r w:rsidRPr="00E373DD">
        <w:rPr>
          <w:rFonts w:cstheme="minorHAnsi"/>
          <w:color w:val="000000"/>
        </w:rPr>
        <w:t xml:space="preserve"> </w:t>
      </w:r>
      <w:r w:rsidRPr="003F4DF6">
        <w:rPr>
          <w:rFonts w:cstheme="minorHAnsi"/>
          <w:color w:val="000000"/>
        </w:rPr>
        <w:t>would</w:t>
      </w:r>
      <w:r w:rsidRPr="00E373DD">
        <w:rPr>
          <w:rFonts w:cstheme="minorHAnsi"/>
          <w:color w:val="000000"/>
        </w:rPr>
        <w:t xml:space="preserve"> realign the repeat of the refrain on the </w:t>
      </w:r>
      <w:r w:rsidR="003578B4">
        <w:rPr>
          <w:rFonts w:cstheme="minorHAnsi"/>
          <w:color w:val="000000"/>
        </w:rPr>
        <w:t xml:space="preserve">same metrical </w:t>
      </w:r>
      <w:r w:rsidRPr="00E373DD">
        <w:rPr>
          <w:rFonts w:cstheme="minorHAnsi"/>
          <w:color w:val="000000"/>
        </w:rPr>
        <w:t>footing</w:t>
      </w:r>
      <w:r w:rsidR="003578B4">
        <w:rPr>
          <w:rFonts w:cstheme="minorHAnsi"/>
          <w:color w:val="000000"/>
        </w:rPr>
        <w:t>—that is,</w:t>
      </w:r>
      <w:r w:rsidRPr="00E373DD">
        <w:rPr>
          <w:rFonts w:cstheme="minorHAnsi"/>
          <w:color w:val="000000"/>
        </w:rPr>
        <w:t xml:space="preserve"> m. 1 would return on </w:t>
      </w:r>
      <w:r w:rsidR="003578B4">
        <w:rPr>
          <w:rFonts w:cstheme="minorHAnsi"/>
          <w:color w:val="000000"/>
        </w:rPr>
        <w:t xml:space="preserve">beat 1 </w:t>
      </w:r>
      <w:r w:rsidRPr="00E373DD">
        <w:rPr>
          <w:rFonts w:cstheme="minorHAnsi"/>
          <w:color w:val="000000"/>
        </w:rPr>
        <w:t>as before</w:t>
      </w:r>
      <w:r w:rsidR="003578B4">
        <w:rPr>
          <w:rFonts w:cstheme="minorHAnsi"/>
          <w:color w:val="000000"/>
        </w:rPr>
        <w:t>—</w:t>
      </w:r>
      <w:r w:rsidRPr="00E373DD">
        <w:rPr>
          <w:rFonts w:cstheme="minorHAnsi"/>
          <w:color w:val="000000"/>
        </w:rPr>
        <w:t xml:space="preserve">correcting what I </w:t>
      </w:r>
      <w:r w:rsidR="006A0738">
        <w:rPr>
          <w:rFonts w:cstheme="minorHAnsi"/>
          <w:color w:val="000000"/>
        </w:rPr>
        <w:t xml:space="preserve">characterized </w:t>
      </w:r>
      <w:r w:rsidRPr="00E373DD">
        <w:rPr>
          <w:rFonts w:cstheme="minorHAnsi"/>
          <w:color w:val="000000"/>
        </w:rPr>
        <w:t xml:space="preserve">as </w:t>
      </w:r>
      <w:r w:rsidR="003578B4">
        <w:rPr>
          <w:rFonts w:cstheme="minorHAnsi"/>
          <w:color w:val="000000"/>
        </w:rPr>
        <w:t xml:space="preserve">a </w:t>
      </w:r>
      <w:r w:rsidRPr="00E373DD">
        <w:rPr>
          <w:rFonts w:cstheme="minorHAnsi"/>
          <w:color w:val="000000"/>
        </w:rPr>
        <w:t>mismatch. However, I take this phantom breve to be a section marker</w:t>
      </w:r>
      <w:r w:rsidR="000C62B6">
        <w:rPr>
          <w:rFonts w:cstheme="minorHAnsi"/>
          <w:color w:val="000000"/>
        </w:rPr>
        <w:t>,</w:t>
      </w:r>
      <w:r w:rsidRPr="00E373DD">
        <w:rPr>
          <w:rFonts w:cstheme="minorHAnsi"/>
          <w:color w:val="000000"/>
        </w:rPr>
        <w:t xml:space="preserve"> because it is not present when the refrain is renotated with new text later in Mach A (after “oubli</w:t>
      </w:r>
      <w:r w:rsidR="007E2510">
        <w:rPr>
          <w:rFonts w:cstheme="minorHAnsi"/>
          <w:color w:val="000000"/>
        </w:rPr>
        <w:t>,</w:t>
      </w:r>
      <w:r w:rsidRPr="00E373DD">
        <w:rPr>
          <w:rFonts w:cstheme="minorHAnsi"/>
          <w:color w:val="000000"/>
        </w:rPr>
        <w:t>” not shown in the example).</w:t>
      </w:r>
    </w:p>
  </w:footnote>
  <w:footnote w:id="31">
    <w:p w14:paraId="118CC3BA" w14:textId="5FE297E4" w:rsidR="00A6412B" w:rsidRPr="00336DBF" w:rsidRDefault="00A6412B" w:rsidP="00A6412B">
      <w:pPr>
        <w:pStyle w:val="FootnoteText"/>
      </w:pPr>
      <w:r>
        <w:rPr>
          <w:rStyle w:val="FootnoteReference"/>
        </w:rPr>
        <w:footnoteRef/>
      </w:r>
      <w:r>
        <w:t xml:space="preserve"> My transcription </w:t>
      </w:r>
      <w:r w:rsidR="00930B66">
        <w:t>follows</w:t>
      </w:r>
      <w:r>
        <w:t xml:space="preserve"> Schrade (</w:t>
      </w:r>
      <w:r w:rsidR="00327297">
        <w:t>1956</w:t>
      </w:r>
      <w:r>
        <w:t>)</w:t>
      </w:r>
      <w:r w:rsidR="00CB2595">
        <w:t xml:space="preserve"> </w:t>
      </w:r>
      <w:r>
        <w:t>in maintaining duple time throughout</w:t>
      </w:r>
      <w:r w:rsidR="006C7FC0">
        <w:t xml:space="preserve">; Ludwig (1926), by contrast, </w:t>
      </w:r>
      <w:r w:rsidR="00CB7DB0">
        <w:t xml:space="preserve">alternates </w:t>
      </w:r>
      <w:r w:rsidR="00610EAF">
        <w:t xml:space="preserve">2/4 </w:t>
      </w:r>
      <w:r w:rsidR="00CB7DB0">
        <w:t xml:space="preserve">frequently with </w:t>
      </w:r>
      <w:r>
        <w:t>quadruple time (notated 4/4)</w:t>
      </w:r>
      <w:r w:rsidR="00044D8A">
        <w:t xml:space="preserve"> and includes </w:t>
      </w:r>
      <w:r>
        <w:t>a single measure of 3/2</w:t>
      </w:r>
      <w:del w:id="0" w:author="Lavacek, Justin" w:date="2025-10-23T15:29:00Z">
        <w:r w:rsidDel="00147DDF">
          <w:delText>.</w:delText>
        </w:r>
      </w:del>
      <w:r w:rsidRPr="008679C3">
        <w:t>.</w:t>
      </w:r>
    </w:p>
  </w:footnote>
  <w:footnote w:id="32">
    <w:p w14:paraId="603D7E46" w14:textId="0A4E2AF8" w:rsidR="00A6412B" w:rsidRDefault="00A6412B" w:rsidP="00A6412B">
      <w:pPr>
        <w:pStyle w:val="FootnoteText"/>
      </w:pPr>
      <w:r>
        <w:rPr>
          <w:rStyle w:val="FootnoteReference"/>
        </w:rPr>
        <w:footnoteRef/>
      </w:r>
      <w:r>
        <w:t xml:space="preserve"> From the virelais alone</w:t>
      </w:r>
      <w:r w:rsidR="005C5667">
        <w:t>,</w:t>
      </w:r>
      <w:r>
        <w:t xml:space="preserve"> see examples of this motive in V5 (mm. 4</w:t>
      </w:r>
      <w:r w:rsidR="000C3A1A">
        <w:t>–</w:t>
      </w:r>
      <w:r>
        <w:t>5), V6 (mm. 15</w:t>
      </w:r>
      <w:r w:rsidR="000C3A1A">
        <w:t>–</w:t>
      </w:r>
      <w:r>
        <w:t>16), V10 (mm. 14</w:t>
      </w:r>
      <w:r w:rsidR="000C3A1A">
        <w:t>–</w:t>
      </w:r>
      <w:r>
        <w:t>15), V11 (mm. 4</w:t>
      </w:r>
      <w:r w:rsidR="000C3A1A">
        <w:t>–</w:t>
      </w:r>
      <w:r>
        <w:t>5, 10</w:t>
      </w:r>
      <w:r w:rsidR="000C3A1A">
        <w:t>–</w:t>
      </w:r>
      <w:r>
        <w:t>11, and 14</w:t>
      </w:r>
      <w:r w:rsidR="000C3A1A">
        <w:t>–</w:t>
      </w:r>
      <w:r>
        <w:t>15), V12 (mm. 8</w:t>
      </w:r>
      <w:r w:rsidR="000C3A1A">
        <w:t>–</w:t>
      </w:r>
      <w:r>
        <w:t>11 and 18</w:t>
      </w:r>
      <w:r w:rsidR="000C3A1A">
        <w:t>–</w:t>
      </w:r>
      <w:r>
        <w:t>21, second endings), V15 (m. 18), V17 (mm. 8</w:t>
      </w:r>
      <w:r w:rsidR="000C3A1A">
        <w:t>–</w:t>
      </w:r>
      <w:r>
        <w:t>9), V18 (mm. 9</w:t>
      </w:r>
      <w:r w:rsidR="00507AE6">
        <w:t>–</w:t>
      </w:r>
      <w:r>
        <w:t>10), V23/21 (m. 9), V26/23 (mm. 12</w:t>
      </w:r>
      <w:r w:rsidR="00507AE6">
        <w:t>–</w:t>
      </w:r>
      <w:r>
        <w:t>14), V29/26 (mm. 4</w:t>
      </w:r>
      <w:r w:rsidR="00507AE6">
        <w:t>–</w:t>
      </w:r>
      <w:r>
        <w:t>5), V31/28 (mm. 14</w:t>
      </w:r>
      <w:r w:rsidR="00507AE6">
        <w:t>–</w:t>
      </w:r>
      <w:r>
        <w:t>16, 25</w:t>
      </w:r>
      <w:r w:rsidR="00507AE6">
        <w:t>–</w:t>
      </w:r>
      <w:r>
        <w:t>26, and 31</w:t>
      </w:r>
      <w:r w:rsidR="00507AE6">
        <w:t>–</w:t>
      </w:r>
      <w:r>
        <w:t>32), and V37/31 (mm. 10</w:t>
      </w:r>
      <w:r w:rsidR="00507AE6">
        <w:t>–</w:t>
      </w:r>
      <w:r>
        <w:t>11 and 19</w:t>
      </w:r>
      <w:r w:rsidR="00507AE6">
        <w:t>–</w:t>
      </w:r>
      <w:r>
        <w:t xml:space="preserve">20), not to mention the </w:t>
      </w:r>
      <w:r w:rsidR="00C73F60">
        <w:t xml:space="preserve">innumerable </w:t>
      </w:r>
      <w:r>
        <w:t xml:space="preserve">variants of </w:t>
      </w:r>
      <w:r w:rsidR="00C73F60">
        <w:t xml:space="preserve">this </w:t>
      </w:r>
      <w:r>
        <w:t>pattern.</w:t>
      </w:r>
    </w:p>
  </w:footnote>
  <w:footnote w:id="33">
    <w:p w14:paraId="32223D1D" w14:textId="3E9CEC73" w:rsidR="00A6412B" w:rsidRDefault="00A6412B" w:rsidP="00A6412B">
      <w:pPr>
        <w:pStyle w:val="FootnoteText"/>
      </w:pPr>
      <w:r>
        <w:rPr>
          <w:rStyle w:val="FootnoteReference"/>
        </w:rPr>
        <w:footnoteRef/>
      </w:r>
      <w:r>
        <w:t xml:space="preserve"> While emphasis of the pitch C enjoys a modal rationale here, the modern analyst of medieval music must always </w:t>
      </w:r>
      <w:r w:rsidR="002B56BA">
        <w:t xml:space="preserve">beware the pitfalls </w:t>
      </w:r>
      <w:r>
        <w:t xml:space="preserve">of creating the tonal emphases they wish to find through the creative act of transcription, such as the metrical fitting of barlines and deploying </w:t>
      </w:r>
      <w:r w:rsidR="00A55E8C">
        <w:t xml:space="preserve">of </w:t>
      </w:r>
      <w:r w:rsidRPr="0026040F">
        <w:rPr>
          <w:i/>
          <w:iCs/>
        </w:rPr>
        <w:t>musica ficta</w:t>
      </w:r>
      <w:r>
        <w:t xml:space="preserve"> </w:t>
      </w:r>
      <w:r w:rsidR="00467DF3">
        <w:t xml:space="preserve">as </w:t>
      </w:r>
      <w:r>
        <w:t>leading tones</w:t>
      </w:r>
      <w:r w:rsidRPr="0026040F">
        <w:rPr>
          <w:i/>
          <w:iCs/>
        </w:rPr>
        <w:t>.</w:t>
      </w:r>
      <w:r>
        <w:t xml:space="preserve"> Leach </w:t>
      </w:r>
      <w:r w:rsidR="00507AE6">
        <w:t>(</w:t>
      </w:r>
      <w:r>
        <w:t>2000, 45</w:t>
      </w:r>
      <w:r w:rsidR="009175C2">
        <w:t>–</w:t>
      </w:r>
      <w:r>
        <w:t>46</w:t>
      </w:r>
      <w:r w:rsidR="00507AE6">
        <w:t>)</w:t>
      </w:r>
      <w:r>
        <w:t xml:space="preserve"> reviews these issues in reference to fourteenth-century song. As </w:t>
      </w:r>
      <w:r w:rsidR="00B53FC0">
        <w:t xml:space="preserve">speculated upon later in </w:t>
      </w:r>
      <w:r>
        <w:t>this study, dance provides another parameter of medieval performance that may regulate</w:t>
      </w:r>
      <w:r w:rsidR="00857428">
        <w:t xml:space="preserve"> meter—</w:t>
      </w:r>
      <w:r>
        <w:t xml:space="preserve">and </w:t>
      </w:r>
      <w:r w:rsidR="00335A36">
        <w:t>thus</w:t>
      </w:r>
      <w:r>
        <w:t xml:space="preserve"> tempt the modern analyst into placing this or that note on or off the beat. </w:t>
      </w:r>
      <w:r w:rsidRPr="001F1FFF">
        <w:rPr>
          <w:i/>
          <w:iCs/>
        </w:rPr>
        <w:t>Caveat saltator.</w:t>
      </w:r>
    </w:p>
  </w:footnote>
  <w:footnote w:id="34">
    <w:p w14:paraId="668F5AC6" w14:textId="69AE363A" w:rsidR="00A6412B" w:rsidRPr="00E42414" w:rsidRDefault="00A6412B" w:rsidP="00A6412B">
      <w:pPr>
        <w:pStyle w:val="FootnoteText"/>
      </w:pPr>
      <w:r w:rsidRPr="00E42414">
        <w:rPr>
          <w:rStyle w:val="FootnoteReference"/>
        </w:rPr>
        <w:footnoteRef/>
      </w:r>
      <w:r w:rsidRPr="00E42414">
        <w:t xml:space="preserve"> Th</w:t>
      </w:r>
      <w:r>
        <w:t>e</w:t>
      </w:r>
      <w:r w:rsidRPr="00E42414">
        <w:t xml:space="preserve"> </w:t>
      </w:r>
      <w:r>
        <w:t xml:space="preserve">tonal closure achieved only upon </w:t>
      </w:r>
      <w:r w:rsidR="00356419">
        <w:t xml:space="preserve">the </w:t>
      </w:r>
      <w:r w:rsidRPr="00E42414">
        <w:t xml:space="preserve">repeat of </w:t>
      </w:r>
      <w:r>
        <w:t>phra</w:t>
      </w:r>
      <w:r w:rsidRPr="00E42414">
        <w:t xml:space="preserve">se </w:t>
      </w:r>
      <w:r w:rsidRPr="00E42414">
        <w:rPr>
          <w:rFonts w:ascii="Calibri" w:hAnsi="Calibri" w:cs="Calibri"/>
        </w:rPr>
        <w:t>β</w:t>
      </w:r>
      <w:r w:rsidRPr="00E42414">
        <w:t xml:space="preserve"> </w:t>
      </w:r>
      <w:r>
        <w:t>(mm. 24</w:t>
      </w:r>
      <w:r w:rsidR="00887074">
        <w:t>–2</w:t>
      </w:r>
      <w:r>
        <w:t>8) could have been achieved the first time (m. 22) by simply landing on F (^1) instead of on E (^7). The necessity of the repeat, in that case, may be attributable to text painting. Throughout the poem Machaut’s protagonist scorns despair and, in mm. 18</w:t>
      </w:r>
      <w:r w:rsidR="00887074">
        <w:t>–</w:t>
      </w:r>
      <w:r>
        <w:t xml:space="preserve">22, dwells willfully upon happy thoughts across an extraordinary melisma of four measures. </w:t>
      </w:r>
      <w:r w:rsidRPr="00E42414">
        <w:t>If the rate of text declamation here</w:t>
      </w:r>
      <w:r>
        <w:t xml:space="preserve"> </w:t>
      </w:r>
      <w:r w:rsidRPr="00E42414">
        <w:t xml:space="preserve">paralleled the first </w:t>
      </w:r>
      <w:r>
        <w:t>phra</w:t>
      </w:r>
      <w:r w:rsidRPr="00E42414">
        <w:t xml:space="preserve">se </w:t>
      </w:r>
      <w:r w:rsidRPr="00E42414">
        <w:rPr>
          <w:rFonts w:ascii="Calibri" w:hAnsi="Calibri" w:cs="Calibri"/>
        </w:rPr>
        <w:t>β</w:t>
      </w:r>
      <w:r w:rsidRPr="00E42414">
        <w:t xml:space="preserve"> </w:t>
      </w:r>
      <w:r>
        <w:t xml:space="preserve">instead </w:t>
      </w:r>
      <w:r w:rsidRPr="00E42414">
        <w:t xml:space="preserve">(mm. </w:t>
      </w:r>
      <w:r>
        <w:t>6</w:t>
      </w:r>
      <w:r w:rsidR="00887074">
        <w:t>–</w:t>
      </w:r>
      <w:r>
        <w:t>12</w:t>
      </w:r>
      <w:r w:rsidRPr="00E42414">
        <w:t>), th</w:t>
      </w:r>
      <w:r>
        <w:t>e</w:t>
      </w:r>
      <w:r w:rsidRPr="00E42414">
        <w:t xml:space="preserve"> </w:t>
      </w:r>
      <w:r>
        <w:t xml:space="preserve">appendage of a </w:t>
      </w:r>
      <w:r w:rsidRPr="00E42414">
        <w:t xml:space="preserve">third </w:t>
      </w:r>
      <w:r>
        <w:t>phra</w:t>
      </w:r>
      <w:r w:rsidRPr="00E42414">
        <w:t xml:space="preserve">se </w:t>
      </w:r>
      <w:r w:rsidRPr="00E42414">
        <w:rPr>
          <w:rFonts w:ascii="Calibri" w:hAnsi="Calibri" w:cs="Calibri"/>
        </w:rPr>
        <w:t>β</w:t>
      </w:r>
      <w:r w:rsidRPr="00E42414">
        <w:t xml:space="preserve"> would be </w:t>
      </w:r>
      <w:r w:rsidR="00472CD3">
        <w:t>superfluous</w:t>
      </w:r>
      <w:r w:rsidRPr="00E42414">
        <w:t>.</w:t>
      </w:r>
    </w:p>
  </w:footnote>
  <w:footnote w:id="35">
    <w:p w14:paraId="249A4495" w14:textId="33B5BEB3" w:rsidR="00A6412B" w:rsidRDefault="00A6412B" w:rsidP="00A6412B">
      <w:pPr>
        <w:pStyle w:val="FootnoteText"/>
      </w:pPr>
      <w:r>
        <w:rPr>
          <w:rStyle w:val="FootnoteReference"/>
        </w:rPr>
        <w:footnoteRef/>
      </w:r>
      <w:r>
        <w:t xml:space="preserve"> </w:t>
      </w:r>
      <w:r w:rsidR="00D04179">
        <w:t xml:space="preserve">Lerdahl and Jackendoff (1983, 19) associate undifferentiated beats with strong-weak alternation, so that beats 1 and 3 of 4/4 meter are strong while 2 and 4 are weak. In the transcription of Machaut’s virelais here, this corresponds to two measures of imperfect </w:t>
      </w:r>
      <w:r w:rsidR="00D04179" w:rsidRPr="004C18AD">
        <w:rPr>
          <w:i/>
          <w:iCs/>
        </w:rPr>
        <w:t>tempus</w:t>
      </w:r>
      <w:r w:rsidR="00D04179">
        <w:t xml:space="preserve"> counted 1 2 / 1 2. Counting mensural units at the </w:t>
      </w:r>
      <w:r w:rsidR="00D04179" w:rsidRPr="004C18AD">
        <w:rPr>
          <w:i/>
          <w:iCs/>
        </w:rPr>
        <w:t>modus</w:t>
      </w:r>
      <w:r w:rsidR="00D04179">
        <w:t xml:space="preserve"> level reveals the first beat 1 to be stronger than the second—parallel to beat 1’s comparative strength over beat 3—because it is also strong at the </w:t>
      </w:r>
      <w:r w:rsidR="00D04179" w:rsidRPr="00392306">
        <w:rPr>
          <w:i/>
          <w:iCs/>
        </w:rPr>
        <w:t>modus</w:t>
      </w:r>
      <w:r w:rsidR="00D04179">
        <w:t xml:space="preserve"> level while the second </w:t>
      </w:r>
      <w:r w:rsidR="00D04179" w:rsidRPr="00CF3D28">
        <w:rPr>
          <w:i/>
          <w:iCs/>
        </w:rPr>
        <w:t>tempus</w:t>
      </w:r>
      <w:r w:rsidR="00D04179">
        <w:t xml:space="preserve"> beat 1 falls under a weak beat in </w:t>
      </w:r>
      <w:r w:rsidR="00D04179" w:rsidRPr="00CF3D28">
        <w:rPr>
          <w:i/>
          <w:iCs/>
        </w:rPr>
        <w:t>modus</w:t>
      </w:r>
      <w:r w:rsidR="00D04179">
        <w:t xml:space="preserve"> reckoning</w:t>
      </w:r>
      <w:r w:rsidR="00D04179" w:rsidRPr="00CF3D28">
        <w:rPr>
          <w:i/>
          <w:iCs/>
        </w:rPr>
        <w:t>.</w:t>
      </w:r>
      <w:r w:rsidR="00D04179">
        <w:rPr>
          <w:i/>
          <w:iCs/>
        </w:rPr>
        <w:t xml:space="preserve"> </w:t>
      </w:r>
      <w:r>
        <w:t xml:space="preserve">See </w:t>
      </w:r>
      <w:r w:rsidR="00D04179">
        <w:t xml:space="preserve">also </w:t>
      </w:r>
      <w:r>
        <w:t xml:space="preserve">Lerdahl and Jackendoff </w:t>
      </w:r>
      <w:r w:rsidR="007D0A64">
        <w:t>(</w:t>
      </w:r>
      <w:r>
        <w:t>1983, 18</w:t>
      </w:r>
      <w:r w:rsidR="007D0A64">
        <w:t>–</w:t>
      </w:r>
      <w:r>
        <w:t>30</w:t>
      </w:r>
      <w:r w:rsidR="007D0A64">
        <w:t>)</w:t>
      </w:r>
      <w:r w:rsidR="000B4D6F">
        <w:t xml:space="preserve"> on metrical hierarchy</w:t>
      </w:r>
      <w:r>
        <w:t xml:space="preserve">. Boone </w:t>
      </w:r>
      <w:r w:rsidR="007D0A64">
        <w:t>(</w:t>
      </w:r>
      <w:r>
        <w:t>2000, 4</w:t>
      </w:r>
      <w:r w:rsidR="007D0A64">
        <w:t>)</w:t>
      </w:r>
      <w:r>
        <w:t xml:space="preserve"> presents a similar “grid of pulse classes and pulse levels”</w:t>
      </w:r>
      <w:r w:rsidR="00F37DF9">
        <w:t xml:space="preserve"> in a medieval repertory.</w:t>
      </w:r>
    </w:p>
  </w:footnote>
  <w:footnote w:id="36">
    <w:p w14:paraId="3F345A73" w14:textId="77777777" w:rsidR="002601AB" w:rsidRDefault="002601AB" w:rsidP="002601AB">
      <w:pPr>
        <w:pStyle w:val="FootnoteText"/>
      </w:pPr>
      <w:r>
        <w:rPr>
          <w:rStyle w:val="FootnoteReference"/>
        </w:rPr>
        <w:footnoteRef/>
      </w:r>
      <w:r>
        <w:t xml:space="preserve"> On flexible metrical grouping as a valued characteristic of deep mensural levels in Machaut, see Boone (2000), Maw (2004), and Lavacek (2022). The flexible metrical interpretations of </w:t>
      </w:r>
      <w:r w:rsidRPr="00835373">
        <w:rPr>
          <w:i/>
          <w:iCs/>
        </w:rPr>
        <w:t xml:space="preserve">modus </w:t>
      </w:r>
      <w:r w:rsidRPr="00835373">
        <w:t>and</w:t>
      </w:r>
      <w:r w:rsidRPr="00835373">
        <w:rPr>
          <w:i/>
          <w:iCs/>
        </w:rPr>
        <w:t xml:space="preserve"> maximodus</w:t>
      </w:r>
      <w:r>
        <w:t xml:space="preserve"> here resonate with Lerdahl and Jackendoff (1983, 22): “This large level of metrical analysis [at 4 bars] is open to interpretation, whereas smaller levels are not.”</w:t>
      </w:r>
    </w:p>
  </w:footnote>
  <w:footnote w:id="37">
    <w:p w14:paraId="386DA4A3" w14:textId="16B0CDB5" w:rsidR="00A6412B" w:rsidRDefault="00A6412B" w:rsidP="00FA2404">
      <w:pPr>
        <w:autoSpaceDE w:val="0"/>
        <w:autoSpaceDN w:val="0"/>
        <w:adjustRightInd w:val="0"/>
        <w:spacing w:after="0" w:line="480" w:lineRule="auto"/>
      </w:pPr>
      <w:r>
        <w:rPr>
          <w:rStyle w:val="FootnoteReference"/>
        </w:rPr>
        <w:footnoteRef/>
      </w:r>
      <w:r>
        <w:t xml:space="preserve"> Other </w:t>
      </w:r>
      <w:r>
        <w:rPr>
          <w:rFonts w:cstheme="minorHAnsi"/>
        </w:rPr>
        <w:t>m</w:t>
      </w:r>
      <w:r w:rsidRPr="00FF0B6D">
        <w:rPr>
          <w:rFonts w:cstheme="minorHAnsi"/>
        </w:rPr>
        <w:t xml:space="preserve">odern scholars have </w:t>
      </w:r>
      <w:r w:rsidR="0059094D">
        <w:rPr>
          <w:rFonts w:cstheme="minorHAnsi"/>
        </w:rPr>
        <w:t>noted</w:t>
      </w:r>
      <w:r w:rsidRPr="00FF0B6D">
        <w:rPr>
          <w:rFonts w:cstheme="minorHAnsi"/>
        </w:rPr>
        <w:t xml:space="preserve"> how broadening </w:t>
      </w:r>
      <w:r w:rsidR="0059094D">
        <w:rPr>
          <w:rFonts w:cstheme="minorHAnsi"/>
        </w:rPr>
        <w:t xml:space="preserve">the </w:t>
      </w:r>
      <w:r w:rsidRPr="00FF0B6D">
        <w:rPr>
          <w:rFonts w:cstheme="minorHAnsi"/>
        </w:rPr>
        <w:t xml:space="preserve">mensuration can </w:t>
      </w:r>
      <w:r w:rsidR="004E5B58">
        <w:rPr>
          <w:rFonts w:cstheme="minorHAnsi"/>
        </w:rPr>
        <w:t xml:space="preserve">realize </w:t>
      </w:r>
      <w:r w:rsidRPr="00FF0B6D">
        <w:rPr>
          <w:rFonts w:cstheme="minorHAnsi"/>
        </w:rPr>
        <w:t xml:space="preserve">a </w:t>
      </w:r>
      <w:r w:rsidRPr="00497514">
        <w:rPr>
          <w:rFonts w:cstheme="minorHAnsi"/>
          <w:i/>
          <w:iCs/>
        </w:rPr>
        <w:t>ritard</w:t>
      </w:r>
      <w:r w:rsidR="004E5B58" w:rsidRPr="00497514">
        <w:rPr>
          <w:rFonts w:cstheme="minorHAnsi"/>
          <w:i/>
          <w:iCs/>
        </w:rPr>
        <w:t>ando</w:t>
      </w:r>
      <w:r w:rsidR="004E5B58">
        <w:rPr>
          <w:rFonts w:cstheme="minorHAnsi"/>
        </w:rPr>
        <w:t xml:space="preserve"> effect</w:t>
      </w:r>
      <w:r w:rsidRPr="00FF0B6D">
        <w:rPr>
          <w:rFonts w:cstheme="minorHAnsi"/>
        </w:rPr>
        <w:t xml:space="preserve"> before </w:t>
      </w:r>
      <w:r w:rsidR="004E5B58">
        <w:rPr>
          <w:rFonts w:cstheme="minorHAnsi"/>
        </w:rPr>
        <w:t xml:space="preserve">a </w:t>
      </w:r>
      <w:r w:rsidRPr="00FF0B6D">
        <w:rPr>
          <w:rFonts w:cstheme="minorHAnsi"/>
        </w:rPr>
        <w:t xml:space="preserve">cadence. </w:t>
      </w:r>
      <w:r>
        <w:rPr>
          <w:rFonts w:cstheme="minorHAnsi"/>
        </w:rPr>
        <w:t xml:space="preserve">Adjusting </w:t>
      </w:r>
      <w:r w:rsidRPr="00786AA5">
        <w:rPr>
          <w:rFonts w:cstheme="minorHAnsi"/>
          <w:i/>
          <w:iCs/>
        </w:rPr>
        <w:t>modus</w:t>
      </w:r>
      <w:r>
        <w:rPr>
          <w:rFonts w:cstheme="minorHAnsi"/>
        </w:rPr>
        <w:t xml:space="preserve"> and larger mensural groupings to align harmonic units and cadences is central to the analysis of Machaut’s motets in Lavacek </w:t>
      </w:r>
      <w:r w:rsidR="00FA2404">
        <w:rPr>
          <w:rFonts w:cstheme="minorHAnsi"/>
        </w:rPr>
        <w:t>(</w:t>
      </w:r>
      <w:r>
        <w:rPr>
          <w:rFonts w:cstheme="minorHAnsi"/>
        </w:rPr>
        <w:t>2022</w:t>
      </w:r>
      <w:r w:rsidR="00FA2404">
        <w:rPr>
          <w:rFonts w:cstheme="minorHAnsi"/>
        </w:rPr>
        <w:t>)</w:t>
      </w:r>
      <w:r>
        <w:rPr>
          <w:rFonts w:cstheme="minorHAnsi"/>
        </w:rPr>
        <w:t xml:space="preserve">. </w:t>
      </w:r>
      <w:r w:rsidRPr="00FF0B6D">
        <w:rPr>
          <w:rFonts w:cstheme="minorHAnsi"/>
        </w:rPr>
        <w:t>Kohn</w:t>
      </w:r>
      <w:r>
        <w:rPr>
          <w:rFonts w:cstheme="minorHAnsi"/>
        </w:rPr>
        <w:t xml:space="preserve"> </w:t>
      </w:r>
      <w:r w:rsidR="00FA2404">
        <w:rPr>
          <w:rFonts w:cstheme="minorHAnsi"/>
        </w:rPr>
        <w:t>(</w:t>
      </w:r>
      <w:r>
        <w:rPr>
          <w:rFonts w:cstheme="minorHAnsi"/>
        </w:rPr>
        <w:t>1981</w:t>
      </w:r>
      <w:r w:rsidRPr="00FF0B6D">
        <w:rPr>
          <w:rFonts w:cstheme="minorHAnsi"/>
        </w:rPr>
        <w:t>, 41</w:t>
      </w:r>
      <w:r w:rsidR="00FA2404">
        <w:rPr>
          <w:rFonts w:cstheme="minorHAnsi"/>
        </w:rPr>
        <w:t>–4</w:t>
      </w:r>
      <w:r w:rsidRPr="00FF0B6D">
        <w:rPr>
          <w:rFonts w:cstheme="minorHAnsi"/>
        </w:rPr>
        <w:t>2</w:t>
      </w:r>
      <w:r w:rsidR="00FA2404">
        <w:rPr>
          <w:rFonts w:cstheme="minorHAnsi"/>
        </w:rPr>
        <w:t>)</w:t>
      </w:r>
      <w:r w:rsidRPr="00FF0B6D">
        <w:rPr>
          <w:rFonts w:cstheme="minorHAnsi"/>
        </w:rPr>
        <w:t xml:space="preserve"> comments upon a cadential retardation effected</w:t>
      </w:r>
      <w:r>
        <w:rPr>
          <w:rFonts w:cstheme="minorHAnsi"/>
        </w:rPr>
        <w:t xml:space="preserve"> </w:t>
      </w:r>
      <w:r w:rsidRPr="00FF0B6D">
        <w:rPr>
          <w:rFonts w:cstheme="minorHAnsi"/>
        </w:rPr>
        <w:t xml:space="preserve">through mixed </w:t>
      </w:r>
      <w:r>
        <w:rPr>
          <w:rFonts w:cstheme="minorHAnsi"/>
        </w:rPr>
        <w:t xml:space="preserve">meters </w:t>
      </w:r>
      <w:r w:rsidRPr="00FF0B6D">
        <w:rPr>
          <w:rFonts w:cstheme="minorHAnsi"/>
        </w:rPr>
        <w:t xml:space="preserve">in the Dunstable motet </w:t>
      </w:r>
      <w:r w:rsidR="00B21E47">
        <w:rPr>
          <w:rFonts w:cstheme="minorHAnsi"/>
        </w:rPr>
        <w:t>“</w:t>
      </w:r>
      <w:r w:rsidRPr="00FF0B6D">
        <w:rPr>
          <w:rFonts w:cstheme="minorHAnsi"/>
        </w:rPr>
        <w:t>Sancta Maria.</w:t>
      </w:r>
      <w:r w:rsidR="00B21E47">
        <w:rPr>
          <w:rFonts w:cstheme="minorHAnsi"/>
        </w:rPr>
        <w:t>”</w:t>
      </w:r>
      <w:r w:rsidRPr="00FF0B6D">
        <w:rPr>
          <w:rFonts w:cstheme="minorHAnsi"/>
        </w:rPr>
        <w:t xml:space="preserve"> Desmond</w:t>
      </w:r>
      <w:r>
        <w:rPr>
          <w:rFonts w:cstheme="minorHAnsi"/>
        </w:rPr>
        <w:t xml:space="preserve"> </w:t>
      </w:r>
      <w:r w:rsidR="00FA2404">
        <w:rPr>
          <w:rFonts w:cstheme="minorHAnsi"/>
        </w:rPr>
        <w:t>(</w:t>
      </w:r>
      <w:r>
        <w:rPr>
          <w:rFonts w:cstheme="minorHAnsi"/>
        </w:rPr>
        <w:t>2018</w:t>
      </w:r>
      <w:r w:rsidRPr="00FF0B6D">
        <w:rPr>
          <w:rFonts w:cstheme="minorHAnsi"/>
        </w:rPr>
        <w:t>, 217</w:t>
      </w:r>
      <w:r w:rsidR="00FA2404">
        <w:rPr>
          <w:rFonts w:cstheme="minorHAnsi"/>
        </w:rPr>
        <w:t>)</w:t>
      </w:r>
      <w:r w:rsidRPr="00FF0B6D">
        <w:rPr>
          <w:rFonts w:cstheme="minorHAnsi"/>
        </w:rPr>
        <w:t xml:space="preserve"> shows a change in all voices from imperfect to perfect </w:t>
      </w:r>
      <w:r w:rsidRPr="00B51A9B">
        <w:rPr>
          <w:rFonts w:cstheme="minorHAnsi"/>
          <w:i/>
          <w:iCs/>
        </w:rPr>
        <w:t>modus</w:t>
      </w:r>
      <w:r>
        <w:rPr>
          <w:rFonts w:cstheme="minorHAnsi"/>
          <w:i/>
          <w:iCs/>
        </w:rPr>
        <w:t xml:space="preserve">, </w:t>
      </w:r>
      <w:r w:rsidRPr="0008556A">
        <w:rPr>
          <w:rFonts w:cstheme="minorHAnsi"/>
        </w:rPr>
        <w:t>which</w:t>
      </w:r>
      <w:r>
        <w:rPr>
          <w:rFonts w:cstheme="minorHAnsi"/>
          <w:i/>
          <w:iCs/>
        </w:rPr>
        <w:t xml:space="preserve"> </w:t>
      </w:r>
      <w:r>
        <w:rPr>
          <w:rFonts w:cstheme="minorHAnsi"/>
        </w:rPr>
        <w:t xml:space="preserve">acts like a </w:t>
      </w:r>
      <w:r w:rsidRPr="00FF0B6D">
        <w:rPr>
          <w:rFonts w:cstheme="minorHAnsi"/>
        </w:rPr>
        <w:t>cadential retardation</w:t>
      </w:r>
      <w:r>
        <w:rPr>
          <w:rFonts w:cstheme="minorHAnsi"/>
        </w:rPr>
        <w:t xml:space="preserve">, at the conclusion of each </w:t>
      </w:r>
      <w:r w:rsidRPr="00941DD0">
        <w:rPr>
          <w:rFonts w:cstheme="minorHAnsi"/>
          <w:i/>
          <w:iCs/>
        </w:rPr>
        <w:t>talea</w:t>
      </w:r>
      <w:r>
        <w:rPr>
          <w:rFonts w:cstheme="minorHAnsi"/>
        </w:rPr>
        <w:t xml:space="preserve"> of </w:t>
      </w:r>
      <w:r w:rsidRPr="00FF0B6D">
        <w:rPr>
          <w:rFonts w:cstheme="minorHAnsi"/>
        </w:rPr>
        <w:t xml:space="preserve">the </w:t>
      </w:r>
      <w:r w:rsidRPr="00497514">
        <w:rPr>
          <w:rFonts w:cstheme="minorHAnsi"/>
          <w:i/>
          <w:iCs/>
        </w:rPr>
        <w:t>Fauvel</w:t>
      </w:r>
      <w:r w:rsidRPr="00FF0B6D">
        <w:rPr>
          <w:rFonts w:cstheme="minorHAnsi"/>
        </w:rPr>
        <w:t xml:space="preserve"> motet </w:t>
      </w:r>
      <w:r>
        <w:rPr>
          <w:rFonts w:cstheme="minorHAnsi"/>
        </w:rPr>
        <w:t>“</w:t>
      </w:r>
      <w:r w:rsidRPr="00FF0B6D">
        <w:rPr>
          <w:rFonts w:cstheme="minorHAnsi"/>
        </w:rPr>
        <w:t>Garrit/In nova.</w:t>
      </w:r>
      <w:r>
        <w:rPr>
          <w:rFonts w:cstheme="minorHAnsi"/>
        </w:rPr>
        <w:t>”</w:t>
      </w:r>
      <w:r w:rsidRPr="00FF0B6D">
        <w:rPr>
          <w:rFonts w:cstheme="minorHAnsi"/>
        </w:rPr>
        <w:t xml:space="preserve"> Maw</w:t>
      </w:r>
      <w:r>
        <w:rPr>
          <w:rFonts w:cstheme="minorHAnsi"/>
        </w:rPr>
        <w:t xml:space="preserve"> </w:t>
      </w:r>
      <w:r w:rsidR="00FA2404">
        <w:rPr>
          <w:rFonts w:cstheme="minorHAnsi"/>
        </w:rPr>
        <w:t>(</w:t>
      </w:r>
      <w:r>
        <w:rPr>
          <w:rFonts w:cstheme="minorHAnsi"/>
        </w:rPr>
        <w:t>2004</w:t>
      </w:r>
      <w:r w:rsidRPr="00FF0B6D">
        <w:rPr>
          <w:rFonts w:cstheme="minorHAnsi"/>
        </w:rPr>
        <w:t>, esp. 64</w:t>
      </w:r>
      <w:r w:rsidR="00FA2404">
        <w:rPr>
          <w:rFonts w:cstheme="minorHAnsi"/>
        </w:rPr>
        <w:t>–6</w:t>
      </w:r>
      <w:r w:rsidRPr="00FF0B6D">
        <w:rPr>
          <w:rFonts w:cstheme="minorHAnsi"/>
        </w:rPr>
        <w:t>5</w:t>
      </w:r>
      <w:r w:rsidR="00FA2404">
        <w:rPr>
          <w:rFonts w:cstheme="minorHAnsi"/>
        </w:rPr>
        <w:t>)</w:t>
      </w:r>
      <w:r w:rsidRPr="00FF0B6D">
        <w:rPr>
          <w:rFonts w:cstheme="minorHAnsi"/>
        </w:rPr>
        <w:t xml:space="preserve"> locates </w:t>
      </w:r>
      <w:r w:rsidRPr="00B51A9B">
        <w:rPr>
          <w:rFonts w:cstheme="minorHAnsi"/>
          <w:i/>
          <w:iCs/>
        </w:rPr>
        <w:t>modus</w:t>
      </w:r>
      <w:r w:rsidRPr="00FF0B6D">
        <w:rPr>
          <w:rFonts w:cstheme="minorHAnsi"/>
        </w:rPr>
        <w:t xml:space="preserve"> perfections</w:t>
      </w:r>
      <w:r>
        <w:rPr>
          <w:rFonts w:cstheme="minorHAnsi"/>
        </w:rPr>
        <w:t xml:space="preserve"> </w:t>
      </w:r>
      <w:r w:rsidRPr="00FF0B6D">
        <w:rPr>
          <w:rFonts w:cstheme="minorHAnsi"/>
        </w:rPr>
        <w:t xml:space="preserve">in an imperfect context leading up to cadences in Machaut’s ballade </w:t>
      </w:r>
      <w:r>
        <w:rPr>
          <w:rFonts w:cstheme="minorHAnsi"/>
        </w:rPr>
        <w:t>“</w:t>
      </w:r>
      <w:r w:rsidRPr="00FF0B6D">
        <w:rPr>
          <w:rFonts w:cstheme="minorHAnsi"/>
        </w:rPr>
        <w:t>Gais et jolis</w:t>
      </w:r>
      <w:r>
        <w:rPr>
          <w:rFonts w:cstheme="minorHAnsi"/>
        </w:rPr>
        <w:t>”</w:t>
      </w:r>
      <w:r w:rsidRPr="00FF0B6D">
        <w:rPr>
          <w:rFonts w:cstheme="minorHAnsi"/>
        </w:rPr>
        <w:t xml:space="preserve"> (B35), among</w:t>
      </w:r>
      <w:r>
        <w:rPr>
          <w:rFonts w:cstheme="minorHAnsi"/>
        </w:rPr>
        <w:t xml:space="preserve"> </w:t>
      </w:r>
      <w:r w:rsidRPr="00FF0B6D">
        <w:rPr>
          <w:rFonts w:cstheme="minorHAnsi"/>
        </w:rPr>
        <w:t>other examples.</w:t>
      </w:r>
      <w:r>
        <w:rPr>
          <w:rFonts w:cstheme="minorHAnsi"/>
        </w:rPr>
        <w:t xml:space="preserve"> </w:t>
      </w:r>
      <w:r w:rsidRPr="00FF0B6D">
        <w:rPr>
          <w:rFonts w:cstheme="minorHAnsi"/>
        </w:rPr>
        <w:t xml:space="preserve">He later calls this effect </w:t>
      </w:r>
      <w:r>
        <w:rPr>
          <w:rFonts w:cstheme="minorHAnsi"/>
        </w:rPr>
        <w:t>“</w:t>
      </w:r>
      <w:r w:rsidRPr="00FF0B6D">
        <w:rPr>
          <w:rFonts w:cstheme="minorHAnsi"/>
        </w:rPr>
        <w:t>a reverse hemiola at the cadence</w:t>
      </w:r>
      <w:r>
        <w:rPr>
          <w:rFonts w:cstheme="minorHAnsi"/>
        </w:rPr>
        <w:t>”</w:t>
      </w:r>
      <w:r w:rsidR="00FC550B">
        <w:rPr>
          <w:rFonts w:cstheme="minorHAnsi"/>
        </w:rPr>
        <w:t xml:space="preserve"> (86).</w:t>
      </w:r>
      <w:r>
        <w:rPr>
          <w:rFonts w:cstheme="minorHAnsi"/>
        </w:rPr>
        <w:t xml:space="preserve"> Further examples from Machaut’s virelais are </w:t>
      </w:r>
      <w:r w:rsidR="00F349EA">
        <w:rPr>
          <w:rFonts w:cstheme="minorHAnsi"/>
        </w:rPr>
        <w:t xml:space="preserve">found </w:t>
      </w:r>
      <w:r>
        <w:rPr>
          <w:rFonts w:cstheme="minorHAnsi"/>
        </w:rPr>
        <w:t xml:space="preserve">in Maw </w:t>
      </w:r>
      <w:r w:rsidR="00FA2404">
        <w:rPr>
          <w:rFonts w:cstheme="minorHAnsi"/>
        </w:rPr>
        <w:t>(</w:t>
      </w:r>
      <w:r>
        <w:rPr>
          <w:rFonts w:cstheme="minorHAnsi"/>
        </w:rPr>
        <w:t>2002, 84</w:t>
      </w:r>
      <w:r w:rsidR="00FA2404">
        <w:rPr>
          <w:rFonts w:cstheme="minorHAnsi"/>
        </w:rPr>
        <w:t>)</w:t>
      </w:r>
      <w:r>
        <w:rPr>
          <w:rFonts w:cstheme="minorHAnsi"/>
        </w:rPr>
        <w:t>.</w:t>
      </w:r>
    </w:p>
  </w:footnote>
  <w:footnote w:id="38">
    <w:p w14:paraId="2E95DEE3" w14:textId="7E4B801E" w:rsidR="00640F57" w:rsidRDefault="00640F57">
      <w:pPr>
        <w:pStyle w:val="FootnoteText"/>
      </w:pPr>
      <w:r>
        <w:rPr>
          <w:rStyle w:val="FootnoteReference"/>
        </w:rPr>
        <w:footnoteRef/>
      </w:r>
      <w:r>
        <w:t xml:space="preserve"> By interpreting perfections at the </w:t>
      </w:r>
      <w:r w:rsidRPr="009F7182">
        <w:rPr>
          <w:i/>
          <w:iCs/>
        </w:rPr>
        <w:t>modus</w:t>
      </w:r>
      <w:r>
        <w:t xml:space="preserve"> level, I achieve the same effect as Ludwig’s single bar of 3/2 (breves 22</w:t>
      </w:r>
      <w:r w:rsidR="009F7182">
        <w:t>–</w:t>
      </w:r>
      <w:r>
        <w:t>24), with the benefit of placing the final F on a downbeat (breve 27).</w:t>
      </w:r>
    </w:p>
  </w:footnote>
  <w:footnote w:id="39">
    <w:p w14:paraId="35D2CBE7" w14:textId="6FC4E16F" w:rsidR="00A6412B" w:rsidRDefault="00A6412B" w:rsidP="00A6412B">
      <w:pPr>
        <w:pStyle w:val="FootnoteText"/>
      </w:pPr>
      <w:r>
        <w:rPr>
          <w:rStyle w:val="FootnoteReference"/>
        </w:rPr>
        <w:footnoteRef/>
      </w:r>
      <w:r>
        <w:t xml:space="preserve"> My discant reduction was largely produced by the simple omission of dissonances against the tenor, especially when such notes occur off the beat in passing or neighboring melodic motion. Leach </w:t>
      </w:r>
      <w:r w:rsidR="00CA38A1">
        <w:t>(</w:t>
      </w:r>
      <w:r>
        <w:t>2000</w:t>
      </w:r>
      <w:r w:rsidR="00CA38A1">
        <w:t>)</w:t>
      </w:r>
      <w:r>
        <w:t xml:space="preserve"> provides an instructive example of modern reductive analysis grounded in medieval theory.</w:t>
      </w:r>
    </w:p>
  </w:footnote>
  <w:footnote w:id="40">
    <w:p w14:paraId="72E5237F" w14:textId="00596660" w:rsidR="00A6412B" w:rsidRDefault="00A6412B" w:rsidP="00A6412B">
      <w:pPr>
        <w:pStyle w:val="FootnoteText"/>
      </w:pPr>
      <w:r>
        <w:rPr>
          <w:rStyle w:val="FootnoteReference"/>
        </w:rPr>
        <w:footnoteRef/>
      </w:r>
      <w:r>
        <w:t xml:space="preserve"> On the crucial concept of directed progressions in fourteenth-century polyphony, the classic source is Fuller </w:t>
      </w:r>
      <w:r w:rsidR="000F0A8C">
        <w:t>(</w:t>
      </w:r>
      <w:r>
        <w:t>1992</w:t>
      </w:r>
      <w:r w:rsidR="000F0A8C">
        <w:t>)</w:t>
      </w:r>
      <w:r>
        <w:t xml:space="preserve">. Essentially, imperfect consonances drive toward the greater stability of perfect </w:t>
      </w:r>
      <w:r w:rsidR="0034455A">
        <w:t xml:space="preserve">consonances </w:t>
      </w:r>
      <w:r>
        <w:t>through stepwise contrary motion, especially M3</w:t>
      </w:r>
      <w:r>
        <w:sym w:font="Wingdings" w:char="F0E0"/>
      </w:r>
      <w:r>
        <w:t>P5, M6</w:t>
      </w:r>
      <w:r>
        <w:sym w:font="Wingdings" w:char="F0E0"/>
      </w:r>
      <w:r>
        <w:t>P8, and m3</w:t>
      </w:r>
      <w:r>
        <w:sym w:font="Wingdings" w:char="F0E0"/>
      </w:r>
      <w:r>
        <w:t xml:space="preserve">P1. </w:t>
      </w:r>
      <w:r w:rsidR="00277303">
        <w:t xml:space="preserve">As a foundation for Machaut’s </w:t>
      </w:r>
      <w:r w:rsidR="00277303">
        <w:rPr>
          <w:i/>
          <w:iCs/>
        </w:rPr>
        <w:t>a</w:t>
      </w:r>
      <w:r w:rsidR="00277303" w:rsidRPr="00277303">
        <w:rPr>
          <w:i/>
          <w:iCs/>
        </w:rPr>
        <w:t>rs nova</w:t>
      </w:r>
      <w:r w:rsidR="00277303">
        <w:t xml:space="preserve"> practice, p</w:t>
      </w:r>
      <w:r>
        <w:t xml:space="preserve">olyphonic simultaneity is tightly linked to consonance/dissonance placement in the </w:t>
      </w:r>
      <w:r w:rsidR="00277303" w:rsidRPr="00277303">
        <w:rPr>
          <w:i/>
          <w:iCs/>
        </w:rPr>
        <w:t>ars antiqua</w:t>
      </w:r>
      <w:r w:rsidR="00277303">
        <w:t xml:space="preserve"> </w:t>
      </w:r>
      <w:r>
        <w:t xml:space="preserve">mensural theories of John Garland, Franco of Cologne, and Anonymous IV, as detailed in Fuller </w:t>
      </w:r>
      <w:r w:rsidR="00C81B58">
        <w:t>(</w:t>
      </w:r>
      <w:r>
        <w:t>1981</w:t>
      </w:r>
      <w:r w:rsidR="00C81B58">
        <w:t>)</w:t>
      </w:r>
      <w:r>
        <w:t>.</w:t>
      </w:r>
    </w:p>
  </w:footnote>
  <w:footnote w:id="41">
    <w:p w14:paraId="7C89ADC2" w14:textId="03FAF100" w:rsidR="007D7B41" w:rsidRPr="007D7B41" w:rsidRDefault="007D7B41">
      <w:pPr>
        <w:pStyle w:val="FootnoteText"/>
      </w:pPr>
      <w:r>
        <w:rPr>
          <w:rStyle w:val="FootnoteReference"/>
        </w:rPr>
        <w:footnoteRef/>
      </w:r>
      <w:r>
        <w:t xml:space="preserve"> In Machaut’s polyphonic chansons, </w:t>
      </w:r>
      <w:r w:rsidRPr="00CB115D">
        <w:rPr>
          <w:rFonts w:ascii="Calibri" w:hAnsi="Calibri" w:cs="Calibri"/>
        </w:rPr>
        <w:t xml:space="preserve">a free tenor voice is composed against the fundamental cantus, the reverse of </w:t>
      </w:r>
      <w:r>
        <w:rPr>
          <w:rFonts w:ascii="Calibri" w:hAnsi="Calibri" w:cs="Calibri"/>
        </w:rPr>
        <w:t xml:space="preserve">his </w:t>
      </w:r>
      <w:r w:rsidRPr="00CB115D">
        <w:rPr>
          <w:rFonts w:ascii="Calibri" w:hAnsi="Calibri" w:cs="Calibri"/>
        </w:rPr>
        <w:t>sacred cantus firmus style</w:t>
      </w:r>
      <w:r w:rsidRPr="00CB115D">
        <w:rPr>
          <w:rStyle w:val="CommentReference"/>
          <w:sz w:val="20"/>
          <w:szCs w:val="20"/>
        </w:rPr>
        <w:annotationRef/>
      </w:r>
      <w:r>
        <w:rPr>
          <w:rFonts w:ascii="Calibri" w:hAnsi="Calibri" w:cs="Calibri"/>
        </w:rPr>
        <w:t>.</w:t>
      </w:r>
    </w:p>
  </w:footnote>
  <w:footnote w:id="42">
    <w:p w14:paraId="722569E9" w14:textId="3FA2A7C7" w:rsidR="00E02388" w:rsidRDefault="00E02388" w:rsidP="00E02388">
      <w:pPr>
        <w:pStyle w:val="FootnoteText"/>
      </w:pPr>
      <w:r>
        <w:rPr>
          <w:rStyle w:val="FootnoteReference"/>
        </w:rPr>
        <w:footnoteRef/>
      </w:r>
      <w:r>
        <w:t xml:space="preserve"> </w:t>
      </w:r>
      <w:r w:rsidR="00AE2723">
        <w:t>T</w:t>
      </w:r>
      <w:r w:rsidRPr="00E02388">
        <w:t xml:space="preserve">he </w:t>
      </w:r>
      <w:r w:rsidR="00AE2723">
        <w:t xml:space="preserve">modern formulation of the </w:t>
      </w:r>
      <w:r w:rsidRPr="00E02388">
        <w:t>directed progression</w:t>
      </w:r>
      <w:r w:rsidR="00AE2723">
        <w:t>, stepwise contrary motion from imperfect to perfect consonance,</w:t>
      </w:r>
      <w:r w:rsidRPr="00E02388">
        <w:t xml:space="preserve"> was introduced in</w:t>
      </w:r>
      <w:r w:rsidR="00AE2723">
        <w:t xml:space="preserve"> </w:t>
      </w:r>
      <w:r w:rsidRPr="00E02388">
        <w:t>Fuller 1986 and further developed in Fuller 1992.</w:t>
      </w:r>
    </w:p>
  </w:footnote>
  <w:footnote w:id="43">
    <w:p w14:paraId="24948046" w14:textId="1E8691D9" w:rsidR="00FA06C0" w:rsidRDefault="00FA06C0" w:rsidP="00FA06C0">
      <w:pPr>
        <w:pStyle w:val="FootnoteText"/>
      </w:pPr>
      <w:r>
        <w:rPr>
          <w:rStyle w:val="FootnoteReference"/>
        </w:rPr>
        <w:footnoteRef/>
      </w:r>
      <w:r>
        <w:t xml:space="preserve"> Insofar as Mullally </w:t>
      </w:r>
      <w:r w:rsidR="0025013C">
        <w:t>(</w:t>
      </w:r>
      <w:r>
        <w:t>1998, 19</w:t>
      </w:r>
      <w:r w:rsidR="0025013C">
        <w:t>)</w:t>
      </w:r>
      <w:r>
        <w:t xml:space="preserve"> insists that “social dance of the period requires music in duple time,” these few songs in triple time may be further evidence of Machaut’s artistic extension of a genre with </w:t>
      </w:r>
      <w:r w:rsidR="00C408AC">
        <w:t xml:space="preserve">ancestry </w:t>
      </w:r>
      <w:r>
        <w:t>in dance.</w:t>
      </w:r>
    </w:p>
  </w:footnote>
  <w:footnote w:id="44">
    <w:p w14:paraId="1D1F7A97" w14:textId="5FD3D70F" w:rsidR="00E50A9E" w:rsidRPr="00C433F5" w:rsidRDefault="00E50A9E" w:rsidP="00E50A9E">
      <w:pPr>
        <w:pStyle w:val="FootnoteText"/>
      </w:pPr>
      <w:r>
        <w:rPr>
          <w:rStyle w:val="FootnoteReference"/>
        </w:rPr>
        <w:footnoteRef/>
      </w:r>
      <w:r>
        <w:t xml:space="preserve"> Maw</w:t>
      </w:r>
      <w:r w:rsidR="0025013C">
        <w:t xml:space="preserve"> (</w:t>
      </w:r>
      <w:r>
        <w:t>2004, 94</w:t>
      </w:r>
      <w:r w:rsidR="0025013C">
        <w:t>–9</w:t>
      </w:r>
      <w:r>
        <w:t>5</w:t>
      </w:r>
      <w:r w:rsidR="001A4825">
        <w:t>, table 7</w:t>
      </w:r>
      <w:r w:rsidR="0025013C">
        <w:t>)</w:t>
      </w:r>
      <w:r>
        <w:t xml:space="preserve"> provides a detailed list of </w:t>
      </w:r>
      <w:r w:rsidRPr="007602FA">
        <w:rPr>
          <w:i/>
          <w:iCs/>
        </w:rPr>
        <w:t>modus</w:t>
      </w:r>
      <w:r>
        <w:t xml:space="preserve"> organization in Machaut’s </w:t>
      </w:r>
      <w:r w:rsidRPr="00B16F44">
        <w:rPr>
          <w:i/>
          <w:iCs/>
        </w:rPr>
        <w:t>formes fixes</w:t>
      </w:r>
      <w:r>
        <w:t>, including flexible readings of perfect/imperfect alternation.</w:t>
      </w:r>
    </w:p>
  </w:footnote>
  <w:footnote w:id="45">
    <w:p w14:paraId="1E532120" w14:textId="77777777" w:rsidR="00460019" w:rsidRDefault="00460019" w:rsidP="00460019">
      <w:pPr>
        <w:pStyle w:val="FootnoteText"/>
      </w:pPr>
      <w:r>
        <w:rPr>
          <w:rStyle w:val="FootnoteReference"/>
        </w:rPr>
        <w:footnoteRef/>
      </w:r>
      <w:r>
        <w:t xml:space="preserve"> For a rich and broad exploration of dance’s artistic, political, and intellectual importance to western European society during 1250–1750, see Nevile (2008a, 2008b). Renberg (2022) recounts the falling status of dance in early medieval texts from worshipful to sinful (as gendered bodies in motion), while Dickason (2021) explores the reclamation of dance from a transgression to an integral part of medieval religious practice. Chaganti (2018) details how the central position of dance in late medieval society informed the creation and reception of lyric poetry. Page (1989, 110–33) views the French </w:t>
      </w:r>
      <w:r w:rsidRPr="001162FF">
        <w:rPr>
          <w:i/>
        </w:rPr>
        <w:t>carole</w:t>
      </w:r>
      <w:r w:rsidRPr="00AF3327">
        <w:rPr>
          <w:iCs/>
        </w:rPr>
        <w:t>’s</w:t>
      </w:r>
      <w:r>
        <w:t xml:space="preserve"> social context from the perspective of an evolving clergy. Straple-Sovers (2023) is instructive on the challenges and authenticity of recreating medieval dance practice, given the dearth of sources; see also Straple-Sovers (2021) on reading bodily movement—with caroling as cautionary example—in medieval literature. Arcangeli (1994) reviews the colorful denunciation of dance by medieval clergy and moralists, not limited to claims of adultery, gluttony, paganism, lechery, and disregard for the Sabbath.</w:t>
      </w:r>
    </w:p>
  </w:footnote>
  <w:footnote w:id="46">
    <w:p w14:paraId="7ED739A1" w14:textId="020E1698" w:rsidR="003F6FAB" w:rsidRPr="009E67BE" w:rsidRDefault="003F6FAB" w:rsidP="00330C3D">
      <w:pPr>
        <w:pStyle w:val="FootnoteText"/>
      </w:pPr>
      <w:r w:rsidRPr="009E67BE">
        <w:rPr>
          <w:rStyle w:val="FootnoteReference"/>
        </w:rPr>
        <w:footnoteRef/>
      </w:r>
      <w:r w:rsidRPr="009E67BE">
        <w:t xml:space="preserve"> </w:t>
      </w:r>
      <w:r w:rsidR="0079565D">
        <w:t>A</w:t>
      </w:r>
      <w:r w:rsidRPr="009E67BE">
        <w:t xml:space="preserve">lso </w:t>
      </w:r>
      <w:r w:rsidRPr="009E67BE">
        <w:rPr>
          <w:i/>
        </w:rPr>
        <w:t>karole</w:t>
      </w:r>
      <w:r w:rsidRPr="009E67BE">
        <w:t xml:space="preserve"> and </w:t>
      </w:r>
      <w:r>
        <w:rPr>
          <w:i/>
        </w:rPr>
        <w:t>querole.</w:t>
      </w:r>
      <w:r w:rsidRPr="009E67BE">
        <w:t xml:space="preserve"> Lati</w:t>
      </w:r>
      <w:r w:rsidRPr="00982EEB">
        <w:t xml:space="preserve">n: </w:t>
      </w:r>
      <w:r w:rsidRPr="00982EEB">
        <w:rPr>
          <w:i/>
        </w:rPr>
        <w:t>chor</w:t>
      </w:r>
      <w:r w:rsidRPr="00D7403B">
        <w:rPr>
          <w:i/>
        </w:rPr>
        <w:t>ea</w:t>
      </w:r>
      <w:r w:rsidRPr="00D7403B">
        <w:t>.</w:t>
      </w:r>
      <w:r w:rsidR="00D7403B" w:rsidRPr="00D7403B">
        <w:t xml:space="preserve"> The term </w:t>
      </w:r>
      <w:r w:rsidR="00D7403B">
        <w:t>refer</w:t>
      </w:r>
      <w:r w:rsidR="00B71895">
        <w:t>s both</w:t>
      </w:r>
      <w:r w:rsidR="00D7403B">
        <w:t xml:space="preserve"> to </w:t>
      </w:r>
      <w:r w:rsidR="00D7403B" w:rsidRPr="00D7403B">
        <w:t xml:space="preserve">the dance </w:t>
      </w:r>
      <w:r w:rsidR="00D7403B">
        <w:t xml:space="preserve">itself </w:t>
      </w:r>
      <w:r w:rsidR="00D7403B" w:rsidRPr="00D7403B">
        <w:t xml:space="preserve">and </w:t>
      </w:r>
      <w:r w:rsidR="00D7403B">
        <w:t xml:space="preserve">to </w:t>
      </w:r>
      <w:r w:rsidR="00D7403B" w:rsidRPr="00D7403B">
        <w:t xml:space="preserve">the music </w:t>
      </w:r>
      <w:r w:rsidR="00D7403B">
        <w:t xml:space="preserve">that </w:t>
      </w:r>
      <w:r w:rsidR="00D7403B" w:rsidRPr="00D7403B">
        <w:t>accompani</w:t>
      </w:r>
      <w:r w:rsidR="00D7403B">
        <w:t>ed</w:t>
      </w:r>
      <w:r w:rsidR="00D7403B" w:rsidRPr="00D7403B">
        <w:t xml:space="preserve"> </w:t>
      </w:r>
      <w:r w:rsidR="00D7403B">
        <w:t>dancing.</w:t>
      </w:r>
      <w:r w:rsidR="0063281D">
        <w:t xml:space="preserve"> </w:t>
      </w:r>
      <w:r w:rsidR="00467F62">
        <w:t xml:space="preserve">McGee </w:t>
      </w:r>
      <w:r w:rsidR="00D41162">
        <w:t>(</w:t>
      </w:r>
      <w:r w:rsidR="00467F62">
        <w:t>2012, 399</w:t>
      </w:r>
      <w:r w:rsidR="00D41162">
        <w:t>)</w:t>
      </w:r>
      <w:r w:rsidR="00467F62">
        <w:t xml:space="preserve"> notes that “scholars in all fields use the term [</w:t>
      </w:r>
      <w:r w:rsidR="00467F62" w:rsidRPr="00AF3327">
        <w:rPr>
          <w:i/>
          <w:iCs/>
        </w:rPr>
        <w:t>carole</w:t>
      </w:r>
      <w:r w:rsidR="00467F62">
        <w:t xml:space="preserve">] with a vague and sometimes contradictory understanding of exactly to what it refers.” </w:t>
      </w:r>
      <w:r w:rsidR="00BC5BCE">
        <w:t xml:space="preserve">Stevens </w:t>
      </w:r>
      <w:r w:rsidR="00D41162">
        <w:t>(</w:t>
      </w:r>
      <w:r w:rsidR="00BC5BCE">
        <w:t>1986, 175</w:t>
      </w:r>
      <w:r w:rsidR="00D41162">
        <w:t>)</w:t>
      </w:r>
      <w:r w:rsidR="00BC5BCE">
        <w:t xml:space="preserve"> calls the </w:t>
      </w:r>
      <w:r w:rsidR="00BC5BCE" w:rsidRPr="00BC5BCE">
        <w:rPr>
          <w:i/>
          <w:iCs/>
        </w:rPr>
        <w:t>carole</w:t>
      </w:r>
      <w:r w:rsidR="00BC5BCE">
        <w:t xml:space="preserve"> “a dance-idea waiting to be realized in various forms.” </w:t>
      </w:r>
      <w:r w:rsidR="00AE5B98">
        <w:t xml:space="preserve">Dickason </w:t>
      </w:r>
      <w:r w:rsidR="00D41162">
        <w:t>(</w:t>
      </w:r>
      <w:r w:rsidR="00AE5B98">
        <w:t>2021, 5</w:t>
      </w:r>
      <w:r w:rsidR="00D41162">
        <w:t>)</w:t>
      </w:r>
      <w:r w:rsidR="00AE5B98">
        <w:t xml:space="preserve"> points to the array of activities inseparably connoted by Latin terms for danc</w:t>
      </w:r>
      <w:r w:rsidR="009D1FE0">
        <w:t xml:space="preserve">ing, </w:t>
      </w:r>
      <w:r w:rsidR="00AE5B98">
        <w:t xml:space="preserve">including </w:t>
      </w:r>
      <w:r w:rsidR="00D8034C">
        <w:t xml:space="preserve">not only bodily movement but </w:t>
      </w:r>
      <w:r w:rsidR="00D10834">
        <w:t xml:space="preserve">also </w:t>
      </w:r>
      <w:r w:rsidR="009D1FE0">
        <w:t>singing and exalting God.</w:t>
      </w:r>
      <w:r w:rsidR="00DE1D0A">
        <w:t xml:space="preserve"> Mullally </w:t>
      </w:r>
      <w:r w:rsidR="00D41162">
        <w:t>(</w:t>
      </w:r>
      <w:r w:rsidR="00DE1D0A">
        <w:t>2011</w:t>
      </w:r>
      <w:r w:rsidR="00D41162">
        <w:t>)</w:t>
      </w:r>
      <w:r w:rsidR="00DE1D0A">
        <w:t xml:space="preserve"> discusses the etymology, choreography, and social </w:t>
      </w:r>
      <w:r w:rsidR="00302D1F">
        <w:t xml:space="preserve">participation </w:t>
      </w:r>
      <w:r w:rsidR="00DE1D0A">
        <w:t xml:space="preserve">of this simple dance without detailed analysis of musical structure. In a highly critical review, McGee </w:t>
      </w:r>
      <w:r w:rsidR="00D41162">
        <w:t>(</w:t>
      </w:r>
      <w:r w:rsidR="00DE1D0A">
        <w:t>2012</w:t>
      </w:r>
      <w:r w:rsidR="00D41162">
        <w:t>)</w:t>
      </w:r>
      <w:r w:rsidR="00DE1D0A">
        <w:t xml:space="preserve"> casts doubt on Mullally’s dismissal of commonly accepted views of caroling, his biased selection and weighing of evidence on the dance and its accompanying music, and his specific application of the hypothetical dance steps he posits for the </w:t>
      </w:r>
      <w:r w:rsidR="00DE1D0A" w:rsidRPr="00E14AFC">
        <w:rPr>
          <w:i/>
          <w:iCs/>
        </w:rPr>
        <w:t>carole</w:t>
      </w:r>
      <w:r w:rsidR="00DE1D0A">
        <w:t>.</w:t>
      </w:r>
    </w:p>
  </w:footnote>
  <w:footnote w:id="47">
    <w:p w14:paraId="4C19150A" w14:textId="0A1C54DB" w:rsidR="003F6FAB" w:rsidRDefault="003F6FAB" w:rsidP="00C102B7">
      <w:pPr>
        <w:pStyle w:val="FootnoteText"/>
      </w:pPr>
      <w:r>
        <w:rPr>
          <w:rStyle w:val="FootnoteReference"/>
        </w:rPr>
        <w:footnoteRef/>
      </w:r>
      <w:r>
        <w:t xml:space="preserve"> Ward </w:t>
      </w:r>
      <w:r w:rsidR="00D41162">
        <w:t>(</w:t>
      </w:r>
      <w:r>
        <w:t>1976</w:t>
      </w:r>
      <w:r w:rsidR="00D41162">
        <w:t>)</w:t>
      </w:r>
      <w:r>
        <w:t xml:space="preserve"> and Dean Smith </w:t>
      </w:r>
      <w:r w:rsidR="00D41162">
        <w:t>(</w:t>
      </w:r>
      <w:r>
        <w:t>1937</w:t>
      </w:r>
      <w:r w:rsidR="00D41162">
        <w:t>)</w:t>
      </w:r>
      <w:r>
        <w:t xml:space="preserve"> </w:t>
      </w:r>
      <w:r w:rsidR="00E17DEC">
        <w:t xml:space="preserve">provide </w:t>
      </w:r>
      <w:r>
        <w:t xml:space="preserve">accounts of a fifteenth-century handbook on the </w:t>
      </w:r>
      <w:r w:rsidRPr="00AF3327">
        <w:rPr>
          <w:i/>
          <w:iCs/>
        </w:rPr>
        <w:t>basse danse</w:t>
      </w:r>
      <w:r>
        <w:t xml:space="preserve"> that </w:t>
      </w:r>
      <w:r w:rsidR="00074B33">
        <w:t xml:space="preserve">introduces </w:t>
      </w:r>
      <w:r>
        <w:t xml:space="preserve">step patterns. Little </w:t>
      </w:r>
      <w:r w:rsidR="00D41162">
        <w:t>(</w:t>
      </w:r>
      <w:r>
        <w:t>1975</w:t>
      </w:r>
      <w:r w:rsidR="00D41162">
        <w:t>)</w:t>
      </w:r>
      <w:r>
        <w:t xml:space="preserve"> discusses a Baroque dance manual more closely matched to </w:t>
      </w:r>
      <w:r w:rsidR="00F14A6F">
        <w:t xml:space="preserve">the </w:t>
      </w:r>
      <w:r>
        <w:t>given music, including implications for analysis and musical performance.</w:t>
      </w:r>
    </w:p>
  </w:footnote>
  <w:footnote w:id="48">
    <w:p w14:paraId="3D34CF8B" w14:textId="7C2782D6" w:rsidR="00355AF7" w:rsidRDefault="00355AF7">
      <w:pPr>
        <w:pStyle w:val="FootnoteText"/>
      </w:pPr>
      <w:r>
        <w:rPr>
          <w:rStyle w:val="FootnoteReference"/>
        </w:rPr>
        <w:footnoteRef/>
      </w:r>
      <w:r>
        <w:t xml:space="preserve"> Rimmer </w:t>
      </w:r>
      <w:r w:rsidR="00D41162">
        <w:t>(</w:t>
      </w:r>
      <w:r>
        <w:t>1985</w:t>
      </w:r>
      <w:r w:rsidR="00D41162">
        <w:t>)</w:t>
      </w:r>
      <w:r>
        <w:t xml:space="preserve"> </w:t>
      </w:r>
      <w:r w:rsidR="000E02EE">
        <w:t xml:space="preserve">makes </w:t>
      </w:r>
      <w:r>
        <w:t xml:space="preserve">a speculative attempt </w:t>
      </w:r>
      <w:r w:rsidR="000E02EE">
        <w:t xml:space="preserve">to </w:t>
      </w:r>
      <w:r>
        <w:t xml:space="preserve">match specific </w:t>
      </w:r>
      <w:r w:rsidR="001402B1">
        <w:t xml:space="preserve">dance </w:t>
      </w:r>
      <w:r>
        <w:t xml:space="preserve">step patterns with medieval </w:t>
      </w:r>
      <w:r w:rsidR="004E49AC">
        <w:t>trouvère repertory</w:t>
      </w:r>
      <w:r>
        <w:t>.</w:t>
      </w:r>
      <w:r w:rsidR="001750E1">
        <w:t xml:space="preserve"> Her choreograp</w:t>
      </w:r>
      <w:r w:rsidR="001817C6">
        <w:t xml:space="preserve">hy </w:t>
      </w:r>
      <w:r w:rsidR="001750E1">
        <w:t>rest</w:t>
      </w:r>
      <w:r w:rsidR="001817C6">
        <w:t>s</w:t>
      </w:r>
      <w:r w:rsidR="001750E1">
        <w:t xml:space="preserve"> upon the </w:t>
      </w:r>
      <w:r w:rsidR="00AF7269">
        <w:t xml:space="preserve">anachronistic </w:t>
      </w:r>
      <w:r w:rsidR="001750E1">
        <w:t xml:space="preserve">assumption that the steps of fifteenth-century </w:t>
      </w:r>
      <w:r w:rsidR="001750E1" w:rsidRPr="001750E1">
        <w:rPr>
          <w:i/>
          <w:iCs/>
        </w:rPr>
        <w:t>branles</w:t>
      </w:r>
      <w:r w:rsidR="001750E1">
        <w:t xml:space="preserve"> can be </w:t>
      </w:r>
      <w:r w:rsidR="00DA4326">
        <w:t xml:space="preserve">applied </w:t>
      </w:r>
      <w:r w:rsidR="001750E1">
        <w:t xml:space="preserve">to “chain and round dances </w:t>
      </w:r>
      <w:r w:rsidR="00066588">
        <w:t>[</w:t>
      </w:r>
      <w:r w:rsidR="00066588" w:rsidRPr="00066588">
        <w:rPr>
          <w:i/>
          <w:iCs/>
        </w:rPr>
        <w:t>caroles</w:t>
      </w:r>
      <w:r w:rsidR="00066588">
        <w:t xml:space="preserve">] </w:t>
      </w:r>
      <w:r w:rsidR="001750E1">
        <w:t xml:space="preserve">of which we know practically nothing” </w:t>
      </w:r>
      <w:r w:rsidR="002F6693">
        <w:t xml:space="preserve">yet </w:t>
      </w:r>
      <w:r w:rsidR="00590FAA">
        <w:t xml:space="preserve">which </w:t>
      </w:r>
      <w:r w:rsidR="002F6693">
        <w:t xml:space="preserve">are presumed to </w:t>
      </w:r>
      <w:r w:rsidR="00590FAA">
        <w:t xml:space="preserve">have “identical step elements” </w:t>
      </w:r>
      <w:r w:rsidR="001750E1">
        <w:t>(26</w:t>
      </w:r>
      <w:r w:rsidR="00512DB4">
        <w:t>)</w:t>
      </w:r>
      <w:r w:rsidR="001750E1">
        <w:t>.</w:t>
      </w:r>
    </w:p>
  </w:footnote>
  <w:footnote w:id="49">
    <w:p w14:paraId="710BC274" w14:textId="523BDB05" w:rsidR="003F6FAB" w:rsidRPr="001F038A" w:rsidRDefault="003F6FAB" w:rsidP="00FC39E3">
      <w:pPr>
        <w:pStyle w:val="FootnoteText"/>
      </w:pPr>
      <w:r>
        <w:rPr>
          <w:rStyle w:val="FootnoteReference"/>
        </w:rPr>
        <w:footnoteRef/>
      </w:r>
      <w:r w:rsidRPr="007A4DDF">
        <w:t xml:space="preserve"> </w:t>
      </w:r>
      <w:r w:rsidR="007A4DDF">
        <w:t xml:space="preserve">That rest is </w:t>
      </w:r>
      <w:r w:rsidR="007A4DDF" w:rsidRPr="003E0162">
        <w:rPr>
          <w:rFonts w:cstheme="minorHAnsi"/>
          <w:color w:val="000000"/>
        </w:rPr>
        <w:t>a transcription of the semibreve rest in all sources (Mach A, C, G, and Vg), omitted by Ludwig (1926) and restored by Schrade (1956)</w:t>
      </w:r>
      <w:r w:rsidR="007A4DDF" w:rsidRPr="003E0162">
        <w:rPr>
          <w:rStyle w:val="CommentReference"/>
          <w:sz w:val="20"/>
          <w:szCs w:val="20"/>
        </w:rPr>
        <w:annotationRef/>
      </w:r>
      <w:r w:rsidR="007A4DDF" w:rsidRPr="003E0162">
        <w:rPr>
          <w:rFonts w:cstheme="minorHAnsi"/>
          <w:color w:val="000000"/>
        </w:rPr>
        <w:t xml:space="preserve">. </w:t>
      </w:r>
      <w:r>
        <w:t>V14</w:t>
      </w:r>
      <w:r w:rsidR="00B723D8">
        <w:t xml:space="preserve"> joins </w:t>
      </w:r>
      <w:r>
        <w:t xml:space="preserve">V4, </w:t>
      </w:r>
      <w:r w:rsidR="001A6FA8">
        <w:t>V</w:t>
      </w:r>
      <w:r>
        <w:t>27</w:t>
      </w:r>
      <w:r w:rsidR="00250D79">
        <w:t>/24</w:t>
      </w:r>
      <w:r>
        <w:t xml:space="preserve">, and </w:t>
      </w:r>
      <w:r w:rsidR="001A6FA8">
        <w:t>V</w:t>
      </w:r>
      <w:r>
        <w:t>36</w:t>
      </w:r>
      <w:r w:rsidR="00250D79">
        <w:t>/30</w:t>
      </w:r>
      <w:r>
        <w:t xml:space="preserve"> </w:t>
      </w:r>
      <w:r w:rsidR="001A6FA8">
        <w:t xml:space="preserve">to form </w:t>
      </w:r>
      <w:r w:rsidR="00B723D8">
        <w:t xml:space="preserve">a </w:t>
      </w:r>
      <w:r w:rsidR="00845E16">
        <w:t xml:space="preserve">small </w:t>
      </w:r>
      <w:r w:rsidR="00B723D8">
        <w:t xml:space="preserve">set of virelais </w:t>
      </w:r>
      <w:r w:rsidR="00845E16">
        <w:t xml:space="preserve">that </w:t>
      </w:r>
      <w:r>
        <w:t xml:space="preserve">begin with a semibreve rest in all </w:t>
      </w:r>
      <w:r w:rsidR="003F629E">
        <w:t>manuscripts</w:t>
      </w:r>
      <w:r>
        <w:t xml:space="preserve">. Ludwig </w:t>
      </w:r>
      <w:r w:rsidR="00C25A7F">
        <w:t xml:space="preserve">(1926) </w:t>
      </w:r>
      <w:r>
        <w:t xml:space="preserve">reproduces </w:t>
      </w:r>
      <w:r w:rsidR="00393F1D">
        <w:t xml:space="preserve">the rest </w:t>
      </w:r>
      <w:r>
        <w:t xml:space="preserve">only </w:t>
      </w:r>
      <w:r w:rsidR="00393F1D">
        <w:t xml:space="preserve">in </w:t>
      </w:r>
      <w:r>
        <w:t>V27</w:t>
      </w:r>
      <w:r w:rsidR="00093B36">
        <w:t>/24</w:t>
      </w:r>
      <w:r>
        <w:t xml:space="preserve">, likely to counterpoint the tenor’s entrance, </w:t>
      </w:r>
      <w:r w:rsidR="0021635C">
        <w:t xml:space="preserve">whereas </w:t>
      </w:r>
      <w:r>
        <w:t xml:space="preserve">Schrade </w:t>
      </w:r>
      <w:r w:rsidR="00C25A7F">
        <w:t xml:space="preserve">(1956) </w:t>
      </w:r>
      <w:r>
        <w:t>begins both V27</w:t>
      </w:r>
      <w:r w:rsidR="00093B36">
        <w:t>/24</w:t>
      </w:r>
      <w:r>
        <w:t xml:space="preserve"> and </w:t>
      </w:r>
      <w:r w:rsidR="000155CA">
        <w:t>V</w:t>
      </w:r>
      <w:r>
        <w:t>36</w:t>
      </w:r>
      <w:r w:rsidR="00250D79">
        <w:t>/30</w:t>
      </w:r>
      <w:r>
        <w:t xml:space="preserve"> </w:t>
      </w:r>
      <w:r w:rsidR="00393F1D">
        <w:t xml:space="preserve">(both polyphonic) </w:t>
      </w:r>
      <w:r>
        <w:t>with a beat of rest</w:t>
      </w:r>
      <w:r w:rsidR="000155CA">
        <w:t>,</w:t>
      </w:r>
      <w:r>
        <w:t xml:space="preserve"> but not V4 (monophonic).</w:t>
      </w:r>
    </w:p>
  </w:footnote>
  <w:footnote w:id="50">
    <w:p w14:paraId="4B6E3FA8" w14:textId="74E63A8F" w:rsidR="0042065E" w:rsidRDefault="0042065E" w:rsidP="0042065E">
      <w:pPr>
        <w:pStyle w:val="FootnoteText"/>
      </w:pPr>
      <w:r>
        <w:rPr>
          <w:rStyle w:val="FootnoteReference"/>
        </w:rPr>
        <w:footnoteRef/>
      </w:r>
      <w:r>
        <w:t xml:space="preserve"> </w:t>
      </w:r>
      <w:r w:rsidRPr="001F038A">
        <w:t xml:space="preserve">Little </w:t>
      </w:r>
      <w:r w:rsidR="00847F29">
        <w:t>(</w:t>
      </w:r>
      <w:r w:rsidRPr="001F038A">
        <w:t>1975, 114</w:t>
      </w:r>
      <w:r w:rsidR="008B6869">
        <w:t>,</w:t>
      </w:r>
      <w:r w:rsidRPr="001F038A">
        <w:t xml:space="preserve"> 119</w:t>
      </w:r>
      <w:r w:rsidR="00847F29">
        <w:t>)</w:t>
      </w:r>
      <w:r w:rsidRPr="00B1107E">
        <w:rPr>
          <w:rFonts w:cstheme="minorHAnsi"/>
          <w:color w:val="000000"/>
        </w:rPr>
        <w:t xml:space="preserve"> </w:t>
      </w:r>
      <w:r>
        <w:rPr>
          <w:rFonts w:cstheme="minorHAnsi"/>
          <w:color w:val="000000"/>
        </w:rPr>
        <w:t xml:space="preserve">discusses </w:t>
      </w:r>
      <w:r w:rsidRPr="00B1107E">
        <w:rPr>
          <w:rFonts w:cstheme="minorHAnsi"/>
          <w:color w:val="000000"/>
        </w:rPr>
        <w:t xml:space="preserve">a </w:t>
      </w:r>
      <w:r>
        <w:rPr>
          <w:rFonts w:cstheme="minorHAnsi"/>
          <w:color w:val="000000"/>
        </w:rPr>
        <w:t>French Baroque dance manual, o</w:t>
      </w:r>
      <w:r w:rsidRPr="00B1107E">
        <w:rPr>
          <w:rFonts w:cstheme="minorHAnsi"/>
          <w:color w:val="000000"/>
        </w:rPr>
        <w:t xml:space="preserve">ne of the first </w:t>
      </w:r>
      <w:r>
        <w:rPr>
          <w:rFonts w:cstheme="minorHAnsi"/>
          <w:color w:val="000000"/>
        </w:rPr>
        <w:t xml:space="preserve">to inlay </w:t>
      </w:r>
      <w:r w:rsidRPr="00B1107E">
        <w:rPr>
          <w:rFonts w:cstheme="minorHAnsi"/>
          <w:color w:val="000000"/>
        </w:rPr>
        <w:t>music notation</w:t>
      </w:r>
      <w:r>
        <w:rPr>
          <w:rFonts w:cstheme="minorHAnsi"/>
          <w:color w:val="000000"/>
        </w:rPr>
        <w:t xml:space="preserve"> with dance steps,</w:t>
      </w:r>
      <w:r w:rsidRPr="00B1107E">
        <w:rPr>
          <w:rFonts w:cstheme="minorHAnsi"/>
          <w:color w:val="000000"/>
        </w:rPr>
        <w:t xml:space="preserve"> </w:t>
      </w:r>
      <w:r>
        <w:rPr>
          <w:rFonts w:cstheme="minorHAnsi"/>
          <w:color w:val="000000"/>
        </w:rPr>
        <w:t>in which</w:t>
      </w:r>
      <w:r w:rsidRPr="00B1107E">
        <w:rPr>
          <w:rFonts w:cstheme="minorHAnsi"/>
          <w:color w:val="000000"/>
        </w:rPr>
        <w:t xml:space="preserve"> pickup</w:t>
      </w:r>
      <w:r>
        <w:rPr>
          <w:rFonts w:cstheme="minorHAnsi"/>
          <w:color w:val="000000"/>
        </w:rPr>
        <w:t xml:space="preserve"> notes are</w:t>
      </w:r>
      <w:r w:rsidRPr="00B1107E">
        <w:rPr>
          <w:rFonts w:cstheme="minorHAnsi"/>
          <w:color w:val="000000"/>
        </w:rPr>
        <w:t xml:space="preserve"> danced with a</w:t>
      </w:r>
      <w:r>
        <w:rPr>
          <w:rFonts w:cstheme="minorHAnsi"/>
          <w:color w:val="000000"/>
        </w:rPr>
        <w:t>n introductory</w:t>
      </w:r>
      <w:r w:rsidRPr="00B1107E">
        <w:rPr>
          <w:rFonts w:cstheme="minorHAnsi"/>
          <w:color w:val="000000"/>
        </w:rPr>
        <w:t xml:space="preserve"> plié before the steps proper beg</w:t>
      </w:r>
      <w:r>
        <w:rPr>
          <w:rFonts w:cstheme="minorHAnsi"/>
          <w:color w:val="000000"/>
        </w:rPr>
        <w:t>i</w:t>
      </w:r>
      <w:r w:rsidRPr="00B1107E">
        <w:rPr>
          <w:rFonts w:cstheme="minorHAnsi"/>
          <w:color w:val="000000"/>
        </w:rPr>
        <w:t>n</w:t>
      </w:r>
      <w:r>
        <w:rPr>
          <w:rFonts w:cstheme="minorHAnsi"/>
          <w:color w:val="000000"/>
        </w:rPr>
        <w:t>.</w:t>
      </w:r>
    </w:p>
  </w:footnote>
  <w:footnote w:id="51">
    <w:p w14:paraId="72BAEFC9" w14:textId="7BFEEB1C" w:rsidR="006E7611" w:rsidRDefault="006E7611">
      <w:pPr>
        <w:pStyle w:val="FootnoteText"/>
      </w:pPr>
      <w:r>
        <w:rPr>
          <w:rStyle w:val="FootnoteReference"/>
        </w:rPr>
        <w:footnoteRef/>
      </w:r>
      <w:r>
        <w:t xml:space="preserve"> Excepting Mach E’s of notation of V28/25, which begins on the sung pickup note itself without preparatory rests to begin dancing.</w:t>
      </w:r>
    </w:p>
  </w:footnote>
  <w:footnote w:id="52">
    <w:p w14:paraId="3CE2EF6A" w14:textId="19C4C0E2" w:rsidR="00CA6870" w:rsidRDefault="00CA6870">
      <w:pPr>
        <w:pStyle w:val="FootnoteText"/>
      </w:pPr>
      <w:r>
        <w:rPr>
          <w:rStyle w:val="FootnoteReference"/>
        </w:rPr>
        <w:footnoteRef/>
      </w:r>
      <w:r>
        <w:t xml:space="preserve"> Ludwig </w:t>
      </w:r>
      <w:r w:rsidR="00FD50BC">
        <w:t xml:space="preserve">(1926) </w:t>
      </w:r>
      <w:r>
        <w:t>represents none of these rests</w:t>
      </w:r>
      <w:r w:rsidR="00491C41">
        <w:t>,</w:t>
      </w:r>
      <w:r>
        <w:t xml:space="preserve"> </w:t>
      </w:r>
      <w:r w:rsidR="00491C41">
        <w:t xml:space="preserve">whereas </w:t>
      </w:r>
      <w:r>
        <w:t xml:space="preserve">Schrade </w:t>
      </w:r>
      <w:r w:rsidR="00FD50BC">
        <w:t xml:space="preserve">(1956) </w:t>
      </w:r>
      <w:r>
        <w:t>restores them all.</w:t>
      </w:r>
    </w:p>
  </w:footnote>
  <w:footnote w:id="53">
    <w:p w14:paraId="62CF3F40" w14:textId="3E4BC530" w:rsidR="005B5CC7" w:rsidRDefault="005B5CC7">
      <w:pPr>
        <w:pStyle w:val="FootnoteText"/>
      </w:pPr>
      <w:r>
        <w:rPr>
          <w:rStyle w:val="FootnoteReference"/>
        </w:rPr>
        <w:footnoteRef/>
      </w:r>
      <w:r>
        <w:t xml:space="preserve"> Concerning </w:t>
      </w:r>
      <w:r w:rsidR="00EF7433">
        <w:t xml:space="preserve">mensural </w:t>
      </w:r>
      <w:r>
        <w:t xml:space="preserve">notation in the </w:t>
      </w:r>
      <w:r w:rsidR="009A08E3">
        <w:rPr>
          <w:i/>
          <w:iCs/>
        </w:rPr>
        <w:t>a</w:t>
      </w:r>
      <w:r w:rsidR="009A08E3" w:rsidRPr="00F9583E">
        <w:rPr>
          <w:i/>
          <w:iCs/>
        </w:rPr>
        <w:t xml:space="preserve">rs </w:t>
      </w:r>
      <w:r w:rsidRPr="00F9583E">
        <w:rPr>
          <w:i/>
          <w:iCs/>
        </w:rPr>
        <w:t>nova</w:t>
      </w:r>
      <w:r>
        <w:t>, Jacques de L</w:t>
      </w:r>
      <w:r w:rsidRPr="000A4216">
        <w:t>i</w:t>
      </w:r>
      <w:r w:rsidRPr="000A4216">
        <w:rPr>
          <w:rFonts w:ascii="Calibri" w:hAnsi="Calibri" w:cs="Calibri"/>
        </w:rPr>
        <w:t>è</w:t>
      </w:r>
      <w:r w:rsidRPr="000A4216">
        <w:t xml:space="preserve">ge </w:t>
      </w:r>
      <w:r>
        <w:t xml:space="preserve">(1320s) observes that “the perfect breve has the same value as had the perfect long for the Ancients,” with consequences for modern transcription; see Maw </w:t>
      </w:r>
      <w:r w:rsidR="00891478">
        <w:t>(</w:t>
      </w:r>
      <w:r>
        <w:t>2004, 47</w:t>
      </w:r>
      <w:r w:rsidR="00891478">
        <w:t>)</w:t>
      </w:r>
      <w:r>
        <w:t>.</w:t>
      </w:r>
    </w:p>
  </w:footnote>
  <w:footnote w:id="54">
    <w:p w14:paraId="6BE5CE97" w14:textId="6DC1619C" w:rsidR="005D2579" w:rsidRPr="00E80E2A" w:rsidRDefault="005D2579" w:rsidP="005D2579">
      <w:pPr>
        <w:pStyle w:val="FootnoteText"/>
      </w:pPr>
      <w:r w:rsidRPr="00E80E2A">
        <w:rPr>
          <w:rStyle w:val="FootnoteReference"/>
        </w:rPr>
        <w:footnoteRef/>
      </w:r>
      <w:r w:rsidRPr="00E80E2A">
        <w:t xml:space="preserve"> </w:t>
      </w:r>
      <w:r w:rsidR="00D312FB">
        <w:t xml:space="preserve">When </w:t>
      </w:r>
      <w:r>
        <w:t xml:space="preserve">Chaganti </w:t>
      </w:r>
      <w:r w:rsidR="006B1607">
        <w:t>(</w:t>
      </w:r>
      <w:r w:rsidR="00934B59">
        <w:t xml:space="preserve">2018, </w:t>
      </w:r>
      <w:r>
        <w:t>17</w:t>
      </w:r>
      <w:r w:rsidR="006B1607">
        <w:t>)</w:t>
      </w:r>
      <w:r>
        <w:t xml:space="preserve"> </w:t>
      </w:r>
      <w:r w:rsidR="00D312FB">
        <w:t xml:space="preserve">notes </w:t>
      </w:r>
      <w:r>
        <w:t>that</w:t>
      </w:r>
      <w:r w:rsidRPr="00E80E2A">
        <w:t xml:space="preserve"> “Machaut and Deschamps wrote lyrics that were mindful of the aesthetics of dance and dance accompaniment</w:t>
      </w:r>
      <w:r w:rsidR="009755FE">
        <w:t>,</w:t>
      </w:r>
      <w:r>
        <w:t>”</w:t>
      </w:r>
      <w:r w:rsidR="009755FE">
        <w:t xml:space="preserve"> this does not mean </w:t>
      </w:r>
      <w:r w:rsidR="00D312FB">
        <w:t xml:space="preserve">that </w:t>
      </w:r>
      <w:r w:rsidR="009755FE">
        <w:t>these lyrics were necessarily danced</w:t>
      </w:r>
      <w:r w:rsidR="005529B6">
        <w:t>,</w:t>
      </w:r>
      <w:r w:rsidR="00D312FB">
        <w:t xml:space="preserve"> but rather </w:t>
      </w:r>
      <w:r w:rsidR="004868F8">
        <w:t xml:space="preserve">that they </w:t>
      </w:r>
      <w:r w:rsidR="00D312FB">
        <w:t xml:space="preserve">embrace certain markers of that tradition, analogous to </w:t>
      </w:r>
      <w:r w:rsidR="00517347">
        <w:t xml:space="preserve">a </w:t>
      </w:r>
      <w:r w:rsidR="00D16430">
        <w:t xml:space="preserve">bourrée </w:t>
      </w:r>
      <w:r w:rsidR="00517347">
        <w:t xml:space="preserve">by </w:t>
      </w:r>
      <w:r w:rsidR="00D312FB">
        <w:t>Bach or</w:t>
      </w:r>
      <w:r w:rsidR="00DF3093">
        <w:t>, still further removed,</w:t>
      </w:r>
      <w:r w:rsidR="00D312FB">
        <w:t xml:space="preserve"> </w:t>
      </w:r>
      <w:r w:rsidR="00517347">
        <w:t xml:space="preserve">the </w:t>
      </w:r>
      <w:r w:rsidR="00DF3093">
        <w:t xml:space="preserve">ballades </w:t>
      </w:r>
      <w:r w:rsidR="00D65B1B">
        <w:t xml:space="preserve">of </w:t>
      </w:r>
      <w:r w:rsidR="00D312FB">
        <w:t>Chopin.</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vacek, Justin">
    <w15:presenceInfo w15:providerId="AD" w15:userId="S::Justin.Lavacek@unt.edu::ced80087-9b8f-4008-b4f1-cdc46d36ab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E86"/>
    <w:rsid w:val="0000017F"/>
    <w:rsid w:val="00000A74"/>
    <w:rsid w:val="00000C3A"/>
    <w:rsid w:val="00000E4D"/>
    <w:rsid w:val="00001315"/>
    <w:rsid w:val="00001364"/>
    <w:rsid w:val="00001B97"/>
    <w:rsid w:val="00001DD0"/>
    <w:rsid w:val="00001EBA"/>
    <w:rsid w:val="00002147"/>
    <w:rsid w:val="00002248"/>
    <w:rsid w:val="0000240B"/>
    <w:rsid w:val="00002CD8"/>
    <w:rsid w:val="00003106"/>
    <w:rsid w:val="000034BD"/>
    <w:rsid w:val="000035B7"/>
    <w:rsid w:val="00003939"/>
    <w:rsid w:val="00003ED0"/>
    <w:rsid w:val="00004969"/>
    <w:rsid w:val="00004B26"/>
    <w:rsid w:val="000051DF"/>
    <w:rsid w:val="000054D3"/>
    <w:rsid w:val="000060EC"/>
    <w:rsid w:val="000067D8"/>
    <w:rsid w:val="00006D3A"/>
    <w:rsid w:val="00006FFB"/>
    <w:rsid w:val="000070EB"/>
    <w:rsid w:val="00007CC5"/>
    <w:rsid w:val="00010313"/>
    <w:rsid w:val="000109B8"/>
    <w:rsid w:val="00011236"/>
    <w:rsid w:val="00011363"/>
    <w:rsid w:val="000113DC"/>
    <w:rsid w:val="0001192E"/>
    <w:rsid w:val="000119CD"/>
    <w:rsid w:val="0001300E"/>
    <w:rsid w:val="0001319A"/>
    <w:rsid w:val="000132D1"/>
    <w:rsid w:val="00013319"/>
    <w:rsid w:val="00013414"/>
    <w:rsid w:val="00013AD8"/>
    <w:rsid w:val="00013E37"/>
    <w:rsid w:val="00013F23"/>
    <w:rsid w:val="0001442F"/>
    <w:rsid w:val="000144D5"/>
    <w:rsid w:val="00014531"/>
    <w:rsid w:val="00014560"/>
    <w:rsid w:val="000148DE"/>
    <w:rsid w:val="0001490C"/>
    <w:rsid w:val="00014D2F"/>
    <w:rsid w:val="00015471"/>
    <w:rsid w:val="000155CA"/>
    <w:rsid w:val="000158BD"/>
    <w:rsid w:val="00015F5C"/>
    <w:rsid w:val="000167A8"/>
    <w:rsid w:val="00016A33"/>
    <w:rsid w:val="000174F7"/>
    <w:rsid w:val="00017C58"/>
    <w:rsid w:val="00017E3A"/>
    <w:rsid w:val="00020315"/>
    <w:rsid w:val="00020B5A"/>
    <w:rsid w:val="00020DC8"/>
    <w:rsid w:val="000217BA"/>
    <w:rsid w:val="00021E2E"/>
    <w:rsid w:val="00022232"/>
    <w:rsid w:val="00022C72"/>
    <w:rsid w:val="00022E19"/>
    <w:rsid w:val="00022EC0"/>
    <w:rsid w:val="00022F62"/>
    <w:rsid w:val="0002382D"/>
    <w:rsid w:val="000238A5"/>
    <w:rsid w:val="00023E39"/>
    <w:rsid w:val="00023FA5"/>
    <w:rsid w:val="00024290"/>
    <w:rsid w:val="00024358"/>
    <w:rsid w:val="00024ABF"/>
    <w:rsid w:val="00024E88"/>
    <w:rsid w:val="000250C7"/>
    <w:rsid w:val="000250D6"/>
    <w:rsid w:val="000258B6"/>
    <w:rsid w:val="0002599E"/>
    <w:rsid w:val="00025D82"/>
    <w:rsid w:val="00025D94"/>
    <w:rsid w:val="00025EDD"/>
    <w:rsid w:val="00025F4D"/>
    <w:rsid w:val="00026073"/>
    <w:rsid w:val="00026CCD"/>
    <w:rsid w:val="00026E43"/>
    <w:rsid w:val="00027190"/>
    <w:rsid w:val="000273FF"/>
    <w:rsid w:val="00030274"/>
    <w:rsid w:val="00030435"/>
    <w:rsid w:val="00030595"/>
    <w:rsid w:val="00030665"/>
    <w:rsid w:val="0003078F"/>
    <w:rsid w:val="00030B86"/>
    <w:rsid w:val="00031525"/>
    <w:rsid w:val="00031B8C"/>
    <w:rsid w:val="000323F6"/>
    <w:rsid w:val="00032837"/>
    <w:rsid w:val="00032954"/>
    <w:rsid w:val="00032DBB"/>
    <w:rsid w:val="00033061"/>
    <w:rsid w:val="000333CE"/>
    <w:rsid w:val="00033756"/>
    <w:rsid w:val="00033824"/>
    <w:rsid w:val="00033833"/>
    <w:rsid w:val="0003390E"/>
    <w:rsid w:val="00033FAF"/>
    <w:rsid w:val="00034186"/>
    <w:rsid w:val="00034390"/>
    <w:rsid w:val="00034638"/>
    <w:rsid w:val="000361BA"/>
    <w:rsid w:val="00036667"/>
    <w:rsid w:val="00036898"/>
    <w:rsid w:val="00037614"/>
    <w:rsid w:val="000379C4"/>
    <w:rsid w:val="00037DBB"/>
    <w:rsid w:val="00037F20"/>
    <w:rsid w:val="00037FE2"/>
    <w:rsid w:val="00040A99"/>
    <w:rsid w:val="00040D23"/>
    <w:rsid w:val="00041754"/>
    <w:rsid w:val="0004177E"/>
    <w:rsid w:val="000426F0"/>
    <w:rsid w:val="00042C72"/>
    <w:rsid w:val="0004354E"/>
    <w:rsid w:val="000442DA"/>
    <w:rsid w:val="00044C72"/>
    <w:rsid w:val="00044D8A"/>
    <w:rsid w:val="000454BA"/>
    <w:rsid w:val="00045732"/>
    <w:rsid w:val="00045CD2"/>
    <w:rsid w:val="00046191"/>
    <w:rsid w:val="00046BBD"/>
    <w:rsid w:val="00046C24"/>
    <w:rsid w:val="00046E71"/>
    <w:rsid w:val="00046FA2"/>
    <w:rsid w:val="0004738D"/>
    <w:rsid w:val="000477B4"/>
    <w:rsid w:val="00047B98"/>
    <w:rsid w:val="00047F62"/>
    <w:rsid w:val="00051105"/>
    <w:rsid w:val="000512F6"/>
    <w:rsid w:val="000513AD"/>
    <w:rsid w:val="000518A0"/>
    <w:rsid w:val="00051A33"/>
    <w:rsid w:val="00051AB2"/>
    <w:rsid w:val="00051B5D"/>
    <w:rsid w:val="000523A8"/>
    <w:rsid w:val="00052476"/>
    <w:rsid w:val="00052870"/>
    <w:rsid w:val="0005291B"/>
    <w:rsid w:val="00052E8A"/>
    <w:rsid w:val="00053371"/>
    <w:rsid w:val="000534A6"/>
    <w:rsid w:val="000537D8"/>
    <w:rsid w:val="00054468"/>
    <w:rsid w:val="000544A9"/>
    <w:rsid w:val="0005485D"/>
    <w:rsid w:val="00055779"/>
    <w:rsid w:val="00055DD0"/>
    <w:rsid w:val="00056095"/>
    <w:rsid w:val="000560ED"/>
    <w:rsid w:val="000565E1"/>
    <w:rsid w:val="00056D5F"/>
    <w:rsid w:val="00057082"/>
    <w:rsid w:val="000573DD"/>
    <w:rsid w:val="00057711"/>
    <w:rsid w:val="00057A59"/>
    <w:rsid w:val="0006001F"/>
    <w:rsid w:val="0006048C"/>
    <w:rsid w:val="00060A7D"/>
    <w:rsid w:val="00060BFB"/>
    <w:rsid w:val="00060F70"/>
    <w:rsid w:val="00061177"/>
    <w:rsid w:val="0006179C"/>
    <w:rsid w:val="000618AD"/>
    <w:rsid w:val="00061C44"/>
    <w:rsid w:val="00061DD8"/>
    <w:rsid w:val="00061F0B"/>
    <w:rsid w:val="00062144"/>
    <w:rsid w:val="00062307"/>
    <w:rsid w:val="00062D1F"/>
    <w:rsid w:val="00063227"/>
    <w:rsid w:val="00063532"/>
    <w:rsid w:val="00063581"/>
    <w:rsid w:val="000635BB"/>
    <w:rsid w:val="0006365D"/>
    <w:rsid w:val="00063F97"/>
    <w:rsid w:val="00064418"/>
    <w:rsid w:val="00064661"/>
    <w:rsid w:val="00064808"/>
    <w:rsid w:val="00065A21"/>
    <w:rsid w:val="00065D99"/>
    <w:rsid w:val="00065E53"/>
    <w:rsid w:val="000662F4"/>
    <w:rsid w:val="000664AE"/>
    <w:rsid w:val="00066588"/>
    <w:rsid w:val="00066663"/>
    <w:rsid w:val="00066F43"/>
    <w:rsid w:val="00067557"/>
    <w:rsid w:val="0006788A"/>
    <w:rsid w:val="00067A77"/>
    <w:rsid w:val="00067E18"/>
    <w:rsid w:val="00067FAF"/>
    <w:rsid w:val="0007015F"/>
    <w:rsid w:val="000701F4"/>
    <w:rsid w:val="00070B5B"/>
    <w:rsid w:val="00071048"/>
    <w:rsid w:val="00071718"/>
    <w:rsid w:val="00071BBD"/>
    <w:rsid w:val="00071D63"/>
    <w:rsid w:val="00072313"/>
    <w:rsid w:val="0007246C"/>
    <w:rsid w:val="000726DD"/>
    <w:rsid w:val="00073488"/>
    <w:rsid w:val="000738CD"/>
    <w:rsid w:val="00074B33"/>
    <w:rsid w:val="00074D92"/>
    <w:rsid w:val="000751CB"/>
    <w:rsid w:val="00075514"/>
    <w:rsid w:val="000755AE"/>
    <w:rsid w:val="000755B1"/>
    <w:rsid w:val="00075985"/>
    <w:rsid w:val="00075C22"/>
    <w:rsid w:val="00076459"/>
    <w:rsid w:val="0007681D"/>
    <w:rsid w:val="00076DA0"/>
    <w:rsid w:val="00076DBE"/>
    <w:rsid w:val="00076E29"/>
    <w:rsid w:val="000772A1"/>
    <w:rsid w:val="000779B2"/>
    <w:rsid w:val="00080D5F"/>
    <w:rsid w:val="00080DCD"/>
    <w:rsid w:val="00080E15"/>
    <w:rsid w:val="00080E1F"/>
    <w:rsid w:val="00081091"/>
    <w:rsid w:val="000816BE"/>
    <w:rsid w:val="00081C5F"/>
    <w:rsid w:val="0008238E"/>
    <w:rsid w:val="000824FC"/>
    <w:rsid w:val="00082D25"/>
    <w:rsid w:val="0008398C"/>
    <w:rsid w:val="00083A17"/>
    <w:rsid w:val="0008401E"/>
    <w:rsid w:val="00084061"/>
    <w:rsid w:val="00084064"/>
    <w:rsid w:val="000845A1"/>
    <w:rsid w:val="000848FB"/>
    <w:rsid w:val="00084D16"/>
    <w:rsid w:val="00084D39"/>
    <w:rsid w:val="0008550A"/>
    <w:rsid w:val="0008556A"/>
    <w:rsid w:val="00085598"/>
    <w:rsid w:val="000857A8"/>
    <w:rsid w:val="00085ACC"/>
    <w:rsid w:val="00085BD9"/>
    <w:rsid w:val="00086381"/>
    <w:rsid w:val="00087044"/>
    <w:rsid w:val="0008711F"/>
    <w:rsid w:val="0008725F"/>
    <w:rsid w:val="000876E1"/>
    <w:rsid w:val="00087E80"/>
    <w:rsid w:val="00087F47"/>
    <w:rsid w:val="00090590"/>
    <w:rsid w:val="00090AC8"/>
    <w:rsid w:val="000917AB"/>
    <w:rsid w:val="00091892"/>
    <w:rsid w:val="000921DD"/>
    <w:rsid w:val="00092438"/>
    <w:rsid w:val="0009267D"/>
    <w:rsid w:val="000926D4"/>
    <w:rsid w:val="00092B4D"/>
    <w:rsid w:val="00092ECF"/>
    <w:rsid w:val="00093092"/>
    <w:rsid w:val="00093522"/>
    <w:rsid w:val="000937D5"/>
    <w:rsid w:val="00093B36"/>
    <w:rsid w:val="00093FED"/>
    <w:rsid w:val="000956E1"/>
    <w:rsid w:val="00096497"/>
    <w:rsid w:val="00096604"/>
    <w:rsid w:val="0009660C"/>
    <w:rsid w:val="00096718"/>
    <w:rsid w:val="00096EC1"/>
    <w:rsid w:val="000975B9"/>
    <w:rsid w:val="000975CE"/>
    <w:rsid w:val="00097BE3"/>
    <w:rsid w:val="00097C41"/>
    <w:rsid w:val="00097E6F"/>
    <w:rsid w:val="000A013F"/>
    <w:rsid w:val="000A042D"/>
    <w:rsid w:val="000A0794"/>
    <w:rsid w:val="000A0AAA"/>
    <w:rsid w:val="000A0ADE"/>
    <w:rsid w:val="000A0C1C"/>
    <w:rsid w:val="000A15D6"/>
    <w:rsid w:val="000A191D"/>
    <w:rsid w:val="000A1C24"/>
    <w:rsid w:val="000A1CAC"/>
    <w:rsid w:val="000A1CAE"/>
    <w:rsid w:val="000A1CBB"/>
    <w:rsid w:val="000A1DE0"/>
    <w:rsid w:val="000A2288"/>
    <w:rsid w:val="000A2927"/>
    <w:rsid w:val="000A2966"/>
    <w:rsid w:val="000A2B46"/>
    <w:rsid w:val="000A2C55"/>
    <w:rsid w:val="000A371B"/>
    <w:rsid w:val="000A3B64"/>
    <w:rsid w:val="000A3D23"/>
    <w:rsid w:val="000A4216"/>
    <w:rsid w:val="000A43D1"/>
    <w:rsid w:val="000A4726"/>
    <w:rsid w:val="000A478C"/>
    <w:rsid w:val="000A487B"/>
    <w:rsid w:val="000A4EE8"/>
    <w:rsid w:val="000A57D1"/>
    <w:rsid w:val="000A5894"/>
    <w:rsid w:val="000A5C31"/>
    <w:rsid w:val="000A65AF"/>
    <w:rsid w:val="000A6745"/>
    <w:rsid w:val="000A6E4C"/>
    <w:rsid w:val="000A6F7E"/>
    <w:rsid w:val="000A7180"/>
    <w:rsid w:val="000A730F"/>
    <w:rsid w:val="000A7A64"/>
    <w:rsid w:val="000A7D6E"/>
    <w:rsid w:val="000A7FE7"/>
    <w:rsid w:val="000B015A"/>
    <w:rsid w:val="000B0639"/>
    <w:rsid w:val="000B181D"/>
    <w:rsid w:val="000B2A56"/>
    <w:rsid w:val="000B3B85"/>
    <w:rsid w:val="000B3E21"/>
    <w:rsid w:val="000B400F"/>
    <w:rsid w:val="000B485C"/>
    <w:rsid w:val="000B48CA"/>
    <w:rsid w:val="000B4D6F"/>
    <w:rsid w:val="000B549D"/>
    <w:rsid w:val="000B5B3E"/>
    <w:rsid w:val="000B5F5D"/>
    <w:rsid w:val="000B656A"/>
    <w:rsid w:val="000B7593"/>
    <w:rsid w:val="000B7670"/>
    <w:rsid w:val="000B7C6A"/>
    <w:rsid w:val="000C0026"/>
    <w:rsid w:val="000C02FC"/>
    <w:rsid w:val="000C0AA7"/>
    <w:rsid w:val="000C1171"/>
    <w:rsid w:val="000C11D0"/>
    <w:rsid w:val="000C161A"/>
    <w:rsid w:val="000C1F42"/>
    <w:rsid w:val="000C22FA"/>
    <w:rsid w:val="000C24C1"/>
    <w:rsid w:val="000C2743"/>
    <w:rsid w:val="000C27D2"/>
    <w:rsid w:val="000C291F"/>
    <w:rsid w:val="000C2D88"/>
    <w:rsid w:val="000C3460"/>
    <w:rsid w:val="000C3A1A"/>
    <w:rsid w:val="000C3CBB"/>
    <w:rsid w:val="000C45AB"/>
    <w:rsid w:val="000C4C2D"/>
    <w:rsid w:val="000C523A"/>
    <w:rsid w:val="000C5997"/>
    <w:rsid w:val="000C62B6"/>
    <w:rsid w:val="000C64A6"/>
    <w:rsid w:val="000C64A8"/>
    <w:rsid w:val="000C68BB"/>
    <w:rsid w:val="000C6B53"/>
    <w:rsid w:val="000C73F9"/>
    <w:rsid w:val="000C794E"/>
    <w:rsid w:val="000D0143"/>
    <w:rsid w:val="000D0569"/>
    <w:rsid w:val="000D079B"/>
    <w:rsid w:val="000D07C7"/>
    <w:rsid w:val="000D162D"/>
    <w:rsid w:val="000D1786"/>
    <w:rsid w:val="000D1B6B"/>
    <w:rsid w:val="000D1F42"/>
    <w:rsid w:val="000D2430"/>
    <w:rsid w:val="000D25B4"/>
    <w:rsid w:val="000D2A8C"/>
    <w:rsid w:val="000D2BA7"/>
    <w:rsid w:val="000D3766"/>
    <w:rsid w:val="000D4219"/>
    <w:rsid w:val="000D4BD6"/>
    <w:rsid w:val="000D4C5E"/>
    <w:rsid w:val="000D4C8E"/>
    <w:rsid w:val="000D5E6B"/>
    <w:rsid w:val="000D688E"/>
    <w:rsid w:val="000D6B8A"/>
    <w:rsid w:val="000D7969"/>
    <w:rsid w:val="000D7DDE"/>
    <w:rsid w:val="000D7EDC"/>
    <w:rsid w:val="000E017B"/>
    <w:rsid w:val="000E02EE"/>
    <w:rsid w:val="000E08FA"/>
    <w:rsid w:val="000E0A0A"/>
    <w:rsid w:val="000E170F"/>
    <w:rsid w:val="000E1D7B"/>
    <w:rsid w:val="000E24BC"/>
    <w:rsid w:val="000E28A2"/>
    <w:rsid w:val="000E293C"/>
    <w:rsid w:val="000E2A5C"/>
    <w:rsid w:val="000E2B53"/>
    <w:rsid w:val="000E2B80"/>
    <w:rsid w:val="000E2F42"/>
    <w:rsid w:val="000E35F1"/>
    <w:rsid w:val="000E3C25"/>
    <w:rsid w:val="000E3F7B"/>
    <w:rsid w:val="000E4490"/>
    <w:rsid w:val="000E4766"/>
    <w:rsid w:val="000E5315"/>
    <w:rsid w:val="000E54DE"/>
    <w:rsid w:val="000E5E03"/>
    <w:rsid w:val="000E62DB"/>
    <w:rsid w:val="000E6756"/>
    <w:rsid w:val="000E69E1"/>
    <w:rsid w:val="000E6E1A"/>
    <w:rsid w:val="000E782E"/>
    <w:rsid w:val="000E78F8"/>
    <w:rsid w:val="000F0028"/>
    <w:rsid w:val="000F040A"/>
    <w:rsid w:val="000F04F8"/>
    <w:rsid w:val="000F06E3"/>
    <w:rsid w:val="000F06F7"/>
    <w:rsid w:val="000F0A8C"/>
    <w:rsid w:val="000F0C40"/>
    <w:rsid w:val="000F0DCF"/>
    <w:rsid w:val="000F1330"/>
    <w:rsid w:val="000F18F4"/>
    <w:rsid w:val="000F2578"/>
    <w:rsid w:val="000F259A"/>
    <w:rsid w:val="000F28BF"/>
    <w:rsid w:val="000F2AF8"/>
    <w:rsid w:val="000F2B9B"/>
    <w:rsid w:val="000F2C97"/>
    <w:rsid w:val="000F36DE"/>
    <w:rsid w:val="000F3709"/>
    <w:rsid w:val="000F3A46"/>
    <w:rsid w:val="000F3B25"/>
    <w:rsid w:val="000F3CB4"/>
    <w:rsid w:val="000F4FB3"/>
    <w:rsid w:val="000F5C55"/>
    <w:rsid w:val="000F605E"/>
    <w:rsid w:val="000F63C2"/>
    <w:rsid w:val="000F698F"/>
    <w:rsid w:val="000F6A5C"/>
    <w:rsid w:val="000F7087"/>
    <w:rsid w:val="000F7451"/>
    <w:rsid w:val="000F754E"/>
    <w:rsid w:val="000F773C"/>
    <w:rsid w:val="000F786C"/>
    <w:rsid w:val="000F7F60"/>
    <w:rsid w:val="0010090E"/>
    <w:rsid w:val="001011C1"/>
    <w:rsid w:val="001011C3"/>
    <w:rsid w:val="001011DE"/>
    <w:rsid w:val="00101A10"/>
    <w:rsid w:val="00101D0F"/>
    <w:rsid w:val="00102014"/>
    <w:rsid w:val="0010221E"/>
    <w:rsid w:val="0010254B"/>
    <w:rsid w:val="001026CF"/>
    <w:rsid w:val="00102C60"/>
    <w:rsid w:val="0010385B"/>
    <w:rsid w:val="00103AFC"/>
    <w:rsid w:val="00104A2D"/>
    <w:rsid w:val="00105371"/>
    <w:rsid w:val="001053C9"/>
    <w:rsid w:val="0010555C"/>
    <w:rsid w:val="001057AD"/>
    <w:rsid w:val="0010617D"/>
    <w:rsid w:val="001063FA"/>
    <w:rsid w:val="00106605"/>
    <w:rsid w:val="001066B9"/>
    <w:rsid w:val="00106AC9"/>
    <w:rsid w:val="00106B8C"/>
    <w:rsid w:val="00106CA3"/>
    <w:rsid w:val="00107B49"/>
    <w:rsid w:val="00110034"/>
    <w:rsid w:val="00110724"/>
    <w:rsid w:val="00110A0F"/>
    <w:rsid w:val="00110BA9"/>
    <w:rsid w:val="001116D8"/>
    <w:rsid w:val="001119D6"/>
    <w:rsid w:val="00111BA6"/>
    <w:rsid w:val="00111F97"/>
    <w:rsid w:val="00112042"/>
    <w:rsid w:val="00112743"/>
    <w:rsid w:val="00112D63"/>
    <w:rsid w:val="001135C3"/>
    <w:rsid w:val="00113625"/>
    <w:rsid w:val="00113647"/>
    <w:rsid w:val="00113726"/>
    <w:rsid w:val="00113B69"/>
    <w:rsid w:val="00113D80"/>
    <w:rsid w:val="001140DE"/>
    <w:rsid w:val="00114172"/>
    <w:rsid w:val="001147C8"/>
    <w:rsid w:val="00114981"/>
    <w:rsid w:val="00114990"/>
    <w:rsid w:val="001149DA"/>
    <w:rsid w:val="00114EEE"/>
    <w:rsid w:val="00114F63"/>
    <w:rsid w:val="001162FF"/>
    <w:rsid w:val="0011660B"/>
    <w:rsid w:val="00116618"/>
    <w:rsid w:val="00116C0E"/>
    <w:rsid w:val="001170E9"/>
    <w:rsid w:val="00117FBF"/>
    <w:rsid w:val="00120136"/>
    <w:rsid w:val="001205DF"/>
    <w:rsid w:val="001213C9"/>
    <w:rsid w:val="00121FE4"/>
    <w:rsid w:val="0012236D"/>
    <w:rsid w:val="00122566"/>
    <w:rsid w:val="001228E8"/>
    <w:rsid w:val="00122ED7"/>
    <w:rsid w:val="00122FE8"/>
    <w:rsid w:val="001232EE"/>
    <w:rsid w:val="001234C4"/>
    <w:rsid w:val="0012371C"/>
    <w:rsid w:val="00123D46"/>
    <w:rsid w:val="001240E4"/>
    <w:rsid w:val="001245A8"/>
    <w:rsid w:val="00124864"/>
    <w:rsid w:val="0012499C"/>
    <w:rsid w:val="001250F0"/>
    <w:rsid w:val="001255DD"/>
    <w:rsid w:val="00125760"/>
    <w:rsid w:val="00125BDE"/>
    <w:rsid w:val="0012646D"/>
    <w:rsid w:val="00126EDD"/>
    <w:rsid w:val="00127322"/>
    <w:rsid w:val="001275C2"/>
    <w:rsid w:val="00127A86"/>
    <w:rsid w:val="001301BB"/>
    <w:rsid w:val="001303AD"/>
    <w:rsid w:val="0013086D"/>
    <w:rsid w:val="00130D25"/>
    <w:rsid w:val="00132879"/>
    <w:rsid w:val="00132DF5"/>
    <w:rsid w:val="00133051"/>
    <w:rsid w:val="00133801"/>
    <w:rsid w:val="00133C9E"/>
    <w:rsid w:val="00133D0C"/>
    <w:rsid w:val="001340FE"/>
    <w:rsid w:val="00134364"/>
    <w:rsid w:val="001345C4"/>
    <w:rsid w:val="00134B66"/>
    <w:rsid w:val="00134BEB"/>
    <w:rsid w:val="00134E4E"/>
    <w:rsid w:val="00134EEC"/>
    <w:rsid w:val="00134F9D"/>
    <w:rsid w:val="00135308"/>
    <w:rsid w:val="0013541F"/>
    <w:rsid w:val="00135A33"/>
    <w:rsid w:val="00136570"/>
    <w:rsid w:val="001366AB"/>
    <w:rsid w:val="001366BA"/>
    <w:rsid w:val="00136854"/>
    <w:rsid w:val="0013693C"/>
    <w:rsid w:val="001370BE"/>
    <w:rsid w:val="0013741D"/>
    <w:rsid w:val="00137461"/>
    <w:rsid w:val="00137B75"/>
    <w:rsid w:val="001402B1"/>
    <w:rsid w:val="0014091B"/>
    <w:rsid w:val="00140CEA"/>
    <w:rsid w:val="00141027"/>
    <w:rsid w:val="001411D0"/>
    <w:rsid w:val="001412BC"/>
    <w:rsid w:val="00141A09"/>
    <w:rsid w:val="00141BB1"/>
    <w:rsid w:val="00142626"/>
    <w:rsid w:val="0014279C"/>
    <w:rsid w:val="00142F53"/>
    <w:rsid w:val="00143048"/>
    <w:rsid w:val="00143CBA"/>
    <w:rsid w:val="00144A27"/>
    <w:rsid w:val="0014595A"/>
    <w:rsid w:val="00145B26"/>
    <w:rsid w:val="00145EE7"/>
    <w:rsid w:val="00145FFE"/>
    <w:rsid w:val="00146798"/>
    <w:rsid w:val="0014684E"/>
    <w:rsid w:val="00146960"/>
    <w:rsid w:val="001469B0"/>
    <w:rsid w:val="00146B75"/>
    <w:rsid w:val="00146BFA"/>
    <w:rsid w:val="00146BFB"/>
    <w:rsid w:val="00146CE9"/>
    <w:rsid w:val="0014770D"/>
    <w:rsid w:val="00147796"/>
    <w:rsid w:val="00147B94"/>
    <w:rsid w:val="00147DDF"/>
    <w:rsid w:val="001502FF"/>
    <w:rsid w:val="00150AB6"/>
    <w:rsid w:val="0015149C"/>
    <w:rsid w:val="00151503"/>
    <w:rsid w:val="00151D04"/>
    <w:rsid w:val="00152050"/>
    <w:rsid w:val="00152B81"/>
    <w:rsid w:val="00153877"/>
    <w:rsid w:val="00153B0F"/>
    <w:rsid w:val="00155AC3"/>
    <w:rsid w:val="001562B4"/>
    <w:rsid w:val="00156C9E"/>
    <w:rsid w:val="00156E77"/>
    <w:rsid w:val="0015706C"/>
    <w:rsid w:val="00157649"/>
    <w:rsid w:val="00157B86"/>
    <w:rsid w:val="00157C34"/>
    <w:rsid w:val="00157C80"/>
    <w:rsid w:val="001611DE"/>
    <w:rsid w:val="00161201"/>
    <w:rsid w:val="001614E3"/>
    <w:rsid w:val="001615CD"/>
    <w:rsid w:val="00161767"/>
    <w:rsid w:val="00161A24"/>
    <w:rsid w:val="00162307"/>
    <w:rsid w:val="00162435"/>
    <w:rsid w:val="00162BE2"/>
    <w:rsid w:val="001630F3"/>
    <w:rsid w:val="00163105"/>
    <w:rsid w:val="0016329B"/>
    <w:rsid w:val="00163E11"/>
    <w:rsid w:val="001642DD"/>
    <w:rsid w:val="00164755"/>
    <w:rsid w:val="00165044"/>
    <w:rsid w:val="0016536D"/>
    <w:rsid w:val="001658E6"/>
    <w:rsid w:val="00165EF3"/>
    <w:rsid w:val="00165FA6"/>
    <w:rsid w:val="00166016"/>
    <w:rsid w:val="00166240"/>
    <w:rsid w:val="00166B4F"/>
    <w:rsid w:val="00167291"/>
    <w:rsid w:val="00167BEE"/>
    <w:rsid w:val="00167E0D"/>
    <w:rsid w:val="00167E93"/>
    <w:rsid w:val="00167ECD"/>
    <w:rsid w:val="00167F79"/>
    <w:rsid w:val="00170356"/>
    <w:rsid w:val="00170746"/>
    <w:rsid w:val="00170EC4"/>
    <w:rsid w:val="00170FB8"/>
    <w:rsid w:val="001717C8"/>
    <w:rsid w:val="0017180A"/>
    <w:rsid w:val="00171EC1"/>
    <w:rsid w:val="00172091"/>
    <w:rsid w:val="001721F3"/>
    <w:rsid w:val="0017238B"/>
    <w:rsid w:val="00172C04"/>
    <w:rsid w:val="0017310D"/>
    <w:rsid w:val="00173BBA"/>
    <w:rsid w:val="00173D15"/>
    <w:rsid w:val="00173F67"/>
    <w:rsid w:val="001742FE"/>
    <w:rsid w:val="00174B4B"/>
    <w:rsid w:val="00174F7B"/>
    <w:rsid w:val="001750E1"/>
    <w:rsid w:val="0017546F"/>
    <w:rsid w:val="001754C7"/>
    <w:rsid w:val="001757D7"/>
    <w:rsid w:val="001758C0"/>
    <w:rsid w:val="001759D0"/>
    <w:rsid w:val="001767AE"/>
    <w:rsid w:val="0017682F"/>
    <w:rsid w:val="00176966"/>
    <w:rsid w:val="00176A2A"/>
    <w:rsid w:val="00176D42"/>
    <w:rsid w:val="00176D78"/>
    <w:rsid w:val="00177286"/>
    <w:rsid w:val="00177503"/>
    <w:rsid w:val="0017786D"/>
    <w:rsid w:val="00177A2D"/>
    <w:rsid w:val="00180570"/>
    <w:rsid w:val="00180677"/>
    <w:rsid w:val="00180685"/>
    <w:rsid w:val="00180867"/>
    <w:rsid w:val="00180CAE"/>
    <w:rsid w:val="001817C6"/>
    <w:rsid w:val="00181AA3"/>
    <w:rsid w:val="00181F01"/>
    <w:rsid w:val="0018234F"/>
    <w:rsid w:val="00182662"/>
    <w:rsid w:val="00182CCC"/>
    <w:rsid w:val="00182D6C"/>
    <w:rsid w:val="00183189"/>
    <w:rsid w:val="0018320B"/>
    <w:rsid w:val="00183CAF"/>
    <w:rsid w:val="00183EA7"/>
    <w:rsid w:val="001849C0"/>
    <w:rsid w:val="00184F12"/>
    <w:rsid w:val="0018551C"/>
    <w:rsid w:val="0018586B"/>
    <w:rsid w:val="00185E5D"/>
    <w:rsid w:val="00186A23"/>
    <w:rsid w:val="00186A73"/>
    <w:rsid w:val="001871EE"/>
    <w:rsid w:val="00187A76"/>
    <w:rsid w:val="00187A7D"/>
    <w:rsid w:val="001902E0"/>
    <w:rsid w:val="00190329"/>
    <w:rsid w:val="0019038D"/>
    <w:rsid w:val="001908FB"/>
    <w:rsid w:val="0019121B"/>
    <w:rsid w:val="00192306"/>
    <w:rsid w:val="00192AE6"/>
    <w:rsid w:val="00192C46"/>
    <w:rsid w:val="00192CA0"/>
    <w:rsid w:val="00192DDE"/>
    <w:rsid w:val="0019362B"/>
    <w:rsid w:val="00193DDB"/>
    <w:rsid w:val="001940D3"/>
    <w:rsid w:val="001945BD"/>
    <w:rsid w:val="001945C8"/>
    <w:rsid w:val="00194A9F"/>
    <w:rsid w:val="001951E3"/>
    <w:rsid w:val="00195528"/>
    <w:rsid w:val="001958BF"/>
    <w:rsid w:val="00195C6E"/>
    <w:rsid w:val="001961A9"/>
    <w:rsid w:val="001967FF"/>
    <w:rsid w:val="00197858"/>
    <w:rsid w:val="00197D09"/>
    <w:rsid w:val="00197FE0"/>
    <w:rsid w:val="001A072E"/>
    <w:rsid w:val="001A0A42"/>
    <w:rsid w:val="001A0E67"/>
    <w:rsid w:val="001A1374"/>
    <w:rsid w:val="001A1696"/>
    <w:rsid w:val="001A18A4"/>
    <w:rsid w:val="001A1BEC"/>
    <w:rsid w:val="001A1DBE"/>
    <w:rsid w:val="001A2B66"/>
    <w:rsid w:val="001A303E"/>
    <w:rsid w:val="001A309B"/>
    <w:rsid w:val="001A398E"/>
    <w:rsid w:val="001A3C0E"/>
    <w:rsid w:val="001A40FA"/>
    <w:rsid w:val="001A436C"/>
    <w:rsid w:val="001A4825"/>
    <w:rsid w:val="001A49A2"/>
    <w:rsid w:val="001A4BA3"/>
    <w:rsid w:val="001A4EDF"/>
    <w:rsid w:val="001A5281"/>
    <w:rsid w:val="001A5398"/>
    <w:rsid w:val="001A573D"/>
    <w:rsid w:val="001A65FF"/>
    <w:rsid w:val="001A6602"/>
    <w:rsid w:val="001A691F"/>
    <w:rsid w:val="001A6FA8"/>
    <w:rsid w:val="001A75EE"/>
    <w:rsid w:val="001A7B82"/>
    <w:rsid w:val="001A7B9C"/>
    <w:rsid w:val="001A7DED"/>
    <w:rsid w:val="001B023E"/>
    <w:rsid w:val="001B0517"/>
    <w:rsid w:val="001B1286"/>
    <w:rsid w:val="001B134E"/>
    <w:rsid w:val="001B15B5"/>
    <w:rsid w:val="001B175C"/>
    <w:rsid w:val="001B1B13"/>
    <w:rsid w:val="001B1B99"/>
    <w:rsid w:val="001B2B93"/>
    <w:rsid w:val="001B350A"/>
    <w:rsid w:val="001B36F9"/>
    <w:rsid w:val="001B3A6E"/>
    <w:rsid w:val="001B3EB8"/>
    <w:rsid w:val="001B42E8"/>
    <w:rsid w:val="001B4957"/>
    <w:rsid w:val="001B4A34"/>
    <w:rsid w:val="001B55A4"/>
    <w:rsid w:val="001B5915"/>
    <w:rsid w:val="001B5C6E"/>
    <w:rsid w:val="001B6827"/>
    <w:rsid w:val="001B6923"/>
    <w:rsid w:val="001B6DC5"/>
    <w:rsid w:val="001B701E"/>
    <w:rsid w:val="001B7473"/>
    <w:rsid w:val="001B7881"/>
    <w:rsid w:val="001B7CA7"/>
    <w:rsid w:val="001B7CFA"/>
    <w:rsid w:val="001B7E3A"/>
    <w:rsid w:val="001C01A4"/>
    <w:rsid w:val="001C0A34"/>
    <w:rsid w:val="001C0D73"/>
    <w:rsid w:val="001C1050"/>
    <w:rsid w:val="001C1107"/>
    <w:rsid w:val="001C1258"/>
    <w:rsid w:val="001C127F"/>
    <w:rsid w:val="001C1710"/>
    <w:rsid w:val="001C22B4"/>
    <w:rsid w:val="001C326F"/>
    <w:rsid w:val="001C36E6"/>
    <w:rsid w:val="001C3B20"/>
    <w:rsid w:val="001C3F88"/>
    <w:rsid w:val="001C4188"/>
    <w:rsid w:val="001C429C"/>
    <w:rsid w:val="001C4A48"/>
    <w:rsid w:val="001C53F0"/>
    <w:rsid w:val="001C59D8"/>
    <w:rsid w:val="001C5D4D"/>
    <w:rsid w:val="001C5E03"/>
    <w:rsid w:val="001C656D"/>
    <w:rsid w:val="001C6BCF"/>
    <w:rsid w:val="001C77CD"/>
    <w:rsid w:val="001C7E1C"/>
    <w:rsid w:val="001D04DE"/>
    <w:rsid w:val="001D14A6"/>
    <w:rsid w:val="001D1A0A"/>
    <w:rsid w:val="001D1E31"/>
    <w:rsid w:val="001D2260"/>
    <w:rsid w:val="001D2318"/>
    <w:rsid w:val="001D301A"/>
    <w:rsid w:val="001D3590"/>
    <w:rsid w:val="001D3855"/>
    <w:rsid w:val="001D3CCB"/>
    <w:rsid w:val="001D4138"/>
    <w:rsid w:val="001D41A1"/>
    <w:rsid w:val="001D41D8"/>
    <w:rsid w:val="001D430C"/>
    <w:rsid w:val="001D4361"/>
    <w:rsid w:val="001D462B"/>
    <w:rsid w:val="001D57DF"/>
    <w:rsid w:val="001D5C0C"/>
    <w:rsid w:val="001D5EF7"/>
    <w:rsid w:val="001D6335"/>
    <w:rsid w:val="001D638F"/>
    <w:rsid w:val="001D6731"/>
    <w:rsid w:val="001D6C59"/>
    <w:rsid w:val="001D6E24"/>
    <w:rsid w:val="001D7185"/>
    <w:rsid w:val="001D776A"/>
    <w:rsid w:val="001D7B9D"/>
    <w:rsid w:val="001D7E8C"/>
    <w:rsid w:val="001E0079"/>
    <w:rsid w:val="001E060D"/>
    <w:rsid w:val="001E0677"/>
    <w:rsid w:val="001E08E9"/>
    <w:rsid w:val="001E1A00"/>
    <w:rsid w:val="001E1C2E"/>
    <w:rsid w:val="001E1CF4"/>
    <w:rsid w:val="001E204B"/>
    <w:rsid w:val="001E2B53"/>
    <w:rsid w:val="001E2CCB"/>
    <w:rsid w:val="001E3443"/>
    <w:rsid w:val="001E37EE"/>
    <w:rsid w:val="001E3951"/>
    <w:rsid w:val="001E3BE6"/>
    <w:rsid w:val="001E3D7E"/>
    <w:rsid w:val="001E4118"/>
    <w:rsid w:val="001E4D0E"/>
    <w:rsid w:val="001E5E38"/>
    <w:rsid w:val="001E5F01"/>
    <w:rsid w:val="001E5F56"/>
    <w:rsid w:val="001E6001"/>
    <w:rsid w:val="001E61C2"/>
    <w:rsid w:val="001E691E"/>
    <w:rsid w:val="001E6FF5"/>
    <w:rsid w:val="001E7443"/>
    <w:rsid w:val="001E7878"/>
    <w:rsid w:val="001E7880"/>
    <w:rsid w:val="001F038A"/>
    <w:rsid w:val="001F04EB"/>
    <w:rsid w:val="001F0CE2"/>
    <w:rsid w:val="001F0E83"/>
    <w:rsid w:val="001F1FFF"/>
    <w:rsid w:val="001F238F"/>
    <w:rsid w:val="001F2396"/>
    <w:rsid w:val="001F2436"/>
    <w:rsid w:val="001F2E0B"/>
    <w:rsid w:val="001F304F"/>
    <w:rsid w:val="001F35B2"/>
    <w:rsid w:val="001F373F"/>
    <w:rsid w:val="001F3923"/>
    <w:rsid w:val="001F3B70"/>
    <w:rsid w:val="001F3BCB"/>
    <w:rsid w:val="001F3D42"/>
    <w:rsid w:val="001F40BE"/>
    <w:rsid w:val="001F5651"/>
    <w:rsid w:val="001F5D17"/>
    <w:rsid w:val="001F6645"/>
    <w:rsid w:val="001F68F8"/>
    <w:rsid w:val="001F6F68"/>
    <w:rsid w:val="001F6F86"/>
    <w:rsid w:val="001F7291"/>
    <w:rsid w:val="0020076F"/>
    <w:rsid w:val="0020183F"/>
    <w:rsid w:val="002019EB"/>
    <w:rsid w:val="00201F22"/>
    <w:rsid w:val="002020FF"/>
    <w:rsid w:val="002022EB"/>
    <w:rsid w:val="00202C48"/>
    <w:rsid w:val="00202E02"/>
    <w:rsid w:val="00202E4F"/>
    <w:rsid w:val="002032DA"/>
    <w:rsid w:val="0020348C"/>
    <w:rsid w:val="002035D8"/>
    <w:rsid w:val="002035DA"/>
    <w:rsid w:val="0020398E"/>
    <w:rsid w:val="00203C43"/>
    <w:rsid w:val="00204181"/>
    <w:rsid w:val="002042F2"/>
    <w:rsid w:val="00204C11"/>
    <w:rsid w:val="002052D2"/>
    <w:rsid w:val="00205FE3"/>
    <w:rsid w:val="002060A4"/>
    <w:rsid w:val="00206419"/>
    <w:rsid w:val="00206992"/>
    <w:rsid w:val="00206FBF"/>
    <w:rsid w:val="002070C1"/>
    <w:rsid w:val="00207756"/>
    <w:rsid w:val="00207872"/>
    <w:rsid w:val="00207AE5"/>
    <w:rsid w:val="00207BC1"/>
    <w:rsid w:val="00207E3A"/>
    <w:rsid w:val="0021073D"/>
    <w:rsid w:val="0021074C"/>
    <w:rsid w:val="002114BF"/>
    <w:rsid w:val="00211C3D"/>
    <w:rsid w:val="00211CAD"/>
    <w:rsid w:val="00211F03"/>
    <w:rsid w:val="00212D42"/>
    <w:rsid w:val="00212DB9"/>
    <w:rsid w:val="00212ECB"/>
    <w:rsid w:val="00212F49"/>
    <w:rsid w:val="0021365A"/>
    <w:rsid w:val="00213760"/>
    <w:rsid w:val="00214518"/>
    <w:rsid w:val="002148D1"/>
    <w:rsid w:val="00214A9A"/>
    <w:rsid w:val="00214B24"/>
    <w:rsid w:val="00214B47"/>
    <w:rsid w:val="002150A9"/>
    <w:rsid w:val="00215226"/>
    <w:rsid w:val="0021534F"/>
    <w:rsid w:val="00215485"/>
    <w:rsid w:val="002154EE"/>
    <w:rsid w:val="002160D9"/>
    <w:rsid w:val="002161EA"/>
    <w:rsid w:val="0021635C"/>
    <w:rsid w:val="002163C2"/>
    <w:rsid w:val="00216719"/>
    <w:rsid w:val="00217F9D"/>
    <w:rsid w:val="00217FF6"/>
    <w:rsid w:val="00220800"/>
    <w:rsid w:val="00220B0E"/>
    <w:rsid w:val="00220EED"/>
    <w:rsid w:val="00221C7D"/>
    <w:rsid w:val="00221DE5"/>
    <w:rsid w:val="00221E6B"/>
    <w:rsid w:val="0022214E"/>
    <w:rsid w:val="00222952"/>
    <w:rsid w:val="002231FC"/>
    <w:rsid w:val="00223701"/>
    <w:rsid w:val="00224347"/>
    <w:rsid w:val="002243DA"/>
    <w:rsid w:val="0022469A"/>
    <w:rsid w:val="0022494E"/>
    <w:rsid w:val="00224BC8"/>
    <w:rsid w:val="00226124"/>
    <w:rsid w:val="00226567"/>
    <w:rsid w:val="002268A8"/>
    <w:rsid w:val="00226BD2"/>
    <w:rsid w:val="00227658"/>
    <w:rsid w:val="002306C5"/>
    <w:rsid w:val="00230787"/>
    <w:rsid w:val="00230BF8"/>
    <w:rsid w:val="00230E2B"/>
    <w:rsid w:val="00230E99"/>
    <w:rsid w:val="00231252"/>
    <w:rsid w:val="0023271F"/>
    <w:rsid w:val="00232D27"/>
    <w:rsid w:val="00232FCE"/>
    <w:rsid w:val="00233228"/>
    <w:rsid w:val="00233429"/>
    <w:rsid w:val="002334E8"/>
    <w:rsid w:val="0023379F"/>
    <w:rsid w:val="00233B1F"/>
    <w:rsid w:val="00234190"/>
    <w:rsid w:val="00234264"/>
    <w:rsid w:val="00234548"/>
    <w:rsid w:val="002347D0"/>
    <w:rsid w:val="00234DF4"/>
    <w:rsid w:val="00235438"/>
    <w:rsid w:val="0023560A"/>
    <w:rsid w:val="00235C18"/>
    <w:rsid w:val="00235E27"/>
    <w:rsid w:val="00235FEE"/>
    <w:rsid w:val="0023646E"/>
    <w:rsid w:val="0023654A"/>
    <w:rsid w:val="00236906"/>
    <w:rsid w:val="00236D18"/>
    <w:rsid w:val="00236EC7"/>
    <w:rsid w:val="00236FA1"/>
    <w:rsid w:val="00236FA7"/>
    <w:rsid w:val="00237385"/>
    <w:rsid w:val="00237649"/>
    <w:rsid w:val="00237B11"/>
    <w:rsid w:val="00237D27"/>
    <w:rsid w:val="0024005E"/>
    <w:rsid w:val="0024028B"/>
    <w:rsid w:val="0024066A"/>
    <w:rsid w:val="002406CB"/>
    <w:rsid w:val="002408E8"/>
    <w:rsid w:val="0024108E"/>
    <w:rsid w:val="00241170"/>
    <w:rsid w:val="00241D2C"/>
    <w:rsid w:val="00241FC1"/>
    <w:rsid w:val="00242A62"/>
    <w:rsid w:val="00242F3F"/>
    <w:rsid w:val="00243041"/>
    <w:rsid w:val="002433AC"/>
    <w:rsid w:val="002435BA"/>
    <w:rsid w:val="002438CF"/>
    <w:rsid w:val="002438FE"/>
    <w:rsid w:val="00243CA1"/>
    <w:rsid w:val="00243D94"/>
    <w:rsid w:val="0024470F"/>
    <w:rsid w:val="00244D0A"/>
    <w:rsid w:val="00245359"/>
    <w:rsid w:val="00245444"/>
    <w:rsid w:val="00245476"/>
    <w:rsid w:val="00245E0D"/>
    <w:rsid w:val="00245EBC"/>
    <w:rsid w:val="00245F1D"/>
    <w:rsid w:val="00246815"/>
    <w:rsid w:val="00246BC5"/>
    <w:rsid w:val="00246FAB"/>
    <w:rsid w:val="00247306"/>
    <w:rsid w:val="0024767F"/>
    <w:rsid w:val="00250072"/>
    <w:rsid w:val="0025013C"/>
    <w:rsid w:val="00250515"/>
    <w:rsid w:val="00250D79"/>
    <w:rsid w:val="00251168"/>
    <w:rsid w:val="00251665"/>
    <w:rsid w:val="00251C70"/>
    <w:rsid w:val="002520C6"/>
    <w:rsid w:val="00253591"/>
    <w:rsid w:val="0025398B"/>
    <w:rsid w:val="00254015"/>
    <w:rsid w:val="00254275"/>
    <w:rsid w:val="00254566"/>
    <w:rsid w:val="0025489C"/>
    <w:rsid w:val="00254A13"/>
    <w:rsid w:val="00254EC8"/>
    <w:rsid w:val="0025515D"/>
    <w:rsid w:val="00255790"/>
    <w:rsid w:val="00255FAE"/>
    <w:rsid w:val="002560D2"/>
    <w:rsid w:val="0025617E"/>
    <w:rsid w:val="00256900"/>
    <w:rsid w:val="00256B01"/>
    <w:rsid w:val="0025786F"/>
    <w:rsid w:val="00257A46"/>
    <w:rsid w:val="00257ECA"/>
    <w:rsid w:val="002600E7"/>
    <w:rsid w:val="002601AB"/>
    <w:rsid w:val="0026040F"/>
    <w:rsid w:val="00260C5E"/>
    <w:rsid w:val="00261620"/>
    <w:rsid w:val="00261A3E"/>
    <w:rsid w:val="00261EE4"/>
    <w:rsid w:val="00261F39"/>
    <w:rsid w:val="00262970"/>
    <w:rsid w:val="00262A15"/>
    <w:rsid w:val="00262B57"/>
    <w:rsid w:val="002632BC"/>
    <w:rsid w:val="00263A6C"/>
    <w:rsid w:val="00263A9A"/>
    <w:rsid w:val="00263B83"/>
    <w:rsid w:val="0026418E"/>
    <w:rsid w:val="00264683"/>
    <w:rsid w:val="00264F6E"/>
    <w:rsid w:val="00265457"/>
    <w:rsid w:val="00265474"/>
    <w:rsid w:val="00265A1B"/>
    <w:rsid w:val="00265CD7"/>
    <w:rsid w:val="00265F13"/>
    <w:rsid w:val="002666BB"/>
    <w:rsid w:val="00266C2D"/>
    <w:rsid w:val="00266C5C"/>
    <w:rsid w:val="00266CAF"/>
    <w:rsid w:val="00266EA7"/>
    <w:rsid w:val="00267003"/>
    <w:rsid w:val="0026742E"/>
    <w:rsid w:val="0027017D"/>
    <w:rsid w:val="002709C2"/>
    <w:rsid w:val="00270C7F"/>
    <w:rsid w:val="00271235"/>
    <w:rsid w:val="002714EB"/>
    <w:rsid w:val="00271A58"/>
    <w:rsid w:val="00271D3D"/>
    <w:rsid w:val="002724AA"/>
    <w:rsid w:val="002724B5"/>
    <w:rsid w:val="00272698"/>
    <w:rsid w:val="002726D0"/>
    <w:rsid w:val="00272729"/>
    <w:rsid w:val="00272BEB"/>
    <w:rsid w:val="00273369"/>
    <w:rsid w:val="0027384A"/>
    <w:rsid w:val="0027439E"/>
    <w:rsid w:val="002747B8"/>
    <w:rsid w:val="002747E3"/>
    <w:rsid w:val="0027493D"/>
    <w:rsid w:val="00274AA9"/>
    <w:rsid w:val="00275010"/>
    <w:rsid w:val="002754D4"/>
    <w:rsid w:val="00275864"/>
    <w:rsid w:val="0027592A"/>
    <w:rsid w:val="00275E09"/>
    <w:rsid w:val="002764B4"/>
    <w:rsid w:val="00276A69"/>
    <w:rsid w:val="00276BF8"/>
    <w:rsid w:val="00277303"/>
    <w:rsid w:val="002773F0"/>
    <w:rsid w:val="00280044"/>
    <w:rsid w:val="00280266"/>
    <w:rsid w:val="00280587"/>
    <w:rsid w:val="002814AD"/>
    <w:rsid w:val="00281E46"/>
    <w:rsid w:val="00281F8C"/>
    <w:rsid w:val="0028215B"/>
    <w:rsid w:val="00282B14"/>
    <w:rsid w:val="002831C6"/>
    <w:rsid w:val="00283A0B"/>
    <w:rsid w:val="00283C35"/>
    <w:rsid w:val="00283EA1"/>
    <w:rsid w:val="00283EF5"/>
    <w:rsid w:val="00284B14"/>
    <w:rsid w:val="0028504F"/>
    <w:rsid w:val="0028510D"/>
    <w:rsid w:val="002857EA"/>
    <w:rsid w:val="00285C39"/>
    <w:rsid w:val="0028628E"/>
    <w:rsid w:val="00286ED3"/>
    <w:rsid w:val="0028715D"/>
    <w:rsid w:val="0028717E"/>
    <w:rsid w:val="00287A4B"/>
    <w:rsid w:val="00287BCD"/>
    <w:rsid w:val="00290DCE"/>
    <w:rsid w:val="002916D6"/>
    <w:rsid w:val="002919B8"/>
    <w:rsid w:val="00291B5F"/>
    <w:rsid w:val="002923E5"/>
    <w:rsid w:val="00292839"/>
    <w:rsid w:val="00292A22"/>
    <w:rsid w:val="00293308"/>
    <w:rsid w:val="00293D28"/>
    <w:rsid w:val="00294308"/>
    <w:rsid w:val="00295530"/>
    <w:rsid w:val="00295644"/>
    <w:rsid w:val="0029639C"/>
    <w:rsid w:val="00296620"/>
    <w:rsid w:val="00296F9F"/>
    <w:rsid w:val="0029734D"/>
    <w:rsid w:val="002A0082"/>
    <w:rsid w:val="002A024D"/>
    <w:rsid w:val="002A0D44"/>
    <w:rsid w:val="002A0EAD"/>
    <w:rsid w:val="002A15AA"/>
    <w:rsid w:val="002A15F3"/>
    <w:rsid w:val="002A17E2"/>
    <w:rsid w:val="002A1999"/>
    <w:rsid w:val="002A22DA"/>
    <w:rsid w:val="002A2745"/>
    <w:rsid w:val="002A2FF7"/>
    <w:rsid w:val="002A3247"/>
    <w:rsid w:val="002A37CD"/>
    <w:rsid w:val="002A3B2A"/>
    <w:rsid w:val="002A40CB"/>
    <w:rsid w:val="002A4429"/>
    <w:rsid w:val="002A4644"/>
    <w:rsid w:val="002A464C"/>
    <w:rsid w:val="002A468B"/>
    <w:rsid w:val="002A48F2"/>
    <w:rsid w:val="002A4A3F"/>
    <w:rsid w:val="002A50AE"/>
    <w:rsid w:val="002A5D9F"/>
    <w:rsid w:val="002A5DF3"/>
    <w:rsid w:val="002A6011"/>
    <w:rsid w:val="002A62FF"/>
    <w:rsid w:val="002A69C4"/>
    <w:rsid w:val="002A7797"/>
    <w:rsid w:val="002A7888"/>
    <w:rsid w:val="002A7D5F"/>
    <w:rsid w:val="002A7E52"/>
    <w:rsid w:val="002B00E5"/>
    <w:rsid w:val="002B0E3D"/>
    <w:rsid w:val="002B108E"/>
    <w:rsid w:val="002B10DA"/>
    <w:rsid w:val="002B2252"/>
    <w:rsid w:val="002B2442"/>
    <w:rsid w:val="002B27C5"/>
    <w:rsid w:val="002B2D8D"/>
    <w:rsid w:val="002B2E18"/>
    <w:rsid w:val="002B315C"/>
    <w:rsid w:val="002B33B1"/>
    <w:rsid w:val="002B39F9"/>
    <w:rsid w:val="002B3CC2"/>
    <w:rsid w:val="002B4E2A"/>
    <w:rsid w:val="002B5280"/>
    <w:rsid w:val="002B53AF"/>
    <w:rsid w:val="002B5529"/>
    <w:rsid w:val="002B56BA"/>
    <w:rsid w:val="002B6D3D"/>
    <w:rsid w:val="002B6D9E"/>
    <w:rsid w:val="002B6EFF"/>
    <w:rsid w:val="002B70D9"/>
    <w:rsid w:val="002B72F4"/>
    <w:rsid w:val="002B7658"/>
    <w:rsid w:val="002B7F3D"/>
    <w:rsid w:val="002C03FC"/>
    <w:rsid w:val="002C0516"/>
    <w:rsid w:val="002C1411"/>
    <w:rsid w:val="002C1E69"/>
    <w:rsid w:val="002C1EB5"/>
    <w:rsid w:val="002C20A0"/>
    <w:rsid w:val="002C2322"/>
    <w:rsid w:val="002C2596"/>
    <w:rsid w:val="002C2643"/>
    <w:rsid w:val="002C2A96"/>
    <w:rsid w:val="002C331E"/>
    <w:rsid w:val="002C3452"/>
    <w:rsid w:val="002C3B38"/>
    <w:rsid w:val="002C45DD"/>
    <w:rsid w:val="002C499B"/>
    <w:rsid w:val="002C5289"/>
    <w:rsid w:val="002C52AA"/>
    <w:rsid w:val="002C54D1"/>
    <w:rsid w:val="002C5881"/>
    <w:rsid w:val="002C5EE6"/>
    <w:rsid w:val="002C5F1B"/>
    <w:rsid w:val="002C6514"/>
    <w:rsid w:val="002C65B4"/>
    <w:rsid w:val="002D07B6"/>
    <w:rsid w:val="002D08A7"/>
    <w:rsid w:val="002D0AC2"/>
    <w:rsid w:val="002D0AF4"/>
    <w:rsid w:val="002D0CB7"/>
    <w:rsid w:val="002D0ED9"/>
    <w:rsid w:val="002D10EA"/>
    <w:rsid w:val="002D140D"/>
    <w:rsid w:val="002D187B"/>
    <w:rsid w:val="002D1892"/>
    <w:rsid w:val="002D19DA"/>
    <w:rsid w:val="002D2365"/>
    <w:rsid w:val="002D2CE0"/>
    <w:rsid w:val="002D2DAB"/>
    <w:rsid w:val="002D2E2F"/>
    <w:rsid w:val="002D2E53"/>
    <w:rsid w:val="002D2EFB"/>
    <w:rsid w:val="002D310F"/>
    <w:rsid w:val="002D331B"/>
    <w:rsid w:val="002D33C5"/>
    <w:rsid w:val="002D3A65"/>
    <w:rsid w:val="002D3C8D"/>
    <w:rsid w:val="002D413C"/>
    <w:rsid w:val="002D440B"/>
    <w:rsid w:val="002D4E77"/>
    <w:rsid w:val="002D5029"/>
    <w:rsid w:val="002D517A"/>
    <w:rsid w:val="002D5687"/>
    <w:rsid w:val="002D5915"/>
    <w:rsid w:val="002D5E40"/>
    <w:rsid w:val="002D6C71"/>
    <w:rsid w:val="002D7380"/>
    <w:rsid w:val="002D758A"/>
    <w:rsid w:val="002D7B94"/>
    <w:rsid w:val="002E0497"/>
    <w:rsid w:val="002E14F0"/>
    <w:rsid w:val="002E18CD"/>
    <w:rsid w:val="002E277B"/>
    <w:rsid w:val="002E2DD1"/>
    <w:rsid w:val="002E3AA2"/>
    <w:rsid w:val="002E3D31"/>
    <w:rsid w:val="002E418C"/>
    <w:rsid w:val="002E49B9"/>
    <w:rsid w:val="002E5123"/>
    <w:rsid w:val="002E5269"/>
    <w:rsid w:val="002E55E9"/>
    <w:rsid w:val="002E657A"/>
    <w:rsid w:val="002E698C"/>
    <w:rsid w:val="002E6B42"/>
    <w:rsid w:val="002E6CAD"/>
    <w:rsid w:val="002E7195"/>
    <w:rsid w:val="002E7444"/>
    <w:rsid w:val="002E771B"/>
    <w:rsid w:val="002E78BA"/>
    <w:rsid w:val="002E7D13"/>
    <w:rsid w:val="002F005E"/>
    <w:rsid w:val="002F02BD"/>
    <w:rsid w:val="002F131A"/>
    <w:rsid w:val="002F1B29"/>
    <w:rsid w:val="002F1CBE"/>
    <w:rsid w:val="002F1DBB"/>
    <w:rsid w:val="002F273A"/>
    <w:rsid w:val="002F2A9B"/>
    <w:rsid w:val="002F2AF8"/>
    <w:rsid w:val="002F2F27"/>
    <w:rsid w:val="002F30A7"/>
    <w:rsid w:val="002F3EAF"/>
    <w:rsid w:val="002F3EB5"/>
    <w:rsid w:val="002F40E9"/>
    <w:rsid w:val="002F43E1"/>
    <w:rsid w:val="002F5149"/>
    <w:rsid w:val="002F5272"/>
    <w:rsid w:val="002F5778"/>
    <w:rsid w:val="002F5B15"/>
    <w:rsid w:val="002F5BD1"/>
    <w:rsid w:val="002F5C6B"/>
    <w:rsid w:val="002F5D0D"/>
    <w:rsid w:val="002F6445"/>
    <w:rsid w:val="002F6693"/>
    <w:rsid w:val="002F6A68"/>
    <w:rsid w:val="002F6CB3"/>
    <w:rsid w:val="002F6E6A"/>
    <w:rsid w:val="002F728B"/>
    <w:rsid w:val="002F72AC"/>
    <w:rsid w:val="002F7515"/>
    <w:rsid w:val="002F7B80"/>
    <w:rsid w:val="003006E3"/>
    <w:rsid w:val="003008EC"/>
    <w:rsid w:val="00300A1B"/>
    <w:rsid w:val="0030105B"/>
    <w:rsid w:val="00302C91"/>
    <w:rsid w:val="00302D1F"/>
    <w:rsid w:val="003033C2"/>
    <w:rsid w:val="0030381B"/>
    <w:rsid w:val="003039B4"/>
    <w:rsid w:val="00303AE6"/>
    <w:rsid w:val="00304AE8"/>
    <w:rsid w:val="00304C60"/>
    <w:rsid w:val="00304EB1"/>
    <w:rsid w:val="0030514B"/>
    <w:rsid w:val="00305657"/>
    <w:rsid w:val="00305C0C"/>
    <w:rsid w:val="00305F17"/>
    <w:rsid w:val="00306827"/>
    <w:rsid w:val="003068FC"/>
    <w:rsid w:val="00306DEB"/>
    <w:rsid w:val="00307088"/>
    <w:rsid w:val="00307169"/>
    <w:rsid w:val="003075C2"/>
    <w:rsid w:val="00307BB3"/>
    <w:rsid w:val="00310133"/>
    <w:rsid w:val="003103A4"/>
    <w:rsid w:val="00310565"/>
    <w:rsid w:val="00310E0F"/>
    <w:rsid w:val="00312922"/>
    <w:rsid w:val="003136E1"/>
    <w:rsid w:val="003137B6"/>
    <w:rsid w:val="00313FC6"/>
    <w:rsid w:val="003142B8"/>
    <w:rsid w:val="00314699"/>
    <w:rsid w:val="0031481E"/>
    <w:rsid w:val="003148D6"/>
    <w:rsid w:val="0031543A"/>
    <w:rsid w:val="00315458"/>
    <w:rsid w:val="003157EB"/>
    <w:rsid w:val="00315E6B"/>
    <w:rsid w:val="0031703B"/>
    <w:rsid w:val="003170E9"/>
    <w:rsid w:val="003172B8"/>
    <w:rsid w:val="0031748D"/>
    <w:rsid w:val="0032011B"/>
    <w:rsid w:val="003201CB"/>
    <w:rsid w:val="00320260"/>
    <w:rsid w:val="00320DE8"/>
    <w:rsid w:val="003212F8"/>
    <w:rsid w:val="00321619"/>
    <w:rsid w:val="00321A3F"/>
    <w:rsid w:val="00321AD1"/>
    <w:rsid w:val="00321E00"/>
    <w:rsid w:val="00321F9E"/>
    <w:rsid w:val="00322194"/>
    <w:rsid w:val="00322618"/>
    <w:rsid w:val="003229A8"/>
    <w:rsid w:val="003229B2"/>
    <w:rsid w:val="00322EC4"/>
    <w:rsid w:val="00322F42"/>
    <w:rsid w:val="003232C5"/>
    <w:rsid w:val="003240EA"/>
    <w:rsid w:val="003241AF"/>
    <w:rsid w:val="00324231"/>
    <w:rsid w:val="0032426E"/>
    <w:rsid w:val="00324D33"/>
    <w:rsid w:val="00325406"/>
    <w:rsid w:val="0032576D"/>
    <w:rsid w:val="00325D22"/>
    <w:rsid w:val="003264A9"/>
    <w:rsid w:val="003266C6"/>
    <w:rsid w:val="003266ED"/>
    <w:rsid w:val="00326736"/>
    <w:rsid w:val="003269AD"/>
    <w:rsid w:val="00326E9E"/>
    <w:rsid w:val="00327297"/>
    <w:rsid w:val="003275E7"/>
    <w:rsid w:val="0032790E"/>
    <w:rsid w:val="00330138"/>
    <w:rsid w:val="00330376"/>
    <w:rsid w:val="003303D3"/>
    <w:rsid w:val="00330457"/>
    <w:rsid w:val="00330A0A"/>
    <w:rsid w:val="00330A35"/>
    <w:rsid w:val="00330C3D"/>
    <w:rsid w:val="00330FC1"/>
    <w:rsid w:val="00331211"/>
    <w:rsid w:val="003312CE"/>
    <w:rsid w:val="00331506"/>
    <w:rsid w:val="0033174A"/>
    <w:rsid w:val="00331882"/>
    <w:rsid w:val="0033189F"/>
    <w:rsid w:val="0033196E"/>
    <w:rsid w:val="00331CFF"/>
    <w:rsid w:val="003321F6"/>
    <w:rsid w:val="00332930"/>
    <w:rsid w:val="0033308D"/>
    <w:rsid w:val="00333627"/>
    <w:rsid w:val="00333C4D"/>
    <w:rsid w:val="00333CCF"/>
    <w:rsid w:val="0033435E"/>
    <w:rsid w:val="00334B5F"/>
    <w:rsid w:val="00334DDA"/>
    <w:rsid w:val="00334F05"/>
    <w:rsid w:val="003352E5"/>
    <w:rsid w:val="003357D5"/>
    <w:rsid w:val="00335A36"/>
    <w:rsid w:val="00336366"/>
    <w:rsid w:val="003364C1"/>
    <w:rsid w:val="0033663F"/>
    <w:rsid w:val="00336A31"/>
    <w:rsid w:val="00336C0E"/>
    <w:rsid w:val="00336C5F"/>
    <w:rsid w:val="00336DAF"/>
    <w:rsid w:val="00336DBF"/>
    <w:rsid w:val="00340DB2"/>
    <w:rsid w:val="00340F97"/>
    <w:rsid w:val="0034108F"/>
    <w:rsid w:val="0034130D"/>
    <w:rsid w:val="00341479"/>
    <w:rsid w:val="00341668"/>
    <w:rsid w:val="0034168C"/>
    <w:rsid w:val="00341C03"/>
    <w:rsid w:val="00341D6C"/>
    <w:rsid w:val="00341ECA"/>
    <w:rsid w:val="0034220F"/>
    <w:rsid w:val="00342865"/>
    <w:rsid w:val="00343038"/>
    <w:rsid w:val="0034334C"/>
    <w:rsid w:val="00343350"/>
    <w:rsid w:val="00344265"/>
    <w:rsid w:val="0034455A"/>
    <w:rsid w:val="00344B7D"/>
    <w:rsid w:val="00344C32"/>
    <w:rsid w:val="00345717"/>
    <w:rsid w:val="00345769"/>
    <w:rsid w:val="00345C2C"/>
    <w:rsid w:val="0034649F"/>
    <w:rsid w:val="003464F8"/>
    <w:rsid w:val="00346792"/>
    <w:rsid w:val="0034685F"/>
    <w:rsid w:val="00346863"/>
    <w:rsid w:val="00347521"/>
    <w:rsid w:val="00347DAD"/>
    <w:rsid w:val="00350374"/>
    <w:rsid w:val="003505E6"/>
    <w:rsid w:val="00350776"/>
    <w:rsid w:val="00350CCE"/>
    <w:rsid w:val="00351DA4"/>
    <w:rsid w:val="0035216D"/>
    <w:rsid w:val="003542A6"/>
    <w:rsid w:val="0035430F"/>
    <w:rsid w:val="00354862"/>
    <w:rsid w:val="003548CF"/>
    <w:rsid w:val="00355043"/>
    <w:rsid w:val="00355AF7"/>
    <w:rsid w:val="00355F56"/>
    <w:rsid w:val="00356419"/>
    <w:rsid w:val="00356C5A"/>
    <w:rsid w:val="003578B4"/>
    <w:rsid w:val="00360C05"/>
    <w:rsid w:val="00361839"/>
    <w:rsid w:val="00362500"/>
    <w:rsid w:val="00362CEA"/>
    <w:rsid w:val="00362EA9"/>
    <w:rsid w:val="00363212"/>
    <w:rsid w:val="00363DF7"/>
    <w:rsid w:val="00364346"/>
    <w:rsid w:val="003643B4"/>
    <w:rsid w:val="0036450C"/>
    <w:rsid w:val="0036470B"/>
    <w:rsid w:val="00364998"/>
    <w:rsid w:val="0036522B"/>
    <w:rsid w:val="003655C1"/>
    <w:rsid w:val="003656DD"/>
    <w:rsid w:val="00365EE4"/>
    <w:rsid w:val="003664CD"/>
    <w:rsid w:val="0036666A"/>
    <w:rsid w:val="003669B0"/>
    <w:rsid w:val="00367618"/>
    <w:rsid w:val="00367D4C"/>
    <w:rsid w:val="0037065E"/>
    <w:rsid w:val="003711FD"/>
    <w:rsid w:val="003713E2"/>
    <w:rsid w:val="00371C5E"/>
    <w:rsid w:val="00371DA2"/>
    <w:rsid w:val="00371FC4"/>
    <w:rsid w:val="00373139"/>
    <w:rsid w:val="00373867"/>
    <w:rsid w:val="003738BF"/>
    <w:rsid w:val="00373BEE"/>
    <w:rsid w:val="00374012"/>
    <w:rsid w:val="003743D7"/>
    <w:rsid w:val="003747BF"/>
    <w:rsid w:val="00374962"/>
    <w:rsid w:val="00374A5C"/>
    <w:rsid w:val="00374D04"/>
    <w:rsid w:val="00375687"/>
    <w:rsid w:val="00375E41"/>
    <w:rsid w:val="00375E68"/>
    <w:rsid w:val="00375EA8"/>
    <w:rsid w:val="00375F13"/>
    <w:rsid w:val="00376C69"/>
    <w:rsid w:val="00376C91"/>
    <w:rsid w:val="0038098F"/>
    <w:rsid w:val="00381092"/>
    <w:rsid w:val="00381428"/>
    <w:rsid w:val="00382550"/>
    <w:rsid w:val="00382C5E"/>
    <w:rsid w:val="00383062"/>
    <w:rsid w:val="0038353F"/>
    <w:rsid w:val="0038424A"/>
    <w:rsid w:val="003853A3"/>
    <w:rsid w:val="003856D4"/>
    <w:rsid w:val="00385896"/>
    <w:rsid w:val="00385987"/>
    <w:rsid w:val="00385D16"/>
    <w:rsid w:val="00386D0C"/>
    <w:rsid w:val="00386E44"/>
    <w:rsid w:val="00386FA0"/>
    <w:rsid w:val="00387081"/>
    <w:rsid w:val="00387146"/>
    <w:rsid w:val="00387523"/>
    <w:rsid w:val="003876B2"/>
    <w:rsid w:val="00387EC4"/>
    <w:rsid w:val="003901F0"/>
    <w:rsid w:val="00390658"/>
    <w:rsid w:val="003907CF"/>
    <w:rsid w:val="00390D71"/>
    <w:rsid w:val="00390D92"/>
    <w:rsid w:val="00391095"/>
    <w:rsid w:val="003911BF"/>
    <w:rsid w:val="0039177D"/>
    <w:rsid w:val="003919EC"/>
    <w:rsid w:val="00392306"/>
    <w:rsid w:val="00392823"/>
    <w:rsid w:val="00392C0F"/>
    <w:rsid w:val="00392E8D"/>
    <w:rsid w:val="00393402"/>
    <w:rsid w:val="00393F1D"/>
    <w:rsid w:val="00394036"/>
    <w:rsid w:val="003945F1"/>
    <w:rsid w:val="00394D29"/>
    <w:rsid w:val="0039501F"/>
    <w:rsid w:val="003952BC"/>
    <w:rsid w:val="0039537C"/>
    <w:rsid w:val="003957A1"/>
    <w:rsid w:val="00395BDA"/>
    <w:rsid w:val="00395D9C"/>
    <w:rsid w:val="003961CC"/>
    <w:rsid w:val="00396619"/>
    <w:rsid w:val="00397A1F"/>
    <w:rsid w:val="00397CE2"/>
    <w:rsid w:val="003A08C7"/>
    <w:rsid w:val="003A0BE4"/>
    <w:rsid w:val="003A1CDD"/>
    <w:rsid w:val="003A1E64"/>
    <w:rsid w:val="003A1F70"/>
    <w:rsid w:val="003A207D"/>
    <w:rsid w:val="003A2460"/>
    <w:rsid w:val="003A25AA"/>
    <w:rsid w:val="003A263B"/>
    <w:rsid w:val="003A2F5D"/>
    <w:rsid w:val="003A2FF7"/>
    <w:rsid w:val="003A3706"/>
    <w:rsid w:val="003A3AFC"/>
    <w:rsid w:val="003A4A13"/>
    <w:rsid w:val="003A4D2D"/>
    <w:rsid w:val="003A5581"/>
    <w:rsid w:val="003A5597"/>
    <w:rsid w:val="003A5636"/>
    <w:rsid w:val="003A59E0"/>
    <w:rsid w:val="003A5BF5"/>
    <w:rsid w:val="003A5C17"/>
    <w:rsid w:val="003A60F7"/>
    <w:rsid w:val="003A6A2D"/>
    <w:rsid w:val="003A6D7A"/>
    <w:rsid w:val="003A75DF"/>
    <w:rsid w:val="003A7666"/>
    <w:rsid w:val="003A7809"/>
    <w:rsid w:val="003A7D86"/>
    <w:rsid w:val="003A7DC2"/>
    <w:rsid w:val="003B0784"/>
    <w:rsid w:val="003B0CEE"/>
    <w:rsid w:val="003B173B"/>
    <w:rsid w:val="003B1C0B"/>
    <w:rsid w:val="003B1EAF"/>
    <w:rsid w:val="003B21A9"/>
    <w:rsid w:val="003B2A83"/>
    <w:rsid w:val="003B2C6F"/>
    <w:rsid w:val="003B30F1"/>
    <w:rsid w:val="003B3445"/>
    <w:rsid w:val="003B37D4"/>
    <w:rsid w:val="003B3C18"/>
    <w:rsid w:val="003B3F84"/>
    <w:rsid w:val="003B46A7"/>
    <w:rsid w:val="003B4F71"/>
    <w:rsid w:val="003B5B8C"/>
    <w:rsid w:val="003B6003"/>
    <w:rsid w:val="003B6073"/>
    <w:rsid w:val="003B6422"/>
    <w:rsid w:val="003B65F7"/>
    <w:rsid w:val="003B68E8"/>
    <w:rsid w:val="003B69CE"/>
    <w:rsid w:val="003B69E7"/>
    <w:rsid w:val="003B6A73"/>
    <w:rsid w:val="003B6C04"/>
    <w:rsid w:val="003B6E18"/>
    <w:rsid w:val="003B6F0F"/>
    <w:rsid w:val="003B7B4C"/>
    <w:rsid w:val="003B7E01"/>
    <w:rsid w:val="003B7E14"/>
    <w:rsid w:val="003C074F"/>
    <w:rsid w:val="003C0FF3"/>
    <w:rsid w:val="003C171C"/>
    <w:rsid w:val="003C182D"/>
    <w:rsid w:val="003C1FAB"/>
    <w:rsid w:val="003C2916"/>
    <w:rsid w:val="003C2950"/>
    <w:rsid w:val="003C297A"/>
    <w:rsid w:val="003C2DCC"/>
    <w:rsid w:val="003C2DE1"/>
    <w:rsid w:val="003C311E"/>
    <w:rsid w:val="003C39A4"/>
    <w:rsid w:val="003C3FEA"/>
    <w:rsid w:val="003C475A"/>
    <w:rsid w:val="003C49C5"/>
    <w:rsid w:val="003C49EA"/>
    <w:rsid w:val="003C4AFC"/>
    <w:rsid w:val="003C4D08"/>
    <w:rsid w:val="003C4DE1"/>
    <w:rsid w:val="003C529F"/>
    <w:rsid w:val="003C5B90"/>
    <w:rsid w:val="003C6A44"/>
    <w:rsid w:val="003C78BD"/>
    <w:rsid w:val="003C7906"/>
    <w:rsid w:val="003D0659"/>
    <w:rsid w:val="003D08FC"/>
    <w:rsid w:val="003D1113"/>
    <w:rsid w:val="003D1CB8"/>
    <w:rsid w:val="003D1E8A"/>
    <w:rsid w:val="003D25D1"/>
    <w:rsid w:val="003D2E51"/>
    <w:rsid w:val="003D2E61"/>
    <w:rsid w:val="003D2F97"/>
    <w:rsid w:val="003D30E1"/>
    <w:rsid w:val="003D312C"/>
    <w:rsid w:val="003D3222"/>
    <w:rsid w:val="003D3689"/>
    <w:rsid w:val="003D3963"/>
    <w:rsid w:val="003D398C"/>
    <w:rsid w:val="003D4974"/>
    <w:rsid w:val="003D4EFB"/>
    <w:rsid w:val="003D4F2A"/>
    <w:rsid w:val="003D538F"/>
    <w:rsid w:val="003D573F"/>
    <w:rsid w:val="003D5A39"/>
    <w:rsid w:val="003D5AB7"/>
    <w:rsid w:val="003D5ACA"/>
    <w:rsid w:val="003D6066"/>
    <w:rsid w:val="003D6076"/>
    <w:rsid w:val="003D635A"/>
    <w:rsid w:val="003D687A"/>
    <w:rsid w:val="003D68F8"/>
    <w:rsid w:val="003D6BA4"/>
    <w:rsid w:val="003D6C85"/>
    <w:rsid w:val="003D702B"/>
    <w:rsid w:val="003D7055"/>
    <w:rsid w:val="003D70AC"/>
    <w:rsid w:val="003D71E0"/>
    <w:rsid w:val="003D728C"/>
    <w:rsid w:val="003D72F1"/>
    <w:rsid w:val="003D752F"/>
    <w:rsid w:val="003D7834"/>
    <w:rsid w:val="003D7E83"/>
    <w:rsid w:val="003E0162"/>
    <w:rsid w:val="003E0471"/>
    <w:rsid w:val="003E1038"/>
    <w:rsid w:val="003E11AA"/>
    <w:rsid w:val="003E160D"/>
    <w:rsid w:val="003E19A8"/>
    <w:rsid w:val="003E1C4F"/>
    <w:rsid w:val="003E1F19"/>
    <w:rsid w:val="003E2320"/>
    <w:rsid w:val="003E28C6"/>
    <w:rsid w:val="003E2AFB"/>
    <w:rsid w:val="003E2C6A"/>
    <w:rsid w:val="003E2E9C"/>
    <w:rsid w:val="003E3219"/>
    <w:rsid w:val="003E406C"/>
    <w:rsid w:val="003E4586"/>
    <w:rsid w:val="003E4700"/>
    <w:rsid w:val="003E4E45"/>
    <w:rsid w:val="003E594C"/>
    <w:rsid w:val="003E5D45"/>
    <w:rsid w:val="003E69F8"/>
    <w:rsid w:val="003E6C24"/>
    <w:rsid w:val="003E7220"/>
    <w:rsid w:val="003E7338"/>
    <w:rsid w:val="003E75F9"/>
    <w:rsid w:val="003E79D5"/>
    <w:rsid w:val="003F01EA"/>
    <w:rsid w:val="003F030D"/>
    <w:rsid w:val="003F0955"/>
    <w:rsid w:val="003F0BA5"/>
    <w:rsid w:val="003F1966"/>
    <w:rsid w:val="003F1C94"/>
    <w:rsid w:val="003F20AE"/>
    <w:rsid w:val="003F28C2"/>
    <w:rsid w:val="003F2A7C"/>
    <w:rsid w:val="003F2C6E"/>
    <w:rsid w:val="003F3A57"/>
    <w:rsid w:val="003F3BA8"/>
    <w:rsid w:val="003F4DF6"/>
    <w:rsid w:val="003F4FFF"/>
    <w:rsid w:val="003F5121"/>
    <w:rsid w:val="003F57A5"/>
    <w:rsid w:val="003F5F48"/>
    <w:rsid w:val="003F6148"/>
    <w:rsid w:val="003F61E2"/>
    <w:rsid w:val="003F629E"/>
    <w:rsid w:val="003F6394"/>
    <w:rsid w:val="003F64E6"/>
    <w:rsid w:val="003F6BB8"/>
    <w:rsid w:val="003F6F55"/>
    <w:rsid w:val="003F6FAB"/>
    <w:rsid w:val="003F79E2"/>
    <w:rsid w:val="004000A1"/>
    <w:rsid w:val="00400E21"/>
    <w:rsid w:val="00400F18"/>
    <w:rsid w:val="00401AA7"/>
    <w:rsid w:val="00401DD1"/>
    <w:rsid w:val="00402D52"/>
    <w:rsid w:val="004031F5"/>
    <w:rsid w:val="00403760"/>
    <w:rsid w:val="00403A66"/>
    <w:rsid w:val="00403D9C"/>
    <w:rsid w:val="00404A86"/>
    <w:rsid w:val="00405056"/>
    <w:rsid w:val="004050BC"/>
    <w:rsid w:val="0040526E"/>
    <w:rsid w:val="0040551C"/>
    <w:rsid w:val="00405656"/>
    <w:rsid w:val="00405C41"/>
    <w:rsid w:val="00405E5D"/>
    <w:rsid w:val="0040678E"/>
    <w:rsid w:val="00406A82"/>
    <w:rsid w:val="00406F72"/>
    <w:rsid w:val="004076EF"/>
    <w:rsid w:val="00407882"/>
    <w:rsid w:val="00407F06"/>
    <w:rsid w:val="00410086"/>
    <w:rsid w:val="004101AD"/>
    <w:rsid w:val="00411C4B"/>
    <w:rsid w:val="00411D0B"/>
    <w:rsid w:val="00411D5C"/>
    <w:rsid w:val="00411DA7"/>
    <w:rsid w:val="004121AB"/>
    <w:rsid w:val="00412268"/>
    <w:rsid w:val="00412D0E"/>
    <w:rsid w:val="00412D79"/>
    <w:rsid w:val="0041330D"/>
    <w:rsid w:val="004134CD"/>
    <w:rsid w:val="00413910"/>
    <w:rsid w:val="00414802"/>
    <w:rsid w:val="004150EF"/>
    <w:rsid w:val="004156E4"/>
    <w:rsid w:val="00416229"/>
    <w:rsid w:val="00416373"/>
    <w:rsid w:val="0041638E"/>
    <w:rsid w:val="004168A0"/>
    <w:rsid w:val="004178B4"/>
    <w:rsid w:val="0042006B"/>
    <w:rsid w:val="0042065E"/>
    <w:rsid w:val="00420F71"/>
    <w:rsid w:val="0042115A"/>
    <w:rsid w:val="004214DF"/>
    <w:rsid w:val="004217FD"/>
    <w:rsid w:val="0042276A"/>
    <w:rsid w:val="00422F96"/>
    <w:rsid w:val="00423423"/>
    <w:rsid w:val="00423429"/>
    <w:rsid w:val="00423950"/>
    <w:rsid w:val="004245D9"/>
    <w:rsid w:val="0042474A"/>
    <w:rsid w:val="00424BCF"/>
    <w:rsid w:val="004252C8"/>
    <w:rsid w:val="00425449"/>
    <w:rsid w:val="004258DA"/>
    <w:rsid w:val="00425FA1"/>
    <w:rsid w:val="00425FBE"/>
    <w:rsid w:val="00426861"/>
    <w:rsid w:val="00427313"/>
    <w:rsid w:val="00427797"/>
    <w:rsid w:val="00430921"/>
    <w:rsid w:val="00430BA4"/>
    <w:rsid w:val="00431360"/>
    <w:rsid w:val="004314AA"/>
    <w:rsid w:val="0043159B"/>
    <w:rsid w:val="00432962"/>
    <w:rsid w:val="00432F26"/>
    <w:rsid w:val="00433434"/>
    <w:rsid w:val="0043380B"/>
    <w:rsid w:val="00433824"/>
    <w:rsid w:val="00433A88"/>
    <w:rsid w:val="00433B92"/>
    <w:rsid w:val="00433DFF"/>
    <w:rsid w:val="00433F37"/>
    <w:rsid w:val="00434539"/>
    <w:rsid w:val="0043481F"/>
    <w:rsid w:val="00434982"/>
    <w:rsid w:val="00434A08"/>
    <w:rsid w:val="004358B1"/>
    <w:rsid w:val="00435A00"/>
    <w:rsid w:val="00435FE1"/>
    <w:rsid w:val="00436B35"/>
    <w:rsid w:val="0043705D"/>
    <w:rsid w:val="0043725D"/>
    <w:rsid w:val="0043742C"/>
    <w:rsid w:val="004374C6"/>
    <w:rsid w:val="00437E62"/>
    <w:rsid w:val="0044046F"/>
    <w:rsid w:val="00440A2F"/>
    <w:rsid w:val="00440A6D"/>
    <w:rsid w:val="00440ACD"/>
    <w:rsid w:val="00440B93"/>
    <w:rsid w:val="00440BF3"/>
    <w:rsid w:val="004413AF"/>
    <w:rsid w:val="00441693"/>
    <w:rsid w:val="0044178E"/>
    <w:rsid w:val="00441A92"/>
    <w:rsid w:val="00441AA2"/>
    <w:rsid w:val="00441AF6"/>
    <w:rsid w:val="00441E3A"/>
    <w:rsid w:val="00441FEC"/>
    <w:rsid w:val="004422DB"/>
    <w:rsid w:val="00442558"/>
    <w:rsid w:val="0044277E"/>
    <w:rsid w:val="004428B2"/>
    <w:rsid w:val="00443737"/>
    <w:rsid w:val="00443CA8"/>
    <w:rsid w:val="00443D7D"/>
    <w:rsid w:val="00443EBC"/>
    <w:rsid w:val="0044404B"/>
    <w:rsid w:val="0044411A"/>
    <w:rsid w:val="00444530"/>
    <w:rsid w:val="00444621"/>
    <w:rsid w:val="00444A8D"/>
    <w:rsid w:val="0044581C"/>
    <w:rsid w:val="00445D78"/>
    <w:rsid w:val="004465D9"/>
    <w:rsid w:val="00446D28"/>
    <w:rsid w:val="004470F5"/>
    <w:rsid w:val="004472A9"/>
    <w:rsid w:val="00447859"/>
    <w:rsid w:val="004500F9"/>
    <w:rsid w:val="004501BC"/>
    <w:rsid w:val="0045095E"/>
    <w:rsid w:val="00451236"/>
    <w:rsid w:val="00451254"/>
    <w:rsid w:val="004512FE"/>
    <w:rsid w:val="004513AA"/>
    <w:rsid w:val="004518FB"/>
    <w:rsid w:val="00451F4F"/>
    <w:rsid w:val="00452AA4"/>
    <w:rsid w:val="0045336E"/>
    <w:rsid w:val="0045434B"/>
    <w:rsid w:val="00454708"/>
    <w:rsid w:val="00454F6F"/>
    <w:rsid w:val="00454F7D"/>
    <w:rsid w:val="0045537C"/>
    <w:rsid w:val="00455470"/>
    <w:rsid w:val="00455845"/>
    <w:rsid w:val="00455ABE"/>
    <w:rsid w:val="00455B0D"/>
    <w:rsid w:val="0045627E"/>
    <w:rsid w:val="0045650C"/>
    <w:rsid w:val="004566FB"/>
    <w:rsid w:val="0045672E"/>
    <w:rsid w:val="004569BF"/>
    <w:rsid w:val="00456A99"/>
    <w:rsid w:val="00456F03"/>
    <w:rsid w:val="004570BF"/>
    <w:rsid w:val="00457363"/>
    <w:rsid w:val="004574AC"/>
    <w:rsid w:val="00457595"/>
    <w:rsid w:val="00457E97"/>
    <w:rsid w:val="00457FBB"/>
    <w:rsid w:val="00460019"/>
    <w:rsid w:val="00460269"/>
    <w:rsid w:val="0046095A"/>
    <w:rsid w:val="00460BD7"/>
    <w:rsid w:val="00460E85"/>
    <w:rsid w:val="00461048"/>
    <w:rsid w:val="004611F0"/>
    <w:rsid w:val="004614B8"/>
    <w:rsid w:val="0046162A"/>
    <w:rsid w:val="004616E8"/>
    <w:rsid w:val="004618F7"/>
    <w:rsid w:val="00461A7D"/>
    <w:rsid w:val="00461C96"/>
    <w:rsid w:val="00461D09"/>
    <w:rsid w:val="00461D57"/>
    <w:rsid w:val="00462600"/>
    <w:rsid w:val="00462D51"/>
    <w:rsid w:val="00462EC8"/>
    <w:rsid w:val="0046333B"/>
    <w:rsid w:val="00463602"/>
    <w:rsid w:val="004638AE"/>
    <w:rsid w:val="00463A1B"/>
    <w:rsid w:val="00463D31"/>
    <w:rsid w:val="00463ECD"/>
    <w:rsid w:val="004643B2"/>
    <w:rsid w:val="00464830"/>
    <w:rsid w:val="00464C94"/>
    <w:rsid w:val="00464DD8"/>
    <w:rsid w:val="00466054"/>
    <w:rsid w:val="00466A3C"/>
    <w:rsid w:val="00467BB6"/>
    <w:rsid w:val="00467DF3"/>
    <w:rsid w:val="00467F62"/>
    <w:rsid w:val="004701AB"/>
    <w:rsid w:val="00470607"/>
    <w:rsid w:val="0047064D"/>
    <w:rsid w:val="004709A7"/>
    <w:rsid w:val="00470D87"/>
    <w:rsid w:val="004711E7"/>
    <w:rsid w:val="004716E8"/>
    <w:rsid w:val="00471920"/>
    <w:rsid w:val="00471967"/>
    <w:rsid w:val="00471A9B"/>
    <w:rsid w:val="00471C8B"/>
    <w:rsid w:val="0047229F"/>
    <w:rsid w:val="004725D6"/>
    <w:rsid w:val="004729CB"/>
    <w:rsid w:val="00472CD3"/>
    <w:rsid w:val="00472CDE"/>
    <w:rsid w:val="00472EBC"/>
    <w:rsid w:val="0047351A"/>
    <w:rsid w:val="004735DC"/>
    <w:rsid w:val="00473D1E"/>
    <w:rsid w:val="00474AF6"/>
    <w:rsid w:val="00474B97"/>
    <w:rsid w:val="00474CBE"/>
    <w:rsid w:val="00475147"/>
    <w:rsid w:val="00475202"/>
    <w:rsid w:val="004752B1"/>
    <w:rsid w:val="004752DD"/>
    <w:rsid w:val="00475431"/>
    <w:rsid w:val="00475FB9"/>
    <w:rsid w:val="004762EB"/>
    <w:rsid w:val="004763DE"/>
    <w:rsid w:val="00476AE3"/>
    <w:rsid w:val="00476E4F"/>
    <w:rsid w:val="00476E9B"/>
    <w:rsid w:val="00476F89"/>
    <w:rsid w:val="004772CF"/>
    <w:rsid w:val="00477790"/>
    <w:rsid w:val="00477F4F"/>
    <w:rsid w:val="00480370"/>
    <w:rsid w:val="004803B8"/>
    <w:rsid w:val="00480BAE"/>
    <w:rsid w:val="00480F11"/>
    <w:rsid w:val="00481D90"/>
    <w:rsid w:val="00481E57"/>
    <w:rsid w:val="00481FC1"/>
    <w:rsid w:val="0048202F"/>
    <w:rsid w:val="00482197"/>
    <w:rsid w:val="004821F6"/>
    <w:rsid w:val="00482203"/>
    <w:rsid w:val="00482A59"/>
    <w:rsid w:val="00483072"/>
    <w:rsid w:val="004832A8"/>
    <w:rsid w:val="004832C8"/>
    <w:rsid w:val="00483ADA"/>
    <w:rsid w:val="0048432E"/>
    <w:rsid w:val="00484650"/>
    <w:rsid w:val="004846DD"/>
    <w:rsid w:val="00484ED4"/>
    <w:rsid w:val="00484FB9"/>
    <w:rsid w:val="0048533B"/>
    <w:rsid w:val="0048555E"/>
    <w:rsid w:val="0048567A"/>
    <w:rsid w:val="0048584D"/>
    <w:rsid w:val="004860CB"/>
    <w:rsid w:val="00486109"/>
    <w:rsid w:val="0048655C"/>
    <w:rsid w:val="004868F8"/>
    <w:rsid w:val="004869C4"/>
    <w:rsid w:val="004870A6"/>
    <w:rsid w:val="00487B51"/>
    <w:rsid w:val="00487C0C"/>
    <w:rsid w:val="004909BE"/>
    <w:rsid w:val="00490DB6"/>
    <w:rsid w:val="00491320"/>
    <w:rsid w:val="00491346"/>
    <w:rsid w:val="0049178C"/>
    <w:rsid w:val="00491C41"/>
    <w:rsid w:val="00491D60"/>
    <w:rsid w:val="00492884"/>
    <w:rsid w:val="004933FE"/>
    <w:rsid w:val="004934C2"/>
    <w:rsid w:val="004936DB"/>
    <w:rsid w:val="0049393E"/>
    <w:rsid w:val="00494061"/>
    <w:rsid w:val="00494756"/>
    <w:rsid w:val="00494D7F"/>
    <w:rsid w:val="0049506E"/>
    <w:rsid w:val="004950D6"/>
    <w:rsid w:val="00495248"/>
    <w:rsid w:val="004955E6"/>
    <w:rsid w:val="0049574B"/>
    <w:rsid w:val="00495853"/>
    <w:rsid w:val="00495A2A"/>
    <w:rsid w:val="00495A77"/>
    <w:rsid w:val="00495EAF"/>
    <w:rsid w:val="00496289"/>
    <w:rsid w:val="00496CB3"/>
    <w:rsid w:val="00496F9F"/>
    <w:rsid w:val="00497257"/>
    <w:rsid w:val="0049736C"/>
    <w:rsid w:val="00497514"/>
    <w:rsid w:val="00497C83"/>
    <w:rsid w:val="00497E9F"/>
    <w:rsid w:val="004A0400"/>
    <w:rsid w:val="004A049E"/>
    <w:rsid w:val="004A09F3"/>
    <w:rsid w:val="004A0ED3"/>
    <w:rsid w:val="004A1B9D"/>
    <w:rsid w:val="004A2558"/>
    <w:rsid w:val="004A3174"/>
    <w:rsid w:val="004A3276"/>
    <w:rsid w:val="004A37C7"/>
    <w:rsid w:val="004A3ABA"/>
    <w:rsid w:val="004A3C39"/>
    <w:rsid w:val="004A3CDC"/>
    <w:rsid w:val="004A3DD7"/>
    <w:rsid w:val="004A3E2B"/>
    <w:rsid w:val="004A41DC"/>
    <w:rsid w:val="004A44C7"/>
    <w:rsid w:val="004A4EAB"/>
    <w:rsid w:val="004A5160"/>
    <w:rsid w:val="004A53EB"/>
    <w:rsid w:val="004A5EAF"/>
    <w:rsid w:val="004A74E5"/>
    <w:rsid w:val="004A780B"/>
    <w:rsid w:val="004A79DB"/>
    <w:rsid w:val="004B0048"/>
    <w:rsid w:val="004B0333"/>
    <w:rsid w:val="004B04A7"/>
    <w:rsid w:val="004B04C5"/>
    <w:rsid w:val="004B08AB"/>
    <w:rsid w:val="004B0AC0"/>
    <w:rsid w:val="004B0E67"/>
    <w:rsid w:val="004B10AA"/>
    <w:rsid w:val="004B122D"/>
    <w:rsid w:val="004B13B2"/>
    <w:rsid w:val="004B1DFC"/>
    <w:rsid w:val="004B2C7D"/>
    <w:rsid w:val="004B2D4E"/>
    <w:rsid w:val="004B2EC1"/>
    <w:rsid w:val="004B2FD5"/>
    <w:rsid w:val="004B349A"/>
    <w:rsid w:val="004B3A88"/>
    <w:rsid w:val="004B414E"/>
    <w:rsid w:val="004B42FA"/>
    <w:rsid w:val="004B45C3"/>
    <w:rsid w:val="004B4AF7"/>
    <w:rsid w:val="004B4D16"/>
    <w:rsid w:val="004B4D8C"/>
    <w:rsid w:val="004B59ED"/>
    <w:rsid w:val="004B5E70"/>
    <w:rsid w:val="004B5F68"/>
    <w:rsid w:val="004B650D"/>
    <w:rsid w:val="004B66CC"/>
    <w:rsid w:val="004B6F6B"/>
    <w:rsid w:val="004B71CF"/>
    <w:rsid w:val="004B7341"/>
    <w:rsid w:val="004B7754"/>
    <w:rsid w:val="004B78BD"/>
    <w:rsid w:val="004B792E"/>
    <w:rsid w:val="004B796C"/>
    <w:rsid w:val="004B79E7"/>
    <w:rsid w:val="004C04DC"/>
    <w:rsid w:val="004C0ADD"/>
    <w:rsid w:val="004C18AD"/>
    <w:rsid w:val="004C1A70"/>
    <w:rsid w:val="004C1D7B"/>
    <w:rsid w:val="004C1DBE"/>
    <w:rsid w:val="004C1F02"/>
    <w:rsid w:val="004C221A"/>
    <w:rsid w:val="004C2651"/>
    <w:rsid w:val="004C2868"/>
    <w:rsid w:val="004C2F13"/>
    <w:rsid w:val="004C3FD8"/>
    <w:rsid w:val="004C421E"/>
    <w:rsid w:val="004C4338"/>
    <w:rsid w:val="004C4ADA"/>
    <w:rsid w:val="004C4BAD"/>
    <w:rsid w:val="004C4C48"/>
    <w:rsid w:val="004C4FE4"/>
    <w:rsid w:val="004C5601"/>
    <w:rsid w:val="004C5F3B"/>
    <w:rsid w:val="004C6045"/>
    <w:rsid w:val="004C612D"/>
    <w:rsid w:val="004C669A"/>
    <w:rsid w:val="004C6A1B"/>
    <w:rsid w:val="004C6AFF"/>
    <w:rsid w:val="004C6CE0"/>
    <w:rsid w:val="004C7434"/>
    <w:rsid w:val="004C75D6"/>
    <w:rsid w:val="004C7712"/>
    <w:rsid w:val="004C7B84"/>
    <w:rsid w:val="004C7DB1"/>
    <w:rsid w:val="004D02C2"/>
    <w:rsid w:val="004D0CB1"/>
    <w:rsid w:val="004D0E4D"/>
    <w:rsid w:val="004D0F45"/>
    <w:rsid w:val="004D10E9"/>
    <w:rsid w:val="004D1276"/>
    <w:rsid w:val="004D1651"/>
    <w:rsid w:val="004D16B8"/>
    <w:rsid w:val="004D187C"/>
    <w:rsid w:val="004D18EF"/>
    <w:rsid w:val="004D19E7"/>
    <w:rsid w:val="004D1E88"/>
    <w:rsid w:val="004D2465"/>
    <w:rsid w:val="004D28C7"/>
    <w:rsid w:val="004D2BC4"/>
    <w:rsid w:val="004D2F25"/>
    <w:rsid w:val="004D33EC"/>
    <w:rsid w:val="004D35BA"/>
    <w:rsid w:val="004D3841"/>
    <w:rsid w:val="004D3A07"/>
    <w:rsid w:val="004D3A6D"/>
    <w:rsid w:val="004D3D33"/>
    <w:rsid w:val="004D48C5"/>
    <w:rsid w:val="004D4E5E"/>
    <w:rsid w:val="004D51E5"/>
    <w:rsid w:val="004D51E7"/>
    <w:rsid w:val="004D534C"/>
    <w:rsid w:val="004D54D6"/>
    <w:rsid w:val="004D5BA3"/>
    <w:rsid w:val="004D5E94"/>
    <w:rsid w:val="004D5FBE"/>
    <w:rsid w:val="004D675E"/>
    <w:rsid w:val="004D6D10"/>
    <w:rsid w:val="004D739C"/>
    <w:rsid w:val="004D74C5"/>
    <w:rsid w:val="004D788F"/>
    <w:rsid w:val="004D7CB6"/>
    <w:rsid w:val="004D7E21"/>
    <w:rsid w:val="004E032B"/>
    <w:rsid w:val="004E03C4"/>
    <w:rsid w:val="004E05DF"/>
    <w:rsid w:val="004E08B4"/>
    <w:rsid w:val="004E0A6D"/>
    <w:rsid w:val="004E1699"/>
    <w:rsid w:val="004E1BB9"/>
    <w:rsid w:val="004E266E"/>
    <w:rsid w:val="004E2A04"/>
    <w:rsid w:val="004E322E"/>
    <w:rsid w:val="004E369E"/>
    <w:rsid w:val="004E3960"/>
    <w:rsid w:val="004E3A82"/>
    <w:rsid w:val="004E3E7B"/>
    <w:rsid w:val="004E3F3E"/>
    <w:rsid w:val="004E41C5"/>
    <w:rsid w:val="004E42CA"/>
    <w:rsid w:val="004E4459"/>
    <w:rsid w:val="004E46B3"/>
    <w:rsid w:val="004E47A5"/>
    <w:rsid w:val="004E4801"/>
    <w:rsid w:val="004E4929"/>
    <w:rsid w:val="004E49AC"/>
    <w:rsid w:val="004E555A"/>
    <w:rsid w:val="004E58B0"/>
    <w:rsid w:val="004E5B58"/>
    <w:rsid w:val="004E5F30"/>
    <w:rsid w:val="004E61C9"/>
    <w:rsid w:val="004E6554"/>
    <w:rsid w:val="004E6708"/>
    <w:rsid w:val="004E68BD"/>
    <w:rsid w:val="004E6EAF"/>
    <w:rsid w:val="004E74DD"/>
    <w:rsid w:val="004E7B09"/>
    <w:rsid w:val="004F0169"/>
    <w:rsid w:val="004F04E8"/>
    <w:rsid w:val="004F0683"/>
    <w:rsid w:val="004F0832"/>
    <w:rsid w:val="004F0CA3"/>
    <w:rsid w:val="004F0E5E"/>
    <w:rsid w:val="004F0FB9"/>
    <w:rsid w:val="004F13DC"/>
    <w:rsid w:val="004F15ED"/>
    <w:rsid w:val="004F2071"/>
    <w:rsid w:val="004F22A7"/>
    <w:rsid w:val="004F2579"/>
    <w:rsid w:val="004F2B90"/>
    <w:rsid w:val="004F3211"/>
    <w:rsid w:val="004F363A"/>
    <w:rsid w:val="004F3806"/>
    <w:rsid w:val="004F3878"/>
    <w:rsid w:val="004F3B8E"/>
    <w:rsid w:val="004F3E37"/>
    <w:rsid w:val="004F3F50"/>
    <w:rsid w:val="004F458B"/>
    <w:rsid w:val="004F53B1"/>
    <w:rsid w:val="004F5915"/>
    <w:rsid w:val="004F59B8"/>
    <w:rsid w:val="004F5A2F"/>
    <w:rsid w:val="004F5BF8"/>
    <w:rsid w:val="004F5D31"/>
    <w:rsid w:val="004F6CA2"/>
    <w:rsid w:val="004F7068"/>
    <w:rsid w:val="004F72B3"/>
    <w:rsid w:val="004F75F2"/>
    <w:rsid w:val="004F7E28"/>
    <w:rsid w:val="005001A3"/>
    <w:rsid w:val="005002C9"/>
    <w:rsid w:val="0050066A"/>
    <w:rsid w:val="00500864"/>
    <w:rsid w:val="00500916"/>
    <w:rsid w:val="00500AEB"/>
    <w:rsid w:val="005013F1"/>
    <w:rsid w:val="005017B6"/>
    <w:rsid w:val="00501ACD"/>
    <w:rsid w:val="00501BCA"/>
    <w:rsid w:val="00501BF7"/>
    <w:rsid w:val="00501FBA"/>
    <w:rsid w:val="0050210C"/>
    <w:rsid w:val="0050295A"/>
    <w:rsid w:val="005029FC"/>
    <w:rsid w:val="00502BD7"/>
    <w:rsid w:val="0050307A"/>
    <w:rsid w:val="00503F88"/>
    <w:rsid w:val="00504093"/>
    <w:rsid w:val="00504B76"/>
    <w:rsid w:val="005052F6"/>
    <w:rsid w:val="00505663"/>
    <w:rsid w:val="00506477"/>
    <w:rsid w:val="005064CC"/>
    <w:rsid w:val="00506678"/>
    <w:rsid w:val="00506BEE"/>
    <w:rsid w:val="00506F1B"/>
    <w:rsid w:val="00507999"/>
    <w:rsid w:val="005079C2"/>
    <w:rsid w:val="00507AA5"/>
    <w:rsid w:val="00507AE6"/>
    <w:rsid w:val="0051056C"/>
    <w:rsid w:val="00510A91"/>
    <w:rsid w:val="00510DD5"/>
    <w:rsid w:val="00510F7B"/>
    <w:rsid w:val="005113CB"/>
    <w:rsid w:val="0051142B"/>
    <w:rsid w:val="00511556"/>
    <w:rsid w:val="005116B8"/>
    <w:rsid w:val="00511F82"/>
    <w:rsid w:val="00511FE9"/>
    <w:rsid w:val="00512097"/>
    <w:rsid w:val="00512601"/>
    <w:rsid w:val="00512851"/>
    <w:rsid w:val="00512AFD"/>
    <w:rsid w:val="00512B83"/>
    <w:rsid w:val="00512DB4"/>
    <w:rsid w:val="00512E2E"/>
    <w:rsid w:val="00512F61"/>
    <w:rsid w:val="00514110"/>
    <w:rsid w:val="0051446B"/>
    <w:rsid w:val="00514918"/>
    <w:rsid w:val="0051584B"/>
    <w:rsid w:val="00515A76"/>
    <w:rsid w:val="00515BF7"/>
    <w:rsid w:val="00515CCD"/>
    <w:rsid w:val="00515E0F"/>
    <w:rsid w:val="00515FA3"/>
    <w:rsid w:val="005165AC"/>
    <w:rsid w:val="0051664C"/>
    <w:rsid w:val="0051668A"/>
    <w:rsid w:val="0051669D"/>
    <w:rsid w:val="00517347"/>
    <w:rsid w:val="005173DA"/>
    <w:rsid w:val="005174CE"/>
    <w:rsid w:val="005178C9"/>
    <w:rsid w:val="00517F6F"/>
    <w:rsid w:val="0052054D"/>
    <w:rsid w:val="0052113F"/>
    <w:rsid w:val="005211F8"/>
    <w:rsid w:val="0052188D"/>
    <w:rsid w:val="00521C66"/>
    <w:rsid w:val="00521F22"/>
    <w:rsid w:val="005225E8"/>
    <w:rsid w:val="0052291A"/>
    <w:rsid w:val="0052302A"/>
    <w:rsid w:val="00523086"/>
    <w:rsid w:val="005235D3"/>
    <w:rsid w:val="0052394A"/>
    <w:rsid w:val="00523D2C"/>
    <w:rsid w:val="005246CE"/>
    <w:rsid w:val="00524849"/>
    <w:rsid w:val="0052489C"/>
    <w:rsid w:val="0052495F"/>
    <w:rsid w:val="00524B01"/>
    <w:rsid w:val="00524C39"/>
    <w:rsid w:val="0052511B"/>
    <w:rsid w:val="0052523D"/>
    <w:rsid w:val="0052609F"/>
    <w:rsid w:val="00526111"/>
    <w:rsid w:val="00526FC6"/>
    <w:rsid w:val="005270BB"/>
    <w:rsid w:val="00527150"/>
    <w:rsid w:val="00527790"/>
    <w:rsid w:val="00527EF7"/>
    <w:rsid w:val="0053010F"/>
    <w:rsid w:val="0053053E"/>
    <w:rsid w:val="00530DB3"/>
    <w:rsid w:val="00531AA3"/>
    <w:rsid w:val="0053202B"/>
    <w:rsid w:val="00532062"/>
    <w:rsid w:val="00532105"/>
    <w:rsid w:val="00532492"/>
    <w:rsid w:val="0053285E"/>
    <w:rsid w:val="0053293E"/>
    <w:rsid w:val="00533669"/>
    <w:rsid w:val="00533922"/>
    <w:rsid w:val="00534179"/>
    <w:rsid w:val="0053445A"/>
    <w:rsid w:val="0053477F"/>
    <w:rsid w:val="0053479B"/>
    <w:rsid w:val="00534B58"/>
    <w:rsid w:val="00534DC3"/>
    <w:rsid w:val="00534F66"/>
    <w:rsid w:val="00535050"/>
    <w:rsid w:val="005360B2"/>
    <w:rsid w:val="005366A6"/>
    <w:rsid w:val="00536B99"/>
    <w:rsid w:val="005376DB"/>
    <w:rsid w:val="00537FAE"/>
    <w:rsid w:val="00540716"/>
    <w:rsid w:val="005407BE"/>
    <w:rsid w:val="00540B55"/>
    <w:rsid w:val="00540F5B"/>
    <w:rsid w:val="00541168"/>
    <w:rsid w:val="005411C8"/>
    <w:rsid w:val="00541465"/>
    <w:rsid w:val="005417D2"/>
    <w:rsid w:val="005418B5"/>
    <w:rsid w:val="005418EC"/>
    <w:rsid w:val="00542750"/>
    <w:rsid w:val="00542835"/>
    <w:rsid w:val="00542C30"/>
    <w:rsid w:val="00542DCF"/>
    <w:rsid w:val="005433FD"/>
    <w:rsid w:val="00543489"/>
    <w:rsid w:val="005434D8"/>
    <w:rsid w:val="00543765"/>
    <w:rsid w:val="0054384B"/>
    <w:rsid w:val="00543AE1"/>
    <w:rsid w:val="00543F8F"/>
    <w:rsid w:val="00544853"/>
    <w:rsid w:val="00544AF2"/>
    <w:rsid w:val="00544DDA"/>
    <w:rsid w:val="00544EEF"/>
    <w:rsid w:val="0054546E"/>
    <w:rsid w:val="005457FA"/>
    <w:rsid w:val="00545829"/>
    <w:rsid w:val="005475CA"/>
    <w:rsid w:val="00547AE5"/>
    <w:rsid w:val="00547ED2"/>
    <w:rsid w:val="00550852"/>
    <w:rsid w:val="0055167C"/>
    <w:rsid w:val="00551AAB"/>
    <w:rsid w:val="00551BBA"/>
    <w:rsid w:val="00551CDD"/>
    <w:rsid w:val="005522C2"/>
    <w:rsid w:val="0055259E"/>
    <w:rsid w:val="00552975"/>
    <w:rsid w:val="005529B6"/>
    <w:rsid w:val="00552CDB"/>
    <w:rsid w:val="00552D37"/>
    <w:rsid w:val="00552DC4"/>
    <w:rsid w:val="00553124"/>
    <w:rsid w:val="005535F8"/>
    <w:rsid w:val="005539B6"/>
    <w:rsid w:val="00553C1C"/>
    <w:rsid w:val="00553D5C"/>
    <w:rsid w:val="00553DAE"/>
    <w:rsid w:val="00553E09"/>
    <w:rsid w:val="00554033"/>
    <w:rsid w:val="005545D8"/>
    <w:rsid w:val="005546F2"/>
    <w:rsid w:val="00554878"/>
    <w:rsid w:val="005549A9"/>
    <w:rsid w:val="00554BAE"/>
    <w:rsid w:val="00554BE7"/>
    <w:rsid w:val="00554C2F"/>
    <w:rsid w:val="00554E29"/>
    <w:rsid w:val="00554F20"/>
    <w:rsid w:val="005550BE"/>
    <w:rsid w:val="00555A1A"/>
    <w:rsid w:val="00555F16"/>
    <w:rsid w:val="00556406"/>
    <w:rsid w:val="0055654B"/>
    <w:rsid w:val="00556A56"/>
    <w:rsid w:val="00556C9C"/>
    <w:rsid w:val="005573C0"/>
    <w:rsid w:val="00557912"/>
    <w:rsid w:val="00557D1D"/>
    <w:rsid w:val="00557EEB"/>
    <w:rsid w:val="0056040A"/>
    <w:rsid w:val="005604AF"/>
    <w:rsid w:val="005604ED"/>
    <w:rsid w:val="00560C7E"/>
    <w:rsid w:val="00560FDB"/>
    <w:rsid w:val="0056111F"/>
    <w:rsid w:val="00561D6E"/>
    <w:rsid w:val="00561D91"/>
    <w:rsid w:val="00561DDE"/>
    <w:rsid w:val="00562D33"/>
    <w:rsid w:val="00562D64"/>
    <w:rsid w:val="00563541"/>
    <w:rsid w:val="00563ACA"/>
    <w:rsid w:val="00563C2D"/>
    <w:rsid w:val="005642BD"/>
    <w:rsid w:val="00564A6F"/>
    <w:rsid w:val="00564D3D"/>
    <w:rsid w:val="00564DB6"/>
    <w:rsid w:val="0056519D"/>
    <w:rsid w:val="005655CC"/>
    <w:rsid w:val="0056586A"/>
    <w:rsid w:val="005665EF"/>
    <w:rsid w:val="0056689E"/>
    <w:rsid w:val="00566911"/>
    <w:rsid w:val="005673AD"/>
    <w:rsid w:val="005673D8"/>
    <w:rsid w:val="00567938"/>
    <w:rsid w:val="005703FD"/>
    <w:rsid w:val="00570C86"/>
    <w:rsid w:val="00570CF4"/>
    <w:rsid w:val="005718A7"/>
    <w:rsid w:val="005720C7"/>
    <w:rsid w:val="00572743"/>
    <w:rsid w:val="005727B0"/>
    <w:rsid w:val="00572833"/>
    <w:rsid w:val="00572C2C"/>
    <w:rsid w:val="00572D44"/>
    <w:rsid w:val="00572E19"/>
    <w:rsid w:val="00572E2E"/>
    <w:rsid w:val="005733B6"/>
    <w:rsid w:val="005736E6"/>
    <w:rsid w:val="005738C7"/>
    <w:rsid w:val="005739B8"/>
    <w:rsid w:val="00573CA9"/>
    <w:rsid w:val="00573EA5"/>
    <w:rsid w:val="00574328"/>
    <w:rsid w:val="00574899"/>
    <w:rsid w:val="00574987"/>
    <w:rsid w:val="00574C26"/>
    <w:rsid w:val="00574E06"/>
    <w:rsid w:val="0057535D"/>
    <w:rsid w:val="005754A7"/>
    <w:rsid w:val="005757CE"/>
    <w:rsid w:val="00575B70"/>
    <w:rsid w:val="00575B9D"/>
    <w:rsid w:val="00575DAC"/>
    <w:rsid w:val="00576906"/>
    <w:rsid w:val="00576DA4"/>
    <w:rsid w:val="005776C1"/>
    <w:rsid w:val="00577FFA"/>
    <w:rsid w:val="005806F1"/>
    <w:rsid w:val="00580ED1"/>
    <w:rsid w:val="00581A9E"/>
    <w:rsid w:val="00582436"/>
    <w:rsid w:val="0058254F"/>
    <w:rsid w:val="00582A3B"/>
    <w:rsid w:val="00582AC7"/>
    <w:rsid w:val="00582CD5"/>
    <w:rsid w:val="005830A0"/>
    <w:rsid w:val="00583410"/>
    <w:rsid w:val="00583446"/>
    <w:rsid w:val="0058347D"/>
    <w:rsid w:val="00583D41"/>
    <w:rsid w:val="005842F9"/>
    <w:rsid w:val="00584455"/>
    <w:rsid w:val="00584794"/>
    <w:rsid w:val="00584984"/>
    <w:rsid w:val="00584C30"/>
    <w:rsid w:val="00584D93"/>
    <w:rsid w:val="00584FAE"/>
    <w:rsid w:val="0058532A"/>
    <w:rsid w:val="00585BFC"/>
    <w:rsid w:val="00585D65"/>
    <w:rsid w:val="00585DFD"/>
    <w:rsid w:val="00586163"/>
    <w:rsid w:val="00586F2F"/>
    <w:rsid w:val="0058735E"/>
    <w:rsid w:val="0058751B"/>
    <w:rsid w:val="00587907"/>
    <w:rsid w:val="0058793C"/>
    <w:rsid w:val="0058794C"/>
    <w:rsid w:val="0059017A"/>
    <w:rsid w:val="0059094D"/>
    <w:rsid w:val="00590FAA"/>
    <w:rsid w:val="005916CE"/>
    <w:rsid w:val="00591A3D"/>
    <w:rsid w:val="00591A7C"/>
    <w:rsid w:val="00591AA2"/>
    <w:rsid w:val="00591BEA"/>
    <w:rsid w:val="00591F24"/>
    <w:rsid w:val="00591F76"/>
    <w:rsid w:val="005920BD"/>
    <w:rsid w:val="00592347"/>
    <w:rsid w:val="0059259F"/>
    <w:rsid w:val="00592A4C"/>
    <w:rsid w:val="00592B83"/>
    <w:rsid w:val="005935AF"/>
    <w:rsid w:val="00593C64"/>
    <w:rsid w:val="00594918"/>
    <w:rsid w:val="005956C2"/>
    <w:rsid w:val="005958EE"/>
    <w:rsid w:val="00595B37"/>
    <w:rsid w:val="00595BED"/>
    <w:rsid w:val="00595BF6"/>
    <w:rsid w:val="00596111"/>
    <w:rsid w:val="00596532"/>
    <w:rsid w:val="0059670F"/>
    <w:rsid w:val="005967B0"/>
    <w:rsid w:val="00597643"/>
    <w:rsid w:val="00597671"/>
    <w:rsid w:val="00597955"/>
    <w:rsid w:val="00597D88"/>
    <w:rsid w:val="00597E41"/>
    <w:rsid w:val="00597EB3"/>
    <w:rsid w:val="005A0060"/>
    <w:rsid w:val="005A014D"/>
    <w:rsid w:val="005A031B"/>
    <w:rsid w:val="005A05C6"/>
    <w:rsid w:val="005A0838"/>
    <w:rsid w:val="005A0845"/>
    <w:rsid w:val="005A118C"/>
    <w:rsid w:val="005A1351"/>
    <w:rsid w:val="005A16BE"/>
    <w:rsid w:val="005A17FB"/>
    <w:rsid w:val="005A29DE"/>
    <w:rsid w:val="005A3150"/>
    <w:rsid w:val="005A3390"/>
    <w:rsid w:val="005A39FE"/>
    <w:rsid w:val="005A3A3A"/>
    <w:rsid w:val="005A40CB"/>
    <w:rsid w:val="005A4358"/>
    <w:rsid w:val="005A436B"/>
    <w:rsid w:val="005A44BD"/>
    <w:rsid w:val="005A4520"/>
    <w:rsid w:val="005A47A7"/>
    <w:rsid w:val="005A4945"/>
    <w:rsid w:val="005A5974"/>
    <w:rsid w:val="005A5A34"/>
    <w:rsid w:val="005A5E4A"/>
    <w:rsid w:val="005A685D"/>
    <w:rsid w:val="005A6946"/>
    <w:rsid w:val="005A6AD1"/>
    <w:rsid w:val="005A6CF2"/>
    <w:rsid w:val="005A6F65"/>
    <w:rsid w:val="005A7136"/>
    <w:rsid w:val="005A725E"/>
    <w:rsid w:val="005A73FC"/>
    <w:rsid w:val="005A7B79"/>
    <w:rsid w:val="005B0719"/>
    <w:rsid w:val="005B131A"/>
    <w:rsid w:val="005B150A"/>
    <w:rsid w:val="005B1FF6"/>
    <w:rsid w:val="005B25F8"/>
    <w:rsid w:val="005B2623"/>
    <w:rsid w:val="005B2702"/>
    <w:rsid w:val="005B2C04"/>
    <w:rsid w:val="005B300A"/>
    <w:rsid w:val="005B3602"/>
    <w:rsid w:val="005B37E0"/>
    <w:rsid w:val="005B3E15"/>
    <w:rsid w:val="005B421D"/>
    <w:rsid w:val="005B4390"/>
    <w:rsid w:val="005B43D6"/>
    <w:rsid w:val="005B45E1"/>
    <w:rsid w:val="005B4B84"/>
    <w:rsid w:val="005B4BA5"/>
    <w:rsid w:val="005B4E0D"/>
    <w:rsid w:val="005B55B6"/>
    <w:rsid w:val="005B580C"/>
    <w:rsid w:val="005B58D2"/>
    <w:rsid w:val="005B5CC7"/>
    <w:rsid w:val="005B66D6"/>
    <w:rsid w:val="005B67C1"/>
    <w:rsid w:val="005B7033"/>
    <w:rsid w:val="005B7146"/>
    <w:rsid w:val="005B73C2"/>
    <w:rsid w:val="005B7BD0"/>
    <w:rsid w:val="005C05B2"/>
    <w:rsid w:val="005C0991"/>
    <w:rsid w:val="005C0BA6"/>
    <w:rsid w:val="005C169D"/>
    <w:rsid w:val="005C1839"/>
    <w:rsid w:val="005C19A3"/>
    <w:rsid w:val="005C1A73"/>
    <w:rsid w:val="005C1DD2"/>
    <w:rsid w:val="005C1F15"/>
    <w:rsid w:val="005C22BF"/>
    <w:rsid w:val="005C290E"/>
    <w:rsid w:val="005C2C83"/>
    <w:rsid w:val="005C2D46"/>
    <w:rsid w:val="005C2E54"/>
    <w:rsid w:val="005C339C"/>
    <w:rsid w:val="005C3770"/>
    <w:rsid w:val="005C3A01"/>
    <w:rsid w:val="005C3AFD"/>
    <w:rsid w:val="005C40CB"/>
    <w:rsid w:val="005C4175"/>
    <w:rsid w:val="005C52D5"/>
    <w:rsid w:val="005C5667"/>
    <w:rsid w:val="005C568D"/>
    <w:rsid w:val="005C5E2C"/>
    <w:rsid w:val="005C5EFC"/>
    <w:rsid w:val="005C65C7"/>
    <w:rsid w:val="005C6660"/>
    <w:rsid w:val="005C6755"/>
    <w:rsid w:val="005C6785"/>
    <w:rsid w:val="005C67FA"/>
    <w:rsid w:val="005C6F56"/>
    <w:rsid w:val="005C726E"/>
    <w:rsid w:val="005C7539"/>
    <w:rsid w:val="005C757D"/>
    <w:rsid w:val="005C780C"/>
    <w:rsid w:val="005C7892"/>
    <w:rsid w:val="005C78F7"/>
    <w:rsid w:val="005C7C99"/>
    <w:rsid w:val="005D05CB"/>
    <w:rsid w:val="005D09B0"/>
    <w:rsid w:val="005D12D5"/>
    <w:rsid w:val="005D1361"/>
    <w:rsid w:val="005D13A2"/>
    <w:rsid w:val="005D15E8"/>
    <w:rsid w:val="005D197A"/>
    <w:rsid w:val="005D1ABE"/>
    <w:rsid w:val="005D1F19"/>
    <w:rsid w:val="005D2579"/>
    <w:rsid w:val="005D2707"/>
    <w:rsid w:val="005D2E0F"/>
    <w:rsid w:val="005D3765"/>
    <w:rsid w:val="005D3ED3"/>
    <w:rsid w:val="005D410A"/>
    <w:rsid w:val="005D4363"/>
    <w:rsid w:val="005D471F"/>
    <w:rsid w:val="005D48E6"/>
    <w:rsid w:val="005D4A7D"/>
    <w:rsid w:val="005D4E6C"/>
    <w:rsid w:val="005D50F5"/>
    <w:rsid w:val="005D53A3"/>
    <w:rsid w:val="005D5F6F"/>
    <w:rsid w:val="005D6557"/>
    <w:rsid w:val="005D6CDD"/>
    <w:rsid w:val="005D6E66"/>
    <w:rsid w:val="005D70AC"/>
    <w:rsid w:val="005D71A6"/>
    <w:rsid w:val="005D76E7"/>
    <w:rsid w:val="005D7752"/>
    <w:rsid w:val="005D7814"/>
    <w:rsid w:val="005D794E"/>
    <w:rsid w:val="005E00DD"/>
    <w:rsid w:val="005E0257"/>
    <w:rsid w:val="005E04BF"/>
    <w:rsid w:val="005E0C0B"/>
    <w:rsid w:val="005E0E41"/>
    <w:rsid w:val="005E16DD"/>
    <w:rsid w:val="005E1C34"/>
    <w:rsid w:val="005E288B"/>
    <w:rsid w:val="005E2AAB"/>
    <w:rsid w:val="005E315D"/>
    <w:rsid w:val="005E38AE"/>
    <w:rsid w:val="005E395B"/>
    <w:rsid w:val="005E3B20"/>
    <w:rsid w:val="005E3C5C"/>
    <w:rsid w:val="005E3E6F"/>
    <w:rsid w:val="005E3F57"/>
    <w:rsid w:val="005E40EE"/>
    <w:rsid w:val="005E4138"/>
    <w:rsid w:val="005E45BC"/>
    <w:rsid w:val="005E4654"/>
    <w:rsid w:val="005E48FD"/>
    <w:rsid w:val="005E4BE4"/>
    <w:rsid w:val="005E513F"/>
    <w:rsid w:val="005E5495"/>
    <w:rsid w:val="005E5763"/>
    <w:rsid w:val="005E5824"/>
    <w:rsid w:val="005E5B99"/>
    <w:rsid w:val="005E645F"/>
    <w:rsid w:val="005E6619"/>
    <w:rsid w:val="005E6830"/>
    <w:rsid w:val="005E6AF7"/>
    <w:rsid w:val="005E6E6C"/>
    <w:rsid w:val="005E7641"/>
    <w:rsid w:val="005F0088"/>
    <w:rsid w:val="005F0353"/>
    <w:rsid w:val="005F0463"/>
    <w:rsid w:val="005F04AB"/>
    <w:rsid w:val="005F05E4"/>
    <w:rsid w:val="005F07A9"/>
    <w:rsid w:val="005F0D5F"/>
    <w:rsid w:val="005F16E6"/>
    <w:rsid w:val="005F192A"/>
    <w:rsid w:val="005F1EE2"/>
    <w:rsid w:val="005F219A"/>
    <w:rsid w:val="005F228D"/>
    <w:rsid w:val="005F2683"/>
    <w:rsid w:val="005F32A1"/>
    <w:rsid w:val="005F3695"/>
    <w:rsid w:val="005F3827"/>
    <w:rsid w:val="005F4961"/>
    <w:rsid w:val="005F4E6F"/>
    <w:rsid w:val="005F4E75"/>
    <w:rsid w:val="005F526D"/>
    <w:rsid w:val="005F5274"/>
    <w:rsid w:val="005F52A7"/>
    <w:rsid w:val="005F5E3A"/>
    <w:rsid w:val="005F5EE4"/>
    <w:rsid w:val="005F5F04"/>
    <w:rsid w:val="005F6201"/>
    <w:rsid w:val="005F64F9"/>
    <w:rsid w:val="005F6579"/>
    <w:rsid w:val="005F6937"/>
    <w:rsid w:val="005F6FD2"/>
    <w:rsid w:val="005F701F"/>
    <w:rsid w:val="005F7724"/>
    <w:rsid w:val="005F79CA"/>
    <w:rsid w:val="005F7BF1"/>
    <w:rsid w:val="0060043E"/>
    <w:rsid w:val="00600478"/>
    <w:rsid w:val="00600512"/>
    <w:rsid w:val="006006D1"/>
    <w:rsid w:val="00600CFB"/>
    <w:rsid w:val="00600F1A"/>
    <w:rsid w:val="006014F9"/>
    <w:rsid w:val="00601BB4"/>
    <w:rsid w:val="00601E2B"/>
    <w:rsid w:val="0060205D"/>
    <w:rsid w:val="006026BC"/>
    <w:rsid w:val="0060299D"/>
    <w:rsid w:val="00602B32"/>
    <w:rsid w:val="00602F90"/>
    <w:rsid w:val="00603159"/>
    <w:rsid w:val="006031F2"/>
    <w:rsid w:val="00603474"/>
    <w:rsid w:val="006034F6"/>
    <w:rsid w:val="00603A21"/>
    <w:rsid w:val="00603B5D"/>
    <w:rsid w:val="00603D35"/>
    <w:rsid w:val="0060431B"/>
    <w:rsid w:val="00604585"/>
    <w:rsid w:val="00604DDA"/>
    <w:rsid w:val="00604DFB"/>
    <w:rsid w:val="006050CF"/>
    <w:rsid w:val="00605183"/>
    <w:rsid w:val="0060521C"/>
    <w:rsid w:val="00605DC7"/>
    <w:rsid w:val="006061D0"/>
    <w:rsid w:val="0060631E"/>
    <w:rsid w:val="006069EC"/>
    <w:rsid w:val="00606A24"/>
    <w:rsid w:val="00606B69"/>
    <w:rsid w:val="00606CD2"/>
    <w:rsid w:val="00606D20"/>
    <w:rsid w:val="00607014"/>
    <w:rsid w:val="00607209"/>
    <w:rsid w:val="00607A53"/>
    <w:rsid w:val="0061014D"/>
    <w:rsid w:val="006101B8"/>
    <w:rsid w:val="00610604"/>
    <w:rsid w:val="0061074A"/>
    <w:rsid w:val="00610D89"/>
    <w:rsid w:val="00610EAF"/>
    <w:rsid w:val="0061148E"/>
    <w:rsid w:val="006121AB"/>
    <w:rsid w:val="00612267"/>
    <w:rsid w:val="0061247C"/>
    <w:rsid w:val="00612533"/>
    <w:rsid w:val="006126CE"/>
    <w:rsid w:val="00612CB1"/>
    <w:rsid w:val="006133C0"/>
    <w:rsid w:val="00613610"/>
    <w:rsid w:val="0061367B"/>
    <w:rsid w:val="006139C3"/>
    <w:rsid w:val="00613F03"/>
    <w:rsid w:val="00613F50"/>
    <w:rsid w:val="0061410B"/>
    <w:rsid w:val="0061412F"/>
    <w:rsid w:val="00614465"/>
    <w:rsid w:val="00614473"/>
    <w:rsid w:val="00614BF5"/>
    <w:rsid w:val="00614D22"/>
    <w:rsid w:val="00614EE4"/>
    <w:rsid w:val="006154AA"/>
    <w:rsid w:val="006160C1"/>
    <w:rsid w:val="0061658E"/>
    <w:rsid w:val="00616715"/>
    <w:rsid w:val="00616982"/>
    <w:rsid w:val="00616EC4"/>
    <w:rsid w:val="00617079"/>
    <w:rsid w:val="006175A0"/>
    <w:rsid w:val="00617C7E"/>
    <w:rsid w:val="00620874"/>
    <w:rsid w:val="006212CB"/>
    <w:rsid w:val="006224A0"/>
    <w:rsid w:val="00622854"/>
    <w:rsid w:val="006229FC"/>
    <w:rsid w:val="00622C1C"/>
    <w:rsid w:val="00622E60"/>
    <w:rsid w:val="006233BA"/>
    <w:rsid w:val="0062366B"/>
    <w:rsid w:val="00623EFE"/>
    <w:rsid w:val="00624075"/>
    <w:rsid w:val="006241EA"/>
    <w:rsid w:val="006251DD"/>
    <w:rsid w:val="00625FE6"/>
    <w:rsid w:val="00626031"/>
    <w:rsid w:val="0062689C"/>
    <w:rsid w:val="00626934"/>
    <w:rsid w:val="0062695B"/>
    <w:rsid w:val="00626A4F"/>
    <w:rsid w:val="00626CFC"/>
    <w:rsid w:val="00626D9F"/>
    <w:rsid w:val="006274F5"/>
    <w:rsid w:val="00627640"/>
    <w:rsid w:val="00627708"/>
    <w:rsid w:val="00627B9E"/>
    <w:rsid w:val="00627E51"/>
    <w:rsid w:val="00630345"/>
    <w:rsid w:val="006307E7"/>
    <w:rsid w:val="0063121E"/>
    <w:rsid w:val="00631892"/>
    <w:rsid w:val="00631982"/>
    <w:rsid w:val="00631D53"/>
    <w:rsid w:val="00631FBF"/>
    <w:rsid w:val="00632119"/>
    <w:rsid w:val="0063281D"/>
    <w:rsid w:val="00632BD8"/>
    <w:rsid w:val="00632C17"/>
    <w:rsid w:val="00632E57"/>
    <w:rsid w:val="00632FB7"/>
    <w:rsid w:val="00633CD9"/>
    <w:rsid w:val="006341B0"/>
    <w:rsid w:val="006348D3"/>
    <w:rsid w:val="00635640"/>
    <w:rsid w:val="00635686"/>
    <w:rsid w:val="00635A6C"/>
    <w:rsid w:val="00635F37"/>
    <w:rsid w:val="00636303"/>
    <w:rsid w:val="006363DD"/>
    <w:rsid w:val="00636A58"/>
    <w:rsid w:val="00636BBE"/>
    <w:rsid w:val="00636C5D"/>
    <w:rsid w:val="00636DE1"/>
    <w:rsid w:val="0063707D"/>
    <w:rsid w:val="006373E1"/>
    <w:rsid w:val="00637D0B"/>
    <w:rsid w:val="00637F2A"/>
    <w:rsid w:val="0064062F"/>
    <w:rsid w:val="0064085E"/>
    <w:rsid w:val="00640C7C"/>
    <w:rsid w:val="00640CCF"/>
    <w:rsid w:val="00640F57"/>
    <w:rsid w:val="0064132F"/>
    <w:rsid w:val="00641AE8"/>
    <w:rsid w:val="00641CEB"/>
    <w:rsid w:val="00642189"/>
    <w:rsid w:val="00642316"/>
    <w:rsid w:val="00642F1D"/>
    <w:rsid w:val="0064302D"/>
    <w:rsid w:val="0064342D"/>
    <w:rsid w:val="006436B7"/>
    <w:rsid w:val="0064391C"/>
    <w:rsid w:val="006439C0"/>
    <w:rsid w:val="006440BD"/>
    <w:rsid w:val="00644324"/>
    <w:rsid w:val="006454AF"/>
    <w:rsid w:val="0064563E"/>
    <w:rsid w:val="006458BF"/>
    <w:rsid w:val="00645A41"/>
    <w:rsid w:val="00645F5B"/>
    <w:rsid w:val="00646954"/>
    <w:rsid w:val="00646A7B"/>
    <w:rsid w:val="00646CC2"/>
    <w:rsid w:val="00646E0D"/>
    <w:rsid w:val="00647340"/>
    <w:rsid w:val="00650C5F"/>
    <w:rsid w:val="00650DC5"/>
    <w:rsid w:val="00651178"/>
    <w:rsid w:val="0065128E"/>
    <w:rsid w:val="00651ADA"/>
    <w:rsid w:val="00652081"/>
    <w:rsid w:val="00652541"/>
    <w:rsid w:val="00652B90"/>
    <w:rsid w:val="00652BBD"/>
    <w:rsid w:val="006533CB"/>
    <w:rsid w:val="006535ED"/>
    <w:rsid w:val="00653D99"/>
    <w:rsid w:val="0065435B"/>
    <w:rsid w:val="00654582"/>
    <w:rsid w:val="006549FD"/>
    <w:rsid w:val="006552F6"/>
    <w:rsid w:val="00655BEE"/>
    <w:rsid w:val="00656058"/>
    <w:rsid w:val="006568BF"/>
    <w:rsid w:val="00656C41"/>
    <w:rsid w:val="00656DCA"/>
    <w:rsid w:val="00657091"/>
    <w:rsid w:val="00657920"/>
    <w:rsid w:val="00657EC4"/>
    <w:rsid w:val="0066018E"/>
    <w:rsid w:val="006606EB"/>
    <w:rsid w:val="00661C3A"/>
    <w:rsid w:val="00661DAD"/>
    <w:rsid w:val="006620AB"/>
    <w:rsid w:val="0066298E"/>
    <w:rsid w:val="006629E5"/>
    <w:rsid w:val="006635F1"/>
    <w:rsid w:val="00663C3E"/>
    <w:rsid w:val="00664165"/>
    <w:rsid w:val="0066464E"/>
    <w:rsid w:val="00664E99"/>
    <w:rsid w:val="00664EC0"/>
    <w:rsid w:val="00665099"/>
    <w:rsid w:val="00665217"/>
    <w:rsid w:val="00665420"/>
    <w:rsid w:val="00665C88"/>
    <w:rsid w:val="00665DCE"/>
    <w:rsid w:val="00666255"/>
    <w:rsid w:val="006663BC"/>
    <w:rsid w:val="006666CA"/>
    <w:rsid w:val="006675B6"/>
    <w:rsid w:val="006676B9"/>
    <w:rsid w:val="0066797E"/>
    <w:rsid w:val="00667A58"/>
    <w:rsid w:val="00667B2E"/>
    <w:rsid w:val="0067001E"/>
    <w:rsid w:val="006701D0"/>
    <w:rsid w:val="0067095F"/>
    <w:rsid w:val="00670AFE"/>
    <w:rsid w:val="00670E18"/>
    <w:rsid w:val="006710F2"/>
    <w:rsid w:val="0067126F"/>
    <w:rsid w:val="00671CD8"/>
    <w:rsid w:val="0067280F"/>
    <w:rsid w:val="00673C0B"/>
    <w:rsid w:val="0067401A"/>
    <w:rsid w:val="006741CD"/>
    <w:rsid w:val="00674313"/>
    <w:rsid w:val="00674539"/>
    <w:rsid w:val="00674627"/>
    <w:rsid w:val="006748B9"/>
    <w:rsid w:val="006749BC"/>
    <w:rsid w:val="00674C17"/>
    <w:rsid w:val="006754BA"/>
    <w:rsid w:val="006757F5"/>
    <w:rsid w:val="00675D4E"/>
    <w:rsid w:val="00676050"/>
    <w:rsid w:val="006766C6"/>
    <w:rsid w:val="00676966"/>
    <w:rsid w:val="00677028"/>
    <w:rsid w:val="006772D5"/>
    <w:rsid w:val="00677746"/>
    <w:rsid w:val="00680216"/>
    <w:rsid w:val="0068051B"/>
    <w:rsid w:val="0068053F"/>
    <w:rsid w:val="006807C5"/>
    <w:rsid w:val="00680A7F"/>
    <w:rsid w:val="0068190C"/>
    <w:rsid w:val="0068192A"/>
    <w:rsid w:val="00681DB9"/>
    <w:rsid w:val="00681DF4"/>
    <w:rsid w:val="00682481"/>
    <w:rsid w:val="0068282F"/>
    <w:rsid w:val="00682B65"/>
    <w:rsid w:val="00682EA6"/>
    <w:rsid w:val="0068309A"/>
    <w:rsid w:val="0068366D"/>
    <w:rsid w:val="006839DF"/>
    <w:rsid w:val="006841AF"/>
    <w:rsid w:val="006841B3"/>
    <w:rsid w:val="00684C1C"/>
    <w:rsid w:val="00684C44"/>
    <w:rsid w:val="00685D1A"/>
    <w:rsid w:val="00685D23"/>
    <w:rsid w:val="006861DA"/>
    <w:rsid w:val="0068621A"/>
    <w:rsid w:val="00686732"/>
    <w:rsid w:val="00686A0E"/>
    <w:rsid w:val="00686EB8"/>
    <w:rsid w:val="00687AAE"/>
    <w:rsid w:val="00687B94"/>
    <w:rsid w:val="00690404"/>
    <w:rsid w:val="0069049D"/>
    <w:rsid w:val="00690773"/>
    <w:rsid w:val="006909D1"/>
    <w:rsid w:val="00690BE2"/>
    <w:rsid w:val="00690EBF"/>
    <w:rsid w:val="00690FE2"/>
    <w:rsid w:val="0069102A"/>
    <w:rsid w:val="00691070"/>
    <w:rsid w:val="00691243"/>
    <w:rsid w:val="006918F9"/>
    <w:rsid w:val="00691C34"/>
    <w:rsid w:val="00692512"/>
    <w:rsid w:val="006925A5"/>
    <w:rsid w:val="00692B83"/>
    <w:rsid w:val="006931A9"/>
    <w:rsid w:val="00693630"/>
    <w:rsid w:val="006938E9"/>
    <w:rsid w:val="006942CD"/>
    <w:rsid w:val="00694981"/>
    <w:rsid w:val="00694D48"/>
    <w:rsid w:val="00695A51"/>
    <w:rsid w:val="00695AE5"/>
    <w:rsid w:val="00695B37"/>
    <w:rsid w:val="00695D79"/>
    <w:rsid w:val="00696224"/>
    <w:rsid w:val="00696542"/>
    <w:rsid w:val="0069687F"/>
    <w:rsid w:val="006971F9"/>
    <w:rsid w:val="006974B0"/>
    <w:rsid w:val="0069795F"/>
    <w:rsid w:val="006A0110"/>
    <w:rsid w:val="006A06FA"/>
    <w:rsid w:val="006A0738"/>
    <w:rsid w:val="006A0873"/>
    <w:rsid w:val="006A1D83"/>
    <w:rsid w:val="006A2017"/>
    <w:rsid w:val="006A216E"/>
    <w:rsid w:val="006A2543"/>
    <w:rsid w:val="006A2C45"/>
    <w:rsid w:val="006A377F"/>
    <w:rsid w:val="006A394B"/>
    <w:rsid w:val="006A3995"/>
    <w:rsid w:val="006A3A9D"/>
    <w:rsid w:val="006A3BC0"/>
    <w:rsid w:val="006A42FC"/>
    <w:rsid w:val="006A452E"/>
    <w:rsid w:val="006A5BA9"/>
    <w:rsid w:val="006A5DCD"/>
    <w:rsid w:val="006A5DD8"/>
    <w:rsid w:val="006A66CF"/>
    <w:rsid w:val="006A748E"/>
    <w:rsid w:val="006A7920"/>
    <w:rsid w:val="006A79B7"/>
    <w:rsid w:val="006A7B8E"/>
    <w:rsid w:val="006B0C84"/>
    <w:rsid w:val="006B137E"/>
    <w:rsid w:val="006B14EB"/>
    <w:rsid w:val="006B1607"/>
    <w:rsid w:val="006B1B86"/>
    <w:rsid w:val="006B2BA3"/>
    <w:rsid w:val="006B2C37"/>
    <w:rsid w:val="006B3E09"/>
    <w:rsid w:val="006B3E9C"/>
    <w:rsid w:val="006B418F"/>
    <w:rsid w:val="006B43F0"/>
    <w:rsid w:val="006B455B"/>
    <w:rsid w:val="006B4684"/>
    <w:rsid w:val="006B469D"/>
    <w:rsid w:val="006B4AA7"/>
    <w:rsid w:val="006B4BE8"/>
    <w:rsid w:val="006B4FA5"/>
    <w:rsid w:val="006B4FE1"/>
    <w:rsid w:val="006B5582"/>
    <w:rsid w:val="006B5C8D"/>
    <w:rsid w:val="006B5DD3"/>
    <w:rsid w:val="006B5E2C"/>
    <w:rsid w:val="006B7218"/>
    <w:rsid w:val="006B74EA"/>
    <w:rsid w:val="006B7562"/>
    <w:rsid w:val="006B763C"/>
    <w:rsid w:val="006B7834"/>
    <w:rsid w:val="006C0B27"/>
    <w:rsid w:val="006C16A5"/>
    <w:rsid w:val="006C16BD"/>
    <w:rsid w:val="006C1790"/>
    <w:rsid w:val="006C1A6A"/>
    <w:rsid w:val="006C1DE7"/>
    <w:rsid w:val="006C1EA6"/>
    <w:rsid w:val="006C201B"/>
    <w:rsid w:val="006C21D9"/>
    <w:rsid w:val="006C24D8"/>
    <w:rsid w:val="006C2537"/>
    <w:rsid w:val="006C2A3A"/>
    <w:rsid w:val="006C2B37"/>
    <w:rsid w:val="006C31B9"/>
    <w:rsid w:val="006C3254"/>
    <w:rsid w:val="006C3FAA"/>
    <w:rsid w:val="006C4349"/>
    <w:rsid w:val="006C47CD"/>
    <w:rsid w:val="006C4899"/>
    <w:rsid w:val="006C4C19"/>
    <w:rsid w:val="006C5151"/>
    <w:rsid w:val="006C56F9"/>
    <w:rsid w:val="006C5DC2"/>
    <w:rsid w:val="006C6512"/>
    <w:rsid w:val="006C66EF"/>
    <w:rsid w:val="006C7B7D"/>
    <w:rsid w:val="006C7FC0"/>
    <w:rsid w:val="006D094C"/>
    <w:rsid w:val="006D0BB4"/>
    <w:rsid w:val="006D13E4"/>
    <w:rsid w:val="006D1813"/>
    <w:rsid w:val="006D195F"/>
    <w:rsid w:val="006D1BC6"/>
    <w:rsid w:val="006D1E01"/>
    <w:rsid w:val="006D28DD"/>
    <w:rsid w:val="006D2A1B"/>
    <w:rsid w:val="006D2D0D"/>
    <w:rsid w:val="006D2F68"/>
    <w:rsid w:val="006D38DA"/>
    <w:rsid w:val="006D3FD8"/>
    <w:rsid w:val="006D43B6"/>
    <w:rsid w:val="006D4DF7"/>
    <w:rsid w:val="006D52FE"/>
    <w:rsid w:val="006D641F"/>
    <w:rsid w:val="006D6954"/>
    <w:rsid w:val="006D720B"/>
    <w:rsid w:val="006D72FC"/>
    <w:rsid w:val="006D7F28"/>
    <w:rsid w:val="006E01DD"/>
    <w:rsid w:val="006E05C7"/>
    <w:rsid w:val="006E0869"/>
    <w:rsid w:val="006E0CB2"/>
    <w:rsid w:val="006E0FCE"/>
    <w:rsid w:val="006E1302"/>
    <w:rsid w:val="006E170B"/>
    <w:rsid w:val="006E2352"/>
    <w:rsid w:val="006E259F"/>
    <w:rsid w:val="006E29D3"/>
    <w:rsid w:val="006E4300"/>
    <w:rsid w:val="006E48CB"/>
    <w:rsid w:val="006E4E28"/>
    <w:rsid w:val="006E4E2D"/>
    <w:rsid w:val="006E5F40"/>
    <w:rsid w:val="006E691C"/>
    <w:rsid w:val="006E6A5E"/>
    <w:rsid w:val="006E7611"/>
    <w:rsid w:val="006E7673"/>
    <w:rsid w:val="006E77E8"/>
    <w:rsid w:val="006E795F"/>
    <w:rsid w:val="006E7C49"/>
    <w:rsid w:val="006F0398"/>
    <w:rsid w:val="006F0581"/>
    <w:rsid w:val="006F0654"/>
    <w:rsid w:val="006F0B35"/>
    <w:rsid w:val="006F0BB1"/>
    <w:rsid w:val="006F1194"/>
    <w:rsid w:val="006F143C"/>
    <w:rsid w:val="006F1B19"/>
    <w:rsid w:val="006F28BB"/>
    <w:rsid w:val="006F28EE"/>
    <w:rsid w:val="006F298B"/>
    <w:rsid w:val="006F2E14"/>
    <w:rsid w:val="006F31BD"/>
    <w:rsid w:val="006F3947"/>
    <w:rsid w:val="006F3ACB"/>
    <w:rsid w:val="006F3D8E"/>
    <w:rsid w:val="006F595C"/>
    <w:rsid w:val="006F612A"/>
    <w:rsid w:val="006F6302"/>
    <w:rsid w:val="006F6493"/>
    <w:rsid w:val="006F659C"/>
    <w:rsid w:val="006F6B89"/>
    <w:rsid w:val="006F6C3E"/>
    <w:rsid w:val="006F75D5"/>
    <w:rsid w:val="006F7871"/>
    <w:rsid w:val="006F7BBB"/>
    <w:rsid w:val="007000A9"/>
    <w:rsid w:val="00700237"/>
    <w:rsid w:val="0070043D"/>
    <w:rsid w:val="0070061F"/>
    <w:rsid w:val="00700BC3"/>
    <w:rsid w:val="00700C23"/>
    <w:rsid w:val="00700D21"/>
    <w:rsid w:val="00701EDC"/>
    <w:rsid w:val="007020A5"/>
    <w:rsid w:val="00702AAE"/>
    <w:rsid w:val="00702F58"/>
    <w:rsid w:val="00703772"/>
    <w:rsid w:val="00703911"/>
    <w:rsid w:val="00704013"/>
    <w:rsid w:val="00704048"/>
    <w:rsid w:val="00704099"/>
    <w:rsid w:val="007044E5"/>
    <w:rsid w:val="007045D3"/>
    <w:rsid w:val="00704EB8"/>
    <w:rsid w:val="00705381"/>
    <w:rsid w:val="007053CA"/>
    <w:rsid w:val="007057E8"/>
    <w:rsid w:val="007060E8"/>
    <w:rsid w:val="00706BAF"/>
    <w:rsid w:val="00706C03"/>
    <w:rsid w:val="00706DC5"/>
    <w:rsid w:val="00707610"/>
    <w:rsid w:val="00710336"/>
    <w:rsid w:val="00710494"/>
    <w:rsid w:val="007111B0"/>
    <w:rsid w:val="0071152A"/>
    <w:rsid w:val="00711588"/>
    <w:rsid w:val="00711B02"/>
    <w:rsid w:val="00712229"/>
    <w:rsid w:val="0071229C"/>
    <w:rsid w:val="007122B7"/>
    <w:rsid w:val="00712869"/>
    <w:rsid w:val="007128EC"/>
    <w:rsid w:val="00712B0F"/>
    <w:rsid w:val="00712C91"/>
    <w:rsid w:val="00712FBC"/>
    <w:rsid w:val="00713193"/>
    <w:rsid w:val="0071325B"/>
    <w:rsid w:val="007133E0"/>
    <w:rsid w:val="007137AE"/>
    <w:rsid w:val="00713AE6"/>
    <w:rsid w:val="00713C45"/>
    <w:rsid w:val="0071447A"/>
    <w:rsid w:val="00714B45"/>
    <w:rsid w:val="00714D9C"/>
    <w:rsid w:val="00715CDD"/>
    <w:rsid w:val="00715D1C"/>
    <w:rsid w:val="00715E4D"/>
    <w:rsid w:val="00716BFB"/>
    <w:rsid w:val="00716C6D"/>
    <w:rsid w:val="007172E3"/>
    <w:rsid w:val="0071741B"/>
    <w:rsid w:val="007174E1"/>
    <w:rsid w:val="0071760F"/>
    <w:rsid w:val="00717E65"/>
    <w:rsid w:val="00720B1D"/>
    <w:rsid w:val="00720C1A"/>
    <w:rsid w:val="00720CAA"/>
    <w:rsid w:val="00720FF6"/>
    <w:rsid w:val="00721062"/>
    <w:rsid w:val="007211A0"/>
    <w:rsid w:val="00721757"/>
    <w:rsid w:val="0072189A"/>
    <w:rsid w:val="00721F61"/>
    <w:rsid w:val="00722A74"/>
    <w:rsid w:val="00722DDB"/>
    <w:rsid w:val="007230E9"/>
    <w:rsid w:val="007236D9"/>
    <w:rsid w:val="00723718"/>
    <w:rsid w:val="00724008"/>
    <w:rsid w:val="00724281"/>
    <w:rsid w:val="00724674"/>
    <w:rsid w:val="00724923"/>
    <w:rsid w:val="00724C24"/>
    <w:rsid w:val="00725546"/>
    <w:rsid w:val="00725C7F"/>
    <w:rsid w:val="0072679D"/>
    <w:rsid w:val="00726A4C"/>
    <w:rsid w:val="00726F89"/>
    <w:rsid w:val="00727613"/>
    <w:rsid w:val="00727883"/>
    <w:rsid w:val="00727A3E"/>
    <w:rsid w:val="00727C22"/>
    <w:rsid w:val="00727D16"/>
    <w:rsid w:val="00730437"/>
    <w:rsid w:val="00730457"/>
    <w:rsid w:val="00730D94"/>
    <w:rsid w:val="00730E7F"/>
    <w:rsid w:val="007312B0"/>
    <w:rsid w:val="007312F1"/>
    <w:rsid w:val="0073157D"/>
    <w:rsid w:val="0073167F"/>
    <w:rsid w:val="00731A67"/>
    <w:rsid w:val="00731C25"/>
    <w:rsid w:val="00731FEB"/>
    <w:rsid w:val="00732112"/>
    <w:rsid w:val="007324EB"/>
    <w:rsid w:val="00732654"/>
    <w:rsid w:val="0073294F"/>
    <w:rsid w:val="007329CE"/>
    <w:rsid w:val="00733231"/>
    <w:rsid w:val="007338B4"/>
    <w:rsid w:val="00733A35"/>
    <w:rsid w:val="00734884"/>
    <w:rsid w:val="00734C14"/>
    <w:rsid w:val="00734C65"/>
    <w:rsid w:val="00734D98"/>
    <w:rsid w:val="007350A3"/>
    <w:rsid w:val="00735212"/>
    <w:rsid w:val="007357A3"/>
    <w:rsid w:val="0073635F"/>
    <w:rsid w:val="0073666E"/>
    <w:rsid w:val="00736F8C"/>
    <w:rsid w:val="00737295"/>
    <w:rsid w:val="007372D5"/>
    <w:rsid w:val="007376DF"/>
    <w:rsid w:val="00740420"/>
    <w:rsid w:val="0074051C"/>
    <w:rsid w:val="007406D6"/>
    <w:rsid w:val="00740774"/>
    <w:rsid w:val="00740837"/>
    <w:rsid w:val="00740C9A"/>
    <w:rsid w:val="00740D00"/>
    <w:rsid w:val="00740D26"/>
    <w:rsid w:val="00741026"/>
    <w:rsid w:val="00741519"/>
    <w:rsid w:val="00741B16"/>
    <w:rsid w:val="00741E57"/>
    <w:rsid w:val="00741ED5"/>
    <w:rsid w:val="00742A0B"/>
    <w:rsid w:val="00742D18"/>
    <w:rsid w:val="0074330F"/>
    <w:rsid w:val="007442DE"/>
    <w:rsid w:val="007448B3"/>
    <w:rsid w:val="00744B22"/>
    <w:rsid w:val="0074501F"/>
    <w:rsid w:val="00745967"/>
    <w:rsid w:val="00745BD6"/>
    <w:rsid w:val="00745E97"/>
    <w:rsid w:val="00746019"/>
    <w:rsid w:val="007461EF"/>
    <w:rsid w:val="007461F3"/>
    <w:rsid w:val="00746346"/>
    <w:rsid w:val="00746E50"/>
    <w:rsid w:val="00747079"/>
    <w:rsid w:val="00747236"/>
    <w:rsid w:val="00747347"/>
    <w:rsid w:val="00747475"/>
    <w:rsid w:val="007475EE"/>
    <w:rsid w:val="007478BD"/>
    <w:rsid w:val="00747CDE"/>
    <w:rsid w:val="00747F9F"/>
    <w:rsid w:val="00750030"/>
    <w:rsid w:val="0075013E"/>
    <w:rsid w:val="00750A2E"/>
    <w:rsid w:val="00750C36"/>
    <w:rsid w:val="00751091"/>
    <w:rsid w:val="0075112F"/>
    <w:rsid w:val="00751235"/>
    <w:rsid w:val="0075169F"/>
    <w:rsid w:val="00751769"/>
    <w:rsid w:val="00751BAF"/>
    <w:rsid w:val="00751DBA"/>
    <w:rsid w:val="00752189"/>
    <w:rsid w:val="0075251F"/>
    <w:rsid w:val="0075297B"/>
    <w:rsid w:val="007533E4"/>
    <w:rsid w:val="007534BE"/>
    <w:rsid w:val="00753DA2"/>
    <w:rsid w:val="00754315"/>
    <w:rsid w:val="0075489F"/>
    <w:rsid w:val="00754A46"/>
    <w:rsid w:val="00754CD8"/>
    <w:rsid w:val="00755646"/>
    <w:rsid w:val="00755904"/>
    <w:rsid w:val="00755912"/>
    <w:rsid w:val="007569CF"/>
    <w:rsid w:val="00756A64"/>
    <w:rsid w:val="00756CF5"/>
    <w:rsid w:val="00757108"/>
    <w:rsid w:val="0075725C"/>
    <w:rsid w:val="007572D3"/>
    <w:rsid w:val="00757388"/>
    <w:rsid w:val="007577B7"/>
    <w:rsid w:val="00757B05"/>
    <w:rsid w:val="00760E20"/>
    <w:rsid w:val="00761077"/>
    <w:rsid w:val="0076128A"/>
    <w:rsid w:val="00761299"/>
    <w:rsid w:val="00761913"/>
    <w:rsid w:val="007619A5"/>
    <w:rsid w:val="00761D54"/>
    <w:rsid w:val="00761EAA"/>
    <w:rsid w:val="00762065"/>
    <w:rsid w:val="00762867"/>
    <w:rsid w:val="0076298F"/>
    <w:rsid w:val="007629F1"/>
    <w:rsid w:val="00762AAE"/>
    <w:rsid w:val="00762B79"/>
    <w:rsid w:val="007631FE"/>
    <w:rsid w:val="007638FB"/>
    <w:rsid w:val="00763CE3"/>
    <w:rsid w:val="00764106"/>
    <w:rsid w:val="00764346"/>
    <w:rsid w:val="007644E0"/>
    <w:rsid w:val="0076458D"/>
    <w:rsid w:val="00764904"/>
    <w:rsid w:val="007649B8"/>
    <w:rsid w:val="00764E6A"/>
    <w:rsid w:val="0076510C"/>
    <w:rsid w:val="00765431"/>
    <w:rsid w:val="00765AD2"/>
    <w:rsid w:val="00765B80"/>
    <w:rsid w:val="00766171"/>
    <w:rsid w:val="0076645D"/>
    <w:rsid w:val="007667AF"/>
    <w:rsid w:val="007668AA"/>
    <w:rsid w:val="0076726F"/>
    <w:rsid w:val="007675A5"/>
    <w:rsid w:val="00767859"/>
    <w:rsid w:val="007679BD"/>
    <w:rsid w:val="00770090"/>
    <w:rsid w:val="0077039B"/>
    <w:rsid w:val="007703D1"/>
    <w:rsid w:val="0077070A"/>
    <w:rsid w:val="007709BD"/>
    <w:rsid w:val="00770BE5"/>
    <w:rsid w:val="00770E02"/>
    <w:rsid w:val="00770EDF"/>
    <w:rsid w:val="00770FE7"/>
    <w:rsid w:val="007712CC"/>
    <w:rsid w:val="0077132E"/>
    <w:rsid w:val="0077171E"/>
    <w:rsid w:val="00771E7F"/>
    <w:rsid w:val="00772451"/>
    <w:rsid w:val="0077258B"/>
    <w:rsid w:val="00772B05"/>
    <w:rsid w:val="00772CA0"/>
    <w:rsid w:val="00772D72"/>
    <w:rsid w:val="007731E2"/>
    <w:rsid w:val="00773393"/>
    <w:rsid w:val="007733C4"/>
    <w:rsid w:val="007734C5"/>
    <w:rsid w:val="0077398D"/>
    <w:rsid w:val="00774060"/>
    <w:rsid w:val="0077432A"/>
    <w:rsid w:val="007749B3"/>
    <w:rsid w:val="00774B41"/>
    <w:rsid w:val="007750B7"/>
    <w:rsid w:val="0077583B"/>
    <w:rsid w:val="007758E9"/>
    <w:rsid w:val="00775CA3"/>
    <w:rsid w:val="00775E7E"/>
    <w:rsid w:val="00775FA1"/>
    <w:rsid w:val="007764BF"/>
    <w:rsid w:val="00776A4D"/>
    <w:rsid w:val="00776A74"/>
    <w:rsid w:val="00776B77"/>
    <w:rsid w:val="00776C04"/>
    <w:rsid w:val="00776CD1"/>
    <w:rsid w:val="00776DE8"/>
    <w:rsid w:val="007779DE"/>
    <w:rsid w:val="00777C39"/>
    <w:rsid w:val="00777CB0"/>
    <w:rsid w:val="00777D5E"/>
    <w:rsid w:val="00777EB3"/>
    <w:rsid w:val="00780213"/>
    <w:rsid w:val="00780742"/>
    <w:rsid w:val="007807C6"/>
    <w:rsid w:val="00780D5A"/>
    <w:rsid w:val="007810CC"/>
    <w:rsid w:val="00781180"/>
    <w:rsid w:val="007813D4"/>
    <w:rsid w:val="0078162E"/>
    <w:rsid w:val="00781921"/>
    <w:rsid w:val="00781B38"/>
    <w:rsid w:val="00782489"/>
    <w:rsid w:val="0078256C"/>
    <w:rsid w:val="00782609"/>
    <w:rsid w:val="00782852"/>
    <w:rsid w:val="007828AA"/>
    <w:rsid w:val="00782AC8"/>
    <w:rsid w:val="00782E09"/>
    <w:rsid w:val="00782F9C"/>
    <w:rsid w:val="0078328D"/>
    <w:rsid w:val="007840C6"/>
    <w:rsid w:val="00784362"/>
    <w:rsid w:val="00785030"/>
    <w:rsid w:val="007851BC"/>
    <w:rsid w:val="00785672"/>
    <w:rsid w:val="00785E5C"/>
    <w:rsid w:val="00785EF4"/>
    <w:rsid w:val="00786AA5"/>
    <w:rsid w:val="00786ACA"/>
    <w:rsid w:val="00786C6B"/>
    <w:rsid w:val="00787509"/>
    <w:rsid w:val="0078751D"/>
    <w:rsid w:val="00787675"/>
    <w:rsid w:val="007877B5"/>
    <w:rsid w:val="00787A61"/>
    <w:rsid w:val="00787A76"/>
    <w:rsid w:val="00787C0B"/>
    <w:rsid w:val="00787C7D"/>
    <w:rsid w:val="00787DE4"/>
    <w:rsid w:val="00787DF3"/>
    <w:rsid w:val="00787DF7"/>
    <w:rsid w:val="0079041F"/>
    <w:rsid w:val="00790B77"/>
    <w:rsid w:val="00790D24"/>
    <w:rsid w:val="0079199A"/>
    <w:rsid w:val="00791CEA"/>
    <w:rsid w:val="00792BBD"/>
    <w:rsid w:val="00793276"/>
    <w:rsid w:val="00793D88"/>
    <w:rsid w:val="00794235"/>
    <w:rsid w:val="00794631"/>
    <w:rsid w:val="0079565D"/>
    <w:rsid w:val="007956F9"/>
    <w:rsid w:val="00795B22"/>
    <w:rsid w:val="00796657"/>
    <w:rsid w:val="00796E8C"/>
    <w:rsid w:val="007972EA"/>
    <w:rsid w:val="007975C0"/>
    <w:rsid w:val="0079782B"/>
    <w:rsid w:val="00797A67"/>
    <w:rsid w:val="00797AC2"/>
    <w:rsid w:val="00797C57"/>
    <w:rsid w:val="00797D9B"/>
    <w:rsid w:val="00797DCA"/>
    <w:rsid w:val="007A0563"/>
    <w:rsid w:val="007A0A68"/>
    <w:rsid w:val="007A0A97"/>
    <w:rsid w:val="007A0A9B"/>
    <w:rsid w:val="007A0C6D"/>
    <w:rsid w:val="007A11EC"/>
    <w:rsid w:val="007A1383"/>
    <w:rsid w:val="007A16B5"/>
    <w:rsid w:val="007A181A"/>
    <w:rsid w:val="007A23D7"/>
    <w:rsid w:val="007A2716"/>
    <w:rsid w:val="007A2813"/>
    <w:rsid w:val="007A2FA2"/>
    <w:rsid w:val="007A3728"/>
    <w:rsid w:val="007A3790"/>
    <w:rsid w:val="007A3C91"/>
    <w:rsid w:val="007A3C93"/>
    <w:rsid w:val="007A449E"/>
    <w:rsid w:val="007A4509"/>
    <w:rsid w:val="007A453C"/>
    <w:rsid w:val="007A47F1"/>
    <w:rsid w:val="007A4DB9"/>
    <w:rsid w:val="007A4DDF"/>
    <w:rsid w:val="007A50DA"/>
    <w:rsid w:val="007A54A9"/>
    <w:rsid w:val="007A5551"/>
    <w:rsid w:val="007A559A"/>
    <w:rsid w:val="007A5A3B"/>
    <w:rsid w:val="007A5A42"/>
    <w:rsid w:val="007A5D62"/>
    <w:rsid w:val="007A6C4B"/>
    <w:rsid w:val="007A73F5"/>
    <w:rsid w:val="007A761B"/>
    <w:rsid w:val="007A7A27"/>
    <w:rsid w:val="007B015E"/>
    <w:rsid w:val="007B021A"/>
    <w:rsid w:val="007B02C0"/>
    <w:rsid w:val="007B096F"/>
    <w:rsid w:val="007B13E6"/>
    <w:rsid w:val="007B19D6"/>
    <w:rsid w:val="007B1CDD"/>
    <w:rsid w:val="007B204E"/>
    <w:rsid w:val="007B22FD"/>
    <w:rsid w:val="007B24F0"/>
    <w:rsid w:val="007B33E4"/>
    <w:rsid w:val="007B3555"/>
    <w:rsid w:val="007B38CA"/>
    <w:rsid w:val="007B3D1C"/>
    <w:rsid w:val="007B3D68"/>
    <w:rsid w:val="007B403D"/>
    <w:rsid w:val="007B408A"/>
    <w:rsid w:val="007B46E5"/>
    <w:rsid w:val="007B47F8"/>
    <w:rsid w:val="007B4CD3"/>
    <w:rsid w:val="007B4D87"/>
    <w:rsid w:val="007B52FA"/>
    <w:rsid w:val="007B56FC"/>
    <w:rsid w:val="007B5AC2"/>
    <w:rsid w:val="007B6359"/>
    <w:rsid w:val="007B6EC4"/>
    <w:rsid w:val="007B741C"/>
    <w:rsid w:val="007B7A0A"/>
    <w:rsid w:val="007B7CA6"/>
    <w:rsid w:val="007B7DD5"/>
    <w:rsid w:val="007C04EF"/>
    <w:rsid w:val="007C0539"/>
    <w:rsid w:val="007C0E40"/>
    <w:rsid w:val="007C1068"/>
    <w:rsid w:val="007C1ED0"/>
    <w:rsid w:val="007C23FF"/>
    <w:rsid w:val="007C2835"/>
    <w:rsid w:val="007C2A0A"/>
    <w:rsid w:val="007C2A92"/>
    <w:rsid w:val="007C2E37"/>
    <w:rsid w:val="007C3353"/>
    <w:rsid w:val="007C35F9"/>
    <w:rsid w:val="007C3842"/>
    <w:rsid w:val="007C4D7F"/>
    <w:rsid w:val="007C54E9"/>
    <w:rsid w:val="007C64BB"/>
    <w:rsid w:val="007C6A81"/>
    <w:rsid w:val="007C6C53"/>
    <w:rsid w:val="007C6FF8"/>
    <w:rsid w:val="007C799A"/>
    <w:rsid w:val="007D035E"/>
    <w:rsid w:val="007D0A64"/>
    <w:rsid w:val="007D0ACA"/>
    <w:rsid w:val="007D0F05"/>
    <w:rsid w:val="007D1449"/>
    <w:rsid w:val="007D157C"/>
    <w:rsid w:val="007D18DC"/>
    <w:rsid w:val="007D1AA2"/>
    <w:rsid w:val="007D1B3E"/>
    <w:rsid w:val="007D1F7F"/>
    <w:rsid w:val="007D2229"/>
    <w:rsid w:val="007D23D5"/>
    <w:rsid w:val="007D30AD"/>
    <w:rsid w:val="007D3644"/>
    <w:rsid w:val="007D3758"/>
    <w:rsid w:val="007D3955"/>
    <w:rsid w:val="007D431B"/>
    <w:rsid w:val="007D472D"/>
    <w:rsid w:val="007D5013"/>
    <w:rsid w:val="007D51DC"/>
    <w:rsid w:val="007D582F"/>
    <w:rsid w:val="007D5A81"/>
    <w:rsid w:val="007D5D74"/>
    <w:rsid w:val="007D63B5"/>
    <w:rsid w:val="007D69A6"/>
    <w:rsid w:val="007D6C8F"/>
    <w:rsid w:val="007D72A1"/>
    <w:rsid w:val="007D72DF"/>
    <w:rsid w:val="007D7500"/>
    <w:rsid w:val="007D7898"/>
    <w:rsid w:val="007D7A39"/>
    <w:rsid w:val="007D7A3A"/>
    <w:rsid w:val="007D7B41"/>
    <w:rsid w:val="007E0158"/>
    <w:rsid w:val="007E047E"/>
    <w:rsid w:val="007E04E1"/>
    <w:rsid w:val="007E0693"/>
    <w:rsid w:val="007E0FA5"/>
    <w:rsid w:val="007E0FEF"/>
    <w:rsid w:val="007E1234"/>
    <w:rsid w:val="007E14BB"/>
    <w:rsid w:val="007E19D0"/>
    <w:rsid w:val="007E1DBF"/>
    <w:rsid w:val="007E1EC2"/>
    <w:rsid w:val="007E2054"/>
    <w:rsid w:val="007E21E7"/>
    <w:rsid w:val="007E22FC"/>
    <w:rsid w:val="007E232F"/>
    <w:rsid w:val="007E2510"/>
    <w:rsid w:val="007E2662"/>
    <w:rsid w:val="007E33EC"/>
    <w:rsid w:val="007E3666"/>
    <w:rsid w:val="007E3D28"/>
    <w:rsid w:val="007E3D41"/>
    <w:rsid w:val="007E3F74"/>
    <w:rsid w:val="007E4138"/>
    <w:rsid w:val="007E4144"/>
    <w:rsid w:val="007E44C8"/>
    <w:rsid w:val="007E490B"/>
    <w:rsid w:val="007E4A35"/>
    <w:rsid w:val="007E4BE3"/>
    <w:rsid w:val="007E59BB"/>
    <w:rsid w:val="007E6448"/>
    <w:rsid w:val="007E66BA"/>
    <w:rsid w:val="007E6988"/>
    <w:rsid w:val="007E6B6C"/>
    <w:rsid w:val="007E6D01"/>
    <w:rsid w:val="007E7419"/>
    <w:rsid w:val="007E7BB6"/>
    <w:rsid w:val="007E7C8C"/>
    <w:rsid w:val="007E7D34"/>
    <w:rsid w:val="007F0134"/>
    <w:rsid w:val="007F013A"/>
    <w:rsid w:val="007F014A"/>
    <w:rsid w:val="007F029D"/>
    <w:rsid w:val="007F0396"/>
    <w:rsid w:val="007F0458"/>
    <w:rsid w:val="007F05D7"/>
    <w:rsid w:val="007F064B"/>
    <w:rsid w:val="007F0B93"/>
    <w:rsid w:val="007F15AF"/>
    <w:rsid w:val="007F1B38"/>
    <w:rsid w:val="007F1F7F"/>
    <w:rsid w:val="007F2953"/>
    <w:rsid w:val="007F2E71"/>
    <w:rsid w:val="007F4164"/>
    <w:rsid w:val="007F4234"/>
    <w:rsid w:val="007F4797"/>
    <w:rsid w:val="007F4F49"/>
    <w:rsid w:val="007F55E0"/>
    <w:rsid w:val="007F5C30"/>
    <w:rsid w:val="007F5D0B"/>
    <w:rsid w:val="007F62FF"/>
    <w:rsid w:val="007F6B85"/>
    <w:rsid w:val="007F6DA9"/>
    <w:rsid w:val="007F6E9D"/>
    <w:rsid w:val="007F6F89"/>
    <w:rsid w:val="007F70E5"/>
    <w:rsid w:val="007F753E"/>
    <w:rsid w:val="007F7927"/>
    <w:rsid w:val="00800047"/>
    <w:rsid w:val="00800080"/>
    <w:rsid w:val="00800101"/>
    <w:rsid w:val="00800181"/>
    <w:rsid w:val="008002E2"/>
    <w:rsid w:val="0080057C"/>
    <w:rsid w:val="00800845"/>
    <w:rsid w:val="00801034"/>
    <w:rsid w:val="008011BA"/>
    <w:rsid w:val="00801CC8"/>
    <w:rsid w:val="0080269A"/>
    <w:rsid w:val="00802747"/>
    <w:rsid w:val="00802DA1"/>
    <w:rsid w:val="00803388"/>
    <w:rsid w:val="00803743"/>
    <w:rsid w:val="00803A1B"/>
    <w:rsid w:val="00803C06"/>
    <w:rsid w:val="00803FF6"/>
    <w:rsid w:val="00804401"/>
    <w:rsid w:val="00804DA6"/>
    <w:rsid w:val="00804E2A"/>
    <w:rsid w:val="00805524"/>
    <w:rsid w:val="008058B0"/>
    <w:rsid w:val="00805A90"/>
    <w:rsid w:val="00805AFC"/>
    <w:rsid w:val="00806219"/>
    <w:rsid w:val="00806804"/>
    <w:rsid w:val="00806A36"/>
    <w:rsid w:val="00806A6B"/>
    <w:rsid w:val="00806A71"/>
    <w:rsid w:val="00806B35"/>
    <w:rsid w:val="00806BC1"/>
    <w:rsid w:val="008075C1"/>
    <w:rsid w:val="00807755"/>
    <w:rsid w:val="008079DE"/>
    <w:rsid w:val="008079EA"/>
    <w:rsid w:val="00807C15"/>
    <w:rsid w:val="00807DE3"/>
    <w:rsid w:val="008105CD"/>
    <w:rsid w:val="00810991"/>
    <w:rsid w:val="008109EF"/>
    <w:rsid w:val="00810F53"/>
    <w:rsid w:val="0081177D"/>
    <w:rsid w:val="00811DAC"/>
    <w:rsid w:val="00811E2C"/>
    <w:rsid w:val="008123C2"/>
    <w:rsid w:val="00812885"/>
    <w:rsid w:val="00813302"/>
    <w:rsid w:val="00813B53"/>
    <w:rsid w:val="00814198"/>
    <w:rsid w:val="00814B24"/>
    <w:rsid w:val="00815BF9"/>
    <w:rsid w:val="0081653F"/>
    <w:rsid w:val="008167C2"/>
    <w:rsid w:val="00816BDA"/>
    <w:rsid w:val="0081730B"/>
    <w:rsid w:val="008179F9"/>
    <w:rsid w:val="00817ADD"/>
    <w:rsid w:val="00820244"/>
    <w:rsid w:val="008207FF"/>
    <w:rsid w:val="00820D01"/>
    <w:rsid w:val="00821088"/>
    <w:rsid w:val="0082113F"/>
    <w:rsid w:val="008215EA"/>
    <w:rsid w:val="00821EB8"/>
    <w:rsid w:val="00822193"/>
    <w:rsid w:val="00822D1C"/>
    <w:rsid w:val="00822DC7"/>
    <w:rsid w:val="00823610"/>
    <w:rsid w:val="00823A8E"/>
    <w:rsid w:val="008241ED"/>
    <w:rsid w:val="0082453B"/>
    <w:rsid w:val="0082471D"/>
    <w:rsid w:val="008248D0"/>
    <w:rsid w:val="008249D3"/>
    <w:rsid w:val="008250EB"/>
    <w:rsid w:val="0082566E"/>
    <w:rsid w:val="00825725"/>
    <w:rsid w:val="0082590C"/>
    <w:rsid w:val="00825B90"/>
    <w:rsid w:val="00825D4B"/>
    <w:rsid w:val="00825ED8"/>
    <w:rsid w:val="0082620F"/>
    <w:rsid w:val="0082633E"/>
    <w:rsid w:val="00826405"/>
    <w:rsid w:val="00826B49"/>
    <w:rsid w:val="00826CF3"/>
    <w:rsid w:val="00826CF5"/>
    <w:rsid w:val="00826E86"/>
    <w:rsid w:val="00826EB2"/>
    <w:rsid w:val="008275F2"/>
    <w:rsid w:val="00827B52"/>
    <w:rsid w:val="00827E1E"/>
    <w:rsid w:val="00830D93"/>
    <w:rsid w:val="00831136"/>
    <w:rsid w:val="008312E4"/>
    <w:rsid w:val="00831527"/>
    <w:rsid w:val="00831F41"/>
    <w:rsid w:val="0083219B"/>
    <w:rsid w:val="00832363"/>
    <w:rsid w:val="00832A08"/>
    <w:rsid w:val="00833243"/>
    <w:rsid w:val="00833886"/>
    <w:rsid w:val="0083395F"/>
    <w:rsid w:val="008339F0"/>
    <w:rsid w:val="00833A4F"/>
    <w:rsid w:val="008343BA"/>
    <w:rsid w:val="0083441C"/>
    <w:rsid w:val="008348AC"/>
    <w:rsid w:val="00834D3A"/>
    <w:rsid w:val="00834DFA"/>
    <w:rsid w:val="00834F11"/>
    <w:rsid w:val="0083510D"/>
    <w:rsid w:val="00835373"/>
    <w:rsid w:val="00835C07"/>
    <w:rsid w:val="00835EA2"/>
    <w:rsid w:val="008366AB"/>
    <w:rsid w:val="00836C60"/>
    <w:rsid w:val="00836C61"/>
    <w:rsid w:val="00836E5F"/>
    <w:rsid w:val="00836E60"/>
    <w:rsid w:val="008370EA"/>
    <w:rsid w:val="008372D1"/>
    <w:rsid w:val="008377A2"/>
    <w:rsid w:val="008378B1"/>
    <w:rsid w:val="00837930"/>
    <w:rsid w:val="008379BB"/>
    <w:rsid w:val="00837BB8"/>
    <w:rsid w:val="008402A6"/>
    <w:rsid w:val="0084050F"/>
    <w:rsid w:val="008409DD"/>
    <w:rsid w:val="00840BE6"/>
    <w:rsid w:val="00840C08"/>
    <w:rsid w:val="00840E29"/>
    <w:rsid w:val="008412C8"/>
    <w:rsid w:val="00841E49"/>
    <w:rsid w:val="00842112"/>
    <w:rsid w:val="0084218F"/>
    <w:rsid w:val="00842228"/>
    <w:rsid w:val="00842CA1"/>
    <w:rsid w:val="00842D96"/>
    <w:rsid w:val="0084396B"/>
    <w:rsid w:val="00843BCF"/>
    <w:rsid w:val="00843FA5"/>
    <w:rsid w:val="00844892"/>
    <w:rsid w:val="008448EF"/>
    <w:rsid w:val="00845AD1"/>
    <w:rsid w:val="00845E16"/>
    <w:rsid w:val="00845F4C"/>
    <w:rsid w:val="00845F9A"/>
    <w:rsid w:val="00846503"/>
    <w:rsid w:val="008465B8"/>
    <w:rsid w:val="00846B20"/>
    <w:rsid w:val="00847381"/>
    <w:rsid w:val="00847492"/>
    <w:rsid w:val="00847580"/>
    <w:rsid w:val="008477FC"/>
    <w:rsid w:val="00847CC4"/>
    <w:rsid w:val="00847F29"/>
    <w:rsid w:val="00850222"/>
    <w:rsid w:val="00850815"/>
    <w:rsid w:val="00850A27"/>
    <w:rsid w:val="00851021"/>
    <w:rsid w:val="00851514"/>
    <w:rsid w:val="00851928"/>
    <w:rsid w:val="00851A18"/>
    <w:rsid w:val="00851F73"/>
    <w:rsid w:val="00852025"/>
    <w:rsid w:val="008520B0"/>
    <w:rsid w:val="00852674"/>
    <w:rsid w:val="008528F0"/>
    <w:rsid w:val="00852936"/>
    <w:rsid w:val="00852AE1"/>
    <w:rsid w:val="00852B51"/>
    <w:rsid w:val="00852CCB"/>
    <w:rsid w:val="00852E29"/>
    <w:rsid w:val="008531B2"/>
    <w:rsid w:val="0085330E"/>
    <w:rsid w:val="00853969"/>
    <w:rsid w:val="00854274"/>
    <w:rsid w:val="008545E4"/>
    <w:rsid w:val="008546EA"/>
    <w:rsid w:val="0085499C"/>
    <w:rsid w:val="00854D85"/>
    <w:rsid w:val="00854EA4"/>
    <w:rsid w:val="00855106"/>
    <w:rsid w:val="008551C2"/>
    <w:rsid w:val="00855273"/>
    <w:rsid w:val="00855AD3"/>
    <w:rsid w:val="008560D6"/>
    <w:rsid w:val="0085710A"/>
    <w:rsid w:val="00857428"/>
    <w:rsid w:val="00857872"/>
    <w:rsid w:val="00857A01"/>
    <w:rsid w:val="008606E7"/>
    <w:rsid w:val="00860E60"/>
    <w:rsid w:val="00860FC1"/>
    <w:rsid w:val="008610BB"/>
    <w:rsid w:val="0086150D"/>
    <w:rsid w:val="00861590"/>
    <w:rsid w:val="008616E2"/>
    <w:rsid w:val="00861CD6"/>
    <w:rsid w:val="00861D7B"/>
    <w:rsid w:val="00861E64"/>
    <w:rsid w:val="008635A6"/>
    <w:rsid w:val="008640C2"/>
    <w:rsid w:val="00864425"/>
    <w:rsid w:val="00864643"/>
    <w:rsid w:val="0086464E"/>
    <w:rsid w:val="0086508D"/>
    <w:rsid w:val="0086510F"/>
    <w:rsid w:val="008653F4"/>
    <w:rsid w:val="008660B9"/>
    <w:rsid w:val="00866566"/>
    <w:rsid w:val="008665B3"/>
    <w:rsid w:val="0086686E"/>
    <w:rsid w:val="00866AFF"/>
    <w:rsid w:val="00866B9E"/>
    <w:rsid w:val="00866D2C"/>
    <w:rsid w:val="00867525"/>
    <w:rsid w:val="00867965"/>
    <w:rsid w:val="008679C3"/>
    <w:rsid w:val="00867E18"/>
    <w:rsid w:val="008700E9"/>
    <w:rsid w:val="00870246"/>
    <w:rsid w:val="00870799"/>
    <w:rsid w:val="00870F28"/>
    <w:rsid w:val="008715CF"/>
    <w:rsid w:val="00871A9F"/>
    <w:rsid w:val="00871CD3"/>
    <w:rsid w:val="00871CE8"/>
    <w:rsid w:val="008724D0"/>
    <w:rsid w:val="00872595"/>
    <w:rsid w:val="00872BD3"/>
    <w:rsid w:val="008731A8"/>
    <w:rsid w:val="00873391"/>
    <w:rsid w:val="008734E5"/>
    <w:rsid w:val="00874005"/>
    <w:rsid w:val="008742DD"/>
    <w:rsid w:val="00874CEB"/>
    <w:rsid w:val="00874DA7"/>
    <w:rsid w:val="00875152"/>
    <w:rsid w:val="00875208"/>
    <w:rsid w:val="0087527B"/>
    <w:rsid w:val="00875372"/>
    <w:rsid w:val="00875986"/>
    <w:rsid w:val="0087696F"/>
    <w:rsid w:val="00876F41"/>
    <w:rsid w:val="00876FB0"/>
    <w:rsid w:val="00877114"/>
    <w:rsid w:val="00877230"/>
    <w:rsid w:val="00877508"/>
    <w:rsid w:val="008776F8"/>
    <w:rsid w:val="008803F0"/>
    <w:rsid w:val="00880733"/>
    <w:rsid w:val="00880B15"/>
    <w:rsid w:val="00880FBA"/>
    <w:rsid w:val="008814AC"/>
    <w:rsid w:val="008830BE"/>
    <w:rsid w:val="00883867"/>
    <w:rsid w:val="008838A5"/>
    <w:rsid w:val="00883A1E"/>
    <w:rsid w:val="00883F4B"/>
    <w:rsid w:val="00884369"/>
    <w:rsid w:val="008843DE"/>
    <w:rsid w:val="008845C6"/>
    <w:rsid w:val="00884964"/>
    <w:rsid w:val="008852C3"/>
    <w:rsid w:val="00885394"/>
    <w:rsid w:val="00885965"/>
    <w:rsid w:val="00885AD9"/>
    <w:rsid w:val="00885EF9"/>
    <w:rsid w:val="008865F8"/>
    <w:rsid w:val="0088694C"/>
    <w:rsid w:val="00886B20"/>
    <w:rsid w:val="00886C1F"/>
    <w:rsid w:val="00886F9F"/>
    <w:rsid w:val="00887074"/>
    <w:rsid w:val="008877AB"/>
    <w:rsid w:val="0089011A"/>
    <w:rsid w:val="008905CC"/>
    <w:rsid w:val="008905F5"/>
    <w:rsid w:val="008909E4"/>
    <w:rsid w:val="00890CA8"/>
    <w:rsid w:val="00890D15"/>
    <w:rsid w:val="00891478"/>
    <w:rsid w:val="008915CE"/>
    <w:rsid w:val="0089172A"/>
    <w:rsid w:val="00891C60"/>
    <w:rsid w:val="008921AF"/>
    <w:rsid w:val="008927A2"/>
    <w:rsid w:val="008933E1"/>
    <w:rsid w:val="0089355F"/>
    <w:rsid w:val="00893D52"/>
    <w:rsid w:val="00893E51"/>
    <w:rsid w:val="00894367"/>
    <w:rsid w:val="008948C8"/>
    <w:rsid w:val="008950AB"/>
    <w:rsid w:val="0089553A"/>
    <w:rsid w:val="008973B2"/>
    <w:rsid w:val="008974E9"/>
    <w:rsid w:val="008976AB"/>
    <w:rsid w:val="008976BF"/>
    <w:rsid w:val="00897A01"/>
    <w:rsid w:val="00897A99"/>
    <w:rsid w:val="008A050C"/>
    <w:rsid w:val="008A06FA"/>
    <w:rsid w:val="008A0788"/>
    <w:rsid w:val="008A174F"/>
    <w:rsid w:val="008A18CC"/>
    <w:rsid w:val="008A1CC0"/>
    <w:rsid w:val="008A300D"/>
    <w:rsid w:val="008A3753"/>
    <w:rsid w:val="008A3A8F"/>
    <w:rsid w:val="008A4596"/>
    <w:rsid w:val="008A45FC"/>
    <w:rsid w:val="008A4651"/>
    <w:rsid w:val="008A4999"/>
    <w:rsid w:val="008A537A"/>
    <w:rsid w:val="008A5AC3"/>
    <w:rsid w:val="008A625E"/>
    <w:rsid w:val="008A64BD"/>
    <w:rsid w:val="008A668E"/>
    <w:rsid w:val="008A6AD9"/>
    <w:rsid w:val="008A6CE7"/>
    <w:rsid w:val="008A6E2D"/>
    <w:rsid w:val="008A6FB0"/>
    <w:rsid w:val="008A7431"/>
    <w:rsid w:val="008A77FC"/>
    <w:rsid w:val="008A78B9"/>
    <w:rsid w:val="008A7C95"/>
    <w:rsid w:val="008A7EAC"/>
    <w:rsid w:val="008B00C2"/>
    <w:rsid w:val="008B023D"/>
    <w:rsid w:val="008B025C"/>
    <w:rsid w:val="008B0327"/>
    <w:rsid w:val="008B07B0"/>
    <w:rsid w:val="008B08B3"/>
    <w:rsid w:val="008B0B8D"/>
    <w:rsid w:val="008B0D6E"/>
    <w:rsid w:val="008B1696"/>
    <w:rsid w:val="008B1892"/>
    <w:rsid w:val="008B1C92"/>
    <w:rsid w:val="008B243C"/>
    <w:rsid w:val="008B2F9F"/>
    <w:rsid w:val="008B33E7"/>
    <w:rsid w:val="008B341C"/>
    <w:rsid w:val="008B360B"/>
    <w:rsid w:val="008B3FA6"/>
    <w:rsid w:val="008B4424"/>
    <w:rsid w:val="008B468C"/>
    <w:rsid w:val="008B4723"/>
    <w:rsid w:val="008B4C0B"/>
    <w:rsid w:val="008B51B0"/>
    <w:rsid w:val="008B576F"/>
    <w:rsid w:val="008B57DF"/>
    <w:rsid w:val="008B5D7C"/>
    <w:rsid w:val="008B5E83"/>
    <w:rsid w:val="008B6351"/>
    <w:rsid w:val="008B653A"/>
    <w:rsid w:val="008B660A"/>
    <w:rsid w:val="008B6869"/>
    <w:rsid w:val="008B70F5"/>
    <w:rsid w:val="008B73DF"/>
    <w:rsid w:val="008B7D28"/>
    <w:rsid w:val="008C0286"/>
    <w:rsid w:val="008C04CF"/>
    <w:rsid w:val="008C16E0"/>
    <w:rsid w:val="008C2513"/>
    <w:rsid w:val="008C25C1"/>
    <w:rsid w:val="008C2679"/>
    <w:rsid w:val="008C3019"/>
    <w:rsid w:val="008C3557"/>
    <w:rsid w:val="008C35FC"/>
    <w:rsid w:val="008C3983"/>
    <w:rsid w:val="008C39C9"/>
    <w:rsid w:val="008C468C"/>
    <w:rsid w:val="008C47C5"/>
    <w:rsid w:val="008C4DCC"/>
    <w:rsid w:val="008C4E79"/>
    <w:rsid w:val="008C52DC"/>
    <w:rsid w:val="008C70ED"/>
    <w:rsid w:val="008C7A8B"/>
    <w:rsid w:val="008C7DF1"/>
    <w:rsid w:val="008C7F5D"/>
    <w:rsid w:val="008D03A2"/>
    <w:rsid w:val="008D07A8"/>
    <w:rsid w:val="008D080A"/>
    <w:rsid w:val="008D0A2F"/>
    <w:rsid w:val="008D0B93"/>
    <w:rsid w:val="008D0C00"/>
    <w:rsid w:val="008D1414"/>
    <w:rsid w:val="008D150D"/>
    <w:rsid w:val="008D1FF2"/>
    <w:rsid w:val="008D20A5"/>
    <w:rsid w:val="008D21C2"/>
    <w:rsid w:val="008D22EE"/>
    <w:rsid w:val="008D2798"/>
    <w:rsid w:val="008D2E3C"/>
    <w:rsid w:val="008D30A2"/>
    <w:rsid w:val="008D364A"/>
    <w:rsid w:val="008D3C32"/>
    <w:rsid w:val="008D4159"/>
    <w:rsid w:val="008D4270"/>
    <w:rsid w:val="008D4720"/>
    <w:rsid w:val="008D5027"/>
    <w:rsid w:val="008D52FB"/>
    <w:rsid w:val="008D5CF0"/>
    <w:rsid w:val="008D6901"/>
    <w:rsid w:val="008D73FA"/>
    <w:rsid w:val="008D7E64"/>
    <w:rsid w:val="008E06D7"/>
    <w:rsid w:val="008E1C40"/>
    <w:rsid w:val="008E2021"/>
    <w:rsid w:val="008E2469"/>
    <w:rsid w:val="008E25BB"/>
    <w:rsid w:val="008E33AA"/>
    <w:rsid w:val="008E3ECA"/>
    <w:rsid w:val="008E4104"/>
    <w:rsid w:val="008E45BE"/>
    <w:rsid w:val="008E4BBD"/>
    <w:rsid w:val="008E53D5"/>
    <w:rsid w:val="008E58C3"/>
    <w:rsid w:val="008E5C88"/>
    <w:rsid w:val="008E5CD7"/>
    <w:rsid w:val="008E602C"/>
    <w:rsid w:val="008E67CA"/>
    <w:rsid w:val="008E6AF8"/>
    <w:rsid w:val="008E6BD1"/>
    <w:rsid w:val="008E7419"/>
    <w:rsid w:val="008E777E"/>
    <w:rsid w:val="008E7809"/>
    <w:rsid w:val="008F04CB"/>
    <w:rsid w:val="008F0FBE"/>
    <w:rsid w:val="008F10BC"/>
    <w:rsid w:val="008F12DD"/>
    <w:rsid w:val="008F1316"/>
    <w:rsid w:val="008F133F"/>
    <w:rsid w:val="008F13FA"/>
    <w:rsid w:val="008F1912"/>
    <w:rsid w:val="008F2155"/>
    <w:rsid w:val="008F2499"/>
    <w:rsid w:val="008F24D2"/>
    <w:rsid w:val="008F29C5"/>
    <w:rsid w:val="008F3303"/>
    <w:rsid w:val="008F37D7"/>
    <w:rsid w:val="008F408B"/>
    <w:rsid w:val="008F4C8C"/>
    <w:rsid w:val="008F4E48"/>
    <w:rsid w:val="008F4EFA"/>
    <w:rsid w:val="008F4F02"/>
    <w:rsid w:val="008F5205"/>
    <w:rsid w:val="008F5B56"/>
    <w:rsid w:val="008F5D14"/>
    <w:rsid w:val="008F6978"/>
    <w:rsid w:val="008F6C27"/>
    <w:rsid w:val="008F6EBB"/>
    <w:rsid w:val="008F7530"/>
    <w:rsid w:val="008F75AD"/>
    <w:rsid w:val="008F7610"/>
    <w:rsid w:val="008F7A94"/>
    <w:rsid w:val="00900526"/>
    <w:rsid w:val="009009D9"/>
    <w:rsid w:val="00900E87"/>
    <w:rsid w:val="0090135B"/>
    <w:rsid w:val="00901CDC"/>
    <w:rsid w:val="00901F14"/>
    <w:rsid w:val="009022F4"/>
    <w:rsid w:val="00902448"/>
    <w:rsid w:val="0090361E"/>
    <w:rsid w:val="00903676"/>
    <w:rsid w:val="00903795"/>
    <w:rsid w:val="009038FE"/>
    <w:rsid w:val="00903B4D"/>
    <w:rsid w:val="00904768"/>
    <w:rsid w:val="00904D86"/>
    <w:rsid w:val="00904E16"/>
    <w:rsid w:val="00904E40"/>
    <w:rsid w:val="0090526D"/>
    <w:rsid w:val="0090565A"/>
    <w:rsid w:val="0090579A"/>
    <w:rsid w:val="00905941"/>
    <w:rsid w:val="009063B8"/>
    <w:rsid w:val="00906EFD"/>
    <w:rsid w:val="00907903"/>
    <w:rsid w:val="00907905"/>
    <w:rsid w:val="00907A66"/>
    <w:rsid w:val="00907B6B"/>
    <w:rsid w:val="009103B6"/>
    <w:rsid w:val="009106C1"/>
    <w:rsid w:val="00910903"/>
    <w:rsid w:val="00910ADB"/>
    <w:rsid w:val="00910F3B"/>
    <w:rsid w:val="009112FD"/>
    <w:rsid w:val="009118C6"/>
    <w:rsid w:val="009119D8"/>
    <w:rsid w:val="00911C1E"/>
    <w:rsid w:val="0091245E"/>
    <w:rsid w:val="00912CA9"/>
    <w:rsid w:val="009131C3"/>
    <w:rsid w:val="009139E9"/>
    <w:rsid w:val="00913F7E"/>
    <w:rsid w:val="0091483A"/>
    <w:rsid w:val="00915171"/>
    <w:rsid w:val="00916671"/>
    <w:rsid w:val="00917258"/>
    <w:rsid w:val="009175C2"/>
    <w:rsid w:val="00917679"/>
    <w:rsid w:val="00917C62"/>
    <w:rsid w:val="00917DEA"/>
    <w:rsid w:val="0092017E"/>
    <w:rsid w:val="009201B4"/>
    <w:rsid w:val="009212D3"/>
    <w:rsid w:val="009214AD"/>
    <w:rsid w:val="009218CB"/>
    <w:rsid w:val="00921B97"/>
    <w:rsid w:val="00921CD9"/>
    <w:rsid w:val="009222B7"/>
    <w:rsid w:val="00922734"/>
    <w:rsid w:val="009229CC"/>
    <w:rsid w:val="00922A6D"/>
    <w:rsid w:val="00922CF4"/>
    <w:rsid w:val="00923FCF"/>
    <w:rsid w:val="00924170"/>
    <w:rsid w:val="00924260"/>
    <w:rsid w:val="00924741"/>
    <w:rsid w:val="00924DFA"/>
    <w:rsid w:val="00924F6C"/>
    <w:rsid w:val="00925372"/>
    <w:rsid w:val="009258D8"/>
    <w:rsid w:val="00925B21"/>
    <w:rsid w:val="00926689"/>
    <w:rsid w:val="00926C48"/>
    <w:rsid w:val="00927105"/>
    <w:rsid w:val="0092710A"/>
    <w:rsid w:val="00927588"/>
    <w:rsid w:val="00927CAA"/>
    <w:rsid w:val="009302C4"/>
    <w:rsid w:val="00930B66"/>
    <w:rsid w:val="00930BC4"/>
    <w:rsid w:val="0093107B"/>
    <w:rsid w:val="009310B8"/>
    <w:rsid w:val="00931111"/>
    <w:rsid w:val="009311F6"/>
    <w:rsid w:val="00931432"/>
    <w:rsid w:val="009315D1"/>
    <w:rsid w:val="00931832"/>
    <w:rsid w:val="009318D0"/>
    <w:rsid w:val="00931A14"/>
    <w:rsid w:val="00932D28"/>
    <w:rsid w:val="0093308A"/>
    <w:rsid w:val="0093327E"/>
    <w:rsid w:val="00933705"/>
    <w:rsid w:val="009342D9"/>
    <w:rsid w:val="00934B59"/>
    <w:rsid w:val="00934D55"/>
    <w:rsid w:val="00934E7E"/>
    <w:rsid w:val="00934F5D"/>
    <w:rsid w:val="00936356"/>
    <w:rsid w:val="009365D0"/>
    <w:rsid w:val="00936C29"/>
    <w:rsid w:val="009371BE"/>
    <w:rsid w:val="00937291"/>
    <w:rsid w:val="00937506"/>
    <w:rsid w:val="0093753E"/>
    <w:rsid w:val="00940278"/>
    <w:rsid w:val="00940521"/>
    <w:rsid w:val="00940B32"/>
    <w:rsid w:val="00940B4A"/>
    <w:rsid w:val="009412AF"/>
    <w:rsid w:val="00941513"/>
    <w:rsid w:val="00941C3B"/>
    <w:rsid w:val="00941DD0"/>
    <w:rsid w:val="009426A5"/>
    <w:rsid w:val="00942BDA"/>
    <w:rsid w:val="00943007"/>
    <w:rsid w:val="009433BD"/>
    <w:rsid w:val="00943699"/>
    <w:rsid w:val="0094379E"/>
    <w:rsid w:val="009437FA"/>
    <w:rsid w:val="00943FD6"/>
    <w:rsid w:val="00944734"/>
    <w:rsid w:val="00944C84"/>
    <w:rsid w:val="00945190"/>
    <w:rsid w:val="00945255"/>
    <w:rsid w:val="00945690"/>
    <w:rsid w:val="009456B9"/>
    <w:rsid w:val="009457E1"/>
    <w:rsid w:val="0094587D"/>
    <w:rsid w:val="00945B5B"/>
    <w:rsid w:val="00945DB4"/>
    <w:rsid w:val="009463E3"/>
    <w:rsid w:val="0094671B"/>
    <w:rsid w:val="00946A0D"/>
    <w:rsid w:val="00946D87"/>
    <w:rsid w:val="00946DE9"/>
    <w:rsid w:val="00947F0B"/>
    <w:rsid w:val="0095072E"/>
    <w:rsid w:val="00950787"/>
    <w:rsid w:val="00950802"/>
    <w:rsid w:val="0095090C"/>
    <w:rsid w:val="00950BD5"/>
    <w:rsid w:val="00950C41"/>
    <w:rsid w:val="00951A9D"/>
    <w:rsid w:val="00951AAB"/>
    <w:rsid w:val="00952CC6"/>
    <w:rsid w:val="00952CE5"/>
    <w:rsid w:val="00952D81"/>
    <w:rsid w:val="0095333B"/>
    <w:rsid w:val="00954245"/>
    <w:rsid w:val="009542E9"/>
    <w:rsid w:val="00954339"/>
    <w:rsid w:val="00954A82"/>
    <w:rsid w:val="00955083"/>
    <w:rsid w:val="00955138"/>
    <w:rsid w:val="00955169"/>
    <w:rsid w:val="00955856"/>
    <w:rsid w:val="00955A09"/>
    <w:rsid w:val="009560B5"/>
    <w:rsid w:val="00956458"/>
    <w:rsid w:val="00956492"/>
    <w:rsid w:val="009564D8"/>
    <w:rsid w:val="00956BCF"/>
    <w:rsid w:val="0095700C"/>
    <w:rsid w:val="009573CD"/>
    <w:rsid w:val="009576AF"/>
    <w:rsid w:val="009579F9"/>
    <w:rsid w:val="00957A14"/>
    <w:rsid w:val="00960A32"/>
    <w:rsid w:val="00960E14"/>
    <w:rsid w:val="00961064"/>
    <w:rsid w:val="00961999"/>
    <w:rsid w:val="00961FE0"/>
    <w:rsid w:val="00962234"/>
    <w:rsid w:val="009623C8"/>
    <w:rsid w:val="009628E8"/>
    <w:rsid w:val="00962E3F"/>
    <w:rsid w:val="00962EDE"/>
    <w:rsid w:val="00963435"/>
    <w:rsid w:val="009636D5"/>
    <w:rsid w:val="00963C26"/>
    <w:rsid w:val="00963F85"/>
    <w:rsid w:val="00963FE0"/>
    <w:rsid w:val="0096439B"/>
    <w:rsid w:val="00964D7F"/>
    <w:rsid w:val="00965525"/>
    <w:rsid w:val="00966115"/>
    <w:rsid w:val="00966474"/>
    <w:rsid w:val="00966AA7"/>
    <w:rsid w:val="009670E4"/>
    <w:rsid w:val="0096733C"/>
    <w:rsid w:val="00967662"/>
    <w:rsid w:val="009676D5"/>
    <w:rsid w:val="0096795E"/>
    <w:rsid w:val="00967B5C"/>
    <w:rsid w:val="00967D74"/>
    <w:rsid w:val="00967E7D"/>
    <w:rsid w:val="00967F9E"/>
    <w:rsid w:val="00970873"/>
    <w:rsid w:val="009708B1"/>
    <w:rsid w:val="00970A08"/>
    <w:rsid w:val="00970A11"/>
    <w:rsid w:val="00971A2A"/>
    <w:rsid w:val="00971A36"/>
    <w:rsid w:val="009721DA"/>
    <w:rsid w:val="0097275C"/>
    <w:rsid w:val="00972898"/>
    <w:rsid w:val="0097301D"/>
    <w:rsid w:val="00973178"/>
    <w:rsid w:val="00973530"/>
    <w:rsid w:val="00973AFC"/>
    <w:rsid w:val="00973FE8"/>
    <w:rsid w:val="009741D9"/>
    <w:rsid w:val="009744A1"/>
    <w:rsid w:val="009746C6"/>
    <w:rsid w:val="009748FE"/>
    <w:rsid w:val="009749B9"/>
    <w:rsid w:val="00974E86"/>
    <w:rsid w:val="009755FE"/>
    <w:rsid w:val="00975996"/>
    <w:rsid w:val="00975B3A"/>
    <w:rsid w:val="00975CAA"/>
    <w:rsid w:val="009760D9"/>
    <w:rsid w:val="00976605"/>
    <w:rsid w:val="0097715E"/>
    <w:rsid w:val="00977373"/>
    <w:rsid w:val="0097741C"/>
    <w:rsid w:val="00977D17"/>
    <w:rsid w:val="009808A4"/>
    <w:rsid w:val="00980F00"/>
    <w:rsid w:val="0098160B"/>
    <w:rsid w:val="009817D6"/>
    <w:rsid w:val="00981D17"/>
    <w:rsid w:val="009820DB"/>
    <w:rsid w:val="00982258"/>
    <w:rsid w:val="00982C1A"/>
    <w:rsid w:val="00982E5B"/>
    <w:rsid w:val="00982EEB"/>
    <w:rsid w:val="00982FD3"/>
    <w:rsid w:val="00983407"/>
    <w:rsid w:val="00983E33"/>
    <w:rsid w:val="00983F35"/>
    <w:rsid w:val="0098412F"/>
    <w:rsid w:val="00984265"/>
    <w:rsid w:val="00984438"/>
    <w:rsid w:val="0098455C"/>
    <w:rsid w:val="00984897"/>
    <w:rsid w:val="00985112"/>
    <w:rsid w:val="00986006"/>
    <w:rsid w:val="009868FB"/>
    <w:rsid w:val="00986E05"/>
    <w:rsid w:val="009870B3"/>
    <w:rsid w:val="009874C9"/>
    <w:rsid w:val="00987876"/>
    <w:rsid w:val="009879CC"/>
    <w:rsid w:val="00987FDC"/>
    <w:rsid w:val="00990221"/>
    <w:rsid w:val="009903E4"/>
    <w:rsid w:val="009903EA"/>
    <w:rsid w:val="00990646"/>
    <w:rsid w:val="00990783"/>
    <w:rsid w:val="00990903"/>
    <w:rsid w:val="00990D23"/>
    <w:rsid w:val="00990D3D"/>
    <w:rsid w:val="00990DAB"/>
    <w:rsid w:val="00990E1D"/>
    <w:rsid w:val="00991381"/>
    <w:rsid w:val="009913DD"/>
    <w:rsid w:val="009917EF"/>
    <w:rsid w:val="0099184F"/>
    <w:rsid w:val="00991981"/>
    <w:rsid w:val="00992154"/>
    <w:rsid w:val="00992C31"/>
    <w:rsid w:val="00992FCC"/>
    <w:rsid w:val="00993AA2"/>
    <w:rsid w:val="00993D67"/>
    <w:rsid w:val="00993DD9"/>
    <w:rsid w:val="00994003"/>
    <w:rsid w:val="00994588"/>
    <w:rsid w:val="009947F5"/>
    <w:rsid w:val="009951D3"/>
    <w:rsid w:val="00995332"/>
    <w:rsid w:val="0099556B"/>
    <w:rsid w:val="00995C0B"/>
    <w:rsid w:val="00996500"/>
    <w:rsid w:val="00996C71"/>
    <w:rsid w:val="00996C7F"/>
    <w:rsid w:val="00996D64"/>
    <w:rsid w:val="00996D73"/>
    <w:rsid w:val="00996E63"/>
    <w:rsid w:val="0099755B"/>
    <w:rsid w:val="0099778A"/>
    <w:rsid w:val="00997CD4"/>
    <w:rsid w:val="00997D86"/>
    <w:rsid w:val="009A0111"/>
    <w:rsid w:val="009A0322"/>
    <w:rsid w:val="009A08E3"/>
    <w:rsid w:val="009A0909"/>
    <w:rsid w:val="009A1007"/>
    <w:rsid w:val="009A10A7"/>
    <w:rsid w:val="009A13C2"/>
    <w:rsid w:val="009A15D2"/>
    <w:rsid w:val="009A1E3C"/>
    <w:rsid w:val="009A20E5"/>
    <w:rsid w:val="009A2298"/>
    <w:rsid w:val="009A2728"/>
    <w:rsid w:val="009A3815"/>
    <w:rsid w:val="009A44CC"/>
    <w:rsid w:val="009A4E65"/>
    <w:rsid w:val="009A4EA0"/>
    <w:rsid w:val="009A4ECA"/>
    <w:rsid w:val="009A536B"/>
    <w:rsid w:val="009A5DF1"/>
    <w:rsid w:val="009A67A5"/>
    <w:rsid w:val="009A6943"/>
    <w:rsid w:val="009A6AF2"/>
    <w:rsid w:val="009A7784"/>
    <w:rsid w:val="009A7BBC"/>
    <w:rsid w:val="009A7CC5"/>
    <w:rsid w:val="009A7E2A"/>
    <w:rsid w:val="009A7F66"/>
    <w:rsid w:val="009B022B"/>
    <w:rsid w:val="009B0288"/>
    <w:rsid w:val="009B10EA"/>
    <w:rsid w:val="009B134F"/>
    <w:rsid w:val="009B152D"/>
    <w:rsid w:val="009B15CC"/>
    <w:rsid w:val="009B17EB"/>
    <w:rsid w:val="009B1AC1"/>
    <w:rsid w:val="009B1E3B"/>
    <w:rsid w:val="009B1E9D"/>
    <w:rsid w:val="009B2538"/>
    <w:rsid w:val="009B2739"/>
    <w:rsid w:val="009B28AE"/>
    <w:rsid w:val="009B2A58"/>
    <w:rsid w:val="009B2D64"/>
    <w:rsid w:val="009B2D79"/>
    <w:rsid w:val="009B2E93"/>
    <w:rsid w:val="009B30A1"/>
    <w:rsid w:val="009B3147"/>
    <w:rsid w:val="009B3EB8"/>
    <w:rsid w:val="009B4289"/>
    <w:rsid w:val="009B43D2"/>
    <w:rsid w:val="009B46D3"/>
    <w:rsid w:val="009B5014"/>
    <w:rsid w:val="009B542A"/>
    <w:rsid w:val="009B56E5"/>
    <w:rsid w:val="009B577F"/>
    <w:rsid w:val="009B5846"/>
    <w:rsid w:val="009B5C9A"/>
    <w:rsid w:val="009B68E9"/>
    <w:rsid w:val="009B6CCA"/>
    <w:rsid w:val="009B6D04"/>
    <w:rsid w:val="009B7256"/>
    <w:rsid w:val="009B79B2"/>
    <w:rsid w:val="009C0203"/>
    <w:rsid w:val="009C044E"/>
    <w:rsid w:val="009C0810"/>
    <w:rsid w:val="009C0A72"/>
    <w:rsid w:val="009C0C72"/>
    <w:rsid w:val="009C1272"/>
    <w:rsid w:val="009C1670"/>
    <w:rsid w:val="009C1A9A"/>
    <w:rsid w:val="009C1C44"/>
    <w:rsid w:val="009C1E4B"/>
    <w:rsid w:val="009C28DD"/>
    <w:rsid w:val="009C2A34"/>
    <w:rsid w:val="009C2CE7"/>
    <w:rsid w:val="009C2F5F"/>
    <w:rsid w:val="009C3106"/>
    <w:rsid w:val="009C3629"/>
    <w:rsid w:val="009C4016"/>
    <w:rsid w:val="009C41D6"/>
    <w:rsid w:val="009C4901"/>
    <w:rsid w:val="009C4A20"/>
    <w:rsid w:val="009C4E87"/>
    <w:rsid w:val="009C5084"/>
    <w:rsid w:val="009C62EB"/>
    <w:rsid w:val="009C6ABB"/>
    <w:rsid w:val="009C6EAA"/>
    <w:rsid w:val="009C7253"/>
    <w:rsid w:val="009C7506"/>
    <w:rsid w:val="009C77C0"/>
    <w:rsid w:val="009D0A3C"/>
    <w:rsid w:val="009D0CD9"/>
    <w:rsid w:val="009D1139"/>
    <w:rsid w:val="009D1585"/>
    <w:rsid w:val="009D1707"/>
    <w:rsid w:val="009D17CD"/>
    <w:rsid w:val="009D1CDC"/>
    <w:rsid w:val="009D1DBC"/>
    <w:rsid w:val="009D1FAC"/>
    <w:rsid w:val="009D1FE0"/>
    <w:rsid w:val="009D209F"/>
    <w:rsid w:val="009D21B3"/>
    <w:rsid w:val="009D2FE1"/>
    <w:rsid w:val="009D3198"/>
    <w:rsid w:val="009D3931"/>
    <w:rsid w:val="009D3AB0"/>
    <w:rsid w:val="009D3BAB"/>
    <w:rsid w:val="009D4346"/>
    <w:rsid w:val="009D4E34"/>
    <w:rsid w:val="009D51E3"/>
    <w:rsid w:val="009D54AB"/>
    <w:rsid w:val="009E0059"/>
    <w:rsid w:val="009E00A6"/>
    <w:rsid w:val="009E12C8"/>
    <w:rsid w:val="009E1300"/>
    <w:rsid w:val="009E1A8A"/>
    <w:rsid w:val="009E1B83"/>
    <w:rsid w:val="009E1D8F"/>
    <w:rsid w:val="009E2078"/>
    <w:rsid w:val="009E2523"/>
    <w:rsid w:val="009E2541"/>
    <w:rsid w:val="009E2647"/>
    <w:rsid w:val="009E2841"/>
    <w:rsid w:val="009E2AD6"/>
    <w:rsid w:val="009E2B11"/>
    <w:rsid w:val="009E38DD"/>
    <w:rsid w:val="009E38DF"/>
    <w:rsid w:val="009E3C2C"/>
    <w:rsid w:val="009E43DF"/>
    <w:rsid w:val="009E4A4A"/>
    <w:rsid w:val="009E4CA7"/>
    <w:rsid w:val="009E5164"/>
    <w:rsid w:val="009E586A"/>
    <w:rsid w:val="009E587B"/>
    <w:rsid w:val="009E5BA7"/>
    <w:rsid w:val="009E5FA9"/>
    <w:rsid w:val="009E6778"/>
    <w:rsid w:val="009E67BE"/>
    <w:rsid w:val="009E6D83"/>
    <w:rsid w:val="009E6DFF"/>
    <w:rsid w:val="009E6FD1"/>
    <w:rsid w:val="009E739A"/>
    <w:rsid w:val="009E743C"/>
    <w:rsid w:val="009E7C32"/>
    <w:rsid w:val="009E7CDC"/>
    <w:rsid w:val="009E7FF6"/>
    <w:rsid w:val="009F02A2"/>
    <w:rsid w:val="009F05A3"/>
    <w:rsid w:val="009F1415"/>
    <w:rsid w:val="009F1801"/>
    <w:rsid w:val="009F18C3"/>
    <w:rsid w:val="009F1FC1"/>
    <w:rsid w:val="009F232A"/>
    <w:rsid w:val="009F2415"/>
    <w:rsid w:val="009F2495"/>
    <w:rsid w:val="009F255F"/>
    <w:rsid w:val="009F2EFA"/>
    <w:rsid w:val="009F32C5"/>
    <w:rsid w:val="009F41A3"/>
    <w:rsid w:val="009F43D2"/>
    <w:rsid w:val="009F46C3"/>
    <w:rsid w:val="009F4856"/>
    <w:rsid w:val="009F49F4"/>
    <w:rsid w:val="009F4F03"/>
    <w:rsid w:val="009F4FC9"/>
    <w:rsid w:val="009F5136"/>
    <w:rsid w:val="009F53A4"/>
    <w:rsid w:val="009F54FB"/>
    <w:rsid w:val="009F582D"/>
    <w:rsid w:val="009F592B"/>
    <w:rsid w:val="009F6588"/>
    <w:rsid w:val="009F6722"/>
    <w:rsid w:val="009F6B34"/>
    <w:rsid w:val="009F6DA8"/>
    <w:rsid w:val="009F706D"/>
    <w:rsid w:val="009F7182"/>
    <w:rsid w:val="009F75AE"/>
    <w:rsid w:val="009F7791"/>
    <w:rsid w:val="009F79E0"/>
    <w:rsid w:val="009F7DB7"/>
    <w:rsid w:val="00A00D87"/>
    <w:rsid w:val="00A00EFF"/>
    <w:rsid w:val="00A017CF"/>
    <w:rsid w:val="00A0242C"/>
    <w:rsid w:val="00A02D07"/>
    <w:rsid w:val="00A02D6A"/>
    <w:rsid w:val="00A02EF5"/>
    <w:rsid w:val="00A03040"/>
    <w:rsid w:val="00A0315E"/>
    <w:rsid w:val="00A03DA2"/>
    <w:rsid w:val="00A0506F"/>
    <w:rsid w:val="00A050EF"/>
    <w:rsid w:val="00A05170"/>
    <w:rsid w:val="00A057A8"/>
    <w:rsid w:val="00A05B91"/>
    <w:rsid w:val="00A05E89"/>
    <w:rsid w:val="00A06301"/>
    <w:rsid w:val="00A0638B"/>
    <w:rsid w:val="00A064CB"/>
    <w:rsid w:val="00A06C92"/>
    <w:rsid w:val="00A06CB1"/>
    <w:rsid w:val="00A0701D"/>
    <w:rsid w:val="00A070FC"/>
    <w:rsid w:val="00A073D6"/>
    <w:rsid w:val="00A078C3"/>
    <w:rsid w:val="00A07A04"/>
    <w:rsid w:val="00A07B9D"/>
    <w:rsid w:val="00A10388"/>
    <w:rsid w:val="00A10AB2"/>
    <w:rsid w:val="00A1127A"/>
    <w:rsid w:val="00A11A7A"/>
    <w:rsid w:val="00A1267E"/>
    <w:rsid w:val="00A12698"/>
    <w:rsid w:val="00A1293A"/>
    <w:rsid w:val="00A135E6"/>
    <w:rsid w:val="00A137C8"/>
    <w:rsid w:val="00A13D05"/>
    <w:rsid w:val="00A13D8E"/>
    <w:rsid w:val="00A13EB8"/>
    <w:rsid w:val="00A1400C"/>
    <w:rsid w:val="00A14254"/>
    <w:rsid w:val="00A14BE0"/>
    <w:rsid w:val="00A14CB8"/>
    <w:rsid w:val="00A1515B"/>
    <w:rsid w:val="00A151E9"/>
    <w:rsid w:val="00A15459"/>
    <w:rsid w:val="00A15825"/>
    <w:rsid w:val="00A15939"/>
    <w:rsid w:val="00A15AFF"/>
    <w:rsid w:val="00A15C1C"/>
    <w:rsid w:val="00A161BE"/>
    <w:rsid w:val="00A16DC6"/>
    <w:rsid w:val="00A16FCA"/>
    <w:rsid w:val="00A17095"/>
    <w:rsid w:val="00A175BB"/>
    <w:rsid w:val="00A17783"/>
    <w:rsid w:val="00A200AA"/>
    <w:rsid w:val="00A209F3"/>
    <w:rsid w:val="00A20DFE"/>
    <w:rsid w:val="00A20E85"/>
    <w:rsid w:val="00A20EC1"/>
    <w:rsid w:val="00A20FE7"/>
    <w:rsid w:val="00A21340"/>
    <w:rsid w:val="00A21BB4"/>
    <w:rsid w:val="00A21C82"/>
    <w:rsid w:val="00A232BA"/>
    <w:rsid w:val="00A23FDE"/>
    <w:rsid w:val="00A242F8"/>
    <w:rsid w:val="00A245BE"/>
    <w:rsid w:val="00A2561C"/>
    <w:rsid w:val="00A2581D"/>
    <w:rsid w:val="00A260B0"/>
    <w:rsid w:val="00A263E6"/>
    <w:rsid w:val="00A264B8"/>
    <w:rsid w:val="00A267A0"/>
    <w:rsid w:val="00A26903"/>
    <w:rsid w:val="00A26A55"/>
    <w:rsid w:val="00A26C66"/>
    <w:rsid w:val="00A26ECA"/>
    <w:rsid w:val="00A26EEE"/>
    <w:rsid w:val="00A27206"/>
    <w:rsid w:val="00A279BF"/>
    <w:rsid w:val="00A27A25"/>
    <w:rsid w:val="00A3007C"/>
    <w:rsid w:val="00A30484"/>
    <w:rsid w:val="00A30B0F"/>
    <w:rsid w:val="00A30E59"/>
    <w:rsid w:val="00A312CF"/>
    <w:rsid w:val="00A31404"/>
    <w:rsid w:val="00A31835"/>
    <w:rsid w:val="00A31DB3"/>
    <w:rsid w:val="00A31F3D"/>
    <w:rsid w:val="00A334D8"/>
    <w:rsid w:val="00A33905"/>
    <w:rsid w:val="00A33CA3"/>
    <w:rsid w:val="00A3434A"/>
    <w:rsid w:val="00A3450B"/>
    <w:rsid w:val="00A3474E"/>
    <w:rsid w:val="00A34D26"/>
    <w:rsid w:val="00A34E11"/>
    <w:rsid w:val="00A34EA3"/>
    <w:rsid w:val="00A35A4B"/>
    <w:rsid w:val="00A35F13"/>
    <w:rsid w:val="00A35F89"/>
    <w:rsid w:val="00A36293"/>
    <w:rsid w:val="00A362B7"/>
    <w:rsid w:val="00A36812"/>
    <w:rsid w:val="00A368EC"/>
    <w:rsid w:val="00A3699A"/>
    <w:rsid w:val="00A372F8"/>
    <w:rsid w:val="00A37791"/>
    <w:rsid w:val="00A37EB6"/>
    <w:rsid w:val="00A40218"/>
    <w:rsid w:val="00A40317"/>
    <w:rsid w:val="00A404A2"/>
    <w:rsid w:val="00A404BB"/>
    <w:rsid w:val="00A407C2"/>
    <w:rsid w:val="00A40B95"/>
    <w:rsid w:val="00A40E36"/>
    <w:rsid w:val="00A410A6"/>
    <w:rsid w:val="00A412F8"/>
    <w:rsid w:val="00A41505"/>
    <w:rsid w:val="00A417CF"/>
    <w:rsid w:val="00A41B3C"/>
    <w:rsid w:val="00A41DEE"/>
    <w:rsid w:val="00A41E86"/>
    <w:rsid w:val="00A4221F"/>
    <w:rsid w:val="00A4222C"/>
    <w:rsid w:val="00A42501"/>
    <w:rsid w:val="00A42B78"/>
    <w:rsid w:val="00A449F1"/>
    <w:rsid w:val="00A44A95"/>
    <w:rsid w:val="00A44C0D"/>
    <w:rsid w:val="00A44D4A"/>
    <w:rsid w:val="00A45349"/>
    <w:rsid w:val="00A4579C"/>
    <w:rsid w:val="00A459A5"/>
    <w:rsid w:val="00A45BBD"/>
    <w:rsid w:val="00A45BE4"/>
    <w:rsid w:val="00A45CBF"/>
    <w:rsid w:val="00A46358"/>
    <w:rsid w:val="00A46362"/>
    <w:rsid w:val="00A46809"/>
    <w:rsid w:val="00A46EC7"/>
    <w:rsid w:val="00A47AFB"/>
    <w:rsid w:val="00A47CBC"/>
    <w:rsid w:val="00A47DFE"/>
    <w:rsid w:val="00A47F5F"/>
    <w:rsid w:val="00A50148"/>
    <w:rsid w:val="00A5052A"/>
    <w:rsid w:val="00A505C0"/>
    <w:rsid w:val="00A510DB"/>
    <w:rsid w:val="00A51624"/>
    <w:rsid w:val="00A5188E"/>
    <w:rsid w:val="00A51900"/>
    <w:rsid w:val="00A51C77"/>
    <w:rsid w:val="00A527AB"/>
    <w:rsid w:val="00A5304D"/>
    <w:rsid w:val="00A5363D"/>
    <w:rsid w:val="00A542DF"/>
    <w:rsid w:val="00A54D80"/>
    <w:rsid w:val="00A54D9C"/>
    <w:rsid w:val="00A54F7F"/>
    <w:rsid w:val="00A552BB"/>
    <w:rsid w:val="00A554E3"/>
    <w:rsid w:val="00A55840"/>
    <w:rsid w:val="00A559D4"/>
    <w:rsid w:val="00A55B6C"/>
    <w:rsid w:val="00A55E8C"/>
    <w:rsid w:val="00A56262"/>
    <w:rsid w:val="00A568BF"/>
    <w:rsid w:val="00A56F56"/>
    <w:rsid w:val="00A5705B"/>
    <w:rsid w:val="00A57B9D"/>
    <w:rsid w:val="00A57DAE"/>
    <w:rsid w:val="00A602CD"/>
    <w:rsid w:val="00A603C3"/>
    <w:rsid w:val="00A6062C"/>
    <w:rsid w:val="00A6062F"/>
    <w:rsid w:val="00A608E0"/>
    <w:rsid w:val="00A6099A"/>
    <w:rsid w:val="00A60EE3"/>
    <w:rsid w:val="00A6163E"/>
    <w:rsid w:val="00A6185D"/>
    <w:rsid w:val="00A62530"/>
    <w:rsid w:val="00A6275E"/>
    <w:rsid w:val="00A62D84"/>
    <w:rsid w:val="00A63356"/>
    <w:rsid w:val="00A63ECF"/>
    <w:rsid w:val="00A6412B"/>
    <w:rsid w:val="00A648F7"/>
    <w:rsid w:val="00A64D5C"/>
    <w:rsid w:val="00A64E07"/>
    <w:rsid w:val="00A6507C"/>
    <w:rsid w:val="00A65496"/>
    <w:rsid w:val="00A65BDE"/>
    <w:rsid w:val="00A65C6D"/>
    <w:rsid w:val="00A66063"/>
    <w:rsid w:val="00A6651A"/>
    <w:rsid w:val="00A665A7"/>
    <w:rsid w:val="00A667A3"/>
    <w:rsid w:val="00A66D3B"/>
    <w:rsid w:val="00A66E10"/>
    <w:rsid w:val="00A67518"/>
    <w:rsid w:val="00A6798A"/>
    <w:rsid w:val="00A67BD5"/>
    <w:rsid w:val="00A67C27"/>
    <w:rsid w:val="00A709C8"/>
    <w:rsid w:val="00A7114D"/>
    <w:rsid w:val="00A7116D"/>
    <w:rsid w:val="00A71CD3"/>
    <w:rsid w:val="00A71F8B"/>
    <w:rsid w:val="00A721C3"/>
    <w:rsid w:val="00A727D3"/>
    <w:rsid w:val="00A7440E"/>
    <w:rsid w:val="00A74E06"/>
    <w:rsid w:val="00A74E54"/>
    <w:rsid w:val="00A74F31"/>
    <w:rsid w:val="00A7525A"/>
    <w:rsid w:val="00A75613"/>
    <w:rsid w:val="00A75D3D"/>
    <w:rsid w:val="00A76679"/>
    <w:rsid w:val="00A76C6F"/>
    <w:rsid w:val="00A77061"/>
    <w:rsid w:val="00A77338"/>
    <w:rsid w:val="00A7775A"/>
    <w:rsid w:val="00A77922"/>
    <w:rsid w:val="00A8029D"/>
    <w:rsid w:val="00A80735"/>
    <w:rsid w:val="00A80B5A"/>
    <w:rsid w:val="00A80C4A"/>
    <w:rsid w:val="00A81289"/>
    <w:rsid w:val="00A819B6"/>
    <w:rsid w:val="00A81D9D"/>
    <w:rsid w:val="00A822D8"/>
    <w:rsid w:val="00A829B4"/>
    <w:rsid w:val="00A82FB7"/>
    <w:rsid w:val="00A83E30"/>
    <w:rsid w:val="00A83FF7"/>
    <w:rsid w:val="00A8405C"/>
    <w:rsid w:val="00A84747"/>
    <w:rsid w:val="00A848A6"/>
    <w:rsid w:val="00A848CA"/>
    <w:rsid w:val="00A84B63"/>
    <w:rsid w:val="00A84C12"/>
    <w:rsid w:val="00A855F4"/>
    <w:rsid w:val="00A867B8"/>
    <w:rsid w:val="00A8692A"/>
    <w:rsid w:val="00A86A61"/>
    <w:rsid w:val="00A87371"/>
    <w:rsid w:val="00A873B2"/>
    <w:rsid w:val="00A878CA"/>
    <w:rsid w:val="00A87A20"/>
    <w:rsid w:val="00A87EA4"/>
    <w:rsid w:val="00A87FDB"/>
    <w:rsid w:val="00A9090A"/>
    <w:rsid w:val="00A90A7C"/>
    <w:rsid w:val="00A90D40"/>
    <w:rsid w:val="00A91011"/>
    <w:rsid w:val="00A9184C"/>
    <w:rsid w:val="00A918BD"/>
    <w:rsid w:val="00A92895"/>
    <w:rsid w:val="00A92A5A"/>
    <w:rsid w:val="00A93C96"/>
    <w:rsid w:val="00A94505"/>
    <w:rsid w:val="00A94982"/>
    <w:rsid w:val="00A94AD3"/>
    <w:rsid w:val="00A94F51"/>
    <w:rsid w:val="00A9502B"/>
    <w:rsid w:val="00A955BB"/>
    <w:rsid w:val="00A95C31"/>
    <w:rsid w:val="00A95E3F"/>
    <w:rsid w:val="00A96005"/>
    <w:rsid w:val="00A965E9"/>
    <w:rsid w:val="00A96C28"/>
    <w:rsid w:val="00A97219"/>
    <w:rsid w:val="00A97283"/>
    <w:rsid w:val="00A974D2"/>
    <w:rsid w:val="00A97627"/>
    <w:rsid w:val="00A97B2D"/>
    <w:rsid w:val="00A97B6B"/>
    <w:rsid w:val="00AA1084"/>
    <w:rsid w:val="00AA11F0"/>
    <w:rsid w:val="00AA17DB"/>
    <w:rsid w:val="00AA19A0"/>
    <w:rsid w:val="00AA1E36"/>
    <w:rsid w:val="00AA20AC"/>
    <w:rsid w:val="00AA296B"/>
    <w:rsid w:val="00AA29D8"/>
    <w:rsid w:val="00AA322B"/>
    <w:rsid w:val="00AA3315"/>
    <w:rsid w:val="00AA356E"/>
    <w:rsid w:val="00AA4202"/>
    <w:rsid w:val="00AA4C9B"/>
    <w:rsid w:val="00AA57FE"/>
    <w:rsid w:val="00AA66B8"/>
    <w:rsid w:val="00AA6FD7"/>
    <w:rsid w:val="00AA7197"/>
    <w:rsid w:val="00AA72B2"/>
    <w:rsid w:val="00AA7943"/>
    <w:rsid w:val="00AA7FF5"/>
    <w:rsid w:val="00AB0334"/>
    <w:rsid w:val="00AB0375"/>
    <w:rsid w:val="00AB066B"/>
    <w:rsid w:val="00AB08A3"/>
    <w:rsid w:val="00AB0AEA"/>
    <w:rsid w:val="00AB0BA0"/>
    <w:rsid w:val="00AB0E38"/>
    <w:rsid w:val="00AB14C1"/>
    <w:rsid w:val="00AB1549"/>
    <w:rsid w:val="00AB18ED"/>
    <w:rsid w:val="00AB1B4B"/>
    <w:rsid w:val="00AB2672"/>
    <w:rsid w:val="00AB2815"/>
    <w:rsid w:val="00AB30F7"/>
    <w:rsid w:val="00AB3259"/>
    <w:rsid w:val="00AB34D2"/>
    <w:rsid w:val="00AB3769"/>
    <w:rsid w:val="00AB3A5C"/>
    <w:rsid w:val="00AB3DE6"/>
    <w:rsid w:val="00AB3F2C"/>
    <w:rsid w:val="00AB48C9"/>
    <w:rsid w:val="00AB4C9C"/>
    <w:rsid w:val="00AB4ECC"/>
    <w:rsid w:val="00AB5A31"/>
    <w:rsid w:val="00AB5C1E"/>
    <w:rsid w:val="00AB5F3D"/>
    <w:rsid w:val="00AB690B"/>
    <w:rsid w:val="00AB6B09"/>
    <w:rsid w:val="00AB6D34"/>
    <w:rsid w:val="00AB6E7D"/>
    <w:rsid w:val="00AB741F"/>
    <w:rsid w:val="00AB7421"/>
    <w:rsid w:val="00AB765C"/>
    <w:rsid w:val="00AB7854"/>
    <w:rsid w:val="00AB7B50"/>
    <w:rsid w:val="00AB7F20"/>
    <w:rsid w:val="00AC01A1"/>
    <w:rsid w:val="00AC0650"/>
    <w:rsid w:val="00AC0817"/>
    <w:rsid w:val="00AC0DD2"/>
    <w:rsid w:val="00AC119D"/>
    <w:rsid w:val="00AC1401"/>
    <w:rsid w:val="00AC1406"/>
    <w:rsid w:val="00AC14D7"/>
    <w:rsid w:val="00AC1987"/>
    <w:rsid w:val="00AC1A30"/>
    <w:rsid w:val="00AC21D2"/>
    <w:rsid w:val="00AC27A2"/>
    <w:rsid w:val="00AC39A8"/>
    <w:rsid w:val="00AC42AF"/>
    <w:rsid w:val="00AC4309"/>
    <w:rsid w:val="00AC4930"/>
    <w:rsid w:val="00AC523B"/>
    <w:rsid w:val="00AC584B"/>
    <w:rsid w:val="00AC6231"/>
    <w:rsid w:val="00AC6436"/>
    <w:rsid w:val="00AC660C"/>
    <w:rsid w:val="00AC66A7"/>
    <w:rsid w:val="00AD03A7"/>
    <w:rsid w:val="00AD0BB0"/>
    <w:rsid w:val="00AD1256"/>
    <w:rsid w:val="00AD134C"/>
    <w:rsid w:val="00AD1D32"/>
    <w:rsid w:val="00AD22C1"/>
    <w:rsid w:val="00AD28D2"/>
    <w:rsid w:val="00AD2918"/>
    <w:rsid w:val="00AD2AA6"/>
    <w:rsid w:val="00AD3171"/>
    <w:rsid w:val="00AD35E6"/>
    <w:rsid w:val="00AD3735"/>
    <w:rsid w:val="00AD3826"/>
    <w:rsid w:val="00AD3A52"/>
    <w:rsid w:val="00AD4745"/>
    <w:rsid w:val="00AD48AA"/>
    <w:rsid w:val="00AD4AE2"/>
    <w:rsid w:val="00AD4BC4"/>
    <w:rsid w:val="00AD54FE"/>
    <w:rsid w:val="00AD5903"/>
    <w:rsid w:val="00AD5A3F"/>
    <w:rsid w:val="00AD5B03"/>
    <w:rsid w:val="00AD5E96"/>
    <w:rsid w:val="00AD5EFC"/>
    <w:rsid w:val="00AD60E4"/>
    <w:rsid w:val="00AD65C5"/>
    <w:rsid w:val="00AD682C"/>
    <w:rsid w:val="00AD6FF6"/>
    <w:rsid w:val="00AD71E8"/>
    <w:rsid w:val="00AD73D3"/>
    <w:rsid w:val="00AD7431"/>
    <w:rsid w:val="00AD7969"/>
    <w:rsid w:val="00AD7EA3"/>
    <w:rsid w:val="00AE0B78"/>
    <w:rsid w:val="00AE0C83"/>
    <w:rsid w:val="00AE0F39"/>
    <w:rsid w:val="00AE10F5"/>
    <w:rsid w:val="00AE110E"/>
    <w:rsid w:val="00AE1200"/>
    <w:rsid w:val="00AE1262"/>
    <w:rsid w:val="00AE1940"/>
    <w:rsid w:val="00AE1D63"/>
    <w:rsid w:val="00AE2723"/>
    <w:rsid w:val="00AE2B48"/>
    <w:rsid w:val="00AE2D71"/>
    <w:rsid w:val="00AE2DB9"/>
    <w:rsid w:val="00AE3074"/>
    <w:rsid w:val="00AE3332"/>
    <w:rsid w:val="00AE345E"/>
    <w:rsid w:val="00AE3DB0"/>
    <w:rsid w:val="00AE3DEF"/>
    <w:rsid w:val="00AE3F42"/>
    <w:rsid w:val="00AE40B0"/>
    <w:rsid w:val="00AE4209"/>
    <w:rsid w:val="00AE44DF"/>
    <w:rsid w:val="00AE4511"/>
    <w:rsid w:val="00AE47E3"/>
    <w:rsid w:val="00AE4897"/>
    <w:rsid w:val="00AE4B8E"/>
    <w:rsid w:val="00AE4DC5"/>
    <w:rsid w:val="00AE4FBA"/>
    <w:rsid w:val="00AE532F"/>
    <w:rsid w:val="00AE53D9"/>
    <w:rsid w:val="00AE5B98"/>
    <w:rsid w:val="00AE5C5E"/>
    <w:rsid w:val="00AE607C"/>
    <w:rsid w:val="00AE624F"/>
    <w:rsid w:val="00AE6385"/>
    <w:rsid w:val="00AE670E"/>
    <w:rsid w:val="00AE68DF"/>
    <w:rsid w:val="00AE6B59"/>
    <w:rsid w:val="00AE7477"/>
    <w:rsid w:val="00AE74E2"/>
    <w:rsid w:val="00AE75F0"/>
    <w:rsid w:val="00AE769A"/>
    <w:rsid w:val="00AF056A"/>
    <w:rsid w:val="00AF0815"/>
    <w:rsid w:val="00AF0E7E"/>
    <w:rsid w:val="00AF1178"/>
    <w:rsid w:val="00AF1224"/>
    <w:rsid w:val="00AF12AF"/>
    <w:rsid w:val="00AF134A"/>
    <w:rsid w:val="00AF14A7"/>
    <w:rsid w:val="00AF160E"/>
    <w:rsid w:val="00AF17CC"/>
    <w:rsid w:val="00AF2598"/>
    <w:rsid w:val="00AF2920"/>
    <w:rsid w:val="00AF3327"/>
    <w:rsid w:val="00AF3380"/>
    <w:rsid w:val="00AF3785"/>
    <w:rsid w:val="00AF3D24"/>
    <w:rsid w:val="00AF4592"/>
    <w:rsid w:val="00AF464C"/>
    <w:rsid w:val="00AF494F"/>
    <w:rsid w:val="00AF4AC9"/>
    <w:rsid w:val="00AF4D2C"/>
    <w:rsid w:val="00AF57AD"/>
    <w:rsid w:val="00AF6073"/>
    <w:rsid w:val="00AF67FD"/>
    <w:rsid w:val="00AF71EC"/>
    <w:rsid w:val="00AF7269"/>
    <w:rsid w:val="00AF740E"/>
    <w:rsid w:val="00AF7638"/>
    <w:rsid w:val="00AF7C4C"/>
    <w:rsid w:val="00B000A2"/>
    <w:rsid w:val="00B00612"/>
    <w:rsid w:val="00B00AFA"/>
    <w:rsid w:val="00B01156"/>
    <w:rsid w:val="00B01762"/>
    <w:rsid w:val="00B02070"/>
    <w:rsid w:val="00B0231B"/>
    <w:rsid w:val="00B023E0"/>
    <w:rsid w:val="00B026E4"/>
    <w:rsid w:val="00B0272E"/>
    <w:rsid w:val="00B02CC5"/>
    <w:rsid w:val="00B03788"/>
    <w:rsid w:val="00B03887"/>
    <w:rsid w:val="00B0397A"/>
    <w:rsid w:val="00B03D82"/>
    <w:rsid w:val="00B04568"/>
    <w:rsid w:val="00B046B5"/>
    <w:rsid w:val="00B050FF"/>
    <w:rsid w:val="00B0569E"/>
    <w:rsid w:val="00B0581D"/>
    <w:rsid w:val="00B060A7"/>
    <w:rsid w:val="00B0611C"/>
    <w:rsid w:val="00B066E4"/>
    <w:rsid w:val="00B06A1E"/>
    <w:rsid w:val="00B06CD7"/>
    <w:rsid w:val="00B06DF8"/>
    <w:rsid w:val="00B074D3"/>
    <w:rsid w:val="00B078A8"/>
    <w:rsid w:val="00B07A41"/>
    <w:rsid w:val="00B1068B"/>
    <w:rsid w:val="00B1107E"/>
    <w:rsid w:val="00B115EF"/>
    <w:rsid w:val="00B116E9"/>
    <w:rsid w:val="00B1194D"/>
    <w:rsid w:val="00B11AC0"/>
    <w:rsid w:val="00B11AD2"/>
    <w:rsid w:val="00B1208D"/>
    <w:rsid w:val="00B12588"/>
    <w:rsid w:val="00B127F7"/>
    <w:rsid w:val="00B1281F"/>
    <w:rsid w:val="00B1306C"/>
    <w:rsid w:val="00B1317F"/>
    <w:rsid w:val="00B13692"/>
    <w:rsid w:val="00B13891"/>
    <w:rsid w:val="00B13FC3"/>
    <w:rsid w:val="00B146B7"/>
    <w:rsid w:val="00B14A51"/>
    <w:rsid w:val="00B15475"/>
    <w:rsid w:val="00B155A5"/>
    <w:rsid w:val="00B160AE"/>
    <w:rsid w:val="00B1625A"/>
    <w:rsid w:val="00B163E2"/>
    <w:rsid w:val="00B16ABF"/>
    <w:rsid w:val="00B16F8A"/>
    <w:rsid w:val="00B174F1"/>
    <w:rsid w:val="00B17641"/>
    <w:rsid w:val="00B17842"/>
    <w:rsid w:val="00B17A6D"/>
    <w:rsid w:val="00B17BE9"/>
    <w:rsid w:val="00B202EB"/>
    <w:rsid w:val="00B21E47"/>
    <w:rsid w:val="00B21EB7"/>
    <w:rsid w:val="00B22006"/>
    <w:rsid w:val="00B2208C"/>
    <w:rsid w:val="00B233BA"/>
    <w:rsid w:val="00B23AFE"/>
    <w:rsid w:val="00B23C8A"/>
    <w:rsid w:val="00B23DB6"/>
    <w:rsid w:val="00B25053"/>
    <w:rsid w:val="00B2516D"/>
    <w:rsid w:val="00B2537F"/>
    <w:rsid w:val="00B256F4"/>
    <w:rsid w:val="00B25B71"/>
    <w:rsid w:val="00B26313"/>
    <w:rsid w:val="00B263DA"/>
    <w:rsid w:val="00B2645C"/>
    <w:rsid w:val="00B26970"/>
    <w:rsid w:val="00B26BCC"/>
    <w:rsid w:val="00B26E6D"/>
    <w:rsid w:val="00B26EBB"/>
    <w:rsid w:val="00B275D2"/>
    <w:rsid w:val="00B27C93"/>
    <w:rsid w:val="00B30BE6"/>
    <w:rsid w:val="00B310C7"/>
    <w:rsid w:val="00B31C11"/>
    <w:rsid w:val="00B321C0"/>
    <w:rsid w:val="00B32646"/>
    <w:rsid w:val="00B327F7"/>
    <w:rsid w:val="00B329FD"/>
    <w:rsid w:val="00B32A1E"/>
    <w:rsid w:val="00B33613"/>
    <w:rsid w:val="00B33B7C"/>
    <w:rsid w:val="00B33C56"/>
    <w:rsid w:val="00B34223"/>
    <w:rsid w:val="00B34854"/>
    <w:rsid w:val="00B349D8"/>
    <w:rsid w:val="00B3521B"/>
    <w:rsid w:val="00B353B0"/>
    <w:rsid w:val="00B35A3C"/>
    <w:rsid w:val="00B35F52"/>
    <w:rsid w:val="00B361C7"/>
    <w:rsid w:val="00B3661E"/>
    <w:rsid w:val="00B36B15"/>
    <w:rsid w:val="00B36DE7"/>
    <w:rsid w:val="00B36FBC"/>
    <w:rsid w:val="00B372DA"/>
    <w:rsid w:val="00B374FE"/>
    <w:rsid w:val="00B402F1"/>
    <w:rsid w:val="00B404B6"/>
    <w:rsid w:val="00B40D27"/>
    <w:rsid w:val="00B41680"/>
    <w:rsid w:val="00B417DD"/>
    <w:rsid w:val="00B41DF2"/>
    <w:rsid w:val="00B4236B"/>
    <w:rsid w:val="00B4298D"/>
    <w:rsid w:val="00B42A47"/>
    <w:rsid w:val="00B42D34"/>
    <w:rsid w:val="00B42D8B"/>
    <w:rsid w:val="00B43C3B"/>
    <w:rsid w:val="00B43DB8"/>
    <w:rsid w:val="00B4404C"/>
    <w:rsid w:val="00B4494D"/>
    <w:rsid w:val="00B44D85"/>
    <w:rsid w:val="00B44F61"/>
    <w:rsid w:val="00B44FAE"/>
    <w:rsid w:val="00B4541B"/>
    <w:rsid w:val="00B45539"/>
    <w:rsid w:val="00B45E25"/>
    <w:rsid w:val="00B45F68"/>
    <w:rsid w:val="00B4616A"/>
    <w:rsid w:val="00B463FE"/>
    <w:rsid w:val="00B46452"/>
    <w:rsid w:val="00B4680B"/>
    <w:rsid w:val="00B4683D"/>
    <w:rsid w:val="00B468C7"/>
    <w:rsid w:val="00B470F6"/>
    <w:rsid w:val="00B47146"/>
    <w:rsid w:val="00B47369"/>
    <w:rsid w:val="00B47417"/>
    <w:rsid w:val="00B47A03"/>
    <w:rsid w:val="00B47C71"/>
    <w:rsid w:val="00B504A6"/>
    <w:rsid w:val="00B507E2"/>
    <w:rsid w:val="00B50863"/>
    <w:rsid w:val="00B50C21"/>
    <w:rsid w:val="00B50FF2"/>
    <w:rsid w:val="00B51725"/>
    <w:rsid w:val="00B5172D"/>
    <w:rsid w:val="00B51A9B"/>
    <w:rsid w:val="00B52221"/>
    <w:rsid w:val="00B526C4"/>
    <w:rsid w:val="00B52A25"/>
    <w:rsid w:val="00B52F84"/>
    <w:rsid w:val="00B53374"/>
    <w:rsid w:val="00B53549"/>
    <w:rsid w:val="00B537D1"/>
    <w:rsid w:val="00B53F0F"/>
    <w:rsid w:val="00B53FC0"/>
    <w:rsid w:val="00B54259"/>
    <w:rsid w:val="00B54EC8"/>
    <w:rsid w:val="00B5596E"/>
    <w:rsid w:val="00B55C05"/>
    <w:rsid w:val="00B56520"/>
    <w:rsid w:val="00B56664"/>
    <w:rsid w:val="00B56ACC"/>
    <w:rsid w:val="00B56AD8"/>
    <w:rsid w:val="00B57037"/>
    <w:rsid w:val="00B577F8"/>
    <w:rsid w:val="00B602B4"/>
    <w:rsid w:val="00B60746"/>
    <w:rsid w:val="00B60B9B"/>
    <w:rsid w:val="00B60F45"/>
    <w:rsid w:val="00B61158"/>
    <w:rsid w:val="00B61431"/>
    <w:rsid w:val="00B62DFD"/>
    <w:rsid w:val="00B62F45"/>
    <w:rsid w:val="00B63235"/>
    <w:rsid w:val="00B63A90"/>
    <w:rsid w:val="00B64491"/>
    <w:rsid w:val="00B64565"/>
    <w:rsid w:val="00B64BCD"/>
    <w:rsid w:val="00B65341"/>
    <w:rsid w:val="00B654A8"/>
    <w:rsid w:val="00B657D0"/>
    <w:rsid w:val="00B66080"/>
    <w:rsid w:val="00B66478"/>
    <w:rsid w:val="00B665CE"/>
    <w:rsid w:val="00B6673E"/>
    <w:rsid w:val="00B66861"/>
    <w:rsid w:val="00B66D29"/>
    <w:rsid w:val="00B67453"/>
    <w:rsid w:val="00B6775C"/>
    <w:rsid w:val="00B67B22"/>
    <w:rsid w:val="00B701CA"/>
    <w:rsid w:val="00B703CD"/>
    <w:rsid w:val="00B70513"/>
    <w:rsid w:val="00B70D1A"/>
    <w:rsid w:val="00B70E6D"/>
    <w:rsid w:val="00B711A9"/>
    <w:rsid w:val="00B717FD"/>
    <w:rsid w:val="00B71895"/>
    <w:rsid w:val="00B72012"/>
    <w:rsid w:val="00B723D8"/>
    <w:rsid w:val="00B724FD"/>
    <w:rsid w:val="00B73A07"/>
    <w:rsid w:val="00B73E59"/>
    <w:rsid w:val="00B743BE"/>
    <w:rsid w:val="00B7442C"/>
    <w:rsid w:val="00B74610"/>
    <w:rsid w:val="00B7524F"/>
    <w:rsid w:val="00B75AF1"/>
    <w:rsid w:val="00B75C49"/>
    <w:rsid w:val="00B7690D"/>
    <w:rsid w:val="00B76B6E"/>
    <w:rsid w:val="00B7704E"/>
    <w:rsid w:val="00B77385"/>
    <w:rsid w:val="00B77671"/>
    <w:rsid w:val="00B803E7"/>
    <w:rsid w:val="00B803F7"/>
    <w:rsid w:val="00B804C8"/>
    <w:rsid w:val="00B80779"/>
    <w:rsid w:val="00B80931"/>
    <w:rsid w:val="00B81610"/>
    <w:rsid w:val="00B8175B"/>
    <w:rsid w:val="00B818E9"/>
    <w:rsid w:val="00B81A0E"/>
    <w:rsid w:val="00B81AD8"/>
    <w:rsid w:val="00B81B0B"/>
    <w:rsid w:val="00B81B4B"/>
    <w:rsid w:val="00B81CC5"/>
    <w:rsid w:val="00B81D6D"/>
    <w:rsid w:val="00B82471"/>
    <w:rsid w:val="00B82531"/>
    <w:rsid w:val="00B82AA7"/>
    <w:rsid w:val="00B82AB1"/>
    <w:rsid w:val="00B833AF"/>
    <w:rsid w:val="00B8364A"/>
    <w:rsid w:val="00B83AB1"/>
    <w:rsid w:val="00B84259"/>
    <w:rsid w:val="00B844D7"/>
    <w:rsid w:val="00B84643"/>
    <w:rsid w:val="00B84D9E"/>
    <w:rsid w:val="00B84F59"/>
    <w:rsid w:val="00B851F7"/>
    <w:rsid w:val="00B85928"/>
    <w:rsid w:val="00B859C3"/>
    <w:rsid w:val="00B861B9"/>
    <w:rsid w:val="00B86596"/>
    <w:rsid w:val="00B871D3"/>
    <w:rsid w:val="00B87763"/>
    <w:rsid w:val="00B901EA"/>
    <w:rsid w:val="00B90284"/>
    <w:rsid w:val="00B902DD"/>
    <w:rsid w:val="00B906AF"/>
    <w:rsid w:val="00B90C97"/>
    <w:rsid w:val="00B914B5"/>
    <w:rsid w:val="00B91856"/>
    <w:rsid w:val="00B91AAA"/>
    <w:rsid w:val="00B92665"/>
    <w:rsid w:val="00B9310E"/>
    <w:rsid w:val="00B94245"/>
    <w:rsid w:val="00B94283"/>
    <w:rsid w:val="00B94708"/>
    <w:rsid w:val="00B94DE6"/>
    <w:rsid w:val="00B950C7"/>
    <w:rsid w:val="00B9519E"/>
    <w:rsid w:val="00B95208"/>
    <w:rsid w:val="00B96B61"/>
    <w:rsid w:val="00B975D2"/>
    <w:rsid w:val="00B9772A"/>
    <w:rsid w:val="00B97C54"/>
    <w:rsid w:val="00BA05D5"/>
    <w:rsid w:val="00BA16A7"/>
    <w:rsid w:val="00BA1804"/>
    <w:rsid w:val="00BA181B"/>
    <w:rsid w:val="00BA183E"/>
    <w:rsid w:val="00BA1B76"/>
    <w:rsid w:val="00BA1CF2"/>
    <w:rsid w:val="00BA2227"/>
    <w:rsid w:val="00BA2761"/>
    <w:rsid w:val="00BA2C8C"/>
    <w:rsid w:val="00BA2E55"/>
    <w:rsid w:val="00BA2FA5"/>
    <w:rsid w:val="00BA2FEB"/>
    <w:rsid w:val="00BA3A01"/>
    <w:rsid w:val="00BA3EBC"/>
    <w:rsid w:val="00BA446F"/>
    <w:rsid w:val="00BA52CF"/>
    <w:rsid w:val="00BA53A0"/>
    <w:rsid w:val="00BA55F5"/>
    <w:rsid w:val="00BA5F6F"/>
    <w:rsid w:val="00BA60AD"/>
    <w:rsid w:val="00BA6138"/>
    <w:rsid w:val="00BA6819"/>
    <w:rsid w:val="00BA6D3F"/>
    <w:rsid w:val="00BA7399"/>
    <w:rsid w:val="00BB020C"/>
    <w:rsid w:val="00BB0309"/>
    <w:rsid w:val="00BB0EAA"/>
    <w:rsid w:val="00BB0F6C"/>
    <w:rsid w:val="00BB13CD"/>
    <w:rsid w:val="00BB1685"/>
    <w:rsid w:val="00BB1920"/>
    <w:rsid w:val="00BB1B22"/>
    <w:rsid w:val="00BB2163"/>
    <w:rsid w:val="00BB25BC"/>
    <w:rsid w:val="00BB28E6"/>
    <w:rsid w:val="00BB2AF2"/>
    <w:rsid w:val="00BB3717"/>
    <w:rsid w:val="00BB3AD8"/>
    <w:rsid w:val="00BB415B"/>
    <w:rsid w:val="00BB4215"/>
    <w:rsid w:val="00BB47A0"/>
    <w:rsid w:val="00BB48B8"/>
    <w:rsid w:val="00BB4BBB"/>
    <w:rsid w:val="00BB514C"/>
    <w:rsid w:val="00BB542D"/>
    <w:rsid w:val="00BB5B3F"/>
    <w:rsid w:val="00BB5D14"/>
    <w:rsid w:val="00BB63D2"/>
    <w:rsid w:val="00BB6414"/>
    <w:rsid w:val="00BB7651"/>
    <w:rsid w:val="00BB7940"/>
    <w:rsid w:val="00BB7D90"/>
    <w:rsid w:val="00BC0425"/>
    <w:rsid w:val="00BC0451"/>
    <w:rsid w:val="00BC0AD3"/>
    <w:rsid w:val="00BC0F5C"/>
    <w:rsid w:val="00BC0F8A"/>
    <w:rsid w:val="00BC10F5"/>
    <w:rsid w:val="00BC13DE"/>
    <w:rsid w:val="00BC15D0"/>
    <w:rsid w:val="00BC175D"/>
    <w:rsid w:val="00BC2C4B"/>
    <w:rsid w:val="00BC3F86"/>
    <w:rsid w:val="00BC4379"/>
    <w:rsid w:val="00BC44E6"/>
    <w:rsid w:val="00BC4612"/>
    <w:rsid w:val="00BC4676"/>
    <w:rsid w:val="00BC4C94"/>
    <w:rsid w:val="00BC51FF"/>
    <w:rsid w:val="00BC52A9"/>
    <w:rsid w:val="00BC542D"/>
    <w:rsid w:val="00BC5BCD"/>
    <w:rsid w:val="00BC5BCE"/>
    <w:rsid w:val="00BC5CEB"/>
    <w:rsid w:val="00BC5DD0"/>
    <w:rsid w:val="00BC5E33"/>
    <w:rsid w:val="00BC5FAE"/>
    <w:rsid w:val="00BC6EA3"/>
    <w:rsid w:val="00BC742B"/>
    <w:rsid w:val="00BC770C"/>
    <w:rsid w:val="00BC77A3"/>
    <w:rsid w:val="00BC7D5F"/>
    <w:rsid w:val="00BD034D"/>
    <w:rsid w:val="00BD070D"/>
    <w:rsid w:val="00BD0B05"/>
    <w:rsid w:val="00BD106B"/>
    <w:rsid w:val="00BD15FB"/>
    <w:rsid w:val="00BD16DA"/>
    <w:rsid w:val="00BD1B57"/>
    <w:rsid w:val="00BD1EDF"/>
    <w:rsid w:val="00BD218C"/>
    <w:rsid w:val="00BD2484"/>
    <w:rsid w:val="00BD279C"/>
    <w:rsid w:val="00BD29A7"/>
    <w:rsid w:val="00BD2E6E"/>
    <w:rsid w:val="00BD347D"/>
    <w:rsid w:val="00BD35D2"/>
    <w:rsid w:val="00BD3674"/>
    <w:rsid w:val="00BD3C06"/>
    <w:rsid w:val="00BD40E4"/>
    <w:rsid w:val="00BD48AB"/>
    <w:rsid w:val="00BD4D15"/>
    <w:rsid w:val="00BD523A"/>
    <w:rsid w:val="00BD52BD"/>
    <w:rsid w:val="00BD5510"/>
    <w:rsid w:val="00BD58D6"/>
    <w:rsid w:val="00BD5B30"/>
    <w:rsid w:val="00BD5CC9"/>
    <w:rsid w:val="00BD5F9E"/>
    <w:rsid w:val="00BD66F5"/>
    <w:rsid w:val="00BD7114"/>
    <w:rsid w:val="00BD752C"/>
    <w:rsid w:val="00BE0062"/>
    <w:rsid w:val="00BE00A3"/>
    <w:rsid w:val="00BE0F30"/>
    <w:rsid w:val="00BE107C"/>
    <w:rsid w:val="00BE107D"/>
    <w:rsid w:val="00BE1095"/>
    <w:rsid w:val="00BE155D"/>
    <w:rsid w:val="00BE164D"/>
    <w:rsid w:val="00BE1921"/>
    <w:rsid w:val="00BE1F00"/>
    <w:rsid w:val="00BE208E"/>
    <w:rsid w:val="00BE233E"/>
    <w:rsid w:val="00BE24A0"/>
    <w:rsid w:val="00BE24F0"/>
    <w:rsid w:val="00BE2FD0"/>
    <w:rsid w:val="00BE3157"/>
    <w:rsid w:val="00BE331C"/>
    <w:rsid w:val="00BE3811"/>
    <w:rsid w:val="00BE3AC5"/>
    <w:rsid w:val="00BE3FD7"/>
    <w:rsid w:val="00BE4014"/>
    <w:rsid w:val="00BE41AB"/>
    <w:rsid w:val="00BE4B21"/>
    <w:rsid w:val="00BE4BA0"/>
    <w:rsid w:val="00BE5083"/>
    <w:rsid w:val="00BE5CB1"/>
    <w:rsid w:val="00BE6EB1"/>
    <w:rsid w:val="00BE74D6"/>
    <w:rsid w:val="00BE780D"/>
    <w:rsid w:val="00BE78B8"/>
    <w:rsid w:val="00BE794F"/>
    <w:rsid w:val="00BE79D6"/>
    <w:rsid w:val="00BF0255"/>
    <w:rsid w:val="00BF04D1"/>
    <w:rsid w:val="00BF0634"/>
    <w:rsid w:val="00BF0AC8"/>
    <w:rsid w:val="00BF0D14"/>
    <w:rsid w:val="00BF1392"/>
    <w:rsid w:val="00BF1461"/>
    <w:rsid w:val="00BF1807"/>
    <w:rsid w:val="00BF1AAF"/>
    <w:rsid w:val="00BF1D61"/>
    <w:rsid w:val="00BF2158"/>
    <w:rsid w:val="00BF2C26"/>
    <w:rsid w:val="00BF2EDB"/>
    <w:rsid w:val="00BF2EE2"/>
    <w:rsid w:val="00BF3032"/>
    <w:rsid w:val="00BF3306"/>
    <w:rsid w:val="00BF34C1"/>
    <w:rsid w:val="00BF3AD6"/>
    <w:rsid w:val="00BF3BC5"/>
    <w:rsid w:val="00BF3C28"/>
    <w:rsid w:val="00BF3F3C"/>
    <w:rsid w:val="00BF4105"/>
    <w:rsid w:val="00BF414C"/>
    <w:rsid w:val="00BF4191"/>
    <w:rsid w:val="00BF4373"/>
    <w:rsid w:val="00BF47FF"/>
    <w:rsid w:val="00BF4875"/>
    <w:rsid w:val="00BF4A52"/>
    <w:rsid w:val="00BF4C50"/>
    <w:rsid w:val="00BF4D9D"/>
    <w:rsid w:val="00BF4E03"/>
    <w:rsid w:val="00BF4F4D"/>
    <w:rsid w:val="00BF50F2"/>
    <w:rsid w:val="00BF54B5"/>
    <w:rsid w:val="00BF554B"/>
    <w:rsid w:val="00BF55F0"/>
    <w:rsid w:val="00BF5A80"/>
    <w:rsid w:val="00BF5B28"/>
    <w:rsid w:val="00BF634C"/>
    <w:rsid w:val="00BF63AA"/>
    <w:rsid w:val="00BF66A8"/>
    <w:rsid w:val="00BF6CD2"/>
    <w:rsid w:val="00BF6D16"/>
    <w:rsid w:val="00BF6D75"/>
    <w:rsid w:val="00BF6FEE"/>
    <w:rsid w:val="00BF7DBC"/>
    <w:rsid w:val="00C007DF"/>
    <w:rsid w:val="00C00CBF"/>
    <w:rsid w:val="00C01809"/>
    <w:rsid w:val="00C02158"/>
    <w:rsid w:val="00C0266D"/>
    <w:rsid w:val="00C02EA2"/>
    <w:rsid w:val="00C03371"/>
    <w:rsid w:val="00C0339D"/>
    <w:rsid w:val="00C03528"/>
    <w:rsid w:val="00C0413E"/>
    <w:rsid w:val="00C045C2"/>
    <w:rsid w:val="00C04A7A"/>
    <w:rsid w:val="00C05142"/>
    <w:rsid w:val="00C05263"/>
    <w:rsid w:val="00C0577F"/>
    <w:rsid w:val="00C05C7B"/>
    <w:rsid w:val="00C05D21"/>
    <w:rsid w:val="00C061BF"/>
    <w:rsid w:val="00C067E9"/>
    <w:rsid w:val="00C06CB3"/>
    <w:rsid w:val="00C07830"/>
    <w:rsid w:val="00C07AAE"/>
    <w:rsid w:val="00C07F88"/>
    <w:rsid w:val="00C102B7"/>
    <w:rsid w:val="00C103BC"/>
    <w:rsid w:val="00C107A7"/>
    <w:rsid w:val="00C10C99"/>
    <w:rsid w:val="00C11514"/>
    <w:rsid w:val="00C11D2E"/>
    <w:rsid w:val="00C123FF"/>
    <w:rsid w:val="00C12592"/>
    <w:rsid w:val="00C128C3"/>
    <w:rsid w:val="00C12AFF"/>
    <w:rsid w:val="00C12BB7"/>
    <w:rsid w:val="00C13189"/>
    <w:rsid w:val="00C131BA"/>
    <w:rsid w:val="00C132D1"/>
    <w:rsid w:val="00C13E4B"/>
    <w:rsid w:val="00C14367"/>
    <w:rsid w:val="00C1447B"/>
    <w:rsid w:val="00C1450F"/>
    <w:rsid w:val="00C14FA2"/>
    <w:rsid w:val="00C1524A"/>
    <w:rsid w:val="00C15E74"/>
    <w:rsid w:val="00C15F01"/>
    <w:rsid w:val="00C17278"/>
    <w:rsid w:val="00C17801"/>
    <w:rsid w:val="00C17C09"/>
    <w:rsid w:val="00C2085F"/>
    <w:rsid w:val="00C20D8F"/>
    <w:rsid w:val="00C20DE7"/>
    <w:rsid w:val="00C2104B"/>
    <w:rsid w:val="00C218EB"/>
    <w:rsid w:val="00C221C7"/>
    <w:rsid w:val="00C223AF"/>
    <w:rsid w:val="00C226B1"/>
    <w:rsid w:val="00C227C6"/>
    <w:rsid w:val="00C22CBA"/>
    <w:rsid w:val="00C23118"/>
    <w:rsid w:val="00C2349D"/>
    <w:rsid w:val="00C23724"/>
    <w:rsid w:val="00C23BC0"/>
    <w:rsid w:val="00C2431C"/>
    <w:rsid w:val="00C2447A"/>
    <w:rsid w:val="00C247C4"/>
    <w:rsid w:val="00C24B0C"/>
    <w:rsid w:val="00C24B13"/>
    <w:rsid w:val="00C24F10"/>
    <w:rsid w:val="00C25A7F"/>
    <w:rsid w:val="00C25A83"/>
    <w:rsid w:val="00C2692A"/>
    <w:rsid w:val="00C26C8E"/>
    <w:rsid w:val="00C26D69"/>
    <w:rsid w:val="00C26DAF"/>
    <w:rsid w:val="00C26EB5"/>
    <w:rsid w:val="00C272B4"/>
    <w:rsid w:val="00C272C1"/>
    <w:rsid w:val="00C273C6"/>
    <w:rsid w:val="00C279E4"/>
    <w:rsid w:val="00C27C5A"/>
    <w:rsid w:val="00C27F76"/>
    <w:rsid w:val="00C3001D"/>
    <w:rsid w:val="00C30299"/>
    <w:rsid w:val="00C30352"/>
    <w:rsid w:val="00C305BD"/>
    <w:rsid w:val="00C306C1"/>
    <w:rsid w:val="00C30B4E"/>
    <w:rsid w:val="00C30D57"/>
    <w:rsid w:val="00C30FE2"/>
    <w:rsid w:val="00C31218"/>
    <w:rsid w:val="00C313D2"/>
    <w:rsid w:val="00C3245C"/>
    <w:rsid w:val="00C32471"/>
    <w:rsid w:val="00C32F09"/>
    <w:rsid w:val="00C331F7"/>
    <w:rsid w:val="00C335BE"/>
    <w:rsid w:val="00C3397F"/>
    <w:rsid w:val="00C33D87"/>
    <w:rsid w:val="00C3416D"/>
    <w:rsid w:val="00C341BA"/>
    <w:rsid w:val="00C34525"/>
    <w:rsid w:val="00C3471D"/>
    <w:rsid w:val="00C34A7B"/>
    <w:rsid w:val="00C354D4"/>
    <w:rsid w:val="00C35C57"/>
    <w:rsid w:val="00C35C97"/>
    <w:rsid w:val="00C35E1F"/>
    <w:rsid w:val="00C366F2"/>
    <w:rsid w:val="00C369E1"/>
    <w:rsid w:val="00C36C4A"/>
    <w:rsid w:val="00C37322"/>
    <w:rsid w:val="00C37B6F"/>
    <w:rsid w:val="00C408AC"/>
    <w:rsid w:val="00C40AA7"/>
    <w:rsid w:val="00C40CF4"/>
    <w:rsid w:val="00C411C8"/>
    <w:rsid w:val="00C4157D"/>
    <w:rsid w:val="00C41764"/>
    <w:rsid w:val="00C4193C"/>
    <w:rsid w:val="00C41A6D"/>
    <w:rsid w:val="00C41B20"/>
    <w:rsid w:val="00C41F62"/>
    <w:rsid w:val="00C42A4C"/>
    <w:rsid w:val="00C42EE4"/>
    <w:rsid w:val="00C42EFB"/>
    <w:rsid w:val="00C431EF"/>
    <w:rsid w:val="00C433F5"/>
    <w:rsid w:val="00C43590"/>
    <w:rsid w:val="00C436F7"/>
    <w:rsid w:val="00C43CA6"/>
    <w:rsid w:val="00C43EB6"/>
    <w:rsid w:val="00C441E3"/>
    <w:rsid w:val="00C442C2"/>
    <w:rsid w:val="00C44EC6"/>
    <w:rsid w:val="00C44F58"/>
    <w:rsid w:val="00C451DA"/>
    <w:rsid w:val="00C45311"/>
    <w:rsid w:val="00C45584"/>
    <w:rsid w:val="00C45FB4"/>
    <w:rsid w:val="00C46728"/>
    <w:rsid w:val="00C46A12"/>
    <w:rsid w:val="00C4735B"/>
    <w:rsid w:val="00C474E8"/>
    <w:rsid w:val="00C47549"/>
    <w:rsid w:val="00C476D4"/>
    <w:rsid w:val="00C5057B"/>
    <w:rsid w:val="00C50684"/>
    <w:rsid w:val="00C50903"/>
    <w:rsid w:val="00C50FBB"/>
    <w:rsid w:val="00C51323"/>
    <w:rsid w:val="00C51805"/>
    <w:rsid w:val="00C518C1"/>
    <w:rsid w:val="00C522BE"/>
    <w:rsid w:val="00C52639"/>
    <w:rsid w:val="00C52719"/>
    <w:rsid w:val="00C52D0F"/>
    <w:rsid w:val="00C53129"/>
    <w:rsid w:val="00C5331D"/>
    <w:rsid w:val="00C53458"/>
    <w:rsid w:val="00C53A76"/>
    <w:rsid w:val="00C54122"/>
    <w:rsid w:val="00C54324"/>
    <w:rsid w:val="00C546C1"/>
    <w:rsid w:val="00C55068"/>
    <w:rsid w:val="00C551D1"/>
    <w:rsid w:val="00C55C67"/>
    <w:rsid w:val="00C55E71"/>
    <w:rsid w:val="00C55EF2"/>
    <w:rsid w:val="00C5672C"/>
    <w:rsid w:val="00C56AE9"/>
    <w:rsid w:val="00C57D76"/>
    <w:rsid w:val="00C60038"/>
    <w:rsid w:val="00C607C0"/>
    <w:rsid w:val="00C61666"/>
    <w:rsid w:val="00C6195E"/>
    <w:rsid w:val="00C61CFE"/>
    <w:rsid w:val="00C6255C"/>
    <w:rsid w:val="00C62739"/>
    <w:rsid w:val="00C62915"/>
    <w:rsid w:val="00C62B2D"/>
    <w:rsid w:val="00C63180"/>
    <w:rsid w:val="00C63E60"/>
    <w:rsid w:val="00C6407B"/>
    <w:rsid w:val="00C6415D"/>
    <w:rsid w:val="00C64511"/>
    <w:rsid w:val="00C646F1"/>
    <w:rsid w:val="00C64D22"/>
    <w:rsid w:val="00C6520B"/>
    <w:rsid w:val="00C65529"/>
    <w:rsid w:val="00C65705"/>
    <w:rsid w:val="00C657EA"/>
    <w:rsid w:val="00C65955"/>
    <w:rsid w:val="00C65EBA"/>
    <w:rsid w:val="00C66192"/>
    <w:rsid w:val="00C661F0"/>
    <w:rsid w:val="00C66630"/>
    <w:rsid w:val="00C66728"/>
    <w:rsid w:val="00C66809"/>
    <w:rsid w:val="00C66CB1"/>
    <w:rsid w:val="00C66F48"/>
    <w:rsid w:val="00C672F4"/>
    <w:rsid w:val="00C675D7"/>
    <w:rsid w:val="00C676B0"/>
    <w:rsid w:val="00C679B8"/>
    <w:rsid w:val="00C7065B"/>
    <w:rsid w:val="00C70A13"/>
    <w:rsid w:val="00C70A97"/>
    <w:rsid w:val="00C70EFC"/>
    <w:rsid w:val="00C71958"/>
    <w:rsid w:val="00C71FEE"/>
    <w:rsid w:val="00C729DF"/>
    <w:rsid w:val="00C72BD1"/>
    <w:rsid w:val="00C72C29"/>
    <w:rsid w:val="00C72E0B"/>
    <w:rsid w:val="00C735C0"/>
    <w:rsid w:val="00C739D3"/>
    <w:rsid w:val="00C73BC9"/>
    <w:rsid w:val="00C73EB5"/>
    <w:rsid w:val="00C73F60"/>
    <w:rsid w:val="00C74323"/>
    <w:rsid w:val="00C74AC9"/>
    <w:rsid w:val="00C754B6"/>
    <w:rsid w:val="00C7566E"/>
    <w:rsid w:val="00C75DBB"/>
    <w:rsid w:val="00C75F8B"/>
    <w:rsid w:val="00C75FC2"/>
    <w:rsid w:val="00C76034"/>
    <w:rsid w:val="00C7603C"/>
    <w:rsid w:val="00C767AF"/>
    <w:rsid w:val="00C77261"/>
    <w:rsid w:val="00C773D2"/>
    <w:rsid w:val="00C775E8"/>
    <w:rsid w:val="00C77C39"/>
    <w:rsid w:val="00C800CA"/>
    <w:rsid w:val="00C808AD"/>
    <w:rsid w:val="00C80F1E"/>
    <w:rsid w:val="00C81968"/>
    <w:rsid w:val="00C81B58"/>
    <w:rsid w:val="00C825E2"/>
    <w:rsid w:val="00C826AF"/>
    <w:rsid w:val="00C8292E"/>
    <w:rsid w:val="00C82A19"/>
    <w:rsid w:val="00C82D4B"/>
    <w:rsid w:val="00C82F14"/>
    <w:rsid w:val="00C8347C"/>
    <w:rsid w:val="00C8364E"/>
    <w:rsid w:val="00C8378B"/>
    <w:rsid w:val="00C837C8"/>
    <w:rsid w:val="00C83806"/>
    <w:rsid w:val="00C83F08"/>
    <w:rsid w:val="00C84081"/>
    <w:rsid w:val="00C84334"/>
    <w:rsid w:val="00C84A2A"/>
    <w:rsid w:val="00C84A30"/>
    <w:rsid w:val="00C8533E"/>
    <w:rsid w:val="00C85806"/>
    <w:rsid w:val="00C8648C"/>
    <w:rsid w:val="00C865DB"/>
    <w:rsid w:val="00C86A6F"/>
    <w:rsid w:val="00C86C58"/>
    <w:rsid w:val="00C86DE6"/>
    <w:rsid w:val="00C86F5C"/>
    <w:rsid w:val="00C8734B"/>
    <w:rsid w:val="00C8792E"/>
    <w:rsid w:val="00C87966"/>
    <w:rsid w:val="00C8796A"/>
    <w:rsid w:val="00C87978"/>
    <w:rsid w:val="00C87FE3"/>
    <w:rsid w:val="00C90976"/>
    <w:rsid w:val="00C91AE8"/>
    <w:rsid w:val="00C91E53"/>
    <w:rsid w:val="00C921DE"/>
    <w:rsid w:val="00C923A9"/>
    <w:rsid w:val="00C92783"/>
    <w:rsid w:val="00C92826"/>
    <w:rsid w:val="00C92858"/>
    <w:rsid w:val="00C93124"/>
    <w:rsid w:val="00C93648"/>
    <w:rsid w:val="00C93DA5"/>
    <w:rsid w:val="00C93E33"/>
    <w:rsid w:val="00C947CF"/>
    <w:rsid w:val="00C95322"/>
    <w:rsid w:val="00C956F8"/>
    <w:rsid w:val="00C96567"/>
    <w:rsid w:val="00C96611"/>
    <w:rsid w:val="00C96A40"/>
    <w:rsid w:val="00C96D65"/>
    <w:rsid w:val="00C970D2"/>
    <w:rsid w:val="00C97A95"/>
    <w:rsid w:val="00CA0CE8"/>
    <w:rsid w:val="00CA0DBE"/>
    <w:rsid w:val="00CA1231"/>
    <w:rsid w:val="00CA14CE"/>
    <w:rsid w:val="00CA1F0A"/>
    <w:rsid w:val="00CA1F61"/>
    <w:rsid w:val="00CA21F4"/>
    <w:rsid w:val="00CA26FA"/>
    <w:rsid w:val="00CA2837"/>
    <w:rsid w:val="00CA2C40"/>
    <w:rsid w:val="00CA2D9E"/>
    <w:rsid w:val="00CA2E8D"/>
    <w:rsid w:val="00CA3610"/>
    <w:rsid w:val="00CA38A1"/>
    <w:rsid w:val="00CA3C5A"/>
    <w:rsid w:val="00CA3E36"/>
    <w:rsid w:val="00CA4112"/>
    <w:rsid w:val="00CA4533"/>
    <w:rsid w:val="00CA4719"/>
    <w:rsid w:val="00CA4FF6"/>
    <w:rsid w:val="00CA5239"/>
    <w:rsid w:val="00CA5BE7"/>
    <w:rsid w:val="00CA5D7C"/>
    <w:rsid w:val="00CA622E"/>
    <w:rsid w:val="00CA63E9"/>
    <w:rsid w:val="00CA6870"/>
    <w:rsid w:val="00CA6A1C"/>
    <w:rsid w:val="00CA6A6A"/>
    <w:rsid w:val="00CA6D45"/>
    <w:rsid w:val="00CA6E23"/>
    <w:rsid w:val="00CA6EE0"/>
    <w:rsid w:val="00CA7C37"/>
    <w:rsid w:val="00CA7D61"/>
    <w:rsid w:val="00CA7FBA"/>
    <w:rsid w:val="00CB115D"/>
    <w:rsid w:val="00CB150D"/>
    <w:rsid w:val="00CB17FB"/>
    <w:rsid w:val="00CB20F1"/>
    <w:rsid w:val="00CB2595"/>
    <w:rsid w:val="00CB28B6"/>
    <w:rsid w:val="00CB28E3"/>
    <w:rsid w:val="00CB29DF"/>
    <w:rsid w:val="00CB2B75"/>
    <w:rsid w:val="00CB2D32"/>
    <w:rsid w:val="00CB3219"/>
    <w:rsid w:val="00CB339E"/>
    <w:rsid w:val="00CB3C6B"/>
    <w:rsid w:val="00CB3CF2"/>
    <w:rsid w:val="00CB471B"/>
    <w:rsid w:val="00CB496C"/>
    <w:rsid w:val="00CB4A55"/>
    <w:rsid w:val="00CB4B80"/>
    <w:rsid w:val="00CB4C41"/>
    <w:rsid w:val="00CB54DF"/>
    <w:rsid w:val="00CB58EC"/>
    <w:rsid w:val="00CB6985"/>
    <w:rsid w:val="00CB6BAA"/>
    <w:rsid w:val="00CB729B"/>
    <w:rsid w:val="00CB76A8"/>
    <w:rsid w:val="00CB7D79"/>
    <w:rsid w:val="00CB7DB0"/>
    <w:rsid w:val="00CC01D8"/>
    <w:rsid w:val="00CC068B"/>
    <w:rsid w:val="00CC0AEE"/>
    <w:rsid w:val="00CC0D26"/>
    <w:rsid w:val="00CC0F00"/>
    <w:rsid w:val="00CC1281"/>
    <w:rsid w:val="00CC13B6"/>
    <w:rsid w:val="00CC1B59"/>
    <w:rsid w:val="00CC1E42"/>
    <w:rsid w:val="00CC1E5C"/>
    <w:rsid w:val="00CC1F97"/>
    <w:rsid w:val="00CC21B6"/>
    <w:rsid w:val="00CC24C2"/>
    <w:rsid w:val="00CC24C6"/>
    <w:rsid w:val="00CC27B4"/>
    <w:rsid w:val="00CC2BC9"/>
    <w:rsid w:val="00CC2EAF"/>
    <w:rsid w:val="00CC304F"/>
    <w:rsid w:val="00CC4243"/>
    <w:rsid w:val="00CC45F1"/>
    <w:rsid w:val="00CC4D5B"/>
    <w:rsid w:val="00CC52D8"/>
    <w:rsid w:val="00CC5735"/>
    <w:rsid w:val="00CC5CD1"/>
    <w:rsid w:val="00CC63FA"/>
    <w:rsid w:val="00CC6C5F"/>
    <w:rsid w:val="00CC6EFD"/>
    <w:rsid w:val="00CC7039"/>
    <w:rsid w:val="00CC7560"/>
    <w:rsid w:val="00CC7A7A"/>
    <w:rsid w:val="00CD033C"/>
    <w:rsid w:val="00CD072C"/>
    <w:rsid w:val="00CD0B66"/>
    <w:rsid w:val="00CD0C70"/>
    <w:rsid w:val="00CD0D38"/>
    <w:rsid w:val="00CD0D92"/>
    <w:rsid w:val="00CD17D0"/>
    <w:rsid w:val="00CD1B6B"/>
    <w:rsid w:val="00CD1BB2"/>
    <w:rsid w:val="00CD202F"/>
    <w:rsid w:val="00CD20C3"/>
    <w:rsid w:val="00CD20F2"/>
    <w:rsid w:val="00CD2197"/>
    <w:rsid w:val="00CD2433"/>
    <w:rsid w:val="00CD2557"/>
    <w:rsid w:val="00CD261B"/>
    <w:rsid w:val="00CD2801"/>
    <w:rsid w:val="00CD2D51"/>
    <w:rsid w:val="00CD2DCE"/>
    <w:rsid w:val="00CD2F5E"/>
    <w:rsid w:val="00CD3174"/>
    <w:rsid w:val="00CD3527"/>
    <w:rsid w:val="00CD39CD"/>
    <w:rsid w:val="00CD3F05"/>
    <w:rsid w:val="00CD43D1"/>
    <w:rsid w:val="00CD4480"/>
    <w:rsid w:val="00CD4BAA"/>
    <w:rsid w:val="00CD5073"/>
    <w:rsid w:val="00CD5126"/>
    <w:rsid w:val="00CD5898"/>
    <w:rsid w:val="00CD5964"/>
    <w:rsid w:val="00CD5CA4"/>
    <w:rsid w:val="00CD5FDB"/>
    <w:rsid w:val="00CD60B5"/>
    <w:rsid w:val="00CD6415"/>
    <w:rsid w:val="00CD6613"/>
    <w:rsid w:val="00CD6C72"/>
    <w:rsid w:val="00CD7043"/>
    <w:rsid w:val="00CD71BB"/>
    <w:rsid w:val="00CD770B"/>
    <w:rsid w:val="00CD7874"/>
    <w:rsid w:val="00CD78E4"/>
    <w:rsid w:val="00CD79FA"/>
    <w:rsid w:val="00CE015C"/>
    <w:rsid w:val="00CE044E"/>
    <w:rsid w:val="00CE09AE"/>
    <w:rsid w:val="00CE1244"/>
    <w:rsid w:val="00CE1324"/>
    <w:rsid w:val="00CE1730"/>
    <w:rsid w:val="00CE19F3"/>
    <w:rsid w:val="00CE1DD7"/>
    <w:rsid w:val="00CE226E"/>
    <w:rsid w:val="00CE25E9"/>
    <w:rsid w:val="00CE25EC"/>
    <w:rsid w:val="00CE29A4"/>
    <w:rsid w:val="00CE2BCA"/>
    <w:rsid w:val="00CE2F52"/>
    <w:rsid w:val="00CE3338"/>
    <w:rsid w:val="00CE3A83"/>
    <w:rsid w:val="00CE3A8A"/>
    <w:rsid w:val="00CE3BDC"/>
    <w:rsid w:val="00CE3E31"/>
    <w:rsid w:val="00CE425E"/>
    <w:rsid w:val="00CE4AF5"/>
    <w:rsid w:val="00CE4DC2"/>
    <w:rsid w:val="00CE4EC7"/>
    <w:rsid w:val="00CE4F15"/>
    <w:rsid w:val="00CE5695"/>
    <w:rsid w:val="00CE58F5"/>
    <w:rsid w:val="00CE62E2"/>
    <w:rsid w:val="00CE6401"/>
    <w:rsid w:val="00CE6B88"/>
    <w:rsid w:val="00CE6FAB"/>
    <w:rsid w:val="00CE7C4A"/>
    <w:rsid w:val="00CE7E84"/>
    <w:rsid w:val="00CF00BE"/>
    <w:rsid w:val="00CF06CE"/>
    <w:rsid w:val="00CF0B29"/>
    <w:rsid w:val="00CF0B90"/>
    <w:rsid w:val="00CF0BA4"/>
    <w:rsid w:val="00CF10A4"/>
    <w:rsid w:val="00CF1F4F"/>
    <w:rsid w:val="00CF2636"/>
    <w:rsid w:val="00CF2FAA"/>
    <w:rsid w:val="00CF31C4"/>
    <w:rsid w:val="00CF333F"/>
    <w:rsid w:val="00CF3691"/>
    <w:rsid w:val="00CF37E9"/>
    <w:rsid w:val="00CF37F7"/>
    <w:rsid w:val="00CF3A6E"/>
    <w:rsid w:val="00CF3D28"/>
    <w:rsid w:val="00CF551D"/>
    <w:rsid w:val="00CF5878"/>
    <w:rsid w:val="00CF5D33"/>
    <w:rsid w:val="00CF5D96"/>
    <w:rsid w:val="00CF5E01"/>
    <w:rsid w:val="00CF6664"/>
    <w:rsid w:val="00CF6700"/>
    <w:rsid w:val="00CF6ECD"/>
    <w:rsid w:val="00CF7074"/>
    <w:rsid w:val="00CF7098"/>
    <w:rsid w:val="00CF752D"/>
    <w:rsid w:val="00CF76B0"/>
    <w:rsid w:val="00D002E7"/>
    <w:rsid w:val="00D00401"/>
    <w:rsid w:val="00D0094C"/>
    <w:rsid w:val="00D00C77"/>
    <w:rsid w:val="00D00E74"/>
    <w:rsid w:val="00D015D9"/>
    <w:rsid w:val="00D01ED8"/>
    <w:rsid w:val="00D028A7"/>
    <w:rsid w:val="00D02B22"/>
    <w:rsid w:val="00D03079"/>
    <w:rsid w:val="00D0320E"/>
    <w:rsid w:val="00D03355"/>
    <w:rsid w:val="00D033B4"/>
    <w:rsid w:val="00D03B0A"/>
    <w:rsid w:val="00D03E87"/>
    <w:rsid w:val="00D04179"/>
    <w:rsid w:val="00D0439A"/>
    <w:rsid w:val="00D044C3"/>
    <w:rsid w:val="00D04629"/>
    <w:rsid w:val="00D04F82"/>
    <w:rsid w:val="00D054A3"/>
    <w:rsid w:val="00D05639"/>
    <w:rsid w:val="00D06407"/>
    <w:rsid w:val="00D06541"/>
    <w:rsid w:val="00D065E9"/>
    <w:rsid w:val="00D06809"/>
    <w:rsid w:val="00D06989"/>
    <w:rsid w:val="00D06B1E"/>
    <w:rsid w:val="00D06D4F"/>
    <w:rsid w:val="00D06EBD"/>
    <w:rsid w:val="00D07673"/>
    <w:rsid w:val="00D0794F"/>
    <w:rsid w:val="00D07A3F"/>
    <w:rsid w:val="00D10247"/>
    <w:rsid w:val="00D103DF"/>
    <w:rsid w:val="00D10834"/>
    <w:rsid w:val="00D10F1A"/>
    <w:rsid w:val="00D1134D"/>
    <w:rsid w:val="00D11361"/>
    <w:rsid w:val="00D11439"/>
    <w:rsid w:val="00D1154B"/>
    <w:rsid w:val="00D11598"/>
    <w:rsid w:val="00D1159C"/>
    <w:rsid w:val="00D1230C"/>
    <w:rsid w:val="00D12474"/>
    <w:rsid w:val="00D12547"/>
    <w:rsid w:val="00D12706"/>
    <w:rsid w:val="00D12792"/>
    <w:rsid w:val="00D12793"/>
    <w:rsid w:val="00D12B2A"/>
    <w:rsid w:val="00D13180"/>
    <w:rsid w:val="00D133C0"/>
    <w:rsid w:val="00D138BE"/>
    <w:rsid w:val="00D13A45"/>
    <w:rsid w:val="00D13CAA"/>
    <w:rsid w:val="00D1474E"/>
    <w:rsid w:val="00D156FB"/>
    <w:rsid w:val="00D15DE2"/>
    <w:rsid w:val="00D16430"/>
    <w:rsid w:val="00D165F6"/>
    <w:rsid w:val="00D1672E"/>
    <w:rsid w:val="00D16C53"/>
    <w:rsid w:val="00D16C58"/>
    <w:rsid w:val="00D17033"/>
    <w:rsid w:val="00D17074"/>
    <w:rsid w:val="00D171FD"/>
    <w:rsid w:val="00D1778D"/>
    <w:rsid w:val="00D17EB9"/>
    <w:rsid w:val="00D2052D"/>
    <w:rsid w:val="00D20EE2"/>
    <w:rsid w:val="00D20F26"/>
    <w:rsid w:val="00D21345"/>
    <w:rsid w:val="00D21505"/>
    <w:rsid w:val="00D215E9"/>
    <w:rsid w:val="00D219C3"/>
    <w:rsid w:val="00D21A7C"/>
    <w:rsid w:val="00D22341"/>
    <w:rsid w:val="00D22A5C"/>
    <w:rsid w:val="00D22E84"/>
    <w:rsid w:val="00D23203"/>
    <w:rsid w:val="00D2325E"/>
    <w:rsid w:val="00D232D2"/>
    <w:rsid w:val="00D232EA"/>
    <w:rsid w:val="00D233EB"/>
    <w:rsid w:val="00D237BA"/>
    <w:rsid w:val="00D23F77"/>
    <w:rsid w:val="00D23FBE"/>
    <w:rsid w:val="00D2412B"/>
    <w:rsid w:val="00D24215"/>
    <w:rsid w:val="00D2464E"/>
    <w:rsid w:val="00D24930"/>
    <w:rsid w:val="00D249EC"/>
    <w:rsid w:val="00D24CA6"/>
    <w:rsid w:val="00D25674"/>
    <w:rsid w:val="00D25753"/>
    <w:rsid w:val="00D25ED3"/>
    <w:rsid w:val="00D25EE2"/>
    <w:rsid w:val="00D260C2"/>
    <w:rsid w:val="00D262A1"/>
    <w:rsid w:val="00D26A32"/>
    <w:rsid w:val="00D26E80"/>
    <w:rsid w:val="00D27E03"/>
    <w:rsid w:val="00D3047A"/>
    <w:rsid w:val="00D305FB"/>
    <w:rsid w:val="00D30858"/>
    <w:rsid w:val="00D312FB"/>
    <w:rsid w:val="00D31474"/>
    <w:rsid w:val="00D31D9F"/>
    <w:rsid w:val="00D31FAD"/>
    <w:rsid w:val="00D31FB3"/>
    <w:rsid w:val="00D328E7"/>
    <w:rsid w:val="00D32DD6"/>
    <w:rsid w:val="00D331AD"/>
    <w:rsid w:val="00D332CB"/>
    <w:rsid w:val="00D33531"/>
    <w:rsid w:val="00D33F5E"/>
    <w:rsid w:val="00D3424C"/>
    <w:rsid w:val="00D34D08"/>
    <w:rsid w:val="00D363A7"/>
    <w:rsid w:val="00D36470"/>
    <w:rsid w:val="00D36843"/>
    <w:rsid w:val="00D36B4C"/>
    <w:rsid w:val="00D37E4D"/>
    <w:rsid w:val="00D40207"/>
    <w:rsid w:val="00D4020C"/>
    <w:rsid w:val="00D40617"/>
    <w:rsid w:val="00D40FE4"/>
    <w:rsid w:val="00D41162"/>
    <w:rsid w:val="00D41323"/>
    <w:rsid w:val="00D41715"/>
    <w:rsid w:val="00D41D9B"/>
    <w:rsid w:val="00D420F2"/>
    <w:rsid w:val="00D423ED"/>
    <w:rsid w:val="00D4249A"/>
    <w:rsid w:val="00D42740"/>
    <w:rsid w:val="00D42CAA"/>
    <w:rsid w:val="00D4301B"/>
    <w:rsid w:val="00D43218"/>
    <w:rsid w:val="00D43422"/>
    <w:rsid w:val="00D43730"/>
    <w:rsid w:val="00D43BF5"/>
    <w:rsid w:val="00D44243"/>
    <w:rsid w:val="00D44FED"/>
    <w:rsid w:val="00D45314"/>
    <w:rsid w:val="00D453E9"/>
    <w:rsid w:val="00D45644"/>
    <w:rsid w:val="00D45CEE"/>
    <w:rsid w:val="00D462BD"/>
    <w:rsid w:val="00D4634E"/>
    <w:rsid w:val="00D46392"/>
    <w:rsid w:val="00D46748"/>
    <w:rsid w:val="00D471DF"/>
    <w:rsid w:val="00D47A45"/>
    <w:rsid w:val="00D50339"/>
    <w:rsid w:val="00D509D1"/>
    <w:rsid w:val="00D50C1E"/>
    <w:rsid w:val="00D51189"/>
    <w:rsid w:val="00D515FE"/>
    <w:rsid w:val="00D517CD"/>
    <w:rsid w:val="00D51CFF"/>
    <w:rsid w:val="00D51E1C"/>
    <w:rsid w:val="00D5234C"/>
    <w:rsid w:val="00D52499"/>
    <w:rsid w:val="00D524D8"/>
    <w:rsid w:val="00D52A1A"/>
    <w:rsid w:val="00D52C7A"/>
    <w:rsid w:val="00D52D4D"/>
    <w:rsid w:val="00D52DE4"/>
    <w:rsid w:val="00D52DEC"/>
    <w:rsid w:val="00D53433"/>
    <w:rsid w:val="00D53887"/>
    <w:rsid w:val="00D53F09"/>
    <w:rsid w:val="00D53F9C"/>
    <w:rsid w:val="00D54019"/>
    <w:rsid w:val="00D54156"/>
    <w:rsid w:val="00D54280"/>
    <w:rsid w:val="00D54341"/>
    <w:rsid w:val="00D54662"/>
    <w:rsid w:val="00D54D09"/>
    <w:rsid w:val="00D54F4B"/>
    <w:rsid w:val="00D55503"/>
    <w:rsid w:val="00D5562C"/>
    <w:rsid w:val="00D55ACE"/>
    <w:rsid w:val="00D56225"/>
    <w:rsid w:val="00D563F6"/>
    <w:rsid w:val="00D571F8"/>
    <w:rsid w:val="00D572F0"/>
    <w:rsid w:val="00D57693"/>
    <w:rsid w:val="00D57768"/>
    <w:rsid w:val="00D5784D"/>
    <w:rsid w:val="00D57B18"/>
    <w:rsid w:val="00D57C44"/>
    <w:rsid w:val="00D57EB3"/>
    <w:rsid w:val="00D6114C"/>
    <w:rsid w:val="00D61CD9"/>
    <w:rsid w:val="00D61CF4"/>
    <w:rsid w:val="00D61DFB"/>
    <w:rsid w:val="00D622BE"/>
    <w:rsid w:val="00D62522"/>
    <w:rsid w:val="00D629D5"/>
    <w:rsid w:val="00D629FD"/>
    <w:rsid w:val="00D62A9E"/>
    <w:rsid w:val="00D62CCB"/>
    <w:rsid w:val="00D640B2"/>
    <w:rsid w:val="00D642E9"/>
    <w:rsid w:val="00D644D4"/>
    <w:rsid w:val="00D645AA"/>
    <w:rsid w:val="00D65008"/>
    <w:rsid w:val="00D65880"/>
    <w:rsid w:val="00D65B1B"/>
    <w:rsid w:val="00D65F00"/>
    <w:rsid w:val="00D661B5"/>
    <w:rsid w:val="00D6623E"/>
    <w:rsid w:val="00D664D8"/>
    <w:rsid w:val="00D6699A"/>
    <w:rsid w:val="00D66B8B"/>
    <w:rsid w:val="00D673B6"/>
    <w:rsid w:val="00D675DB"/>
    <w:rsid w:val="00D67ECF"/>
    <w:rsid w:val="00D70575"/>
    <w:rsid w:val="00D7086E"/>
    <w:rsid w:val="00D70A49"/>
    <w:rsid w:val="00D70C0E"/>
    <w:rsid w:val="00D70C37"/>
    <w:rsid w:val="00D70D6F"/>
    <w:rsid w:val="00D70EB9"/>
    <w:rsid w:val="00D718F9"/>
    <w:rsid w:val="00D726BF"/>
    <w:rsid w:val="00D72D23"/>
    <w:rsid w:val="00D73136"/>
    <w:rsid w:val="00D734A7"/>
    <w:rsid w:val="00D737E1"/>
    <w:rsid w:val="00D739AD"/>
    <w:rsid w:val="00D73A00"/>
    <w:rsid w:val="00D73B51"/>
    <w:rsid w:val="00D73D23"/>
    <w:rsid w:val="00D7403B"/>
    <w:rsid w:val="00D7406B"/>
    <w:rsid w:val="00D748ED"/>
    <w:rsid w:val="00D7539C"/>
    <w:rsid w:val="00D753B9"/>
    <w:rsid w:val="00D75A94"/>
    <w:rsid w:val="00D75C06"/>
    <w:rsid w:val="00D75EE5"/>
    <w:rsid w:val="00D75FCE"/>
    <w:rsid w:val="00D76295"/>
    <w:rsid w:val="00D7644A"/>
    <w:rsid w:val="00D7697E"/>
    <w:rsid w:val="00D76F80"/>
    <w:rsid w:val="00D7711C"/>
    <w:rsid w:val="00D77B1D"/>
    <w:rsid w:val="00D77D68"/>
    <w:rsid w:val="00D8034C"/>
    <w:rsid w:val="00D80698"/>
    <w:rsid w:val="00D80CC1"/>
    <w:rsid w:val="00D80D04"/>
    <w:rsid w:val="00D80D4F"/>
    <w:rsid w:val="00D80D8F"/>
    <w:rsid w:val="00D80D90"/>
    <w:rsid w:val="00D80F92"/>
    <w:rsid w:val="00D811B6"/>
    <w:rsid w:val="00D812A2"/>
    <w:rsid w:val="00D824C8"/>
    <w:rsid w:val="00D82817"/>
    <w:rsid w:val="00D82D51"/>
    <w:rsid w:val="00D82DC9"/>
    <w:rsid w:val="00D82FC7"/>
    <w:rsid w:val="00D83F88"/>
    <w:rsid w:val="00D840E7"/>
    <w:rsid w:val="00D847F5"/>
    <w:rsid w:val="00D848A7"/>
    <w:rsid w:val="00D84EC1"/>
    <w:rsid w:val="00D857A2"/>
    <w:rsid w:val="00D859E4"/>
    <w:rsid w:val="00D85DA2"/>
    <w:rsid w:val="00D860C8"/>
    <w:rsid w:val="00D8623D"/>
    <w:rsid w:val="00D86314"/>
    <w:rsid w:val="00D86638"/>
    <w:rsid w:val="00D86901"/>
    <w:rsid w:val="00D86988"/>
    <w:rsid w:val="00D86BFD"/>
    <w:rsid w:val="00D872E0"/>
    <w:rsid w:val="00D87342"/>
    <w:rsid w:val="00D87A49"/>
    <w:rsid w:val="00D909E4"/>
    <w:rsid w:val="00D90A4C"/>
    <w:rsid w:val="00D90ED8"/>
    <w:rsid w:val="00D90FA0"/>
    <w:rsid w:val="00D91018"/>
    <w:rsid w:val="00D91250"/>
    <w:rsid w:val="00D912F2"/>
    <w:rsid w:val="00D91A08"/>
    <w:rsid w:val="00D922C7"/>
    <w:rsid w:val="00D922F4"/>
    <w:rsid w:val="00D92414"/>
    <w:rsid w:val="00D92809"/>
    <w:rsid w:val="00D928FE"/>
    <w:rsid w:val="00D92AD4"/>
    <w:rsid w:val="00D9343E"/>
    <w:rsid w:val="00D93599"/>
    <w:rsid w:val="00D93ACF"/>
    <w:rsid w:val="00D93D46"/>
    <w:rsid w:val="00D942B1"/>
    <w:rsid w:val="00D94F44"/>
    <w:rsid w:val="00D94FA0"/>
    <w:rsid w:val="00D94FCE"/>
    <w:rsid w:val="00D950AB"/>
    <w:rsid w:val="00D952B2"/>
    <w:rsid w:val="00D95FA0"/>
    <w:rsid w:val="00D95FED"/>
    <w:rsid w:val="00D962DA"/>
    <w:rsid w:val="00D963E8"/>
    <w:rsid w:val="00D964C6"/>
    <w:rsid w:val="00D968E5"/>
    <w:rsid w:val="00D96CEB"/>
    <w:rsid w:val="00D96DC8"/>
    <w:rsid w:val="00DA02CE"/>
    <w:rsid w:val="00DA0370"/>
    <w:rsid w:val="00DA0BBA"/>
    <w:rsid w:val="00DA0D3D"/>
    <w:rsid w:val="00DA0E0F"/>
    <w:rsid w:val="00DA17DE"/>
    <w:rsid w:val="00DA1BF5"/>
    <w:rsid w:val="00DA1C72"/>
    <w:rsid w:val="00DA1E2D"/>
    <w:rsid w:val="00DA1F65"/>
    <w:rsid w:val="00DA2406"/>
    <w:rsid w:val="00DA2978"/>
    <w:rsid w:val="00DA35CC"/>
    <w:rsid w:val="00DA3BD5"/>
    <w:rsid w:val="00DA3CBA"/>
    <w:rsid w:val="00DA4253"/>
    <w:rsid w:val="00DA4326"/>
    <w:rsid w:val="00DA5019"/>
    <w:rsid w:val="00DA5237"/>
    <w:rsid w:val="00DA530A"/>
    <w:rsid w:val="00DA5400"/>
    <w:rsid w:val="00DA5523"/>
    <w:rsid w:val="00DA5B4A"/>
    <w:rsid w:val="00DA5F7C"/>
    <w:rsid w:val="00DA63B0"/>
    <w:rsid w:val="00DA6AC4"/>
    <w:rsid w:val="00DA6CE5"/>
    <w:rsid w:val="00DA6F3E"/>
    <w:rsid w:val="00DA7087"/>
    <w:rsid w:val="00DA7AB7"/>
    <w:rsid w:val="00DB042E"/>
    <w:rsid w:val="00DB04F6"/>
    <w:rsid w:val="00DB050A"/>
    <w:rsid w:val="00DB06F6"/>
    <w:rsid w:val="00DB0BDE"/>
    <w:rsid w:val="00DB0F64"/>
    <w:rsid w:val="00DB11EA"/>
    <w:rsid w:val="00DB1C49"/>
    <w:rsid w:val="00DB1F04"/>
    <w:rsid w:val="00DB267E"/>
    <w:rsid w:val="00DB2887"/>
    <w:rsid w:val="00DB294C"/>
    <w:rsid w:val="00DB2C8F"/>
    <w:rsid w:val="00DB3017"/>
    <w:rsid w:val="00DB3131"/>
    <w:rsid w:val="00DB3464"/>
    <w:rsid w:val="00DB3AC2"/>
    <w:rsid w:val="00DB3B4A"/>
    <w:rsid w:val="00DB3B7F"/>
    <w:rsid w:val="00DB3E09"/>
    <w:rsid w:val="00DB3E74"/>
    <w:rsid w:val="00DB3F36"/>
    <w:rsid w:val="00DB4359"/>
    <w:rsid w:val="00DB44D6"/>
    <w:rsid w:val="00DB4C74"/>
    <w:rsid w:val="00DB5135"/>
    <w:rsid w:val="00DB57D9"/>
    <w:rsid w:val="00DB6761"/>
    <w:rsid w:val="00DB676D"/>
    <w:rsid w:val="00DB6AA0"/>
    <w:rsid w:val="00DB6CDE"/>
    <w:rsid w:val="00DB6D2E"/>
    <w:rsid w:val="00DB6EB0"/>
    <w:rsid w:val="00DB6EED"/>
    <w:rsid w:val="00DB6F8E"/>
    <w:rsid w:val="00DB70D4"/>
    <w:rsid w:val="00DB7712"/>
    <w:rsid w:val="00DB7721"/>
    <w:rsid w:val="00DB78AA"/>
    <w:rsid w:val="00DB7CF7"/>
    <w:rsid w:val="00DB7E80"/>
    <w:rsid w:val="00DB7E97"/>
    <w:rsid w:val="00DC08D7"/>
    <w:rsid w:val="00DC11C8"/>
    <w:rsid w:val="00DC150C"/>
    <w:rsid w:val="00DC1989"/>
    <w:rsid w:val="00DC23A1"/>
    <w:rsid w:val="00DC254A"/>
    <w:rsid w:val="00DC2CE9"/>
    <w:rsid w:val="00DC32B3"/>
    <w:rsid w:val="00DC3422"/>
    <w:rsid w:val="00DC39C7"/>
    <w:rsid w:val="00DC3DDB"/>
    <w:rsid w:val="00DC4001"/>
    <w:rsid w:val="00DC4046"/>
    <w:rsid w:val="00DC4848"/>
    <w:rsid w:val="00DC4933"/>
    <w:rsid w:val="00DC4A6C"/>
    <w:rsid w:val="00DC4ADC"/>
    <w:rsid w:val="00DC56B3"/>
    <w:rsid w:val="00DC57AA"/>
    <w:rsid w:val="00DC588D"/>
    <w:rsid w:val="00DC5FD0"/>
    <w:rsid w:val="00DC630E"/>
    <w:rsid w:val="00DC6822"/>
    <w:rsid w:val="00DC78DB"/>
    <w:rsid w:val="00DC7970"/>
    <w:rsid w:val="00DC7D14"/>
    <w:rsid w:val="00DC7F5B"/>
    <w:rsid w:val="00DD0184"/>
    <w:rsid w:val="00DD03A3"/>
    <w:rsid w:val="00DD0902"/>
    <w:rsid w:val="00DD0C3E"/>
    <w:rsid w:val="00DD0E98"/>
    <w:rsid w:val="00DD103F"/>
    <w:rsid w:val="00DD14F7"/>
    <w:rsid w:val="00DD18E2"/>
    <w:rsid w:val="00DD1A1E"/>
    <w:rsid w:val="00DD2060"/>
    <w:rsid w:val="00DD2293"/>
    <w:rsid w:val="00DD3410"/>
    <w:rsid w:val="00DD34E0"/>
    <w:rsid w:val="00DD3D95"/>
    <w:rsid w:val="00DD420F"/>
    <w:rsid w:val="00DD47FE"/>
    <w:rsid w:val="00DD4C7D"/>
    <w:rsid w:val="00DD51D6"/>
    <w:rsid w:val="00DD5670"/>
    <w:rsid w:val="00DD5B72"/>
    <w:rsid w:val="00DD6129"/>
    <w:rsid w:val="00DD6524"/>
    <w:rsid w:val="00DD6906"/>
    <w:rsid w:val="00DD74D9"/>
    <w:rsid w:val="00DD7834"/>
    <w:rsid w:val="00DD7888"/>
    <w:rsid w:val="00DD7E1D"/>
    <w:rsid w:val="00DD7F91"/>
    <w:rsid w:val="00DD7FB8"/>
    <w:rsid w:val="00DE1077"/>
    <w:rsid w:val="00DE12F4"/>
    <w:rsid w:val="00DE19DF"/>
    <w:rsid w:val="00DE1D0A"/>
    <w:rsid w:val="00DE2044"/>
    <w:rsid w:val="00DE20E0"/>
    <w:rsid w:val="00DE2D24"/>
    <w:rsid w:val="00DE33CF"/>
    <w:rsid w:val="00DE345E"/>
    <w:rsid w:val="00DE3D86"/>
    <w:rsid w:val="00DE3F15"/>
    <w:rsid w:val="00DE4181"/>
    <w:rsid w:val="00DE4390"/>
    <w:rsid w:val="00DE43EA"/>
    <w:rsid w:val="00DE52FA"/>
    <w:rsid w:val="00DE5BDC"/>
    <w:rsid w:val="00DE5BF7"/>
    <w:rsid w:val="00DE5EEF"/>
    <w:rsid w:val="00DE6243"/>
    <w:rsid w:val="00DE6474"/>
    <w:rsid w:val="00DE6737"/>
    <w:rsid w:val="00DE75EA"/>
    <w:rsid w:val="00DE7780"/>
    <w:rsid w:val="00DE7842"/>
    <w:rsid w:val="00DE7D40"/>
    <w:rsid w:val="00DE7F19"/>
    <w:rsid w:val="00DE7F7D"/>
    <w:rsid w:val="00DF022D"/>
    <w:rsid w:val="00DF0535"/>
    <w:rsid w:val="00DF09AC"/>
    <w:rsid w:val="00DF1131"/>
    <w:rsid w:val="00DF1C31"/>
    <w:rsid w:val="00DF1F3D"/>
    <w:rsid w:val="00DF22A0"/>
    <w:rsid w:val="00DF2536"/>
    <w:rsid w:val="00DF2675"/>
    <w:rsid w:val="00DF3093"/>
    <w:rsid w:val="00DF3B05"/>
    <w:rsid w:val="00DF44A9"/>
    <w:rsid w:val="00DF4518"/>
    <w:rsid w:val="00DF47A3"/>
    <w:rsid w:val="00DF4A4D"/>
    <w:rsid w:val="00DF4A66"/>
    <w:rsid w:val="00DF51C4"/>
    <w:rsid w:val="00DF52BC"/>
    <w:rsid w:val="00DF5640"/>
    <w:rsid w:val="00DF5966"/>
    <w:rsid w:val="00DF65AF"/>
    <w:rsid w:val="00DF6A84"/>
    <w:rsid w:val="00DF6B97"/>
    <w:rsid w:val="00DF7753"/>
    <w:rsid w:val="00DF7EEF"/>
    <w:rsid w:val="00E0052F"/>
    <w:rsid w:val="00E00815"/>
    <w:rsid w:val="00E0082D"/>
    <w:rsid w:val="00E008C8"/>
    <w:rsid w:val="00E00F24"/>
    <w:rsid w:val="00E0158B"/>
    <w:rsid w:val="00E0167F"/>
    <w:rsid w:val="00E017CE"/>
    <w:rsid w:val="00E01C86"/>
    <w:rsid w:val="00E01DB1"/>
    <w:rsid w:val="00E01F06"/>
    <w:rsid w:val="00E02388"/>
    <w:rsid w:val="00E02702"/>
    <w:rsid w:val="00E03241"/>
    <w:rsid w:val="00E0327E"/>
    <w:rsid w:val="00E03981"/>
    <w:rsid w:val="00E03A45"/>
    <w:rsid w:val="00E0401C"/>
    <w:rsid w:val="00E04267"/>
    <w:rsid w:val="00E04559"/>
    <w:rsid w:val="00E04D2F"/>
    <w:rsid w:val="00E04D60"/>
    <w:rsid w:val="00E0571C"/>
    <w:rsid w:val="00E05A9E"/>
    <w:rsid w:val="00E05EDB"/>
    <w:rsid w:val="00E0604E"/>
    <w:rsid w:val="00E062D7"/>
    <w:rsid w:val="00E07DD4"/>
    <w:rsid w:val="00E10A1B"/>
    <w:rsid w:val="00E10B71"/>
    <w:rsid w:val="00E10D67"/>
    <w:rsid w:val="00E10E38"/>
    <w:rsid w:val="00E1125F"/>
    <w:rsid w:val="00E112BA"/>
    <w:rsid w:val="00E114DB"/>
    <w:rsid w:val="00E11841"/>
    <w:rsid w:val="00E11A6B"/>
    <w:rsid w:val="00E12B68"/>
    <w:rsid w:val="00E12D16"/>
    <w:rsid w:val="00E12D28"/>
    <w:rsid w:val="00E12D76"/>
    <w:rsid w:val="00E12FED"/>
    <w:rsid w:val="00E13017"/>
    <w:rsid w:val="00E1306E"/>
    <w:rsid w:val="00E130CC"/>
    <w:rsid w:val="00E132C8"/>
    <w:rsid w:val="00E13C41"/>
    <w:rsid w:val="00E1400D"/>
    <w:rsid w:val="00E14A07"/>
    <w:rsid w:val="00E14AFC"/>
    <w:rsid w:val="00E14ED2"/>
    <w:rsid w:val="00E1531B"/>
    <w:rsid w:val="00E1531D"/>
    <w:rsid w:val="00E15782"/>
    <w:rsid w:val="00E15F74"/>
    <w:rsid w:val="00E162C3"/>
    <w:rsid w:val="00E16E50"/>
    <w:rsid w:val="00E16ED7"/>
    <w:rsid w:val="00E16F84"/>
    <w:rsid w:val="00E172DF"/>
    <w:rsid w:val="00E175E4"/>
    <w:rsid w:val="00E177AD"/>
    <w:rsid w:val="00E17BBE"/>
    <w:rsid w:val="00E17C62"/>
    <w:rsid w:val="00E17C9A"/>
    <w:rsid w:val="00E17DEC"/>
    <w:rsid w:val="00E2070F"/>
    <w:rsid w:val="00E20AAF"/>
    <w:rsid w:val="00E214B3"/>
    <w:rsid w:val="00E216FC"/>
    <w:rsid w:val="00E21D93"/>
    <w:rsid w:val="00E2249E"/>
    <w:rsid w:val="00E22579"/>
    <w:rsid w:val="00E22707"/>
    <w:rsid w:val="00E22E45"/>
    <w:rsid w:val="00E232AA"/>
    <w:rsid w:val="00E2389D"/>
    <w:rsid w:val="00E23BF9"/>
    <w:rsid w:val="00E24077"/>
    <w:rsid w:val="00E240EA"/>
    <w:rsid w:val="00E24DC7"/>
    <w:rsid w:val="00E25A5F"/>
    <w:rsid w:val="00E2675B"/>
    <w:rsid w:val="00E26957"/>
    <w:rsid w:val="00E30036"/>
    <w:rsid w:val="00E30121"/>
    <w:rsid w:val="00E302F3"/>
    <w:rsid w:val="00E303B2"/>
    <w:rsid w:val="00E304B4"/>
    <w:rsid w:val="00E30779"/>
    <w:rsid w:val="00E30915"/>
    <w:rsid w:val="00E311AE"/>
    <w:rsid w:val="00E31347"/>
    <w:rsid w:val="00E323F6"/>
    <w:rsid w:val="00E3248A"/>
    <w:rsid w:val="00E32C6C"/>
    <w:rsid w:val="00E33049"/>
    <w:rsid w:val="00E33377"/>
    <w:rsid w:val="00E33887"/>
    <w:rsid w:val="00E33ECC"/>
    <w:rsid w:val="00E343B0"/>
    <w:rsid w:val="00E34605"/>
    <w:rsid w:val="00E346C7"/>
    <w:rsid w:val="00E3527B"/>
    <w:rsid w:val="00E35981"/>
    <w:rsid w:val="00E36035"/>
    <w:rsid w:val="00E3633D"/>
    <w:rsid w:val="00E370D2"/>
    <w:rsid w:val="00E373DD"/>
    <w:rsid w:val="00E37625"/>
    <w:rsid w:val="00E37C58"/>
    <w:rsid w:val="00E37CB1"/>
    <w:rsid w:val="00E37DB3"/>
    <w:rsid w:val="00E37F30"/>
    <w:rsid w:val="00E40133"/>
    <w:rsid w:val="00E40337"/>
    <w:rsid w:val="00E4033E"/>
    <w:rsid w:val="00E40482"/>
    <w:rsid w:val="00E409BF"/>
    <w:rsid w:val="00E40AB5"/>
    <w:rsid w:val="00E40AF7"/>
    <w:rsid w:val="00E40CA6"/>
    <w:rsid w:val="00E411F0"/>
    <w:rsid w:val="00E4123C"/>
    <w:rsid w:val="00E4140A"/>
    <w:rsid w:val="00E41A61"/>
    <w:rsid w:val="00E421FA"/>
    <w:rsid w:val="00E42414"/>
    <w:rsid w:val="00E4247D"/>
    <w:rsid w:val="00E4256F"/>
    <w:rsid w:val="00E428AC"/>
    <w:rsid w:val="00E43238"/>
    <w:rsid w:val="00E43926"/>
    <w:rsid w:val="00E43D58"/>
    <w:rsid w:val="00E43D97"/>
    <w:rsid w:val="00E4428F"/>
    <w:rsid w:val="00E44B78"/>
    <w:rsid w:val="00E452A9"/>
    <w:rsid w:val="00E4562A"/>
    <w:rsid w:val="00E46245"/>
    <w:rsid w:val="00E46620"/>
    <w:rsid w:val="00E46E77"/>
    <w:rsid w:val="00E46FCE"/>
    <w:rsid w:val="00E47180"/>
    <w:rsid w:val="00E473EC"/>
    <w:rsid w:val="00E47514"/>
    <w:rsid w:val="00E47A4F"/>
    <w:rsid w:val="00E502C1"/>
    <w:rsid w:val="00E505CB"/>
    <w:rsid w:val="00E50A9E"/>
    <w:rsid w:val="00E510D8"/>
    <w:rsid w:val="00E51253"/>
    <w:rsid w:val="00E5127C"/>
    <w:rsid w:val="00E514AD"/>
    <w:rsid w:val="00E5175B"/>
    <w:rsid w:val="00E517C5"/>
    <w:rsid w:val="00E5196E"/>
    <w:rsid w:val="00E51A2B"/>
    <w:rsid w:val="00E51CF6"/>
    <w:rsid w:val="00E520CA"/>
    <w:rsid w:val="00E52115"/>
    <w:rsid w:val="00E52385"/>
    <w:rsid w:val="00E531BC"/>
    <w:rsid w:val="00E53560"/>
    <w:rsid w:val="00E53570"/>
    <w:rsid w:val="00E54162"/>
    <w:rsid w:val="00E542F1"/>
    <w:rsid w:val="00E54512"/>
    <w:rsid w:val="00E54600"/>
    <w:rsid w:val="00E54733"/>
    <w:rsid w:val="00E5485A"/>
    <w:rsid w:val="00E54D42"/>
    <w:rsid w:val="00E54FA6"/>
    <w:rsid w:val="00E5531C"/>
    <w:rsid w:val="00E554E4"/>
    <w:rsid w:val="00E55B32"/>
    <w:rsid w:val="00E56A3C"/>
    <w:rsid w:val="00E5771D"/>
    <w:rsid w:val="00E608B5"/>
    <w:rsid w:val="00E60AB5"/>
    <w:rsid w:val="00E60DD7"/>
    <w:rsid w:val="00E6169E"/>
    <w:rsid w:val="00E61BBC"/>
    <w:rsid w:val="00E61E5E"/>
    <w:rsid w:val="00E61E6B"/>
    <w:rsid w:val="00E61F74"/>
    <w:rsid w:val="00E62357"/>
    <w:rsid w:val="00E62510"/>
    <w:rsid w:val="00E62CB8"/>
    <w:rsid w:val="00E62D38"/>
    <w:rsid w:val="00E6325B"/>
    <w:rsid w:val="00E63820"/>
    <w:rsid w:val="00E63876"/>
    <w:rsid w:val="00E6499C"/>
    <w:rsid w:val="00E65235"/>
    <w:rsid w:val="00E65AB6"/>
    <w:rsid w:val="00E65F64"/>
    <w:rsid w:val="00E66390"/>
    <w:rsid w:val="00E663C9"/>
    <w:rsid w:val="00E665C6"/>
    <w:rsid w:val="00E66CC0"/>
    <w:rsid w:val="00E672B3"/>
    <w:rsid w:val="00E673A2"/>
    <w:rsid w:val="00E6748F"/>
    <w:rsid w:val="00E6779B"/>
    <w:rsid w:val="00E678AD"/>
    <w:rsid w:val="00E67C8A"/>
    <w:rsid w:val="00E70666"/>
    <w:rsid w:val="00E70B3C"/>
    <w:rsid w:val="00E70EF6"/>
    <w:rsid w:val="00E70FC5"/>
    <w:rsid w:val="00E71116"/>
    <w:rsid w:val="00E71894"/>
    <w:rsid w:val="00E723DF"/>
    <w:rsid w:val="00E72462"/>
    <w:rsid w:val="00E727FA"/>
    <w:rsid w:val="00E7285A"/>
    <w:rsid w:val="00E72C07"/>
    <w:rsid w:val="00E735BB"/>
    <w:rsid w:val="00E73C27"/>
    <w:rsid w:val="00E73C29"/>
    <w:rsid w:val="00E73DF3"/>
    <w:rsid w:val="00E74265"/>
    <w:rsid w:val="00E74AA8"/>
    <w:rsid w:val="00E74BE7"/>
    <w:rsid w:val="00E75036"/>
    <w:rsid w:val="00E7509B"/>
    <w:rsid w:val="00E75429"/>
    <w:rsid w:val="00E7554A"/>
    <w:rsid w:val="00E755BD"/>
    <w:rsid w:val="00E75EFC"/>
    <w:rsid w:val="00E76209"/>
    <w:rsid w:val="00E76285"/>
    <w:rsid w:val="00E76A00"/>
    <w:rsid w:val="00E76AD0"/>
    <w:rsid w:val="00E76C31"/>
    <w:rsid w:val="00E76DDE"/>
    <w:rsid w:val="00E76F74"/>
    <w:rsid w:val="00E77349"/>
    <w:rsid w:val="00E774EA"/>
    <w:rsid w:val="00E77604"/>
    <w:rsid w:val="00E77C2C"/>
    <w:rsid w:val="00E77CFE"/>
    <w:rsid w:val="00E80E2A"/>
    <w:rsid w:val="00E8119E"/>
    <w:rsid w:val="00E817DE"/>
    <w:rsid w:val="00E81893"/>
    <w:rsid w:val="00E81D83"/>
    <w:rsid w:val="00E81DA4"/>
    <w:rsid w:val="00E81DAA"/>
    <w:rsid w:val="00E825DF"/>
    <w:rsid w:val="00E82CD0"/>
    <w:rsid w:val="00E82D1C"/>
    <w:rsid w:val="00E83463"/>
    <w:rsid w:val="00E841F5"/>
    <w:rsid w:val="00E84561"/>
    <w:rsid w:val="00E845AA"/>
    <w:rsid w:val="00E849AC"/>
    <w:rsid w:val="00E85016"/>
    <w:rsid w:val="00E8546D"/>
    <w:rsid w:val="00E85555"/>
    <w:rsid w:val="00E85B48"/>
    <w:rsid w:val="00E85BC6"/>
    <w:rsid w:val="00E85E50"/>
    <w:rsid w:val="00E870F8"/>
    <w:rsid w:val="00E871EE"/>
    <w:rsid w:val="00E87BD1"/>
    <w:rsid w:val="00E87EF5"/>
    <w:rsid w:val="00E901C0"/>
    <w:rsid w:val="00E90270"/>
    <w:rsid w:val="00E9056A"/>
    <w:rsid w:val="00E90613"/>
    <w:rsid w:val="00E91081"/>
    <w:rsid w:val="00E913A4"/>
    <w:rsid w:val="00E91CC9"/>
    <w:rsid w:val="00E91EC4"/>
    <w:rsid w:val="00E9202A"/>
    <w:rsid w:val="00E92A55"/>
    <w:rsid w:val="00E92B71"/>
    <w:rsid w:val="00E930D5"/>
    <w:rsid w:val="00E93352"/>
    <w:rsid w:val="00E93A41"/>
    <w:rsid w:val="00E93BB3"/>
    <w:rsid w:val="00E94183"/>
    <w:rsid w:val="00E9484D"/>
    <w:rsid w:val="00E94AC0"/>
    <w:rsid w:val="00E94B77"/>
    <w:rsid w:val="00E9637F"/>
    <w:rsid w:val="00E96E58"/>
    <w:rsid w:val="00E96ED7"/>
    <w:rsid w:val="00E9702C"/>
    <w:rsid w:val="00E97F2B"/>
    <w:rsid w:val="00EA025D"/>
    <w:rsid w:val="00EA0458"/>
    <w:rsid w:val="00EA06FF"/>
    <w:rsid w:val="00EA0749"/>
    <w:rsid w:val="00EA10B0"/>
    <w:rsid w:val="00EA12E8"/>
    <w:rsid w:val="00EA1387"/>
    <w:rsid w:val="00EA1450"/>
    <w:rsid w:val="00EA1796"/>
    <w:rsid w:val="00EA1800"/>
    <w:rsid w:val="00EA1904"/>
    <w:rsid w:val="00EA20AC"/>
    <w:rsid w:val="00EA2465"/>
    <w:rsid w:val="00EA300E"/>
    <w:rsid w:val="00EA3064"/>
    <w:rsid w:val="00EA3CDE"/>
    <w:rsid w:val="00EA3D2A"/>
    <w:rsid w:val="00EA3FC9"/>
    <w:rsid w:val="00EA4237"/>
    <w:rsid w:val="00EA4976"/>
    <w:rsid w:val="00EA4AF7"/>
    <w:rsid w:val="00EA4B32"/>
    <w:rsid w:val="00EA52C8"/>
    <w:rsid w:val="00EA542D"/>
    <w:rsid w:val="00EA5731"/>
    <w:rsid w:val="00EA591E"/>
    <w:rsid w:val="00EA5A8A"/>
    <w:rsid w:val="00EA61E5"/>
    <w:rsid w:val="00EA64EC"/>
    <w:rsid w:val="00EA6967"/>
    <w:rsid w:val="00EA6F79"/>
    <w:rsid w:val="00EA7678"/>
    <w:rsid w:val="00EA7A84"/>
    <w:rsid w:val="00EA7F53"/>
    <w:rsid w:val="00EB04E5"/>
    <w:rsid w:val="00EB0BAF"/>
    <w:rsid w:val="00EB13A9"/>
    <w:rsid w:val="00EB153B"/>
    <w:rsid w:val="00EB1A43"/>
    <w:rsid w:val="00EB1CE7"/>
    <w:rsid w:val="00EB2943"/>
    <w:rsid w:val="00EB2B72"/>
    <w:rsid w:val="00EB2BAC"/>
    <w:rsid w:val="00EB2D71"/>
    <w:rsid w:val="00EB3D42"/>
    <w:rsid w:val="00EB47A1"/>
    <w:rsid w:val="00EB49E6"/>
    <w:rsid w:val="00EB4D71"/>
    <w:rsid w:val="00EB4E9E"/>
    <w:rsid w:val="00EB550C"/>
    <w:rsid w:val="00EB5610"/>
    <w:rsid w:val="00EB562B"/>
    <w:rsid w:val="00EB579B"/>
    <w:rsid w:val="00EB579F"/>
    <w:rsid w:val="00EB6579"/>
    <w:rsid w:val="00EB6899"/>
    <w:rsid w:val="00EB691D"/>
    <w:rsid w:val="00EB7049"/>
    <w:rsid w:val="00EB7758"/>
    <w:rsid w:val="00EB7DA7"/>
    <w:rsid w:val="00EC0595"/>
    <w:rsid w:val="00EC09FB"/>
    <w:rsid w:val="00EC0A85"/>
    <w:rsid w:val="00EC108A"/>
    <w:rsid w:val="00EC1338"/>
    <w:rsid w:val="00EC1BE9"/>
    <w:rsid w:val="00EC1CCE"/>
    <w:rsid w:val="00EC22E8"/>
    <w:rsid w:val="00EC24D0"/>
    <w:rsid w:val="00EC260A"/>
    <w:rsid w:val="00EC30CF"/>
    <w:rsid w:val="00EC35FE"/>
    <w:rsid w:val="00EC3C66"/>
    <w:rsid w:val="00EC43F9"/>
    <w:rsid w:val="00EC4530"/>
    <w:rsid w:val="00EC4610"/>
    <w:rsid w:val="00EC464C"/>
    <w:rsid w:val="00EC491A"/>
    <w:rsid w:val="00EC4F36"/>
    <w:rsid w:val="00EC51B2"/>
    <w:rsid w:val="00EC58CA"/>
    <w:rsid w:val="00EC5BB8"/>
    <w:rsid w:val="00EC5CB8"/>
    <w:rsid w:val="00EC62A8"/>
    <w:rsid w:val="00EC6545"/>
    <w:rsid w:val="00EC668D"/>
    <w:rsid w:val="00EC6864"/>
    <w:rsid w:val="00EC687F"/>
    <w:rsid w:val="00EC6A5B"/>
    <w:rsid w:val="00EC6A6F"/>
    <w:rsid w:val="00EC6A91"/>
    <w:rsid w:val="00EC6D44"/>
    <w:rsid w:val="00EC6F41"/>
    <w:rsid w:val="00EC725C"/>
    <w:rsid w:val="00EC74B3"/>
    <w:rsid w:val="00EC78FC"/>
    <w:rsid w:val="00EC7A2B"/>
    <w:rsid w:val="00EC7CAB"/>
    <w:rsid w:val="00ED0530"/>
    <w:rsid w:val="00ED069F"/>
    <w:rsid w:val="00ED077A"/>
    <w:rsid w:val="00ED0AFE"/>
    <w:rsid w:val="00ED12B9"/>
    <w:rsid w:val="00ED147C"/>
    <w:rsid w:val="00ED159D"/>
    <w:rsid w:val="00ED1BFF"/>
    <w:rsid w:val="00ED2485"/>
    <w:rsid w:val="00ED2A9D"/>
    <w:rsid w:val="00ED35F2"/>
    <w:rsid w:val="00ED3CE3"/>
    <w:rsid w:val="00ED3FD7"/>
    <w:rsid w:val="00ED41CF"/>
    <w:rsid w:val="00ED4AE4"/>
    <w:rsid w:val="00ED4FF8"/>
    <w:rsid w:val="00ED5B8C"/>
    <w:rsid w:val="00ED5D02"/>
    <w:rsid w:val="00ED6034"/>
    <w:rsid w:val="00ED6039"/>
    <w:rsid w:val="00ED6768"/>
    <w:rsid w:val="00ED68F8"/>
    <w:rsid w:val="00ED6D74"/>
    <w:rsid w:val="00ED7001"/>
    <w:rsid w:val="00ED7566"/>
    <w:rsid w:val="00ED7927"/>
    <w:rsid w:val="00ED79B4"/>
    <w:rsid w:val="00ED79ED"/>
    <w:rsid w:val="00EE0CA9"/>
    <w:rsid w:val="00EE0E0F"/>
    <w:rsid w:val="00EE111A"/>
    <w:rsid w:val="00EE1638"/>
    <w:rsid w:val="00EE2087"/>
    <w:rsid w:val="00EE2540"/>
    <w:rsid w:val="00EE2C58"/>
    <w:rsid w:val="00EE2CF1"/>
    <w:rsid w:val="00EE3D3D"/>
    <w:rsid w:val="00EE3F60"/>
    <w:rsid w:val="00EE4601"/>
    <w:rsid w:val="00EE4BA6"/>
    <w:rsid w:val="00EE4C50"/>
    <w:rsid w:val="00EE55E8"/>
    <w:rsid w:val="00EE5A04"/>
    <w:rsid w:val="00EE5AE0"/>
    <w:rsid w:val="00EE6091"/>
    <w:rsid w:val="00EE64BE"/>
    <w:rsid w:val="00EE65F9"/>
    <w:rsid w:val="00EE6EA6"/>
    <w:rsid w:val="00EE7873"/>
    <w:rsid w:val="00EE7A11"/>
    <w:rsid w:val="00EE7CC4"/>
    <w:rsid w:val="00EF03A9"/>
    <w:rsid w:val="00EF0684"/>
    <w:rsid w:val="00EF084E"/>
    <w:rsid w:val="00EF107F"/>
    <w:rsid w:val="00EF1247"/>
    <w:rsid w:val="00EF16A9"/>
    <w:rsid w:val="00EF186F"/>
    <w:rsid w:val="00EF1BA2"/>
    <w:rsid w:val="00EF2093"/>
    <w:rsid w:val="00EF2BD6"/>
    <w:rsid w:val="00EF2D11"/>
    <w:rsid w:val="00EF3351"/>
    <w:rsid w:val="00EF37AB"/>
    <w:rsid w:val="00EF398D"/>
    <w:rsid w:val="00EF4057"/>
    <w:rsid w:val="00EF5A48"/>
    <w:rsid w:val="00EF5E89"/>
    <w:rsid w:val="00EF630B"/>
    <w:rsid w:val="00EF67FC"/>
    <w:rsid w:val="00EF68FF"/>
    <w:rsid w:val="00EF6C63"/>
    <w:rsid w:val="00EF6DEC"/>
    <w:rsid w:val="00EF702A"/>
    <w:rsid w:val="00EF7433"/>
    <w:rsid w:val="00EF75CA"/>
    <w:rsid w:val="00EF76E3"/>
    <w:rsid w:val="00EF7E79"/>
    <w:rsid w:val="00F002B2"/>
    <w:rsid w:val="00F00303"/>
    <w:rsid w:val="00F00391"/>
    <w:rsid w:val="00F00465"/>
    <w:rsid w:val="00F00696"/>
    <w:rsid w:val="00F006AA"/>
    <w:rsid w:val="00F01046"/>
    <w:rsid w:val="00F01A90"/>
    <w:rsid w:val="00F01C17"/>
    <w:rsid w:val="00F01DDA"/>
    <w:rsid w:val="00F01ED2"/>
    <w:rsid w:val="00F02033"/>
    <w:rsid w:val="00F02C6A"/>
    <w:rsid w:val="00F03249"/>
    <w:rsid w:val="00F032E7"/>
    <w:rsid w:val="00F03641"/>
    <w:rsid w:val="00F03682"/>
    <w:rsid w:val="00F04087"/>
    <w:rsid w:val="00F04B33"/>
    <w:rsid w:val="00F05AFF"/>
    <w:rsid w:val="00F05E63"/>
    <w:rsid w:val="00F06231"/>
    <w:rsid w:val="00F066E9"/>
    <w:rsid w:val="00F068D3"/>
    <w:rsid w:val="00F06D43"/>
    <w:rsid w:val="00F06DAA"/>
    <w:rsid w:val="00F06E55"/>
    <w:rsid w:val="00F06F11"/>
    <w:rsid w:val="00F06F6C"/>
    <w:rsid w:val="00F073A2"/>
    <w:rsid w:val="00F07C44"/>
    <w:rsid w:val="00F100E6"/>
    <w:rsid w:val="00F1061F"/>
    <w:rsid w:val="00F10CAB"/>
    <w:rsid w:val="00F11009"/>
    <w:rsid w:val="00F114BA"/>
    <w:rsid w:val="00F11C86"/>
    <w:rsid w:val="00F11D36"/>
    <w:rsid w:val="00F124CF"/>
    <w:rsid w:val="00F12642"/>
    <w:rsid w:val="00F1299E"/>
    <w:rsid w:val="00F13792"/>
    <w:rsid w:val="00F1433D"/>
    <w:rsid w:val="00F1481D"/>
    <w:rsid w:val="00F14A6F"/>
    <w:rsid w:val="00F14B83"/>
    <w:rsid w:val="00F14E8C"/>
    <w:rsid w:val="00F14F7D"/>
    <w:rsid w:val="00F15D16"/>
    <w:rsid w:val="00F16517"/>
    <w:rsid w:val="00F16818"/>
    <w:rsid w:val="00F16DB7"/>
    <w:rsid w:val="00F1762A"/>
    <w:rsid w:val="00F17D6D"/>
    <w:rsid w:val="00F200FC"/>
    <w:rsid w:val="00F20389"/>
    <w:rsid w:val="00F2053B"/>
    <w:rsid w:val="00F2145D"/>
    <w:rsid w:val="00F214C0"/>
    <w:rsid w:val="00F215DC"/>
    <w:rsid w:val="00F217BE"/>
    <w:rsid w:val="00F21E90"/>
    <w:rsid w:val="00F21EC8"/>
    <w:rsid w:val="00F2201B"/>
    <w:rsid w:val="00F22907"/>
    <w:rsid w:val="00F22AA2"/>
    <w:rsid w:val="00F22F2B"/>
    <w:rsid w:val="00F22F7C"/>
    <w:rsid w:val="00F24094"/>
    <w:rsid w:val="00F240D8"/>
    <w:rsid w:val="00F2457D"/>
    <w:rsid w:val="00F25167"/>
    <w:rsid w:val="00F2520A"/>
    <w:rsid w:val="00F25A0E"/>
    <w:rsid w:val="00F25B15"/>
    <w:rsid w:val="00F264DF"/>
    <w:rsid w:val="00F267C3"/>
    <w:rsid w:val="00F30115"/>
    <w:rsid w:val="00F30ABF"/>
    <w:rsid w:val="00F31252"/>
    <w:rsid w:val="00F315D7"/>
    <w:rsid w:val="00F322F9"/>
    <w:rsid w:val="00F32392"/>
    <w:rsid w:val="00F323C5"/>
    <w:rsid w:val="00F3245F"/>
    <w:rsid w:val="00F326BC"/>
    <w:rsid w:val="00F3274B"/>
    <w:rsid w:val="00F32B34"/>
    <w:rsid w:val="00F32FC1"/>
    <w:rsid w:val="00F331E2"/>
    <w:rsid w:val="00F33401"/>
    <w:rsid w:val="00F335ED"/>
    <w:rsid w:val="00F33EBE"/>
    <w:rsid w:val="00F3408B"/>
    <w:rsid w:val="00F348FF"/>
    <w:rsid w:val="00F349EA"/>
    <w:rsid w:val="00F34F27"/>
    <w:rsid w:val="00F3506E"/>
    <w:rsid w:val="00F350E1"/>
    <w:rsid w:val="00F35197"/>
    <w:rsid w:val="00F35BDD"/>
    <w:rsid w:val="00F35C1A"/>
    <w:rsid w:val="00F35CDE"/>
    <w:rsid w:val="00F35D78"/>
    <w:rsid w:val="00F35F2C"/>
    <w:rsid w:val="00F363B5"/>
    <w:rsid w:val="00F36488"/>
    <w:rsid w:val="00F36528"/>
    <w:rsid w:val="00F37141"/>
    <w:rsid w:val="00F37276"/>
    <w:rsid w:val="00F376AA"/>
    <w:rsid w:val="00F377A8"/>
    <w:rsid w:val="00F37B65"/>
    <w:rsid w:val="00F37C49"/>
    <w:rsid w:val="00F37DF9"/>
    <w:rsid w:val="00F401DD"/>
    <w:rsid w:val="00F40555"/>
    <w:rsid w:val="00F406E4"/>
    <w:rsid w:val="00F40ACA"/>
    <w:rsid w:val="00F40C02"/>
    <w:rsid w:val="00F41871"/>
    <w:rsid w:val="00F419FB"/>
    <w:rsid w:val="00F4235C"/>
    <w:rsid w:val="00F4258A"/>
    <w:rsid w:val="00F42F33"/>
    <w:rsid w:val="00F437BA"/>
    <w:rsid w:val="00F4384A"/>
    <w:rsid w:val="00F43AAD"/>
    <w:rsid w:val="00F43B32"/>
    <w:rsid w:val="00F44300"/>
    <w:rsid w:val="00F44D05"/>
    <w:rsid w:val="00F44E6B"/>
    <w:rsid w:val="00F451AC"/>
    <w:rsid w:val="00F45CFD"/>
    <w:rsid w:val="00F46555"/>
    <w:rsid w:val="00F470BC"/>
    <w:rsid w:val="00F47149"/>
    <w:rsid w:val="00F50476"/>
    <w:rsid w:val="00F5075B"/>
    <w:rsid w:val="00F50777"/>
    <w:rsid w:val="00F50A2F"/>
    <w:rsid w:val="00F50ADE"/>
    <w:rsid w:val="00F50B7F"/>
    <w:rsid w:val="00F50D28"/>
    <w:rsid w:val="00F50F73"/>
    <w:rsid w:val="00F51256"/>
    <w:rsid w:val="00F5176F"/>
    <w:rsid w:val="00F519B2"/>
    <w:rsid w:val="00F519C1"/>
    <w:rsid w:val="00F52269"/>
    <w:rsid w:val="00F523C2"/>
    <w:rsid w:val="00F525BD"/>
    <w:rsid w:val="00F52641"/>
    <w:rsid w:val="00F52843"/>
    <w:rsid w:val="00F52AA0"/>
    <w:rsid w:val="00F52C5A"/>
    <w:rsid w:val="00F5323A"/>
    <w:rsid w:val="00F5346B"/>
    <w:rsid w:val="00F53785"/>
    <w:rsid w:val="00F537BA"/>
    <w:rsid w:val="00F53BFE"/>
    <w:rsid w:val="00F53C7E"/>
    <w:rsid w:val="00F53EC7"/>
    <w:rsid w:val="00F54C7D"/>
    <w:rsid w:val="00F54CDC"/>
    <w:rsid w:val="00F54E90"/>
    <w:rsid w:val="00F5557D"/>
    <w:rsid w:val="00F55683"/>
    <w:rsid w:val="00F557B6"/>
    <w:rsid w:val="00F559CD"/>
    <w:rsid w:val="00F55F59"/>
    <w:rsid w:val="00F56024"/>
    <w:rsid w:val="00F56107"/>
    <w:rsid w:val="00F561D9"/>
    <w:rsid w:val="00F56C78"/>
    <w:rsid w:val="00F574A4"/>
    <w:rsid w:val="00F57751"/>
    <w:rsid w:val="00F5777E"/>
    <w:rsid w:val="00F579D2"/>
    <w:rsid w:val="00F6028E"/>
    <w:rsid w:val="00F60D37"/>
    <w:rsid w:val="00F61264"/>
    <w:rsid w:val="00F6181A"/>
    <w:rsid w:val="00F61C63"/>
    <w:rsid w:val="00F61CC1"/>
    <w:rsid w:val="00F61FEC"/>
    <w:rsid w:val="00F628A3"/>
    <w:rsid w:val="00F62B81"/>
    <w:rsid w:val="00F62FB8"/>
    <w:rsid w:val="00F6350D"/>
    <w:rsid w:val="00F63EC5"/>
    <w:rsid w:val="00F6437B"/>
    <w:rsid w:val="00F646E9"/>
    <w:rsid w:val="00F649C5"/>
    <w:rsid w:val="00F649D5"/>
    <w:rsid w:val="00F65C37"/>
    <w:rsid w:val="00F65F7E"/>
    <w:rsid w:val="00F660E6"/>
    <w:rsid w:val="00F66233"/>
    <w:rsid w:val="00F66A3E"/>
    <w:rsid w:val="00F66ED8"/>
    <w:rsid w:val="00F675F1"/>
    <w:rsid w:val="00F67B13"/>
    <w:rsid w:val="00F67F4C"/>
    <w:rsid w:val="00F67F75"/>
    <w:rsid w:val="00F70560"/>
    <w:rsid w:val="00F70895"/>
    <w:rsid w:val="00F70C63"/>
    <w:rsid w:val="00F70CC1"/>
    <w:rsid w:val="00F70EB8"/>
    <w:rsid w:val="00F71149"/>
    <w:rsid w:val="00F71BE8"/>
    <w:rsid w:val="00F71C7E"/>
    <w:rsid w:val="00F71DD2"/>
    <w:rsid w:val="00F71DD5"/>
    <w:rsid w:val="00F72D1D"/>
    <w:rsid w:val="00F7300C"/>
    <w:rsid w:val="00F73422"/>
    <w:rsid w:val="00F739B0"/>
    <w:rsid w:val="00F73B41"/>
    <w:rsid w:val="00F741FF"/>
    <w:rsid w:val="00F7461B"/>
    <w:rsid w:val="00F74861"/>
    <w:rsid w:val="00F74CD5"/>
    <w:rsid w:val="00F757BC"/>
    <w:rsid w:val="00F75EDA"/>
    <w:rsid w:val="00F76575"/>
    <w:rsid w:val="00F7669B"/>
    <w:rsid w:val="00F76C87"/>
    <w:rsid w:val="00F76D64"/>
    <w:rsid w:val="00F76EEE"/>
    <w:rsid w:val="00F773BA"/>
    <w:rsid w:val="00F77493"/>
    <w:rsid w:val="00F8037E"/>
    <w:rsid w:val="00F811E6"/>
    <w:rsid w:val="00F81893"/>
    <w:rsid w:val="00F81FD7"/>
    <w:rsid w:val="00F82548"/>
    <w:rsid w:val="00F827FE"/>
    <w:rsid w:val="00F82F2C"/>
    <w:rsid w:val="00F82F57"/>
    <w:rsid w:val="00F83214"/>
    <w:rsid w:val="00F836A7"/>
    <w:rsid w:val="00F837B5"/>
    <w:rsid w:val="00F839BA"/>
    <w:rsid w:val="00F84EBF"/>
    <w:rsid w:val="00F852F0"/>
    <w:rsid w:val="00F853B3"/>
    <w:rsid w:val="00F85494"/>
    <w:rsid w:val="00F85556"/>
    <w:rsid w:val="00F85918"/>
    <w:rsid w:val="00F85D53"/>
    <w:rsid w:val="00F85F5C"/>
    <w:rsid w:val="00F85F8A"/>
    <w:rsid w:val="00F8605C"/>
    <w:rsid w:val="00F86616"/>
    <w:rsid w:val="00F8679B"/>
    <w:rsid w:val="00F86944"/>
    <w:rsid w:val="00F86BE4"/>
    <w:rsid w:val="00F86FD2"/>
    <w:rsid w:val="00F8735E"/>
    <w:rsid w:val="00F87774"/>
    <w:rsid w:val="00F87B62"/>
    <w:rsid w:val="00F87DD4"/>
    <w:rsid w:val="00F87F60"/>
    <w:rsid w:val="00F90055"/>
    <w:rsid w:val="00F905BB"/>
    <w:rsid w:val="00F9093D"/>
    <w:rsid w:val="00F9171E"/>
    <w:rsid w:val="00F91D42"/>
    <w:rsid w:val="00F92339"/>
    <w:rsid w:val="00F92420"/>
    <w:rsid w:val="00F926C3"/>
    <w:rsid w:val="00F92835"/>
    <w:rsid w:val="00F928C7"/>
    <w:rsid w:val="00F929C8"/>
    <w:rsid w:val="00F92A9C"/>
    <w:rsid w:val="00F92FB3"/>
    <w:rsid w:val="00F931DC"/>
    <w:rsid w:val="00F934E2"/>
    <w:rsid w:val="00F937E6"/>
    <w:rsid w:val="00F93B66"/>
    <w:rsid w:val="00F93FB4"/>
    <w:rsid w:val="00F945AC"/>
    <w:rsid w:val="00F94AD5"/>
    <w:rsid w:val="00F95623"/>
    <w:rsid w:val="00F95636"/>
    <w:rsid w:val="00F95656"/>
    <w:rsid w:val="00F9583E"/>
    <w:rsid w:val="00F9639D"/>
    <w:rsid w:val="00F96C50"/>
    <w:rsid w:val="00F96D43"/>
    <w:rsid w:val="00F96D63"/>
    <w:rsid w:val="00F97227"/>
    <w:rsid w:val="00F9781E"/>
    <w:rsid w:val="00F97CD7"/>
    <w:rsid w:val="00F97CE6"/>
    <w:rsid w:val="00F97CF8"/>
    <w:rsid w:val="00FA0250"/>
    <w:rsid w:val="00FA06C0"/>
    <w:rsid w:val="00FA0DF2"/>
    <w:rsid w:val="00FA1366"/>
    <w:rsid w:val="00FA1607"/>
    <w:rsid w:val="00FA16B7"/>
    <w:rsid w:val="00FA16BB"/>
    <w:rsid w:val="00FA18CF"/>
    <w:rsid w:val="00FA1E0A"/>
    <w:rsid w:val="00FA1F7C"/>
    <w:rsid w:val="00FA23C5"/>
    <w:rsid w:val="00FA2404"/>
    <w:rsid w:val="00FA2B7E"/>
    <w:rsid w:val="00FA2DD7"/>
    <w:rsid w:val="00FA2FE9"/>
    <w:rsid w:val="00FA3005"/>
    <w:rsid w:val="00FA34FC"/>
    <w:rsid w:val="00FA3BC5"/>
    <w:rsid w:val="00FA3D22"/>
    <w:rsid w:val="00FA3D7F"/>
    <w:rsid w:val="00FA4556"/>
    <w:rsid w:val="00FA521E"/>
    <w:rsid w:val="00FA5A3D"/>
    <w:rsid w:val="00FA6794"/>
    <w:rsid w:val="00FA69E1"/>
    <w:rsid w:val="00FA6EDF"/>
    <w:rsid w:val="00FA707D"/>
    <w:rsid w:val="00FA7AF5"/>
    <w:rsid w:val="00FA7E7B"/>
    <w:rsid w:val="00FB01CD"/>
    <w:rsid w:val="00FB0263"/>
    <w:rsid w:val="00FB088E"/>
    <w:rsid w:val="00FB0A01"/>
    <w:rsid w:val="00FB0DA3"/>
    <w:rsid w:val="00FB1ECD"/>
    <w:rsid w:val="00FB2CDE"/>
    <w:rsid w:val="00FB2EB8"/>
    <w:rsid w:val="00FB345B"/>
    <w:rsid w:val="00FB355A"/>
    <w:rsid w:val="00FB39A7"/>
    <w:rsid w:val="00FB3D6A"/>
    <w:rsid w:val="00FB52F8"/>
    <w:rsid w:val="00FB535A"/>
    <w:rsid w:val="00FB53F4"/>
    <w:rsid w:val="00FB55EB"/>
    <w:rsid w:val="00FB5DB6"/>
    <w:rsid w:val="00FB6017"/>
    <w:rsid w:val="00FB6067"/>
    <w:rsid w:val="00FB6344"/>
    <w:rsid w:val="00FB67B1"/>
    <w:rsid w:val="00FB68CB"/>
    <w:rsid w:val="00FB7042"/>
    <w:rsid w:val="00FB7124"/>
    <w:rsid w:val="00FB76A4"/>
    <w:rsid w:val="00FB781D"/>
    <w:rsid w:val="00FB7850"/>
    <w:rsid w:val="00FB7A00"/>
    <w:rsid w:val="00FC0689"/>
    <w:rsid w:val="00FC0ABE"/>
    <w:rsid w:val="00FC127D"/>
    <w:rsid w:val="00FC154A"/>
    <w:rsid w:val="00FC1710"/>
    <w:rsid w:val="00FC1833"/>
    <w:rsid w:val="00FC1B2D"/>
    <w:rsid w:val="00FC20A6"/>
    <w:rsid w:val="00FC2357"/>
    <w:rsid w:val="00FC24AC"/>
    <w:rsid w:val="00FC28A0"/>
    <w:rsid w:val="00FC2F04"/>
    <w:rsid w:val="00FC39E3"/>
    <w:rsid w:val="00FC3D81"/>
    <w:rsid w:val="00FC3EDE"/>
    <w:rsid w:val="00FC3F4D"/>
    <w:rsid w:val="00FC44C6"/>
    <w:rsid w:val="00FC4BD4"/>
    <w:rsid w:val="00FC550B"/>
    <w:rsid w:val="00FC5A51"/>
    <w:rsid w:val="00FC6BE3"/>
    <w:rsid w:val="00FC743C"/>
    <w:rsid w:val="00FC77FB"/>
    <w:rsid w:val="00FC7951"/>
    <w:rsid w:val="00FD02FF"/>
    <w:rsid w:val="00FD0543"/>
    <w:rsid w:val="00FD05D5"/>
    <w:rsid w:val="00FD0CD4"/>
    <w:rsid w:val="00FD11EE"/>
    <w:rsid w:val="00FD1363"/>
    <w:rsid w:val="00FD1BBE"/>
    <w:rsid w:val="00FD1E01"/>
    <w:rsid w:val="00FD1E68"/>
    <w:rsid w:val="00FD2493"/>
    <w:rsid w:val="00FD252C"/>
    <w:rsid w:val="00FD2531"/>
    <w:rsid w:val="00FD2734"/>
    <w:rsid w:val="00FD289D"/>
    <w:rsid w:val="00FD2E71"/>
    <w:rsid w:val="00FD3771"/>
    <w:rsid w:val="00FD38CB"/>
    <w:rsid w:val="00FD3BDE"/>
    <w:rsid w:val="00FD42EA"/>
    <w:rsid w:val="00FD4A76"/>
    <w:rsid w:val="00FD4D60"/>
    <w:rsid w:val="00FD4DCF"/>
    <w:rsid w:val="00FD4F84"/>
    <w:rsid w:val="00FD50BC"/>
    <w:rsid w:val="00FD5887"/>
    <w:rsid w:val="00FD5A84"/>
    <w:rsid w:val="00FD63C5"/>
    <w:rsid w:val="00FD64C3"/>
    <w:rsid w:val="00FD6524"/>
    <w:rsid w:val="00FD6684"/>
    <w:rsid w:val="00FD67C3"/>
    <w:rsid w:val="00FD67E7"/>
    <w:rsid w:val="00FD687D"/>
    <w:rsid w:val="00FD696D"/>
    <w:rsid w:val="00FD69AC"/>
    <w:rsid w:val="00FD7937"/>
    <w:rsid w:val="00FD7C7D"/>
    <w:rsid w:val="00FD7F4F"/>
    <w:rsid w:val="00FE08D7"/>
    <w:rsid w:val="00FE115F"/>
    <w:rsid w:val="00FE1188"/>
    <w:rsid w:val="00FE13F9"/>
    <w:rsid w:val="00FE1608"/>
    <w:rsid w:val="00FE1ABD"/>
    <w:rsid w:val="00FE1B00"/>
    <w:rsid w:val="00FE1BE6"/>
    <w:rsid w:val="00FE217E"/>
    <w:rsid w:val="00FE22AC"/>
    <w:rsid w:val="00FE24BF"/>
    <w:rsid w:val="00FE27FB"/>
    <w:rsid w:val="00FE2C5D"/>
    <w:rsid w:val="00FE2FB4"/>
    <w:rsid w:val="00FE31CB"/>
    <w:rsid w:val="00FE320A"/>
    <w:rsid w:val="00FE3940"/>
    <w:rsid w:val="00FE39D8"/>
    <w:rsid w:val="00FE3BFF"/>
    <w:rsid w:val="00FE40D3"/>
    <w:rsid w:val="00FE44E5"/>
    <w:rsid w:val="00FE4A45"/>
    <w:rsid w:val="00FE53D1"/>
    <w:rsid w:val="00FE57D1"/>
    <w:rsid w:val="00FE5A2E"/>
    <w:rsid w:val="00FE5C56"/>
    <w:rsid w:val="00FE648E"/>
    <w:rsid w:val="00FE687A"/>
    <w:rsid w:val="00FE690D"/>
    <w:rsid w:val="00FE6D2A"/>
    <w:rsid w:val="00FE7DA6"/>
    <w:rsid w:val="00FE7F32"/>
    <w:rsid w:val="00FF0583"/>
    <w:rsid w:val="00FF0651"/>
    <w:rsid w:val="00FF067E"/>
    <w:rsid w:val="00FF073F"/>
    <w:rsid w:val="00FF081D"/>
    <w:rsid w:val="00FF089B"/>
    <w:rsid w:val="00FF09DF"/>
    <w:rsid w:val="00FF09F8"/>
    <w:rsid w:val="00FF0ACE"/>
    <w:rsid w:val="00FF0B6D"/>
    <w:rsid w:val="00FF0DF4"/>
    <w:rsid w:val="00FF0E3B"/>
    <w:rsid w:val="00FF1807"/>
    <w:rsid w:val="00FF1A4B"/>
    <w:rsid w:val="00FF1DE9"/>
    <w:rsid w:val="00FF1E72"/>
    <w:rsid w:val="00FF2239"/>
    <w:rsid w:val="00FF23A5"/>
    <w:rsid w:val="00FF3A9C"/>
    <w:rsid w:val="00FF3BD1"/>
    <w:rsid w:val="00FF40E3"/>
    <w:rsid w:val="00FF463C"/>
    <w:rsid w:val="00FF4F0F"/>
    <w:rsid w:val="00FF53F7"/>
    <w:rsid w:val="00FF56F8"/>
    <w:rsid w:val="00FF5761"/>
    <w:rsid w:val="00FF5A3D"/>
    <w:rsid w:val="00FF5D18"/>
    <w:rsid w:val="00FF5D38"/>
    <w:rsid w:val="00FF5F5D"/>
    <w:rsid w:val="00FF6BC1"/>
    <w:rsid w:val="00FF6DC5"/>
    <w:rsid w:val="00FF6F55"/>
    <w:rsid w:val="00FF7147"/>
    <w:rsid w:val="00FF722B"/>
    <w:rsid w:val="00FF76B4"/>
    <w:rsid w:val="00FF7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39E7A"/>
  <w15:docId w15:val="{C65673FA-FBD0-40C7-9FB1-82F42095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8E2"/>
  </w:style>
  <w:style w:type="paragraph" w:styleId="Heading1">
    <w:name w:val="heading 1"/>
    <w:basedOn w:val="Normal"/>
    <w:next w:val="Normal"/>
    <w:link w:val="Heading1Char"/>
    <w:uiPriority w:val="9"/>
    <w:qFormat/>
    <w:rsid w:val="004A3E2B"/>
    <w:pPr>
      <w:keepNext/>
      <w:keepLines/>
      <w:spacing w:before="320" w:after="0" w:line="480" w:lineRule="auto"/>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5E5495"/>
    <w:pPr>
      <w:keepNext/>
      <w:keepLines/>
      <w:spacing w:before="80" w:after="0" w:line="480" w:lineRule="auto"/>
      <w:outlineLvl w:val="1"/>
    </w:pPr>
    <w:rPr>
      <w:rFonts w:eastAsiaTheme="majorEastAsia" w:cstheme="majorBidi"/>
      <w:b/>
      <w:sz w:val="24"/>
      <w:szCs w:val="28"/>
    </w:rPr>
  </w:style>
  <w:style w:type="paragraph" w:styleId="Heading3">
    <w:name w:val="heading 3"/>
    <w:basedOn w:val="Normal"/>
    <w:next w:val="Normal"/>
    <w:link w:val="Heading3Char"/>
    <w:uiPriority w:val="9"/>
    <w:semiHidden/>
    <w:unhideWhenUsed/>
    <w:qFormat/>
    <w:rsid w:val="00DD18E2"/>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DD18E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D18E2"/>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DD18E2"/>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DD18E2"/>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DD18E2"/>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DD18E2"/>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E2B"/>
    <w:rPr>
      <w:rFonts w:eastAsiaTheme="majorEastAsia" w:cstheme="majorBidi"/>
      <w:b/>
      <w:sz w:val="28"/>
      <w:szCs w:val="32"/>
    </w:rPr>
  </w:style>
  <w:style w:type="character" w:customStyle="1" w:styleId="Heading2Char">
    <w:name w:val="Heading 2 Char"/>
    <w:basedOn w:val="DefaultParagraphFont"/>
    <w:link w:val="Heading2"/>
    <w:uiPriority w:val="9"/>
    <w:rsid w:val="005E5495"/>
    <w:rPr>
      <w:rFonts w:eastAsiaTheme="majorEastAsia" w:cstheme="majorBidi"/>
      <w:b/>
      <w:sz w:val="24"/>
      <w:szCs w:val="28"/>
    </w:rPr>
  </w:style>
  <w:style w:type="character" w:customStyle="1" w:styleId="Heading3Char">
    <w:name w:val="Heading 3 Char"/>
    <w:basedOn w:val="DefaultParagraphFont"/>
    <w:link w:val="Heading3"/>
    <w:uiPriority w:val="9"/>
    <w:semiHidden/>
    <w:rsid w:val="00DD18E2"/>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DD18E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D18E2"/>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DD18E2"/>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DD18E2"/>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DD18E2"/>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DD18E2"/>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DD18E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A3E2B"/>
    <w:pPr>
      <w:spacing w:after="0" w:line="480" w:lineRule="auto"/>
      <w:contextualSpacing/>
      <w:jc w:val="center"/>
    </w:pPr>
    <w:rPr>
      <w:rFonts w:eastAsiaTheme="majorEastAsia" w:cstheme="majorBidi"/>
      <w:b/>
      <w:sz w:val="36"/>
      <w:szCs w:val="56"/>
    </w:rPr>
  </w:style>
  <w:style w:type="character" w:customStyle="1" w:styleId="TitleChar">
    <w:name w:val="Title Char"/>
    <w:basedOn w:val="DefaultParagraphFont"/>
    <w:link w:val="Title"/>
    <w:uiPriority w:val="10"/>
    <w:rsid w:val="004A3E2B"/>
    <w:rPr>
      <w:rFonts w:eastAsiaTheme="majorEastAsia" w:cstheme="majorBidi"/>
      <w:b/>
      <w:sz w:val="36"/>
      <w:szCs w:val="56"/>
    </w:rPr>
  </w:style>
  <w:style w:type="paragraph" w:styleId="Subtitle">
    <w:name w:val="Subtitle"/>
    <w:basedOn w:val="Normal"/>
    <w:next w:val="Normal"/>
    <w:link w:val="SubtitleChar"/>
    <w:uiPriority w:val="11"/>
    <w:qFormat/>
    <w:rsid w:val="004A3E2B"/>
    <w:pPr>
      <w:numPr>
        <w:ilvl w:val="1"/>
      </w:numPr>
      <w:spacing w:after="0" w:line="480" w:lineRule="auto"/>
      <w:jc w:val="center"/>
    </w:pPr>
    <w:rPr>
      <w:rFonts w:eastAsiaTheme="majorEastAsia" w:cstheme="majorBidi"/>
      <w:b/>
      <w:sz w:val="28"/>
      <w:szCs w:val="24"/>
    </w:rPr>
  </w:style>
  <w:style w:type="character" w:customStyle="1" w:styleId="SubtitleChar">
    <w:name w:val="Subtitle Char"/>
    <w:basedOn w:val="DefaultParagraphFont"/>
    <w:link w:val="Subtitle"/>
    <w:uiPriority w:val="11"/>
    <w:rsid w:val="004A3E2B"/>
    <w:rPr>
      <w:rFonts w:eastAsiaTheme="majorEastAsia" w:cstheme="majorBidi"/>
      <w:b/>
      <w:sz w:val="28"/>
      <w:szCs w:val="24"/>
    </w:rPr>
  </w:style>
  <w:style w:type="character" w:styleId="Strong">
    <w:name w:val="Strong"/>
    <w:basedOn w:val="DefaultParagraphFont"/>
    <w:uiPriority w:val="22"/>
    <w:qFormat/>
    <w:rsid w:val="00DD18E2"/>
    <w:rPr>
      <w:b/>
      <w:bCs/>
    </w:rPr>
  </w:style>
  <w:style w:type="character" w:styleId="Emphasis">
    <w:name w:val="Emphasis"/>
    <w:basedOn w:val="DefaultParagraphFont"/>
    <w:uiPriority w:val="20"/>
    <w:qFormat/>
    <w:rsid w:val="00DD18E2"/>
    <w:rPr>
      <w:i/>
      <w:iCs/>
    </w:rPr>
  </w:style>
  <w:style w:type="paragraph" w:styleId="NoSpacing">
    <w:name w:val="No Spacing"/>
    <w:uiPriority w:val="1"/>
    <w:qFormat/>
    <w:rsid w:val="00DD18E2"/>
    <w:pPr>
      <w:spacing w:after="0" w:line="240" w:lineRule="auto"/>
    </w:pPr>
  </w:style>
  <w:style w:type="paragraph" w:styleId="Quote">
    <w:name w:val="Quote"/>
    <w:basedOn w:val="Normal"/>
    <w:next w:val="Normal"/>
    <w:link w:val="QuoteChar"/>
    <w:uiPriority w:val="29"/>
    <w:qFormat/>
    <w:rsid w:val="00DD18E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D18E2"/>
    <w:rPr>
      <w:i/>
      <w:iCs/>
      <w:color w:val="404040" w:themeColor="text1" w:themeTint="BF"/>
    </w:rPr>
  </w:style>
  <w:style w:type="paragraph" w:styleId="IntenseQuote">
    <w:name w:val="Intense Quote"/>
    <w:basedOn w:val="Normal"/>
    <w:next w:val="Normal"/>
    <w:link w:val="IntenseQuoteChar"/>
    <w:uiPriority w:val="30"/>
    <w:qFormat/>
    <w:rsid w:val="00DD18E2"/>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DD18E2"/>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DD18E2"/>
    <w:rPr>
      <w:i/>
      <w:iCs/>
      <w:color w:val="404040" w:themeColor="text1" w:themeTint="BF"/>
    </w:rPr>
  </w:style>
  <w:style w:type="character" w:styleId="IntenseEmphasis">
    <w:name w:val="Intense Emphasis"/>
    <w:basedOn w:val="DefaultParagraphFont"/>
    <w:uiPriority w:val="21"/>
    <w:qFormat/>
    <w:rsid w:val="00DD18E2"/>
    <w:rPr>
      <w:b/>
      <w:bCs/>
      <w:i/>
      <w:iCs/>
    </w:rPr>
  </w:style>
  <w:style w:type="character" w:styleId="SubtleReference">
    <w:name w:val="Subtle Reference"/>
    <w:basedOn w:val="DefaultParagraphFont"/>
    <w:uiPriority w:val="31"/>
    <w:qFormat/>
    <w:rsid w:val="00DD18E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D18E2"/>
    <w:rPr>
      <w:b/>
      <w:bCs/>
      <w:smallCaps/>
      <w:spacing w:val="5"/>
      <w:u w:val="single"/>
    </w:rPr>
  </w:style>
  <w:style w:type="character" w:styleId="BookTitle">
    <w:name w:val="Book Title"/>
    <w:basedOn w:val="DefaultParagraphFont"/>
    <w:uiPriority w:val="33"/>
    <w:qFormat/>
    <w:rsid w:val="00DD18E2"/>
    <w:rPr>
      <w:b/>
      <w:bCs/>
      <w:smallCaps/>
    </w:rPr>
  </w:style>
  <w:style w:type="paragraph" w:styleId="TOCHeading">
    <w:name w:val="TOC Heading"/>
    <w:basedOn w:val="Heading1"/>
    <w:next w:val="Normal"/>
    <w:uiPriority w:val="39"/>
    <w:semiHidden/>
    <w:unhideWhenUsed/>
    <w:qFormat/>
    <w:rsid w:val="00DD18E2"/>
    <w:pPr>
      <w:outlineLvl w:val="9"/>
    </w:pPr>
  </w:style>
  <w:style w:type="paragraph" w:styleId="FootnoteText">
    <w:name w:val="footnote text"/>
    <w:basedOn w:val="Normal"/>
    <w:link w:val="FootnoteTextChar"/>
    <w:uiPriority w:val="99"/>
    <w:unhideWhenUsed/>
    <w:rsid w:val="003F6FAB"/>
    <w:pPr>
      <w:spacing w:after="0" w:line="480" w:lineRule="auto"/>
    </w:pPr>
  </w:style>
  <w:style w:type="character" w:customStyle="1" w:styleId="FootnoteTextChar">
    <w:name w:val="Footnote Text Char"/>
    <w:basedOn w:val="DefaultParagraphFont"/>
    <w:link w:val="FootnoteText"/>
    <w:uiPriority w:val="99"/>
    <w:rsid w:val="003F6FAB"/>
  </w:style>
  <w:style w:type="character" w:styleId="FootnoteReference">
    <w:name w:val="footnote reference"/>
    <w:basedOn w:val="DefaultParagraphFont"/>
    <w:uiPriority w:val="99"/>
    <w:semiHidden/>
    <w:unhideWhenUsed/>
    <w:rsid w:val="00DD18E2"/>
    <w:rPr>
      <w:vertAlign w:val="superscript"/>
    </w:rPr>
  </w:style>
  <w:style w:type="paragraph" w:styleId="Header">
    <w:name w:val="header"/>
    <w:basedOn w:val="Normal"/>
    <w:link w:val="HeaderChar"/>
    <w:uiPriority w:val="99"/>
    <w:unhideWhenUsed/>
    <w:rsid w:val="00F734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422"/>
  </w:style>
  <w:style w:type="paragraph" w:styleId="Footer">
    <w:name w:val="footer"/>
    <w:basedOn w:val="Normal"/>
    <w:link w:val="FooterChar"/>
    <w:uiPriority w:val="99"/>
    <w:unhideWhenUsed/>
    <w:rsid w:val="00F734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422"/>
  </w:style>
  <w:style w:type="paragraph" w:styleId="EndnoteText">
    <w:name w:val="endnote text"/>
    <w:basedOn w:val="Normal"/>
    <w:link w:val="EndnoteTextChar"/>
    <w:uiPriority w:val="99"/>
    <w:semiHidden/>
    <w:unhideWhenUsed/>
    <w:rsid w:val="00330C3D"/>
    <w:pPr>
      <w:spacing w:after="0" w:line="240" w:lineRule="auto"/>
    </w:pPr>
  </w:style>
  <w:style w:type="character" w:customStyle="1" w:styleId="EndnoteTextChar">
    <w:name w:val="Endnote Text Char"/>
    <w:basedOn w:val="DefaultParagraphFont"/>
    <w:link w:val="EndnoteText"/>
    <w:uiPriority w:val="99"/>
    <w:semiHidden/>
    <w:rsid w:val="00330C3D"/>
  </w:style>
  <w:style w:type="character" w:styleId="EndnoteReference">
    <w:name w:val="endnote reference"/>
    <w:basedOn w:val="DefaultParagraphFont"/>
    <w:uiPriority w:val="99"/>
    <w:semiHidden/>
    <w:unhideWhenUsed/>
    <w:rsid w:val="00330C3D"/>
    <w:rPr>
      <w:vertAlign w:val="superscript"/>
    </w:rPr>
  </w:style>
  <w:style w:type="character" w:styleId="CommentReference">
    <w:name w:val="annotation reference"/>
    <w:basedOn w:val="DefaultParagraphFont"/>
    <w:uiPriority w:val="99"/>
    <w:semiHidden/>
    <w:unhideWhenUsed/>
    <w:rsid w:val="003A6A2D"/>
    <w:rPr>
      <w:sz w:val="16"/>
      <w:szCs w:val="16"/>
    </w:rPr>
  </w:style>
  <w:style w:type="paragraph" w:styleId="CommentText">
    <w:name w:val="annotation text"/>
    <w:basedOn w:val="Normal"/>
    <w:link w:val="CommentTextChar"/>
    <w:uiPriority w:val="99"/>
    <w:unhideWhenUsed/>
    <w:rsid w:val="003A6A2D"/>
    <w:pPr>
      <w:spacing w:line="240" w:lineRule="auto"/>
    </w:pPr>
  </w:style>
  <w:style w:type="character" w:customStyle="1" w:styleId="CommentTextChar">
    <w:name w:val="Comment Text Char"/>
    <w:basedOn w:val="DefaultParagraphFont"/>
    <w:link w:val="CommentText"/>
    <w:uiPriority w:val="99"/>
    <w:rsid w:val="003A6A2D"/>
  </w:style>
  <w:style w:type="paragraph" w:styleId="CommentSubject">
    <w:name w:val="annotation subject"/>
    <w:basedOn w:val="CommentText"/>
    <w:next w:val="CommentText"/>
    <w:link w:val="CommentSubjectChar"/>
    <w:uiPriority w:val="99"/>
    <w:semiHidden/>
    <w:unhideWhenUsed/>
    <w:rsid w:val="003A6A2D"/>
    <w:rPr>
      <w:b/>
      <w:bCs/>
    </w:rPr>
  </w:style>
  <w:style w:type="character" w:customStyle="1" w:styleId="CommentSubjectChar">
    <w:name w:val="Comment Subject Char"/>
    <w:basedOn w:val="CommentTextChar"/>
    <w:link w:val="CommentSubject"/>
    <w:uiPriority w:val="99"/>
    <w:semiHidden/>
    <w:rsid w:val="003A6A2D"/>
    <w:rPr>
      <w:b/>
      <w:bCs/>
    </w:rPr>
  </w:style>
  <w:style w:type="paragraph" w:customStyle="1" w:styleId="Subtitle2">
    <w:name w:val="Subtitle 2"/>
    <w:basedOn w:val="Subtitle"/>
    <w:qFormat/>
    <w:rsid w:val="004A41DC"/>
    <w:rPr>
      <w:b w:val="0"/>
      <w:i/>
      <w:sz w:val="24"/>
    </w:rPr>
  </w:style>
  <w:style w:type="paragraph" w:styleId="Revision">
    <w:name w:val="Revision"/>
    <w:hidden/>
    <w:uiPriority w:val="99"/>
    <w:semiHidden/>
    <w:rsid w:val="00F9233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54545-52E6-42E1-9B0F-C635CCD5030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5035</TotalTime>
  <Pages>45</Pages>
  <Words>8366</Words>
  <Characters>47692</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Lavacek</dc:creator>
  <cp:keywords/>
  <dc:description/>
  <cp:lastModifiedBy>Segall, Christopher (segallcr)</cp:lastModifiedBy>
  <cp:revision>199</cp:revision>
  <cp:lastPrinted>2025-07-03T18:40:00Z</cp:lastPrinted>
  <dcterms:created xsi:type="dcterms:W3CDTF">2025-08-04T13:20:00Z</dcterms:created>
  <dcterms:modified xsi:type="dcterms:W3CDTF">2026-01-07T15:05:00Z</dcterms:modified>
</cp:coreProperties>
</file>