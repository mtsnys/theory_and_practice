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8EC2" w14:textId="3F87FC47" w:rsidR="00C75DBB" w:rsidRDefault="008877AB" w:rsidP="006A394B">
      <w:pPr>
        <w:pStyle w:val="Title"/>
        <w:rPr>
          <w:b w:val="0"/>
          <w:i/>
        </w:rPr>
      </w:pPr>
      <w:r>
        <w:t xml:space="preserve">Metering </w:t>
      </w:r>
      <w:r w:rsidR="00F2457D" w:rsidRPr="005F3827">
        <w:t xml:space="preserve">Machaut’s </w:t>
      </w:r>
      <w:r w:rsidR="00F2457D" w:rsidRPr="005F3827">
        <w:rPr>
          <w:i/>
        </w:rPr>
        <w:t xml:space="preserve">Chansons </w:t>
      </w:r>
      <w:proofErr w:type="spellStart"/>
      <w:r w:rsidR="00F2457D" w:rsidRPr="005F3827">
        <w:rPr>
          <w:i/>
        </w:rPr>
        <w:t>baladées</w:t>
      </w:r>
      <w:proofErr w:type="spellEnd"/>
    </w:p>
    <w:p w14:paraId="7FD74E39" w14:textId="3C6A86FF" w:rsidR="00FE2C5D" w:rsidRPr="00FE2C5D" w:rsidRDefault="00FE2C5D" w:rsidP="00FD289D">
      <w:pPr>
        <w:pStyle w:val="Subtitle"/>
        <w:rPr>
          <w:b w:val="0"/>
        </w:rPr>
      </w:pPr>
      <w:r>
        <w:t>JUSTIN LAVACEK</w:t>
      </w:r>
    </w:p>
    <w:p w14:paraId="3310CA11" w14:textId="4652F3E2" w:rsidR="00E47A4F" w:rsidRPr="00E47A4F" w:rsidRDefault="00E47A4F" w:rsidP="004A41DC">
      <w:pPr>
        <w:pStyle w:val="Subtitle2"/>
      </w:pPr>
      <w:r w:rsidRPr="00E47A4F">
        <w:t>for my daughter</w:t>
      </w:r>
      <w:r>
        <w:t>,</w:t>
      </w:r>
      <w:r w:rsidRPr="00E47A4F">
        <w:t xml:space="preserve"> </w:t>
      </w:r>
      <w:proofErr w:type="spellStart"/>
      <w:r w:rsidRPr="00E47A4F">
        <w:t>Virelai</w:t>
      </w:r>
      <w:proofErr w:type="spellEnd"/>
    </w:p>
    <w:p w14:paraId="6BB85785" w14:textId="77777777" w:rsidR="00E47A4F" w:rsidRPr="00E47A4F" w:rsidRDefault="00E47A4F" w:rsidP="00AB6B09">
      <w:pPr>
        <w:spacing w:line="480" w:lineRule="auto"/>
        <w:jc w:val="center"/>
        <w:rPr>
          <w:bCs/>
          <w:iCs/>
          <w:sz w:val="28"/>
          <w:szCs w:val="28"/>
        </w:rPr>
      </w:pPr>
    </w:p>
    <w:p w14:paraId="35B9F33E" w14:textId="11E63093" w:rsidR="00E63820" w:rsidRPr="00E63820" w:rsidRDefault="00E63820" w:rsidP="00214B24">
      <w:pPr>
        <w:pStyle w:val="Heading1"/>
      </w:pPr>
      <w:r w:rsidRPr="00E63820">
        <w:t>Introduction</w:t>
      </w:r>
      <w:r>
        <w:t>: Danced Songs and Medieval Meter</w:t>
      </w:r>
    </w:p>
    <w:p w14:paraId="1C99BCC1" w14:textId="6DFA2962" w:rsidR="00E871EE" w:rsidRDefault="00E5771D" w:rsidP="00E47A4F">
      <w:pPr>
        <w:spacing w:line="480" w:lineRule="auto"/>
        <w:rPr>
          <w:rFonts w:cstheme="minorHAnsi"/>
          <w:color w:val="000000"/>
          <w:sz w:val="24"/>
          <w:szCs w:val="24"/>
        </w:rPr>
      </w:pPr>
      <w:r>
        <w:rPr>
          <w:rFonts w:cstheme="minorHAnsi"/>
          <w:color w:val="000000"/>
          <w:sz w:val="24"/>
          <w:szCs w:val="24"/>
        </w:rPr>
        <w:t>Guillaume de Machaut (1300</w:t>
      </w:r>
      <w:r w:rsidR="008002E2">
        <w:rPr>
          <w:rFonts w:cstheme="minorHAnsi"/>
          <w:color w:val="000000"/>
          <w:sz w:val="24"/>
          <w:szCs w:val="24"/>
        </w:rPr>
        <w:t>–</w:t>
      </w:r>
      <w:r w:rsidR="00990646">
        <w:rPr>
          <w:rFonts w:cstheme="minorHAnsi"/>
          <w:color w:val="000000"/>
          <w:sz w:val="24"/>
          <w:szCs w:val="24"/>
        </w:rPr>
        <w:t>13</w:t>
      </w:r>
      <w:r>
        <w:rPr>
          <w:rFonts w:cstheme="minorHAnsi"/>
          <w:color w:val="000000"/>
          <w:sz w:val="24"/>
          <w:szCs w:val="24"/>
        </w:rPr>
        <w:t>7</w:t>
      </w:r>
      <w:r w:rsidR="000A6F7E">
        <w:rPr>
          <w:rFonts w:cstheme="minorHAnsi"/>
          <w:color w:val="000000"/>
          <w:sz w:val="24"/>
          <w:szCs w:val="24"/>
        </w:rPr>
        <w:t>7</w:t>
      </w:r>
      <w:r>
        <w:rPr>
          <w:rFonts w:cstheme="minorHAnsi"/>
          <w:color w:val="000000"/>
          <w:sz w:val="24"/>
          <w:szCs w:val="24"/>
        </w:rPr>
        <w:t xml:space="preserve">) </w:t>
      </w:r>
      <w:r w:rsidR="000A6F7E">
        <w:rPr>
          <w:rFonts w:cstheme="minorHAnsi"/>
          <w:color w:val="000000"/>
          <w:sz w:val="24"/>
          <w:szCs w:val="24"/>
        </w:rPr>
        <w:t xml:space="preserve">composed dozens of songs in each of the </w:t>
      </w:r>
      <w:proofErr w:type="spellStart"/>
      <w:r w:rsidR="000A6F7E" w:rsidRPr="000A6F7E">
        <w:rPr>
          <w:rFonts w:cstheme="minorHAnsi"/>
          <w:i/>
          <w:iCs/>
          <w:color w:val="000000"/>
          <w:sz w:val="24"/>
          <w:szCs w:val="24"/>
        </w:rPr>
        <w:t>formes</w:t>
      </w:r>
      <w:proofErr w:type="spellEnd"/>
      <w:r w:rsidR="000A6F7E" w:rsidRPr="000A6F7E">
        <w:rPr>
          <w:rFonts w:cstheme="minorHAnsi"/>
          <w:i/>
          <w:iCs/>
          <w:color w:val="000000"/>
          <w:sz w:val="24"/>
          <w:szCs w:val="24"/>
        </w:rPr>
        <w:t xml:space="preserve"> fixes</w:t>
      </w:r>
      <w:r w:rsidR="000A6F7E">
        <w:rPr>
          <w:rFonts w:cstheme="minorHAnsi"/>
          <w:color w:val="000000"/>
          <w:sz w:val="24"/>
          <w:szCs w:val="24"/>
        </w:rPr>
        <w:t xml:space="preserve"> of his day</w:t>
      </w:r>
      <w:del w:id="0" w:author="Segall, Christopher (segallcr)" w:date="2025-07-08T14:08:00Z">
        <w:r w:rsidR="000A6F7E" w:rsidDel="00DA1C72">
          <w:rPr>
            <w:rFonts w:cstheme="minorHAnsi"/>
            <w:color w:val="000000"/>
            <w:sz w:val="24"/>
            <w:szCs w:val="24"/>
          </w:rPr>
          <w:delText xml:space="preserve">: </w:delText>
        </w:r>
      </w:del>
      <w:ins w:id="1" w:author="Segall, Christopher (segallcr)" w:date="2025-07-08T14:08:00Z">
        <w:r w:rsidR="00DA1C72">
          <w:rPr>
            <w:rFonts w:cstheme="minorHAnsi"/>
            <w:color w:val="000000"/>
            <w:sz w:val="24"/>
            <w:szCs w:val="24"/>
          </w:rPr>
          <w:t xml:space="preserve">; the classic collection edited by Friedrich </w:t>
        </w:r>
      </w:ins>
      <w:ins w:id="2" w:author="Segall, Christopher (segallcr)" w:date="2025-07-08T14:09:00Z">
        <w:r w:rsidR="00DA1C72">
          <w:rPr>
            <w:rFonts w:cstheme="minorHAnsi"/>
            <w:color w:val="000000"/>
            <w:sz w:val="24"/>
            <w:szCs w:val="24"/>
          </w:rPr>
          <w:t xml:space="preserve">Ludwig (1926) contains </w:t>
        </w:r>
      </w:ins>
      <w:r w:rsidR="000A6F7E">
        <w:rPr>
          <w:rFonts w:cstheme="minorHAnsi"/>
          <w:color w:val="000000"/>
          <w:sz w:val="24"/>
          <w:szCs w:val="24"/>
        </w:rPr>
        <w:t>4</w:t>
      </w:r>
      <w:r w:rsidR="008B4723">
        <w:rPr>
          <w:rFonts w:cstheme="minorHAnsi"/>
          <w:color w:val="000000"/>
          <w:sz w:val="24"/>
          <w:szCs w:val="24"/>
        </w:rPr>
        <w:t>0</w:t>
      </w:r>
      <w:r w:rsidR="000A6F7E">
        <w:rPr>
          <w:rFonts w:cstheme="minorHAnsi"/>
          <w:color w:val="000000"/>
          <w:sz w:val="24"/>
          <w:szCs w:val="24"/>
        </w:rPr>
        <w:t xml:space="preserve"> ballades, </w:t>
      </w:r>
      <w:r w:rsidR="00D065E9">
        <w:rPr>
          <w:rFonts w:cstheme="minorHAnsi"/>
          <w:color w:val="000000"/>
          <w:sz w:val="24"/>
          <w:szCs w:val="24"/>
        </w:rPr>
        <w:t>2</w:t>
      </w:r>
      <w:r w:rsidR="000755B1">
        <w:rPr>
          <w:rFonts w:cstheme="minorHAnsi"/>
          <w:color w:val="000000"/>
          <w:sz w:val="24"/>
          <w:szCs w:val="24"/>
        </w:rPr>
        <w:t>0</w:t>
      </w:r>
      <w:r w:rsidR="00D065E9">
        <w:rPr>
          <w:rFonts w:cstheme="minorHAnsi"/>
          <w:color w:val="000000"/>
          <w:sz w:val="24"/>
          <w:szCs w:val="24"/>
        </w:rPr>
        <w:t xml:space="preserve"> rondeaux, and 33 </w:t>
      </w:r>
      <w:proofErr w:type="spellStart"/>
      <w:r w:rsidR="00D065E9">
        <w:rPr>
          <w:rFonts w:cstheme="minorHAnsi"/>
          <w:color w:val="000000"/>
          <w:sz w:val="24"/>
          <w:szCs w:val="24"/>
        </w:rPr>
        <w:t>virelais</w:t>
      </w:r>
      <w:proofErr w:type="spellEnd"/>
      <w:del w:id="3" w:author="Segall, Christopher (segallcr)" w:date="2025-07-08T14:09:00Z">
        <w:r w:rsidR="00D065E9" w:rsidDel="00DA1C72">
          <w:rPr>
            <w:rFonts w:cstheme="minorHAnsi"/>
            <w:color w:val="000000"/>
            <w:sz w:val="24"/>
            <w:szCs w:val="24"/>
          </w:rPr>
          <w:delText xml:space="preserve"> </w:delText>
        </w:r>
        <w:r w:rsidR="003C78BD" w:rsidDel="00DA1C72">
          <w:rPr>
            <w:rFonts w:cstheme="minorHAnsi"/>
            <w:color w:val="000000"/>
            <w:sz w:val="24"/>
            <w:szCs w:val="24"/>
          </w:rPr>
          <w:delText xml:space="preserve">are set to music </w:delText>
        </w:r>
        <w:r w:rsidR="00D065E9" w:rsidDel="00DA1C72">
          <w:rPr>
            <w:rFonts w:cstheme="minorHAnsi"/>
            <w:color w:val="000000"/>
            <w:sz w:val="24"/>
            <w:szCs w:val="24"/>
          </w:rPr>
          <w:delText>in Ludwig’s classic 1926 edition</w:delText>
        </w:r>
      </w:del>
      <w:r w:rsidR="00D065E9">
        <w:rPr>
          <w:rFonts w:cstheme="minorHAnsi"/>
          <w:color w:val="000000"/>
          <w:sz w:val="24"/>
          <w:szCs w:val="24"/>
        </w:rPr>
        <w:t>.</w:t>
      </w:r>
      <w:r w:rsidR="00A21C82">
        <w:rPr>
          <w:rStyle w:val="FootnoteReference"/>
          <w:rFonts w:cstheme="minorHAnsi"/>
          <w:color w:val="000000"/>
          <w:sz w:val="24"/>
          <w:szCs w:val="24"/>
        </w:rPr>
        <w:footnoteReference w:id="1"/>
      </w:r>
      <w:r w:rsidR="000A6F7E">
        <w:rPr>
          <w:rFonts w:cstheme="minorHAnsi"/>
          <w:color w:val="000000"/>
          <w:sz w:val="24"/>
          <w:szCs w:val="24"/>
        </w:rPr>
        <w:t xml:space="preserve"> </w:t>
      </w:r>
      <w:r w:rsidR="00806219">
        <w:rPr>
          <w:rFonts w:cstheme="minorHAnsi"/>
          <w:color w:val="000000"/>
          <w:sz w:val="24"/>
          <w:szCs w:val="24"/>
        </w:rPr>
        <w:t xml:space="preserve">Rather than </w:t>
      </w:r>
      <w:r w:rsidR="0071741B">
        <w:rPr>
          <w:rFonts w:cstheme="minorHAnsi"/>
          <w:color w:val="000000"/>
          <w:sz w:val="24"/>
          <w:szCs w:val="24"/>
        </w:rPr>
        <w:t>“</w:t>
      </w:r>
      <w:proofErr w:type="spellStart"/>
      <w:r w:rsidR="0071741B">
        <w:rPr>
          <w:rFonts w:cstheme="minorHAnsi"/>
          <w:color w:val="000000"/>
          <w:sz w:val="24"/>
          <w:szCs w:val="24"/>
        </w:rPr>
        <w:t>virelai</w:t>
      </w:r>
      <w:ins w:id="5" w:author="Segall, Christopher (segallcr)" w:date="2025-07-08T14:23:00Z">
        <w:r w:rsidR="00FD0543">
          <w:rPr>
            <w:rFonts w:cstheme="minorHAnsi"/>
            <w:color w:val="000000"/>
            <w:sz w:val="24"/>
            <w:szCs w:val="24"/>
          </w:rPr>
          <w:t>s</w:t>
        </w:r>
      </w:ins>
      <w:proofErr w:type="spellEnd"/>
      <w:r w:rsidR="0071741B">
        <w:rPr>
          <w:rFonts w:cstheme="minorHAnsi"/>
          <w:color w:val="000000"/>
          <w:sz w:val="24"/>
          <w:szCs w:val="24"/>
        </w:rPr>
        <w:t>,” however, Machaut was conscious and persistent in his use of the alternat</w:t>
      </w:r>
      <w:r w:rsidR="00B56ACC">
        <w:rPr>
          <w:rFonts w:cstheme="minorHAnsi"/>
          <w:color w:val="000000"/>
          <w:sz w:val="24"/>
          <w:szCs w:val="24"/>
        </w:rPr>
        <w:t>ive</w:t>
      </w:r>
      <w:r w:rsidR="0071741B">
        <w:rPr>
          <w:rFonts w:cstheme="minorHAnsi"/>
          <w:color w:val="000000"/>
          <w:sz w:val="24"/>
          <w:szCs w:val="24"/>
        </w:rPr>
        <w:t xml:space="preserve"> term </w:t>
      </w:r>
      <w:r w:rsidR="0071741B" w:rsidRPr="00B94DE6">
        <w:rPr>
          <w:rFonts w:cstheme="minorHAnsi"/>
          <w:i/>
          <w:color w:val="000000"/>
          <w:sz w:val="24"/>
          <w:szCs w:val="24"/>
        </w:rPr>
        <w:t xml:space="preserve">chansons </w:t>
      </w:r>
      <w:proofErr w:type="spellStart"/>
      <w:r w:rsidR="0071741B" w:rsidRPr="00B94DE6">
        <w:rPr>
          <w:rFonts w:cstheme="minorHAnsi"/>
          <w:i/>
          <w:color w:val="000000"/>
          <w:sz w:val="24"/>
          <w:szCs w:val="24"/>
        </w:rPr>
        <w:t>baladées</w:t>
      </w:r>
      <w:proofErr w:type="spellEnd"/>
      <w:r w:rsidR="0071741B">
        <w:rPr>
          <w:rFonts w:cstheme="minorHAnsi"/>
          <w:color w:val="000000"/>
          <w:sz w:val="24"/>
          <w:szCs w:val="24"/>
        </w:rPr>
        <w:t xml:space="preserve"> (“danced songs”)</w:t>
      </w:r>
      <w:r w:rsidR="005F0088">
        <w:rPr>
          <w:rFonts w:cstheme="minorHAnsi"/>
          <w:color w:val="000000"/>
          <w:sz w:val="24"/>
          <w:szCs w:val="24"/>
        </w:rPr>
        <w:t>.</w:t>
      </w:r>
      <w:r w:rsidR="00733231">
        <w:rPr>
          <w:rFonts w:cstheme="minorHAnsi"/>
          <w:color w:val="000000"/>
          <w:sz w:val="24"/>
          <w:szCs w:val="24"/>
        </w:rPr>
        <w:t xml:space="preserve"> </w:t>
      </w:r>
      <w:r w:rsidR="003A2460">
        <w:rPr>
          <w:rFonts w:cstheme="minorHAnsi"/>
          <w:color w:val="000000"/>
          <w:sz w:val="24"/>
          <w:szCs w:val="24"/>
        </w:rPr>
        <w:t>I</w:t>
      </w:r>
      <w:r w:rsidR="0071741B" w:rsidRPr="008249D3">
        <w:rPr>
          <w:rFonts w:cstheme="minorHAnsi"/>
          <w:color w:val="000000"/>
          <w:sz w:val="24"/>
          <w:szCs w:val="24"/>
        </w:rPr>
        <w:t xml:space="preserve">n </w:t>
      </w:r>
      <w:r w:rsidR="00DA35CC">
        <w:rPr>
          <w:rFonts w:cstheme="minorHAnsi"/>
          <w:color w:val="000000"/>
          <w:sz w:val="24"/>
          <w:szCs w:val="24"/>
        </w:rPr>
        <w:t xml:space="preserve">the poet’s </w:t>
      </w:r>
      <w:r w:rsidR="0071741B" w:rsidRPr="008249D3">
        <w:rPr>
          <w:rFonts w:cstheme="minorHAnsi"/>
          <w:color w:val="000000"/>
          <w:sz w:val="24"/>
          <w:szCs w:val="24"/>
        </w:rPr>
        <w:t xml:space="preserve">words: “I began this </w:t>
      </w:r>
      <w:proofErr w:type="spellStart"/>
      <w:r w:rsidR="0071741B" w:rsidRPr="008249D3">
        <w:rPr>
          <w:rFonts w:cstheme="minorHAnsi"/>
          <w:color w:val="000000"/>
          <w:sz w:val="24"/>
          <w:szCs w:val="24"/>
        </w:rPr>
        <w:t>virelai</w:t>
      </w:r>
      <w:proofErr w:type="spellEnd"/>
      <w:r w:rsidR="0071741B" w:rsidRPr="008249D3">
        <w:rPr>
          <w:rFonts w:cstheme="minorHAnsi"/>
          <w:color w:val="000000"/>
          <w:sz w:val="24"/>
          <w:szCs w:val="24"/>
        </w:rPr>
        <w:t xml:space="preserve"> / which is called a danced song; / thus it should be proclaimed” (</w:t>
      </w:r>
      <w:proofErr w:type="spellStart"/>
      <w:r w:rsidR="0071741B" w:rsidRPr="008249D3">
        <w:rPr>
          <w:rFonts w:cstheme="minorHAnsi"/>
          <w:i/>
          <w:iCs/>
          <w:color w:val="000000"/>
          <w:sz w:val="24"/>
          <w:szCs w:val="24"/>
        </w:rPr>
        <w:t>Remede</w:t>
      </w:r>
      <w:proofErr w:type="spellEnd"/>
      <w:r w:rsidR="0071741B" w:rsidRPr="008249D3">
        <w:rPr>
          <w:rFonts w:cstheme="minorHAnsi"/>
          <w:i/>
          <w:iCs/>
          <w:color w:val="000000"/>
          <w:sz w:val="24"/>
          <w:szCs w:val="24"/>
        </w:rPr>
        <w:t xml:space="preserve"> de Fortune</w:t>
      </w:r>
      <w:r w:rsidR="00B327F7">
        <w:rPr>
          <w:rFonts w:cstheme="minorHAnsi"/>
          <w:color w:val="000000"/>
          <w:sz w:val="24"/>
          <w:szCs w:val="24"/>
        </w:rPr>
        <w:t>,</w:t>
      </w:r>
      <w:r w:rsidR="0071741B" w:rsidRPr="008249D3">
        <w:rPr>
          <w:rFonts w:cstheme="minorHAnsi"/>
          <w:color w:val="000000"/>
          <w:sz w:val="24"/>
          <w:szCs w:val="24"/>
        </w:rPr>
        <w:t xml:space="preserve"> lines 3448</w:t>
      </w:r>
      <w:r w:rsidR="008002E2">
        <w:rPr>
          <w:rFonts w:cstheme="minorHAnsi"/>
          <w:color w:val="000000"/>
          <w:sz w:val="24"/>
          <w:szCs w:val="24"/>
        </w:rPr>
        <w:t>–</w:t>
      </w:r>
      <w:r w:rsidR="0071741B" w:rsidRPr="008249D3">
        <w:rPr>
          <w:rFonts w:cstheme="minorHAnsi"/>
          <w:color w:val="000000"/>
          <w:sz w:val="24"/>
          <w:szCs w:val="24"/>
        </w:rPr>
        <w:t>50</w:t>
      </w:r>
      <w:r w:rsidR="00001EBA">
        <w:rPr>
          <w:rFonts w:cstheme="minorHAnsi"/>
          <w:color w:val="000000"/>
          <w:sz w:val="24"/>
          <w:szCs w:val="24"/>
        </w:rPr>
        <w:t>;</w:t>
      </w:r>
      <w:r w:rsidR="0071741B" w:rsidRPr="008249D3">
        <w:rPr>
          <w:rFonts w:cstheme="minorHAnsi"/>
          <w:color w:val="000000"/>
          <w:sz w:val="24"/>
          <w:szCs w:val="24"/>
        </w:rPr>
        <w:t xml:space="preserve"> trans</w:t>
      </w:r>
      <w:r w:rsidR="00170FB8">
        <w:rPr>
          <w:rFonts w:cstheme="minorHAnsi"/>
          <w:color w:val="000000"/>
          <w:sz w:val="24"/>
          <w:szCs w:val="24"/>
        </w:rPr>
        <w:t>lation</w:t>
      </w:r>
      <w:r w:rsidR="0071741B" w:rsidRPr="008249D3">
        <w:rPr>
          <w:rFonts w:cstheme="minorHAnsi"/>
          <w:color w:val="000000"/>
          <w:sz w:val="24"/>
          <w:szCs w:val="24"/>
        </w:rPr>
        <w:t xml:space="preserve"> </w:t>
      </w:r>
      <w:r w:rsidR="00DC7D14">
        <w:rPr>
          <w:rFonts w:cstheme="minorHAnsi"/>
          <w:color w:val="000000"/>
          <w:sz w:val="24"/>
          <w:szCs w:val="24"/>
        </w:rPr>
        <w:t xml:space="preserve">from </w:t>
      </w:r>
      <w:r w:rsidR="0071741B" w:rsidRPr="008249D3">
        <w:rPr>
          <w:rFonts w:cstheme="minorHAnsi"/>
          <w:color w:val="000000"/>
          <w:sz w:val="24"/>
          <w:szCs w:val="24"/>
        </w:rPr>
        <w:t>Peraino 2011, 236).</w:t>
      </w:r>
      <w:r w:rsidR="00DB11EA" w:rsidRPr="008249D3">
        <w:rPr>
          <w:rFonts w:cstheme="minorHAnsi"/>
          <w:color w:val="000000"/>
          <w:sz w:val="24"/>
          <w:szCs w:val="24"/>
        </w:rPr>
        <w:t xml:space="preserve"> </w:t>
      </w:r>
      <w:r w:rsidR="00336DAF">
        <w:rPr>
          <w:rFonts w:cstheme="minorHAnsi"/>
          <w:color w:val="000000"/>
          <w:sz w:val="24"/>
          <w:szCs w:val="24"/>
        </w:rPr>
        <w:t xml:space="preserve">Machaut’s </w:t>
      </w:r>
      <w:del w:id="6" w:author="Segall, Christopher (segallcr)" w:date="2025-07-08T14:28:00Z">
        <w:r w:rsidR="00336DAF" w:rsidDel="002F02BD">
          <w:rPr>
            <w:rFonts w:cstheme="minorHAnsi"/>
            <w:color w:val="000000"/>
            <w:sz w:val="24"/>
            <w:szCs w:val="24"/>
          </w:rPr>
          <w:delText xml:space="preserve">insistence </w:delText>
        </w:r>
      </w:del>
      <w:ins w:id="7" w:author="Segall, Christopher (segallcr)" w:date="2025-07-08T14:28:00Z">
        <w:r w:rsidR="002F02BD">
          <w:rPr>
            <w:rFonts w:cstheme="minorHAnsi"/>
            <w:color w:val="000000"/>
            <w:sz w:val="24"/>
            <w:szCs w:val="24"/>
          </w:rPr>
          <w:t xml:space="preserve">preference </w:t>
        </w:r>
      </w:ins>
      <w:del w:id="8" w:author="Segall, Christopher (segallcr)" w:date="2025-07-08T14:28:00Z">
        <w:r w:rsidR="00336DAF" w:rsidDel="002F02BD">
          <w:rPr>
            <w:rFonts w:cstheme="minorHAnsi"/>
            <w:color w:val="000000"/>
            <w:sz w:val="24"/>
            <w:szCs w:val="24"/>
          </w:rPr>
          <w:delText xml:space="preserve">has suggested to modern scholars </w:delText>
        </w:r>
      </w:del>
      <w:ins w:id="9" w:author="Segall, Christopher (segallcr)" w:date="2025-07-08T14:28:00Z">
        <w:r w:rsidR="002F02BD">
          <w:rPr>
            <w:rFonts w:cstheme="minorHAnsi"/>
            <w:color w:val="000000"/>
            <w:sz w:val="24"/>
            <w:szCs w:val="24"/>
          </w:rPr>
          <w:t xml:space="preserve">suggests </w:t>
        </w:r>
      </w:ins>
      <w:r w:rsidR="00336DAF">
        <w:rPr>
          <w:rFonts w:cstheme="minorHAnsi"/>
          <w:color w:val="000000"/>
          <w:sz w:val="24"/>
          <w:szCs w:val="24"/>
        </w:rPr>
        <w:t>an effo</w:t>
      </w:r>
      <w:r w:rsidR="00336DAF" w:rsidRPr="008249D3">
        <w:rPr>
          <w:rFonts w:cstheme="minorHAnsi"/>
          <w:color w:val="000000"/>
          <w:sz w:val="24"/>
          <w:szCs w:val="24"/>
        </w:rPr>
        <w:t>rt to cling to the genre’s dance origins.</w:t>
      </w:r>
      <w:r w:rsidR="00336DAF" w:rsidRPr="008249D3">
        <w:rPr>
          <w:rStyle w:val="FootnoteReference"/>
          <w:sz w:val="24"/>
          <w:szCs w:val="24"/>
        </w:rPr>
        <w:footnoteReference w:id="2"/>
      </w:r>
      <w:r w:rsidR="00336DAF">
        <w:rPr>
          <w:rFonts w:cstheme="minorHAnsi"/>
          <w:color w:val="000000"/>
          <w:sz w:val="24"/>
          <w:szCs w:val="24"/>
        </w:rPr>
        <w:t xml:space="preserve"> </w:t>
      </w:r>
      <w:del w:id="17" w:author="Segall, Christopher (segallcr)" w:date="2025-07-21T15:37:00Z">
        <w:r w:rsidR="00BE3811" w:rsidDel="0070043D">
          <w:rPr>
            <w:rFonts w:cstheme="minorHAnsi"/>
            <w:color w:val="000000"/>
            <w:sz w:val="24"/>
            <w:szCs w:val="24"/>
          </w:rPr>
          <w:delText xml:space="preserve">And </w:delText>
        </w:r>
      </w:del>
      <w:del w:id="18" w:author="Segall, Christopher (segallcr)" w:date="2025-07-08T14:30:00Z">
        <w:r w:rsidR="00BE3811" w:rsidDel="002D5029">
          <w:rPr>
            <w:rFonts w:cstheme="minorHAnsi"/>
            <w:color w:val="000000"/>
            <w:sz w:val="24"/>
            <w:szCs w:val="24"/>
          </w:rPr>
          <w:delText xml:space="preserve">from that origin </w:delText>
        </w:r>
      </w:del>
      <w:del w:id="19" w:author="Segall, Christopher (segallcr)" w:date="2025-07-21T15:37:00Z">
        <w:r w:rsidR="00BE3811" w:rsidDel="0070043D">
          <w:rPr>
            <w:rFonts w:cstheme="minorHAnsi"/>
            <w:color w:val="000000"/>
            <w:sz w:val="24"/>
            <w:szCs w:val="24"/>
          </w:rPr>
          <w:delText xml:space="preserve">it </w:delText>
        </w:r>
      </w:del>
      <w:ins w:id="20" w:author="Segall, Christopher (segallcr)" w:date="2025-07-21T15:37:00Z">
        <w:r w:rsidR="0070043D">
          <w:rPr>
            <w:rFonts w:cstheme="minorHAnsi"/>
            <w:color w:val="000000"/>
            <w:sz w:val="24"/>
            <w:szCs w:val="24"/>
          </w:rPr>
          <w:t xml:space="preserve">It </w:t>
        </w:r>
      </w:ins>
      <w:r w:rsidR="00BE3811">
        <w:rPr>
          <w:rFonts w:cstheme="minorHAnsi"/>
          <w:color w:val="000000"/>
          <w:sz w:val="24"/>
          <w:szCs w:val="24"/>
        </w:rPr>
        <w:t xml:space="preserve">is generally accepted that </w:t>
      </w:r>
      <w:r w:rsidR="008249D3" w:rsidRPr="008249D3">
        <w:rPr>
          <w:sz w:val="24"/>
          <w:szCs w:val="24"/>
        </w:rPr>
        <w:t xml:space="preserve">fourteenth-century dance song </w:t>
      </w:r>
      <w:r w:rsidR="00734884">
        <w:rPr>
          <w:sz w:val="24"/>
          <w:szCs w:val="24"/>
        </w:rPr>
        <w:t>exhibits</w:t>
      </w:r>
      <w:r w:rsidR="00734884" w:rsidRPr="008249D3">
        <w:rPr>
          <w:sz w:val="24"/>
          <w:szCs w:val="24"/>
        </w:rPr>
        <w:t xml:space="preserve"> </w:t>
      </w:r>
      <w:r w:rsidR="008249D3" w:rsidRPr="008249D3">
        <w:rPr>
          <w:sz w:val="24"/>
          <w:szCs w:val="24"/>
        </w:rPr>
        <w:t xml:space="preserve">simple, consistent metrical groupings. </w:t>
      </w:r>
      <w:r w:rsidR="008249D3">
        <w:rPr>
          <w:sz w:val="24"/>
          <w:szCs w:val="24"/>
        </w:rPr>
        <w:t xml:space="preserve">Lawrence </w:t>
      </w:r>
      <w:r w:rsidR="008249D3" w:rsidRPr="008249D3">
        <w:rPr>
          <w:sz w:val="24"/>
          <w:szCs w:val="24"/>
        </w:rPr>
        <w:t>Earp</w:t>
      </w:r>
      <w:r w:rsidR="008249D3">
        <w:rPr>
          <w:sz w:val="24"/>
          <w:szCs w:val="24"/>
        </w:rPr>
        <w:t xml:space="preserve">, </w:t>
      </w:r>
      <w:r w:rsidR="008249D3" w:rsidRPr="008249D3">
        <w:rPr>
          <w:sz w:val="24"/>
          <w:szCs w:val="24"/>
        </w:rPr>
        <w:t xml:space="preserve">for example, </w:t>
      </w:r>
      <w:r w:rsidR="008249D3" w:rsidRPr="008249D3">
        <w:rPr>
          <w:sz w:val="24"/>
          <w:szCs w:val="24"/>
        </w:rPr>
        <w:lastRenderedPageBreak/>
        <w:t>states that “we hardly need to mention that the rhythmic projection of such a song would have been strictly metrical, something to move the feet to”</w:t>
      </w:r>
      <w:r w:rsidR="008249D3">
        <w:rPr>
          <w:sz w:val="24"/>
          <w:szCs w:val="24"/>
        </w:rPr>
        <w:t xml:space="preserve"> (1991, 124).</w:t>
      </w:r>
      <w:r w:rsidR="008402A6">
        <w:rPr>
          <w:sz w:val="24"/>
          <w:szCs w:val="24"/>
        </w:rPr>
        <w:t xml:space="preserve"> </w:t>
      </w:r>
      <w:r w:rsidR="00BE208E">
        <w:rPr>
          <w:sz w:val="24"/>
          <w:szCs w:val="24"/>
        </w:rPr>
        <w:t xml:space="preserve">David Maw </w:t>
      </w:r>
      <w:r w:rsidR="000B3E21">
        <w:rPr>
          <w:sz w:val="24"/>
          <w:szCs w:val="24"/>
        </w:rPr>
        <w:t xml:space="preserve">observes </w:t>
      </w:r>
      <w:r w:rsidR="00BE208E">
        <w:rPr>
          <w:sz w:val="24"/>
          <w:szCs w:val="24"/>
        </w:rPr>
        <w:t>that “</w:t>
      </w:r>
      <w:r w:rsidR="00BE208E">
        <w:rPr>
          <w:rFonts w:cstheme="minorHAnsi"/>
          <w:color w:val="000000"/>
          <w:sz w:val="24"/>
          <w:szCs w:val="24"/>
        </w:rPr>
        <w:t>metrical organization is a necessity for dance music, as the coordination of bodily movements requires audible marking of the bar in the construction of the music” (2004, 61).</w:t>
      </w:r>
      <w:r w:rsidR="00037DBB">
        <w:rPr>
          <w:rFonts w:cstheme="minorHAnsi"/>
          <w:color w:val="000000"/>
          <w:sz w:val="24"/>
          <w:szCs w:val="24"/>
        </w:rPr>
        <w:t xml:space="preserve"> </w:t>
      </w:r>
      <w:r w:rsidR="004D2BC4">
        <w:rPr>
          <w:rFonts w:cstheme="minorHAnsi"/>
          <w:color w:val="000000"/>
          <w:sz w:val="24"/>
          <w:szCs w:val="24"/>
        </w:rPr>
        <w:t xml:space="preserve">This paper </w:t>
      </w:r>
      <w:del w:id="21" w:author="Segall, Christopher (segallcr)" w:date="2025-07-08T14:31:00Z">
        <w:r w:rsidR="004D2BC4" w:rsidDel="00120136">
          <w:rPr>
            <w:rFonts w:cstheme="minorHAnsi"/>
            <w:color w:val="000000"/>
            <w:sz w:val="24"/>
            <w:szCs w:val="24"/>
          </w:rPr>
          <w:delText xml:space="preserve">continues Maw’s work in </w:delText>
        </w:r>
        <w:r w:rsidR="00E9702C" w:rsidDel="00120136">
          <w:rPr>
            <w:rFonts w:cstheme="minorHAnsi"/>
            <w:color w:val="000000"/>
            <w:sz w:val="24"/>
            <w:szCs w:val="24"/>
          </w:rPr>
          <w:delText>examining</w:delText>
        </w:r>
      </w:del>
      <w:ins w:id="22" w:author="Segall, Christopher (segallcr)" w:date="2025-07-08T14:31:00Z">
        <w:r w:rsidR="00120136">
          <w:rPr>
            <w:rFonts w:cstheme="minorHAnsi"/>
            <w:color w:val="000000"/>
            <w:sz w:val="24"/>
            <w:szCs w:val="24"/>
          </w:rPr>
          <w:t>examines</w:t>
        </w:r>
      </w:ins>
      <w:r w:rsidR="00E9702C">
        <w:rPr>
          <w:rFonts w:cstheme="minorHAnsi"/>
          <w:color w:val="000000"/>
          <w:sz w:val="24"/>
          <w:szCs w:val="24"/>
        </w:rPr>
        <w:t xml:space="preserve"> </w:t>
      </w:r>
      <w:r w:rsidR="004D2BC4">
        <w:rPr>
          <w:rFonts w:cstheme="minorHAnsi"/>
          <w:color w:val="000000"/>
          <w:sz w:val="24"/>
          <w:szCs w:val="24"/>
        </w:rPr>
        <w:t>what that metrical organization might be, especially when the notation admits</w:t>
      </w:r>
      <w:del w:id="23" w:author="Kyle Hutchinson" w:date="2025-08-04T08:58:00Z" w16du:dateUtc="2025-08-04T12:58:00Z">
        <w:r w:rsidR="004D2BC4" w:rsidDel="00F92339">
          <w:rPr>
            <w:rFonts w:cstheme="minorHAnsi"/>
            <w:color w:val="000000"/>
            <w:sz w:val="24"/>
            <w:szCs w:val="24"/>
          </w:rPr>
          <w:delText xml:space="preserve"> of</w:delText>
        </w:r>
      </w:del>
      <w:r w:rsidR="004D2BC4">
        <w:rPr>
          <w:rFonts w:cstheme="minorHAnsi"/>
          <w:color w:val="000000"/>
          <w:sz w:val="24"/>
          <w:szCs w:val="24"/>
        </w:rPr>
        <w:t xml:space="preserve"> various metrical interpretations.</w:t>
      </w:r>
      <w:r w:rsidR="00945190">
        <w:rPr>
          <w:rFonts w:cstheme="minorHAnsi"/>
          <w:color w:val="000000"/>
          <w:sz w:val="24"/>
          <w:szCs w:val="24"/>
        </w:rPr>
        <w:t xml:space="preserve"> </w:t>
      </w:r>
      <w:r w:rsidR="00E91CC9">
        <w:rPr>
          <w:rFonts w:cstheme="minorHAnsi"/>
          <w:color w:val="000000"/>
          <w:sz w:val="24"/>
          <w:szCs w:val="24"/>
        </w:rPr>
        <w:t>I build upon Maw</w:t>
      </w:r>
      <w:ins w:id="24" w:author="Kyle Hutchinson" w:date="2025-08-04T08:59:00Z" w16du:dateUtc="2025-08-04T12:59:00Z">
        <w:r w:rsidR="00F92339">
          <w:rPr>
            <w:rFonts w:cstheme="minorHAnsi"/>
            <w:color w:val="000000"/>
            <w:sz w:val="24"/>
            <w:szCs w:val="24"/>
          </w:rPr>
          <w:t>’s work</w:t>
        </w:r>
      </w:ins>
      <w:r w:rsidR="00E91CC9">
        <w:rPr>
          <w:rFonts w:cstheme="minorHAnsi"/>
          <w:color w:val="000000"/>
          <w:sz w:val="24"/>
          <w:szCs w:val="24"/>
        </w:rPr>
        <w:t xml:space="preserve"> in </w:t>
      </w:r>
      <w:r w:rsidR="00945190">
        <w:rPr>
          <w:rFonts w:cstheme="minorHAnsi"/>
          <w:color w:val="000000"/>
          <w:sz w:val="24"/>
          <w:szCs w:val="24"/>
        </w:rPr>
        <w:t xml:space="preserve">probing </w:t>
      </w:r>
      <w:r w:rsidR="000D1F42">
        <w:rPr>
          <w:rFonts w:cstheme="minorHAnsi"/>
          <w:color w:val="000000"/>
          <w:sz w:val="24"/>
          <w:szCs w:val="24"/>
        </w:rPr>
        <w:t xml:space="preserve">hierarchical layers of meter from </w:t>
      </w:r>
      <w:r w:rsidR="00025EDD">
        <w:rPr>
          <w:rFonts w:cstheme="minorHAnsi"/>
          <w:color w:val="000000"/>
          <w:sz w:val="24"/>
          <w:szCs w:val="24"/>
        </w:rPr>
        <w:t xml:space="preserve">surface to large (hypermetrical) spans, </w:t>
      </w:r>
      <w:r w:rsidR="000D1F42">
        <w:rPr>
          <w:rFonts w:cstheme="minorHAnsi"/>
          <w:color w:val="000000"/>
          <w:sz w:val="24"/>
          <w:szCs w:val="24"/>
        </w:rPr>
        <w:t xml:space="preserve">in </w:t>
      </w:r>
      <w:r w:rsidR="000779B2">
        <w:rPr>
          <w:rFonts w:cstheme="minorHAnsi"/>
          <w:color w:val="000000"/>
          <w:sz w:val="24"/>
          <w:szCs w:val="24"/>
        </w:rPr>
        <w:t xml:space="preserve">construing </w:t>
      </w:r>
      <w:r w:rsidR="000D1F42">
        <w:rPr>
          <w:rFonts w:cstheme="minorHAnsi"/>
          <w:color w:val="000000"/>
          <w:sz w:val="24"/>
          <w:szCs w:val="24"/>
        </w:rPr>
        <w:t xml:space="preserve">relationships between </w:t>
      </w:r>
      <w:r w:rsidR="00945190">
        <w:rPr>
          <w:rFonts w:cstheme="minorHAnsi"/>
          <w:color w:val="000000"/>
          <w:sz w:val="24"/>
          <w:szCs w:val="24"/>
        </w:rPr>
        <w:t xml:space="preserve">tonal </w:t>
      </w:r>
      <w:del w:id="25" w:author="Segall, Christopher (segallcr)" w:date="2025-07-21T15:39:00Z">
        <w:r w:rsidR="000D1F42" w:rsidRPr="0044277E" w:rsidDel="0044277E">
          <w:rPr>
            <w:rFonts w:cstheme="minorHAnsi"/>
            <w:color w:val="000000"/>
            <w:sz w:val="24"/>
            <w:szCs w:val="24"/>
          </w:rPr>
          <w:delText>exploration</w:delText>
        </w:r>
        <w:r w:rsidR="000D1F42" w:rsidDel="0044277E">
          <w:rPr>
            <w:rFonts w:cstheme="minorHAnsi"/>
            <w:color w:val="000000"/>
            <w:sz w:val="24"/>
            <w:szCs w:val="24"/>
          </w:rPr>
          <w:delText xml:space="preserve"> </w:delText>
        </w:r>
      </w:del>
      <w:r w:rsidR="000779B2">
        <w:rPr>
          <w:rFonts w:cstheme="minorHAnsi"/>
          <w:color w:val="000000"/>
          <w:sz w:val="24"/>
          <w:szCs w:val="24"/>
        </w:rPr>
        <w:t xml:space="preserve">and </w:t>
      </w:r>
      <w:r w:rsidR="00945190">
        <w:rPr>
          <w:rFonts w:cstheme="minorHAnsi"/>
          <w:color w:val="000000"/>
          <w:sz w:val="24"/>
          <w:szCs w:val="24"/>
        </w:rPr>
        <w:t xml:space="preserve">metrical </w:t>
      </w:r>
      <w:del w:id="26" w:author="Segall, Christopher (segallcr)" w:date="2025-07-21T15:39:00Z">
        <w:r w:rsidR="00945190" w:rsidDel="0044277E">
          <w:rPr>
            <w:rFonts w:cstheme="minorHAnsi"/>
            <w:color w:val="000000"/>
            <w:sz w:val="24"/>
            <w:szCs w:val="24"/>
          </w:rPr>
          <w:delText>instability</w:delText>
        </w:r>
      </w:del>
      <w:ins w:id="27" w:author="Segall, Christopher (segallcr)" w:date="2025-07-21T15:39:00Z">
        <w:r w:rsidR="0044277E">
          <w:rPr>
            <w:rFonts w:cstheme="minorHAnsi"/>
            <w:color w:val="000000"/>
            <w:sz w:val="24"/>
            <w:szCs w:val="24"/>
          </w:rPr>
          <w:t>structure</w:t>
        </w:r>
      </w:ins>
      <w:r w:rsidR="00945190">
        <w:rPr>
          <w:rFonts w:cstheme="minorHAnsi"/>
          <w:color w:val="000000"/>
          <w:sz w:val="24"/>
          <w:szCs w:val="24"/>
        </w:rPr>
        <w:t xml:space="preserve">, in </w:t>
      </w:r>
      <w:del w:id="28" w:author="Segall, Christopher (segallcr)" w:date="2025-07-08T14:33:00Z">
        <w:r w:rsidR="00945190" w:rsidDel="00883867">
          <w:rPr>
            <w:rFonts w:cstheme="minorHAnsi"/>
            <w:color w:val="000000"/>
            <w:sz w:val="24"/>
            <w:szCs w:val="24"/>
          </w:rPr>
          <w:delText>consideration of</w:delText>
        </w:r>
      </w:del>
      <w:ins w:id="29" w:author="Segall, Christopher (segallcr)" w:date="2025-07-08T14:33:00Z">
        <w:r w:rsidR="00883867">
          <w:rPr>
            <w:rFonts w:cstheme="minorHAnsi"/>
            <w:color w:val="000000"/>
            <w:sz w:val="24"/>
            <w:szCs w:val="24"/>
          </w:rPr>
          <w:t>considering</w:t>
        </w:r>
      </w:ins>
      <w:r w:rsidR="00945190">
        <w:rPr>
          <w:rFonts w:cstheme="minorHAnsi"/>
          <w:color w:val="000000"/>
          <w:sz w:val="24"/>
          <w:szCs w:val="24"/>
        </w:rPr>
        <w:t xml:space="preserve"> how </w:t>
      </w:r>
      <w:del w:id="30" w:author="Segall, Christopher (segallcr)" w:date="2025-07-08T14:33:00Z">
        <w:r w:rsidR="00E91CC9" w:rsidRPr="00E91CC9" w:rsidDel="00345769">
          <w:rPr>
            <w:rFonts w:cstheme="minorHAnsi"/>
            <w:i/>
            <w:iCs/>
            <w:color w:val="000000"/>
            <w:sz w:val="24"/>
            <w:szCs w:val="24"/>
          </w:rPr>
          <w:delText>formes fixes</w:delText>
        </w:r>
        <w:r w:rsidR="00E91CC9" w:rsidDel="00345769">
          <w:rPr>
            <w:rFonts w:cstheme="minorHAnsi"/>
            <w:color w:val="000000"/>
            <w:sz w:val="24"/>
            <w:szCs w:val="24"/>
          </w:rPr>
          <w:delText xml:space="preserve"> </w:delText>
        </w:r>
      </w:del>
      <w:r w:rsidR="00E91CC9">
        <w:rPr>
          <w:rFonts w:cstheme="minorHAnsi"/>
          <w:color w:val="000000"/>
          <w:sz w:val="24"/>
          <w:szCs w:val="24"/>
        </w:rPr>
        <w:t>repeats can upend</w:t>
      </w:r>
      <w:r w:rsidR="008B0B8D">
        <w:rPr>
          <w:rFonts w:cstheme="minorHAnsi"/>
          <w:color w:val="000000"/>
          <w:sz w:val="24"/>
          <w:szCs w:val="24"/>
        </w:rPr>
        <w:t xml:space="preserve"> (and </w:t>
      </w:r>
      <w:r w:rsidR="00DD2060">
        <w:rPr>
          <w:rFonts w:cstheme="minorHAnsi"/>
          <w:color w:val="000000"/>
          <w:sz w:val="24"/>
          <w:szCs w:val="24"/>
        </w:rPr>
        <w:t>sometimes reset</w:t>
      </w:r>
      <w:r w:rsidR="008B0B8D">
        <w:rPr>
          <w:rFonts w:cstheme="minorHAnsi"/>
          <w:color w:val="000000"/>
          <w:sz w:val="24"/>
          <w:szCs w:val="24"/>
        </w:rPr>
        <w:t xml:space="preserve">) </w:t>
      </w:r>
      <w:r w:rsidR="00E91CC9">
        <w:rPr>
          <w:rFonts w:cstheme="minorHAnsi"/>
          <w:color w:val="000000"/>
          <w:sz w:val="24"/>
          <w:szCs w:val="24"/>
        </w:rPr>
        <w:t xml:space="preserve">an </w:t>
      </w:r>
      <w:r w:rsidR="00945190">
        <w:rPr>
          <w:rFonts w:cstheme="minorHAnsi"/>
          <w:color w:val="000000"/>
          <w:sz w:val="24"/>
          <w:szCs w:val="24"/>
        </w:rPr>
        <w:t>established</w:t>
      </w:r>
      <w:r w:rsidR="00E91CC9">
        <w:rPr>
          <w:rFonts w:cstheme="minorHAnsi"/>
          <w:color w:val="000000"/>
          <w:sz w:val="24"/>
          <w:szCs w:val="24"/>
        </w:rPr>
        <w:t xml:space="preserve"> metrical environment</w:t>
      </w:r>
      <w:ins w:id="31" w:author="Segall, Christopher (segallcr)" w:date="2025-07-08T14:33:00Z">
        <w:r w:rsidR="00345769">
          <w:rPr>
            <w:rFonts w:cstheme="minorHAnsi"/>
            <w:color w:val="000000"/>
            <w:sz w:val="24"/>
            <w:szCs w:val="24"/>
          </w:rPr>
          <w:t xml:space="preserve"> in the </w:t>
        </w:r>
        <w:proofErr w:type="spellStart"/>
        <w:r w:rsidR="00345769">
          <w:rPr>
            <w:rFonts w:cstheme="minorHAnsi"/>
            <w:i/>
            <w:iCs/>
            <w:color w:val="000000"/>
            <w:sz w:val="24"/>
            <w:szCs w:val="24"/>
          </w:rPr>
          <w:t>formes</w:t>
        </w:r>
        <w:proofErr w:type="spellEnd"/>
        <w:r w:rsidR="00345769">
          <w:rPr>
            <w:rFonts w:cstheme="minorHAnsi"/>
            <w:i/>
            <w:iCs/>
            <w:color w:val="000000"/>
            <w:sz w:val="24"/>
            <w:szCs w:val="24"/>
          </w:rPr>
          <w:t xml:space="preserve"> fixes</w:t>
        </w:r>
      </w:ins>
      <w:r w:rsidR="00945190">
        <w:rPr>
          <w:rFonts w:cstheme="minorHAnsi"/>
          <w:color w:val="000000"/>
          <w:sz w:val="24"/>
          <w:szCs w:val="24"/>
        </w:rPr>
        <w:t xml:space="preserve">, </w:t>
      </w:r>
      <w:r w:rsidR="00E91CC9">
        <w:rPr>
          <w:rFonts w:cstheme="minorHAnsi"/>
          <w:color w:val="000000"/>
          <w:sz w:val="24"/>
          <w:szCs w:val="24"/>
        </w:rPr>
        <w:t xml:space="preserve">in </w:t>
      </w:r>
      <w:del w:id="32" w:author="Segall, Christopher (segallcr)" w:date="2025-07-08T14:33:00Z">
        <w:r w:rsidR="00945190" w:rsidDel="00345769">
          <w:rPr>
            <w:rFonts w:cstheme="minorHAnsi"/>
            <w:color w:val="000000"/>
            <w:sz w:val="24"/>
            <w:szCs w:val="24"/>
          </w:rPr>
          <w:delText xml:space="preserve">interpretation </w:delText>
        </w:r>
        <w:r w:rsidR="00E91CC9" w:rsidDel="00345769">
          <w:rPr>
            <w:rFonts w:cstheme="minorHAnsi"/>
            <w:color w:val="000000"/>
            <w:sz w:val="24"/>
            <w:szCs w:val="24"/>
          </w:rPr>
          <w:delText xml:space="preserve">of </w:delText>
        </w:r>
      </w:del>
      <w:ins w:id="33" w:author="Segall, Christopher (segallcr)" w:date="2025-07-08T14:33:00Z">
        <w:r w:rsidR="00345769">
          <w:rPr>
            <w:rFonts w:cstheme="minorHAnsi"/>
            <w:color w:val="000000"/>
            <w:sz w:val="24"/>
            <w:szCs w:val="24"/>
          </w:rPr>
          <w:t xml:space="preserve">interpreting </w:t>
        </w:r>
      </w:ins>
      <w:r w:rsidR="002D0ED9">
        <w:rPr>
          <w:rFonts w:cstheme="minorHAnsi"/>
          <w:color w:val="000000"/>
          <w:sz w:val="24"/>
          <w:szCs w:val="24"/>
        </w:rPr>
        <w:t xml:space="preserve">motivic development against </w:t>
      </w:r>
      <w:r w:rsidR="00E91CC9">
        <w:rPr>
          <w:rFonts w:cstheme="minorHAnsi"/>
          <w:color w:val="000000"/>
          <w:sz w:val="24"/>
          <w:szCs w:val="24"/>
        </w:rPr>
        <w:t>metrical</w:t>
      </w:r>
      <w:r w:rsidR="002D0ED9">
        <w:rPr>
          <w:rFonts w:cstheme="minorHAnsi"/>
          <w:color w:val="000000"/>
          <w:sz w:val="24"/>
          <w:szCs w:val="24"/>
        </w:rPr>
        <w:t xml:space="preserve"> regularity</w:t>
      </w:r>
      <w:r w:rsidR="00744B22">
        <w:rPr>
          <w:rFonts w:cstheme="minorHAnsi"/>
          <w:color w:val="000000"/>
          <w:sz w:val="24"/>
          <w:szCs w:val="24"/>
        </w:rPr>
        <w:t xml:space="preserve">, and in </w:t>
      </w:r>
      <w:del w:id="34" w:author="Segall, Christopher (segallcr)" w:date="2025-07-08T14:33:00Z">
        <w:r w:rsidR="00744B22" w:rsidDel="00345769">
          <w:rPr>
            <w:rFonts w:cstheme="minorHAnsi"/>
            <w:color w:val="000000"/>
            <w:sz w:val="24"/>
            <w:szCs w:val="24"/>
          </w:rPr>
          <w:delText xml:space="preserve">some speculation </w:delText>
        </w:r>
      </w:del>
      <w:ins w:id="35" w:author="Segall, Christopher (segallcr)" w:date="2025-07-08T14:33:00Z">
        <w:r w:rsidR="00345769">
          <w:rPr>
            <w:rFonts w:cstheme="minorHAnsi"/>
            <w:color w:val="000000"/>
            <w:sz w:val="24"/>
            <w:szCs w:val="24"/>
          </w:rPr>
          <w:t xml:space="preserve">speculating </w:t>
        </w:r>
      </w:ins>
      <w:del w:id="36" w:author="Segall, Christopher (segallcr)" w:date="2025-07-21T15:38:00Z">
        <w:r w:rsidR="00744B22" w:rsidDel="00E00815">
          <w:rPr>
            <w:rFonts w:cstheme="minorHAnsi"/>
            <w:color w:val="000000"/>
            <w:sz w:val="24"/>
            <w:szCs w:val="24"/>
          </w:rPr>
          <w:delText xml:space="preserve">about </w:delText>
        </w:r>
      </w:del>
      <w:r w:rsidR="00744B22">
        <w:rPr>
          <w:rFonts w:cstheme="minorHAnsi"/>
          <w:color w:val="000000"/>
          <w:sz w:val="24"/>
          <w:szCs w:val="24"/>
        </w:rPr>
        <w:t xml:space="preserve">how certain notated rests may be an artifact of </w:t>
      </w:r>
      <w:r w:rsidR="00C63E60">
        <w:rPr>
          <w:rFonts w:cstheme="minorHAnsi"/>
          <w:color w:val="000000"/>
          <w:sz w:val="24"/>
          <w:szCs w:val="24"/>
        </w:rPr>
        <w:t xml:space="preserve">a </w:t>
      </w:r>
      <w:r w:rsidR="00744B22">
        <w:rPr>
          <w:rFonts w:cstheme="minorHAnsi"/>
          <w:color w:val="000000"/>
          <w:sz w:val="24"/>
          <w:szCs w:val="24"/>
        </w:rPr>
        <w:t>dance tradition</w:t>
      </w:r>
      <w:r w:rsidR="00E91CC9">
        <w:rPr>
          <w:rFonts w:cstheme="minorHAnsi"/>
          <w:color w:val="000000"/>
          <w:sz w:val="24"/>
          <w:szCs w:val="24"/>
        </w:rPr>
        <w:t xml:space="preserve">. </w:t>
      </w:r>
      <w:r w:rsidR="008653F4">
        <w:rPr>
          <w:rFonts w:cstheme="minorHAnsi"/>
          <w:color w:val="000000"/>
          <w:sz w:val="24"/>
          <w:szCs w:val="24"/>
        </w:rPr>
        <w:t>T</w:t>
      </w:r>
      <w:r w:rsidR="00037DBB">
        <w:rPr>
          <w:rFonts w:cstheme="minorHAnsi"/>
          <w:color w:val="000000"/>
          <w:sz w:val="24"/>
          <w:szCs w:val="24"/>
        </w:rPr>
        <w:t xml:space="preserve">he </w:t>
      </w:r>
      <w:del w:id="37" w:author="Segall, Christopher (segallcr)" w:date="2025-07-21T15:40:00Z">
        <w:r w:rsidR="00443737" w:rsidDel="00770E02">
          <w:rPr>
            <w:rFonts w:cstheme="minorHAnsi"/>
            <w:color w:val="000000"/>
            <w:sz w:val="24"/>
            <w:szCs w:val="24"/>
          </w:rPr>
          <w:delText xml:space="preserve">great </w:delText>
        </w:r>
      </w:del>
      <w:r w:rsidR="00037DBB">
        <w:rPr>
          <w:rFonts w:cstheme="minorHAnsi"/>
          <w:color w:val="000000"/>
          <w:sz w:val="24"/>
          <w:szCs w:val="24"/>
        </w:rPr>
        <w:t xml:space="preserve">majority of Machaut’s “danced </w:t>
      </w:r>
      <w:r w:rsidR="00037DBB" w:rsidRPr="00AB7B50">
        <w:rPr>
          <w:rFonts w:cstheme="minorHAnsi"/>
          <w:color w:val="000000"/>
          <w:sz w:val="24"/>
          <w:szCs w:val="24"/>
        </w:rPr>
        <w:t>songs”</w:t>
      </w:r>
      <w:r w:rsidR="00443737" w:rsidRPr="00AB7B50">
        <w:rPr>
          <w:rFonts w:cstheme="minorHAnsi"/>
          <w:color w:val="000000"/>
          <w:sz w:val="24"/>
          <w:szCs w:val="24"/>
        </w:rPr>
        <w:t xml:space="preserve"> </w:t>
      </w:r>
      <w:r w:rsidR="009903EA" w:rsidRPr="00AB7B50">
        <w:rPr>
          <w:rFonts w:cstheme="minorHAnsi"/>
          <w:color w:val="000000"/>
          <w:sz w:val="24"/>
          <w:szCs w:val="24"/>
        </w:rPr>
        <w:t xml:space="preserve">are notated in </w:t>
      </w:r>
      <w:r w:rsidR="00037DBB" w:rsidRPr="00AB7B50">
        <w:rPr>
          <w:rFonts w:cstheme="minorHAnsi"/>
          <w:color w:val="000000"/>
          <w:sz w:val="24"/>
          <w:szCs w:val="24"/>
        </w:rPr>
        <w:t xml:space="preserve">binary </w:t>
      </w:r>
      <w:r w:rsidR="00141A09" w:rsidRPr="00AB7B50">
        <w:rPr>
          <w:rFonts w:cstheme="minorHAnsi"/>
          <w:color w:val="000000"/>
          <w:sz w:val="24"/>
          <w:szCs w:val="24"/>
        </w:rPr>
        <w:t>mensuration</w:t>
      </w:r>
      <w:del w:id="38" w:author="Segall, Christopher (segallcr)" w:date="2025-07-21T15:40:00Z">
        <w:r w:rsidR="00734884" w:rsidDel="00770E02">
          <w:rPr>
            <w:rFonts w:cstheme="minorHAnsi"/>
            <w:color w:val="000000"/>
            <w:sz w:val="24"/>
            <w:szCs w:val="24"/>
          </w:rPr>
          <w:delText>s</w:delText>
        </w:r>
      </w:del>
      <w:r w:rsidR="00037DBB" w:rsidRPr="00AB7B50">
        <w:rPr>
          <w:rFonts w:cstheme="minorHAnsi"/>
          <w:color w:val="000000"/>
          <w:sz w:val="24"/>
          <w:szCs w:val="24"/>
        </w:rPr>
        <w:t xml:space="preserve">, </w:t>
      </w:r>
      <w:del w:id="39" w:author="Segall, Christopher (segallcr)" w:date="2025-07-21T15:40:00Z">
        <w:r w:rsidR="00141A09" w:rsidRPr="00AB7B50" w:rsidDel="00770E02">
          <w:rPr>
            <w:rFonts w:cstheme="minorHAnsi"/>
            <w:color w:val="000000"/>
            <w:sz w:val="24"/>
            <w:szCs w:val="24"/>
          </w:rPr>
          <w:delText>enou</w:delText>
        </w:r>
        <w:r w:rsidR="00141A09" w:rsidDel="00770E02">
          <w:rPr>
            <w:rFonts w:cstheme="minorHAnsi"/>
            <w:color w:val="000000"/>
            <w:sz w:val="24"/>
            <w:szCs w:val="24"/>
          </w:rPr>
          <w:delText xml:space="preserve">gh to establish a trait </w:delText>
        </w:r>
        <w:r w:rsidR="00082D25" w:rsidDel="00770E02">
          <w:rPr>
            <w:rFonts w:cstheme="minorHAnsi"/>
            <w:color w:val="000000"/>
            <w:sz w:val="24"/>
            <w:szCs w:val="24"/>
          </w:rPr>
          <w:delText xml:space="preserve">for </w:delText>
        </w:r>
        <w:r w:rsidR="00141A09" w:rsidDel="00770E02">
          <w:rPr>
            <w:rFonts w:cstheme="minorHAnsi"/>
            <w:color w:val="000000"/>
            <w:sz w:val="24"/>
            <w:szCs w:val="24"/>
          </w:rPr>
          <w:delText>the genre</w:delText>
        </w:r>
        <w:r w:rsidR="008653F4" w:rsidDel="00770E02">
          <w:rPr>
            <w:rFonts w:cstheme="minorHAnsi"/>
            <w:color w:val="000000"/>
            <w:sz w:val="24"/>
            <w:szCs w:val="24"/>
          </w:rPr>
          <w:delText>. B</w:delText>
        </w:r>
      </w:del>
      <w:ins w:id="40" w:author="Segall, Christopher (segallcr)" w:date="2025-07-21T15:40:00Z">
        <w:r w:rsidR="00770E02">
          <w:rPr>
            <w:rFonts w:cstheme="minorHAnsi"/>
            <w:color w:val="000000"/>
            <w:sz w:val="24"/>
            <w:szCs w:val="24"/>
          </w:rPr>
          <w:t>b</w:t>
        </w:r>
      </w:ins>
      <w:r w:rsidR="008653F4">
        <w:rPr>
          <w:rFonts w:cstheme="minorHAnsi"/>
          <w:color w:val="000000"/>
          <w:sz w:val="24"/>
          <w:szCs w:val="24"/>
        </w:rPr>
        <w:t xml:space="preserve">ut </w:t>
      </w:r>
      <w:r w:rsidR="004A049E">
        <w:rPr>
          <w:rFonts w:cstheme="minorHAnsi"/>
          <w:color w:val="000000"/>
          <w:sz w:val="24"/>
          <w:szCs w:val="24"/>
        </w:rPr>
        <w:t xml:space="preserve">their tonal </w:t>
      </w:r>
      <w:r w:rsidR="00FF0ACE">
        <w:rPr>
          <w:rFonts w:cstheme="minorHAnsi"/>
          <w:color w:val="000000"/>
          <w:sz w:val="24"/>
          <w:szCs w:val="24"/>
        </w:rPr>
        <w:t xml:space="preserve">organization </w:t>
      </w:r>
      <w:del w:id="41" w:author="Segall, Christopher (segallcr)" w:date="2025-07-21T15:40:00Z">
        <w:r w:rsidR="004A049E" w:rsidDel="00023E39">
          <w:rPr>
            <w:rFonts w:cstheme="minorHAnsi"/>
            <w:color w:val="000000"/>
            <w:sz w:val="24"/>
            <w:szCs w:val="24"/>
          </w:rPr>
          <w:delText xml:space="preserve">and </w:delText>
        </w:r>
        <w:r w:rsidR="004A049E" w:rsidRPr="00770E02" w:rsidDel="00023E39">
          <w:rPr>
            <w:rFonts w:cstheme="minorHAnsi"/>
            <w:color w:val="000000"/>
            <w:sz w:val="24"/>
            <w:szCs w:val="24"/>
          </w:rPr>
          <w:delText xml:space="preserve">other kinds of musical </w:delText>
        </w:r>
        <w:r w:rsidR="00FF0ACE" w:rsidRPr="00770E02" w:rsidDel="00023E39">
          <w:rPr>
            <w:rFonts w:cstheme="minorHAnsi"/>
            <w:color w:val="000000"/>
            <w:sz w:val="24"/>
            <w:szCs w:val="24"/>
          </w:rPr>
          <w:delText xml:space="preserve">articulation </w:delText>
        </w:r>
        <w:r w:rsidR="004A049E" w:rsidRPr="00770E02" w:rsidDel="00023E39">
          <w:rPr>
            <w:rFonts w:cstheme="minorHAnsi"/>
            <w:color w:val="000000"/>
            <w:sz w:val="24"/>
            <w:szCs w:val="24"/>
          </w:rPr>
          <w:delText>enumerated below</w:delText>
        </w:r>
        <w:r w:rsidR="00FF0ACE" w:rsidDel="00023E39">
          <w:rPr>
            <w:rFonts w:cstheme="minorHAnsi"/>
            <w:color w:val="000000"/>
            <w:sz w:val="24"/>
            <w:szCs w:val="24"/>
          </w:rPr>
          <w:delText xml:space="preserve"> </w:delText>
        </w:r>
        <w:r w:rsidR="008653F4" w:rsidDel="00023E39">
          <w:rPr>
            <w:rFonts w:cstheme="minorHAnsi"/>
            <w:color w:val="000000"/>
            <w:sz w:val="24"/>
            <w:szCs w:val="24"/>
          </w:rPr>
          <w:delText xml:space="preserve">often </w:delText>
        </w:r>
      </w:del>
      <w:r w:rsidR="00FC2F04">
        <w:rPr>
          <w:rFonts w:cstheme="minorHAnsi"/>
          <w:color w:val="000000"/>
          <w:sz w:val="24"/>
          <w:szCs w:val="24"/>
        </w:rPr>
        <w:t>do</w:t>
      </w:r>
      <w:ins w:id="42" w:author="Segall, Christopher (segallcr)" w:date="2025-07-21T15:41:00Z">
        <w:r w:rsidR="00023E39">
          <w:rPr>
            <w:rFonts w:cstheme="minorHAnsi"/>
            <w:color w:val="000000"/>
            <w:sz w:val="24"/>
            <w:szCs w:val="24"/>
          </w:rPr>
          <w:t>es</w:t>
        </w:r>
      </w:ins>
      <w:r w:rsidR="00FC2F04">
        <w:rPr>
          <w:rFonts w:cstheme="minorHAnsi"/>
          <w:color w:val="000000"/>
          <w:sz w:val="24"/>
          <w:szCs w:val="24"/>
        </w:rPr>
        <w:t xml:space="preserve"> not </w:t>
      </w:r>
      <w:del w:id="43" w:author="Segall, Christopher (segallcr)" w:date="2025-07-21T15:41:00Z">
        <w:r w:rsidR="005C169D" w:rsidDel="00023E39">
          <w:rPr>
            <w:rFonts w:cstheme="minorHAnsi"/>
            <w:color w:val="000000"/>
            <w:sz w:val="24"/>
            <w:szCs w:val="24"/>
          </w:rPr>
          <w:delText xml:space="preserve">rigidly </w:delText>
        </w:r>
        <w:r w:rsidR="008653F4" w:rsidDel="00023E39">
          <w:rPr>
            <w:rFonts w:cstheme="minorHAnsi"/>
            <w:color w:val="000000"/>
            <w:sz w:val="24"/>
            <w:szCs w:val="24"/>
          </w:rPr>
          <w:delText xml:space="preserve">or entirely </w:delText>
        </w:r>
      </w:del>
      <w:ins w:id="44" w:author="Segall, Christopher (segallcr)" w:date="2025-07-21T15:41:00Z">
        <w:r w:rsidR="00023E39">
          <w:rPr>
            <w:rFonts w:cstheme="minorHAnsi"/>
            <w:color w:val="000000"/>
            <w:sz w:val="24"/>
            <w:szCs w:val="24"/>
          </w:rPr>
          <w:t xml:space="preserve">always </w:t>
        </w:r>
      </w:ins>
      <w:r w:rsidR="00BE24A0">
        <w:rPr>
          <w:rFonts w:cstheme="minorHAnsi"/>
          <w:color w:val="000000"/>
          <w:sz w:val="24"/>
          <w:szCs w:val="24"/>
        </w:rPr>
        <w:t>conform to</w:t>
      </w:r>
      <w:r w:rsidR="008653F4">
        <w:rPr>
          <w:rFonts w:cstheme="minorHAnsi"/>
          <w:color w:val="000000"/>
          <w:sz w:val="24"/>
          <w:szCs w:val="24"/>
        </w:rPr>
        <w:t xml:space="preserve"> </w:t>
      </w:r>
      <w:r w:rsidR="00FF0ACE">
        <w:rPr>
          <w:rFonts w:cstheme="minorHAnsi"/>
          <w:color w:val="000000"/>
          <w:sz w:val="24"/>
          <w:szCs w:val="24"/>
        </w:rPr>
        <w:t>a fixed</w:t>
      </w:r>
      <w:r w:rsidR="00BE24A0">
        <w:rPr>
          <w:rFonts w:cstheme="minorHAnsi"/>
          <w:color w:val="000000"/>
          <w:sz w:val="24"/>
          <w:szCs w:val="24"/>
        </w:rPr>
        <w:t xml:space="preserve"> </w:t>
      </w:r>
      <w:r w:rsidR="008653F4">
        <w:rPr>
          <w:rFonts w:cstheme="minorHAnsi"/>
          <w:color w:val="000000"/>
          <w:sz w:val="24"/>
          <w:szCs w:val="24"/>
        </w:rPr>
        <w:t xml:space="preserve">binary </w:t>
      </w:r>
      <w:r w:rsidR="00FC2F04">
        <w:rPr>
          <w:rFonts w:cstheme="minorHAnsi"/>
          <w:color w:val="000000"/>
          <w:sz w:val="24"/>
          <w:szCs w:val="24"/>
        </w:rPr>
        <w:t xml:space="preserve">pattern throughout. </w:t>
      </w:r>
      <w:r w:rsidR="00C96A40">
        <w:rPr>
          <w:rFonts w:cstheme="minorHAnsi"/>
          <w:color w:val="000000"/>
          <w:sz w:val="24"/>
          <w:szCs w:val="24"/>
        </w:rPr>
        <w:t xml:space="preserve">The means of </w:t>
      </w:r>
      <w:r w:rsidR="00674627">
        <w:rPr>
          <w:rFonts w:cstheme="minorHAnsi"/>
          <w:color w:val="000000"/>
          <w:sz w:val="24"/>
          <w:szCs w:val="24"/>
        </w:rPr>
        <w:t xml:space="preserve">rhythmic </w:t>
      </w:r>
      <w:r w:rsidR="00C96A40">
        <w:rPr>
          <w:rFonts w:cstheme="minorHAnsi"/>
          <w:color w:val="000000"/>
          <w:sz w:val="24"/>
          <w:szCs w:val="24"/>
        </w:rPr>
        <w:t>notation, that is, do</w:t>
      </w:r>
      <w:ins w:id="45" w:author="Segall, Christopher (segallcr)" w:date="2025-07-21T15:42:00Z">
        <w:r w:rsidR="001A2B66">
          <w:rPr>
            <w:rFonts w:cstheme="minorHAnsi"/>
            <w:color w:val="000000"/>
            <w:sz w:val="24"/>
            <w:szCs w:val="24"/>
          </w:rPr>
          <w:t>e</w:t>
        </w:r>
      </w:ins>
      <w:ins w:id="46" w:author="Segall, Christopher (segallcr)" w:date="2025-07-21T15:43:00Z">
        <w:r w:rsidR="001A2B66">
          <w:rPr>
            <w:rFonts w:cstheme="minorHAnsi"/>
            <w:color w:val="000000"/>
            <w:sz w:val="24"/>
            <w:szCs w:val="24"/>
          </w:rPr>
          <w:t>s</w:t>
        </w:r>
      </w:ins>
      <w:r w:rsidR="00C96A40">
        <w:rPr>
          <w:rFonts w:cstheme="minorHAnsi"/>
          <w:color w:val="000000"/>
          <w:sz w:val="24"/>
          <w:szCs w:val="24"/>
        </w:rPr>
        <w:t xml:space="preserve"> not necessarily</w:t>
      </w:r>
      <w:commentRangeStart w:id="47"/>
      <w:r w:rsidR="00C96A40">
        <w:rPr>
          <w:rFonts w:cstheme="minorHAnsi"/>
          <w:color w:val="000000"/>
          <w:sz w:val="24"/>
          <w:szCs w:val="24"/>
        </w:rPr>
        <w:t xml:space="preserve"> cause </w:t>
      </w:r>
      <w:commentRangeEnd w:id="47"/>
      <w:r w:rsidR="00F92339">
        <w:rPr>
          <w:rStyle w:val="CommentReference"/>
        </w:rPr>
        <w:commentReference w:id="47"/>
      </w:r>
      <w:r w:rsidR="00C96A40">
        <w:rPr>
          <w:rFonts w:cstheme="minorHAnsi"/>
          <w:color w:val="000000"/>
          <w:sz w:val="24"/>
          <w:szCs w:val="24"/>
        </w:rPr>
        <w:t xml:space="preserve">the sense of metrical grouping in a work. </w:t>
      </w:r>
      <w:r w:rsidR="00A510DB">
        <w:rPr>
          <w:rFonts w:cstheme="minorHAnsi"/>
          <w:color w:val="000000"/>
          <w:sz w:val="24"/>
          <w:szCs w:val="24"/>
        </w:rPr>
        <w:t>In the analyses to follow</w:t>
      </w:r>
      <w:r w:rsidR="00996D73">
        <w:rPr>
          <w:rFonts w:cstheme="minorHAnsi"/>
          <w:color w:val="000000"/>
          <w:sz w:val="24"/>
          <w:szCs w:val="24"/>
        </w:rPr>
        <w:t xml:space="preserve">, </w:t>
      </w:r>
      <w:r w:rsidR="00FC2F04">
        <w:rPr>
          <w:rFonts w:cstheme="minorHAnsi"/>
          <w:color w:val="000000"/>
          <w:sz w:val="24"/>
          <w:szCs w:val="24"/>
        </w:rPr>
        <w:t xml:space="preserve">mensural division </w:t>
      </w:r>
      <w:r w:rsidR="00A510DB">
        <w:rPr>
          <w:rFonts w:cstheme="minorHAnsi"/>
          <w:color w:val="000000"/>
          <w:sz w:val="24"/>
          <w:szCs w:val="24"/>
        </w:rPr>
        <w:t xml:space="preserve">is </w:t>
      </w:r>
      <w:del w:id="48" w:author="Segall, Christopher (segallcr)" w:date="2025-07-08T14:38:00Z">
        <w:r w:rsidR="005C169D" w:rsidDel="00D11598">
          <w:rPr>
            <w:rFonts w:cstheme="minorHAnsi"/>
            <w:color w:val="000000"/>
            <w:sz w:val="24"/>
            <w:szCs w:val="24"/>
          </w:rPr>
          <w:delText xml:space="preserve">not </w:delText>
        </w:r>
      </w:del>
      <w:r w:rsidR="00A510DB">
        <w:rPr>
          <w:rFonts w:cstheme="minorHAnsi"/>
          <w:color w:val="000000"/>
          <w:sz w:val="24"/>
          <w:szCs w:val="24"/>
        </w:rPr>
        <w:t xml:space="preserve">regarded </w:t>
      </w:r>
      <w:ins w:id="49" w:author="Segall, Christopher (segallcr)" w:date="2025-07-08T14:38:00Z">
        <w:r w:rsidR="00D11598">
          <w:rPr>
            <w:rFonts w:cstheme="minorHAnsi"/>
            <w:color w:val="000000"/>
            <w:sz w:val="24"/>
            <w:szCs w:val="24"/>
          </w:rPr>
          <w:t xml:space="preserve">not </w:t>
        </w:r>
      </w:ins>
      <w:r w:rsidR="00996D73">
        <w:rPr>
          <w:rFonts w:cstheme="minorHAnsi"/>
          <w:color w:val="000000"/>
          <w:sz w:val="24"/>
          <w:szCs w:val="24"/>
        </w:rPr>
        <w:t xml:space="preserve">as </w:t>
      </w:r>
      <w:r w:rsidR="005C169D">
        <w:rPr>
          <w:rFonts w:cstheme="minorHAnsi"/>
          <w:color w:val="000000"/>
          <w:sz w:val="24"/>
          <w:szCs w:val="24"/>
        </w:rPr>
        <w:t xml:space="preserve">the ultimate arbiter of metrical grouping but </w:t>
      </w:r>
      <w:ins w:id="50" w:author="Segall, Christopher (segallcr)" w:date="2025-07-08T14:38:00Z">
        <w:r w:rsidR="00D11598">
          <w:rPr>
            <w:rFonts w:cstheme="minorHAnsi"/>
            <w:color w:val="000000"/>
            <w:sz w:val="24"/>
            <w:szCs w:val="24"/>
          </w:rPr>
          <w:t xml:space="preserve">rather </w:t>
        </w:r>
      </w:ins>
      <w:r w:rsidR="005C169D">
        <w:rPr>
          <w:rFonts w:cstheme="minorHAnsi"/>
          <w:color w:val="000000"/>
          <w:sz w:val="24"/>
          <w:szCs w:val="24"/>
        </w:rPr>
        <w:t xml:space="preserve">as </w:t>
      </w:r>
      <w:r w:rsidR="00996D73">
        <w:rPr>
          <w:rFonts w:cstheme="minorHAnsi"/>
          <w:color w:val="000000"/>
          <w:sz w:val="24"/>
          <w:szCs w:val="24"/>
        </w:rPr>
        <w:t xml:space="preserve">a </w:t>
      </w:r>
      <w:r w:rsidR="005C169D">
        <w:rPr>
          <w:rFonts w:cstheme="minorHAnsi"/>
          <w:color w:val="000000"/>
          <w:sz w:val="24"/>
          <w:szCs w:val="24"/>
        </w:rPr>
        <w:t xml:space="preserve">notational </w:t>
      </w:r>
      <w:r w:rsidR="00996D73">
        <w:rPr>
          <w:rFonts w:cstheme="minorHAnsi"/>
          <w:color w:val="000000"/>
          <w:sz w:val="24"/>
          <w:szCs w:val="24"/>
        </w:rPr>
        <w:t xml:space="preserve">background against which </w:t>
      </w:r>
      <w:r w:rsidR="004B1DFC">
        <w:rPr>
          <w:rFonts w:cstheme="minorHAnsi"/>
          <w:color w:val="000000"/>
          <w:sz w:val="24"/>
          <w:szCs w:val="24"/>
        </w:rPr>
        <w:t xml:space="preserve">independent </w:t>
      </w:r>
      <w:r w:rsidR="00996D73">
        <w:rPr>
          <w:rFonts w:cstheme="minorHAnsi"/>
          <w:color w:val="000000"/>
          <w:sz w:val="24"/>
          <w:szCs w:val="24"/>
        </w:rPr>
        <w:t>metrical play can emerge</w:t>
      </w:r>
      <w:r w:rsidR="00FC2F04">
        <w:rPr>
          <w:rFonts w:cstheme="minorHAnsi"/>
          <w:color w:val="000000"/>
          <w:sz w:val="24"/>
          <w:szCs w:val="24"/>
        </w:rPr>
        <w:t xml:space="preserve"> as a song unfolds</w:t>
      </w:r>
      <w:r w:rsidR="00037DBB">
        <w:rPr>
          <w:rFonts w:cstheme="minorHAnsi"/>
          <w:color w:val="000000"/>
          <w:sz w:val="24"/>
          <w:szCs w:val="24"/>
        </w:rPr>
        <w:t>.</w:t>
      </w:r>
      <w:r w:rsidR="003D6C85">
        <w:rPr>
          <w:rStyle w:val="FootnoteReference"/>
          <w:rFonts w:cstheme="minorHAnsi"/>
          <w:color w:val="000000"/>
          <w:sz w:val="24"/>
          <w:szCs w:val="24"/>
        </w:rPr>
        <w:footnoteReference w:id="3"/>
      </w:r>
      <w:r w:rsidR="00037DBB">
        <w:rPr>
          <w:rFonts w:cstheme="minorHAnsi"/>
          <w:color w:val="000000"/>
          <w:sz w:val="24"/>
          <w:szCs w:val="24"/>
        </w:rPr>
        <w:t xml:space="preserve"> </w:t>
      </w:r>
      <w:r w:rsidR="00A510DB">
        <w:rPr>
          <w:rFonts w:cstheme="minorHAnsi"/>
          <w:color w:val="000000"/>
          <w:sz w:val="24"/>
          <w:szCs w:val="24"/>
        </w:rPr>
        <w:t xml:space="preserve">It is possible, in other words, for entirely regular mensural notation to be interpreted in </w:t>
      </w:r>
      <w:r w:rsidR="005A3A3A">
        <w:rPr>
          <w:rFonts w:cstheme="minorHAnsi"/>
          <w:color w:val="000000"/>
          <w:sz w:val="24"/>
          <w:szCs w:val="24"/>
        </w:rPr>
        <w:t xml:space="preserve">flexibly </w:t>
      </w:r>
      <w:r w:rsidR="00A510DB">
        <w:rPr>
          <w:rFonts w:cstheme="minorHAnsi"/>
          <w:color w:val="000000"/>
          <w:sz w:val="24"/>
          <w:szCs w:val="24"/>
        </w:rPr>
        <w:t xml:space="preserve">irregular metrical groupings </w:t>
      </w:r>
      <w:r w:rsidR="00EB1A43">
        <w:rPr>
          <w:rFonts w:cstheme="minorHAnsi"/>
          <w:color w:val="000000"/>
          <w:sz w:val="24"/>
          <w:szCs w:val="24"/>
        </w:rPr>
        <w:t xml:space="preserve">when prompted </w:t>
      </w:r>
      <w:r w:rsidR="005C568D">
        <w:rPr>
          <w:rFonts w:cstheme="minorHAnsi"/>
          <w:color w:val="000000"/>
          <w:sz w:val="24"/>
          <w:szCs w:val="24"/>
        </w:rPr>
        <w:t xml:space="preserve">by </w:t>
      </w:r>
      <w:r w:rsidR="00EB1A43">
        <w:rPr>
          <w:rFonts w:cstheme="minorHAnsi"/>
          <w:color w:val="000000"/>
          <w:sz w:val="24"/>
          <w:szCs w:val="24"/>
        </w:rPr>
        <w:t xml:space="preserve">divergent </w:t>
      </w:r>
      <w:r w:rsidR="005C568D">
        <w:rPr>
          <w:rFonts w:cstheme="minorHAnsi"/>
          <w:color w:val="000000"/>
          <w:sz w:val="24"/>
          <w:szCs w:val="24"/>
        </w:rPr>
        <w:lastRenderedPageBreak/>
        <w:t xml:space="preserve">parameters of musical </w:t>
      </w:r>
      <w:r w:rsidR="00EB1A43">
        <w:rPr>
          <w:rFonts w:cstheme="minorHAnsi"/>
          <w:color w:val="000000"/>
          <w:sz w:val="24"/>
          <w:szCs w:val="24"/>
        </w:rPr>
        <w:t>articulation</w:t>
      </w:r>
      <w:r w:rsidR="00A510DB">
        <w:rPr>
          <w:rFonts w:cstheme="minorHAnsi"/>
          <w:color w:val="000000"/>
          <w:sz w:val="24"/>
          <w:szCs w:val="24"/>
        </w:rPr>
        <w:t>.</w:t>
      </w:r>
      <w:r w:rsidR="00A510DB">
        <w:rPr>
          <w:rStyle w:val="FootnoteReference"/>
          <w:rFonts w:cstheme="minorHAnsi"/>
          <w:color w:val="000000"/>
          <w:sz w:val="24"/>
          <w:szCs w:val="24"/>
        </w:rPr>
        <w:footnoteReference w:id="4"/>
      </w:r>
      <w:r w:rsidR="00A510DB">
        <w:rPr>
          <w:rFonts w:cstheme="minorHAnsi"/>
          <w:color w:val="000000"/>
          <w:sz w:val="24"/>
          <w:szCs w:val="24"/>
        </w:rPr>
        <w:t xml:space="preserve"> </w:t>
      </w:r>
      <w:r w:rsidR="00AC27A2">
        <w:rPr>
          <w:rFonts w:cstheme="minorHAnsi"/>
          <w:color w:val="000000"/>
          <w:sz w:val="24"/>
          <w:szCs w:val="24"/>
        </w:rPr>
        <w:t>Yet i</w:t>
      </w:r>
      <w:r w:rsidR="00141A09">
        <w:rPr>
          <w:rFonts w:cstheme="minorHAnsi"/>
          <w:color w:val="000000"/>
          <w:sz w:val="24"/>
          <w:szCs w:val="24"/>
        </w:rPr>
        <w:t xml:space="preserve">t is because of </w:t>
      </w:r>
      <w:r w:rsidR="0047351A">
        <w:rPr>
          <w:rFonts w:cstheme="minorHAnsi"/>
          <w:color w:val="000000"/>
          <w:sz w:val="24"/>
          <w:szCs w:val="24"/>
        </w:rPr>
        <w:t xml:space="preserve">an operative </w:t>
      </w:r>
      <w:r w:rsidR="00141A09">
        <w:rPr>
          <w:rFonts w:cstheme="minorHAnsi"/>
          <w:color w:val="000000"/>
          <w:sz w:val="24"/>
          <w:szCs w:val="24"/>
        </w:rPr>
        <w:t>norm that t</w:t>
      </w:r>
      <w:r w:rsidR="00CA3E36">
        <w:rPr>
          <w:rFonts w:cstheme="minorHAnsi"/>
          <w:color w:val="000000"/>
          <w:sz w:val="24"/>
          <w:szCs w:val="24"/>
        </w:rPr>
        <w:t xml:space="preserve">he metrical play I </w:t>
      </w:r>
      <w:r w:rsidR="00AC27A2">
        <w:rPr>
          <w:rFonts w:cstheme="minorHAnsi"/>
          <w:color w:val="000000"/>
          <w:sz w:val="24"/>
          <w:szCs w:val="24"/>
        </w:rPr>
        <w:t xml:space="preserve">discuss </w:t>
      </w:r>
      <w:r w:rsidR="00CA3E36">
        <w:rPr>
          <w:rFonts w:cstheme="minorHAnsi"/>
          <w:color w:val="000000"/>
          <w:sz w:val="24"/>
          <w:szCs w:val="24"/>
        </w:rPr>
        <w:t xml:space="preserve">in these songs </w:t>
      </w:r>
      <w:r w:rsidR="007A3C91">
        <w:rPr>
          <w:rFonts w:cstheme="minorHAnsi"/>
          <w:color w:val="000000"/>
          <w:sz w:val="24"/>
          <w:szCs w:val="24"/>
        </w:rPr>
        <w:t xml:space="preserve">becomes </w:t>
      </w:r>
      <w:r w:rsidR="00D77B1D">
        <w:rPr>
          <w:rFonts w:cstheme="minorHAnsi"/>
          <w:color w:val="000000"/>
          <w:sz w:val="24"/>
          <w:szCs w:val="24"/>
        </w:rPr>
        <w:t xml:space="preserve">particularly </w:t>
      </w:r>
      <w:r w:rsidR="00D260C2">
        <w:rPr>
          <w:rFonts w:cstheme="minorHAnsi"/>
          <w:color w:val="000000"/>
          <w:sz w:val="24"/>
          <w:szCs w:val="24"/>
        </w:rPr>
        <w:t xml:space="preserve">salient and </w:t>
      </w:r>
      <w:r w:rsidR="007A3C91">
        <w:rPr>
          <w:rFonts w:cstheme="minorHAnsi"/>
          <w:color w:val="000000"/>
          <w:sz w:val="24"/>
          <w:szCs w:val="24"/>
        </w:rPr>
        <w:t>ripe for interpretation</w:t>
      </w:r>
      <w:r w:rsidR="00CA3E36">
        <w:rPr>
          <w:rFonts w:cstheme="minorHAnsi"/>
          <w:color w:val="000000"/>
          <w:sz w:val="24"/>
          <w:szCs w:val="24"/>
        </w:rPr>
        <w:t>.</w:t>
      </w:r>
    </w:p>
    <w:p w14:paraId="454EBB5C" w14:textId="77777777" w:rsidR="00E47A4F" w:rsidRDefault="00E47A4F" w:rsidP="00E47A4F">
      <w:pPr>
        <w:pStyle w:val="FootnoteText"/>
        <w:rPr>
          <w:rFonts w:cstheme="minorHAnsi"/>
          <w:color w:val="000000"/>
          <w:sz w:val="24"/>
          <w:szCs w:val="24"/>
        </w:rPr>
      </w:pPr>
    </w:p>
    <w:p w14:paraId="7EBD869E" w14:textId="3A492752" w:rsidR="00B468C7" w:rsidRDefault="00B468C7" w:rsidP="00E47A4F">
      <w:pPr>
        <w:pStyle w:val="FootnoteText"/>
        <w:rPr>
          <w:sz w:val="24"/>
          <w:szCs w:val="24"/>
        </w:rPr>
      </w:pPr>
      <w:r>
        <w:rPr>
          <w:rFonts w:cstheme="minorHAnsi"/>
          <w:color w:val="000000"/>
          <w:sz w:val="24"/>
          <w:szCs w:val="24"/>
        </w:rPr>
        <w:t>Meter</w:t>
      </w:r>
      <w:del w:id="56" w:author="Segall, Christopher (segallcr)" w:date="2025-07-08T14:43:00Z">
        <w:r w:rsidR="007E232F" w:rsidDel="00C91E53">
          <w:rPr>
            <w:rFonts w:cstheme="minorHAnsi"/>
            <w:color w:val="000000"/>
            <w:sz w:val="24"/>
            <w:szCs w:val="24"/>
          </w:rPr>
          <w:delText>, as alluded to above,</w:delText>
        </w:r>
      </w:del>
      <w:r>
        <w:rPr>
          <w:rFonts w:cstheme="minorHAnsi"/>
          <w:color w:val="000000"/>
          <w:sz w:val="24"/>
          <w:szCs w:val="24"/>
        </w:rPr>
        <w:t xml:space="preserve"> is not explicitly indicated by </w:t>
      </w:r>
      <w:r w:rsidR="0064563E">
        <w:rPr>
          <w:rFonts w:cstheme="minorHAnsi"/>
          <w:color w:val="000000"/>
          <w:sz w:val="24"/>
          <w:szCs w:val="24"/>
        </w:rPr>
        <w:t xml:space="preserve">the </w:t>
      </w:r>
      <w:r>
        <w:rPr>
          <w:rFonts w:cstheme="minorHAnsi"/>
          <w:color w:val="000000"/>
          <w:sz w:val="24"/>
          <w:szCs w:val="24"/>
        </w:rPr>
        <w:t>fourteenth-century French system of notating discrete lengths of pitch and rest</w:t>
      </w:r>
      <w:r w:rsidR="0000017F">
        <w:rPr>
          <w:rFonts w:cstheme="minorHAnsi"/>
          <w:color w:val="000000"/>
          <w:sz w:val="24"/>
          <w:szCs w:val="24"/>
        </w:rPr>
        <w:t xml:space="preserve">. A brief review follows in </w:t>
      </w:r>
      <w:r w:rsidR="00D42CAA">
        <w:rPr>
          <w:rFonts w:cstheme="minorHAnsi"/>
          <w:color w:val="000000"/>
          <w:sz w:val="24"/>
          <w:szCs w:val="24"/>
        </w:rPr>
        <w:t xml:space="preserve">order to distinguish </w:t>
      </w:r>
      <w:r w:rsidR="0000017F">
        <w:rPr>
          <w:rFonts w:cstheme="minorHAnsi"/>
          <w:color w:val="000000"/>
          <w:sz w:val="24"/>
          <w:szCs w:val="24"/>
        </w:rPr>
        <w:t>the production of medieval mensuration from the modern reception of meter</w:t>
      </w:r>
      <w:r w:rsidR="00600F1A">
        <w:rPr>
          <w:rFonts w:cstheme="minorHAnsi"/>
          <w:color w:val="000000"/>
          <w:sz w:val="24"/>
          <w:szCs w:val="24"/>
        </w:rPr>
        <w:t xml:space="preserve"> in </w:t>
      </w:r>
      <w:r w:rsidR="0064563E">
        <w:rPr>
          <w:rFonts w:cstheme="minorHAnsi"/>
          <w:color w:val="000000"/>
          <w:sz w:val="24"/>
          <w:szCs w:val="24"/>
        </w:rPr>
        <w:t xml:space="preserve">Machaut’s </w:t>
      </w:r>
      <w:r w:rsidR="00600F1A">
        <w:rPr>
          <w:rFonts w:cstheme="minorHAnsi"/>
          <w:color w:val="000000"/>
          <w:sz w:val="24"/>
          <w:szCs w:val="24"/>
        </w:rPr>
        <w:t>music</w:t>
      </w:r>
      <w:r>
        <w:rPr>
          <w:rFonts w:cstheme="minorHAnsi"/>
          <w:color w:val="000000"/>
          <w:sz w:val="24"/>
          <w:szCs w:val="24"/>
        </w:rPr>
        <w:t>.</w:t>
      </w:r>
      <w:r>
        <w:rPr>
          <w:rStyle w:val="FootnoteReference"/>
          <w:rFonts w:cstheme="minorHAnsi"/>
          <w:color w:val="000000"/>
          <w:sz w:val="24"/>
          <w:szCs w:val="24"/>
        </w:rPr>
        <w:footnoteReference w:id="5"/>
      </w:r>
      <w:r>
        <w:rPr>
          <w:rFonts w:cstheme="minorHAnsi"/>
          <w:color w:val="000000"/>
          <w:sz w:val="24"/>
          <w:szCs w:val="24"/>
        </w:rPr>
        <w:t xml:space="preserve"> </w:t>
      </w:r>
      <w:r w:rsidR="00C07AAE">
        <w:rPr>
          <w:rFonts w:cstheme="minorHAnsi"/>
          <w:color w:val="000000"/>
          <w:sz w:val="24"/>
          <w:szCs w:val="24"/>
        </w:rPr>
        <w:t>Each duration</w:t>
      </w:r>
      <w:r w:rsidR="007B096F">
        <w:rPr>
          <w:rFonts w:cstheme="minorHAnsi"/>
          <w:color w:val="000000"/>
          <w:sz w:val="24"/>
          <w:szCs w:val="24"/>
        </w:rPr>
        <w:t xml:space="preserve"> of </w:t>
      </w:r>
      <w:r w:rsidR="00D42CAA">
        <w:rPr>
          <w:rFonts w:cstheme="minorHAnsi"/>
          <w:color w:val="000000"/>
          <w:sz w:val="24"/>
          <w:szCs w:val="24"/>
        </w:rPr>
        <w:t xml:space="preserve">the mensural system can </w:t>
      </w:r>
      <w:r w:rsidR="00EB579B">
        <w:rPr>
          <w:rFonts w:cstheme="minorHAnsi"/>
          <w:color w:val="000000"/>
          <w:sz w:val="24"/>
          <w:szCs w:val="24"/>
        </w:rPr>
        <w:t xml:space="preserve">be </w:t>
      </w:r>
      <w:r w:rsidR="00C07AAE">
        <w:rPr>
          <w:rFonts w:cstheme="minorHAnsi"/>
          <w:color w:val="000000"/>
          <w:sz w:val="24"/>
          <w:szCs w:val="24"/>
        </w:rPr>
        <w:t>subdivide</w:t>
      </w:r>
      <w:r w:rsidR="007B096F">
        <w:rPr>
          <w:rFonts w:cstheme="minorHAnsi"/>
          <w:color w:val="000000"/>
          <w:sz w:val="24"/>
          <w:szCs w:val="24"/>
        </w:rPr>
        <w:t>d</w:t>
      </w:r>
      <w:r w:rsidR="00C07AAE">
        <w:rPr>
          <w:rFonts w:cstheme="minorHAnsi"/>
          <w:color w:val="000000"/>
          <w:sz w:val="24"/>
          <w:szCs w:val="24"/>
        </w:rPr>
        <w:t xml:space="preserve"> into </w:t>
      </w:r>
      <w:r w:rsidR="00F42F33">
        <w:rPr>
          <w:rFonts w:cstheme="minorHAnsi"/>
          <w:color w:val="000000"/>
          <w:sz w:val="24"/>
          <w:szCs w:val="24"/>
        </w:rPr>
        <w:t xml:space="preserve">(or is comprised of) </w:t>
      </w:r>
      <w:ins w:id="74" w:author="Segall, Christopher (segallcr)" w:date="2025-07-08T14:45:00Z">
        <w:r w:rsidR="0087696F">
          <w:rPr>
            <w:rFonts w:cstheme="minorHAnsi"/>
            <w:color w:val="000000"/>
            <w:sz w:val="24"/>
            <w:szCs w:val="24"/>
          </w:rPr>
          <w:t xml:space="preserve">some number of </w:t>
        </w:r>
      </w:ins>
      <w:r w:rsidR="007B096F">
        <w:rPr>
          <w:rFonts w:cstheme="minorHAnsi"/>
          <w:color w:val="000000"/>
          <w:sz w:val="24"/>
          <w:szCs w:val="24"/>
        </w:rPr>
        <w:t xml:space="preserve">the next lesser </w:t>
      </w:r>
      <w:r w:rsidR="00F42F33">
        <w:rPr>
          <w:rFonts w:cstheme="minorHAnsi"/>
          <w:color w:val="000000"/>
          <w:sz w:val="24"/>
          <w:szCs w:val="24"/>
        </w:rPr>
        <w:t>duration</w:t>
      </w:r>
      <w:r w:rsidR="00EB579B">
        <w:rPr>
          <w:rFonts w:cstheme="minorHAnsi"/>
          <w:color w:val="000000"/>
          <w:sz w:val="24"/>
          <w:szCs w:val="24"/>
        </w:rPr>
        <w:t>: three when perfect, two when imperfect</w:t>
      </w:r>
      <w:r w:rsidR="00C07AAE">
        <w:rPr>
          <w:rFonts w:cstheme="minorHAnsi"/>
          <w:color w:val="000000"/>
          <w:sz w:val="24"/>
          <w:szCs w:val="24"/>
        </w:rPr>
        <w:t xml:space="preserve">. </w:t>
      </w:r>
      <w:del w:id="75" w:author="Segall, Christopher (segallcr)" w:date="2025-07-21T15:48:00Z">
        <w:r w:rsidR="00FB1ECD" w:rsidDel="00B9310E">
          <w:rPr>
            <w:rFonts w:cstheme="minorHAnsi"/>
            <w:color w:val="000000"/>
            <w:sz w:val="24"/>
            <w:szCs w:val="24"/>
          </w:rPr>
          <w:delText xml:space="preserve">Such a </w:delText>
        </w:r>
        <w:r w:rsidR="00B82AA7" w:rsidDel="00B9310E">
          <w:rPr>
            <w:rFonts w:cstheme="minorHAnsi"/>
            <w:color w:val="000000"/>
            <w:sz w:val="24"/>
            <w:szCs w:val="24"/>
          </w:rPr>
          <w:delText xml:space="preserve">top-down view of </w:delText>
        </w:r>
        <w:r w:rsidR="00FB1ECD" w:rsidDel="00B9310E">
          <w:rPr>
            <w:rFonts w:cstheme="minorHAnsi"/>
            <w:color w:val="000000"/>
            <w:sz w:val="24"/>
            <w:szCs w:val="24"/>
          </w:rPr>
          <w:delText xml:space="preserve">rhythmic </w:delText>
        </w:r>
        <w:r w:rsidR="00B82AA7" w:rsidDel="00B9310E">
          <w:rPr>
            <w:rFonts w:cstheme="minorHAnsi"/>
            <w:color w:val="000000"/>
            <w:sz w:val="24"/>
            <w:szCs w:val="24"/>
          </w:rPr>
          <w:delText>subdivision</w:delText>
        </w:r>
        <w:r w:rsidR="00261EE4" w:rsidDel="00B9310E">
          <w:rPr>
            <w:rFonts w:cstheme="minorHAnsi"/>
            <w:color w:val="000000"/>
            <w:sz w:val="24"/>
            <w:szCs w:val="24"/>
          </w:rPr>
          <w:delText xml:space="preserve">, rather than </w:delText>
        </w:r>
        <w:r w:rsidR="00B82AA7" w:rsidDel="00B9310E">
          <w:rPr>
            <w:rFonts w:cstheme="minorHAnsi"/>
            <w:color w:val="000000"/>
            <w:sz w:val="24"/>
            <w:szCs w:val="24"/>
          </w:rPr>
          <w:delText xml:space="preserve">an additive conglomeration of values </w:delText>
        </w:r>
        <w:r w:rsidR="00231252" w:rsidDel="00B9310E">
          <w:rPr>
            <w:rFonts w:cstheme="minorHAnsi"/>
            <w:color w:val="000000"/>
            <w:sz w:val="24"/>
            <w:szCs w:val="24"/>
          </w:rPr>
          <w:delText xml:space="preserve">from </w:delText>
        </w:r>
        <w:r w:rsidR="00B82AA7" w:rsidDel="00B9310E">
          <w:rPr>
            <w:rFonts w:cstheme="minorHAnsi"/>
            <w:color w:val="000000"/>
            <w:sz w:val="24"/>
            <w:szCs w:val="24"/>
          </w:rPr>
          <w:delText>smallest to largest</w:delText>
        </w:r>
        <w:r w:rsidR="00261EE4" w:rsidDel="00B9310E">
          <w:rPr>
            <w:rFonts w:cstheme="minorHAnsi"/>
            <w:color w:val="000000"/>
            <w:sz w:val="24"/>
            <w:szCs w:val="24"/>
          </w:rPr>
          <w:delText>,</w:delText>
        </w:r>
        <w:r w:rsidR="00C70A97" w:rsidDel="00B9310E">
          <w:rPr>
            <w:rFonts w:cstheme="minorHAnsi"/>
            <w:color w:val="000000"/>
            <w:sz w:val="24"/>
            <w:szCs w:val="24"/>
          </w:rPr>
          <w:delText xml:space="preserve"> </w:delText>
        </w:r>
        <w:r w:rsidR="00D423ED" w:rsidDel="00B9310E">
          <w:rPr>
            <w:rFonts w:cstheme="minorHAnsi"/>
            <w:color w:val="000000"/>
            <w:sz w:val="24"/>
            <w:szCs w:val="24"/>
          </w:rPr>
          <w:delText xml:space="preserve">is adopted as </w:delText>
        </w:r>
        <w:r w:rsidR="00EB579B" w:rsidDel="00B9310E">
          <w:rPr>
            <w:rFonts w:cstheme="minorHAnsi"/>
            <w:color w:val="000000"/>
            <w:sz w:val="24"/>
            <w:szCs w:val="24"/>
          </w:rPr>
          <w:delText xml:space="preserve">preliminary </w:delText>
        </w:r>
        <w:r w:rsidR="00D423ED" w:rsidDel="00B9310E">
          <w:rPr>
            <w:rFonts w:cstheme="minorHAnsi"/>
            <w:color w:val="000000"/>
            <w:sz w:val="24"/>
            <w:szCs w:val="24"/>
          </w:rPr>
          <w:delText xml:space="preserve">to the </w:delText>
        </w:r>
        <w:r w:rsidR="00433F37" w:rsidDel="00B9310E">
          <w:rPr>
            <w:rFonts w:cstheme="minorHAnsi"/>
            <w:color w:val="000000"/>
            <w:sz w:val="24"/>
            <w:szCs w:val="24"/>
          </w:rPr>
          <w:delText xml:space="preserve">interpretation of </w:delText>
        </w:r>
        <w:r w:rsidR="00D423ED" w:rsidDel="00B9310E">
          <w:rPr>
            <w:rFonts w:cstheme="minorHAnsi"/>
            <w:color w:val="000000"/>
            <w:sz w:val="24"/>
            <w:szCs w:val="24"/>
          </w:rPr>
          <w:delText>meter</w:delText>
        </w:r>
        <w:r w:rsidR="00D82DC9" w:rsidDel="00B9310E">
          <w:rPr>
            <w:rFonts w:cstheme="minorHAnsi"/>
            <w:color w:val="000000"/>
            <w:sz w:val="24"/>
            <w:szCs w:val="24"/>
          </w:rPr>
          <w:delText xml:space="preserve"> undertaken here</w:delText>
        </w:r>
        <w:r w:rsidR="00854D85" w:rsidDel="00B9310E">
          <w:rPr>
            <w:rFonts w:cstheme="minorHAnsi"/>
            <w:color w:val="000000"/>
            <w:sz w:val="24"/>
            <w:szCs w:val="24"/>
          </w:rPr>
          <w:delText xml:space="preserve">, </w:delText>
        </w:r>
        <w:r w:rsidR="00854D85" w:rsidRPr="00B9310E" w:rsidDel="00B9310E">
          <w:rPr>
            <w:rFonts w:cstheme="minorHAnsi"/>
            <w:color w:val="000000"/>
            <w:sz w:val="24"/>
            <w:szCs w:val="24"/>
          </w:rPr>
          <w:delText>especially the parsing of free rhythm equivalent to larger mensural value</w:delText>
        </w:r>
        <w:r w:rsidR="007712CC" w:rsidRPr="00B9310E" w:rsidDel="00B9310E">
          <w:rPr>
            <w:rFonts w:cstheme="minorHAnsi"/>
            <w:color w:val="000000"/>
            <w:sz w:val="24"/>
            <w:szCs w:val="24"/>
          </w:rPr>
          <w:delText>s</w:delText>
        </w:r>
        <w:r w:rsidR="00D423ED" w:rsidDel="00B9310E">
          <w:rPr>
            <w:rFonts w:cstheme="minorHAnsi"/>
            <w:color w:val="000000"/>
            <w:sz w:val="24"/>
            <w:szCs w:val="24"/>
          </w:rPr>
          <w:delText>.</w:delText>
        </w:r>
        <w:r w:rsidR="00B82AA7" w:rsidDel="00B9310E">
          <w:rPr>
            <w:rFonts w:cstheme="minorHAnsi"/>
            <w:color w:val="000000"/>
            <w:sz w:val="24"/>
            <w:szCs w:val="24"/>
          </w:rPr>
          <w:delText xml:space="preserve"> </w:delText>
        </w:r>
      </w:del>
      <w:r w:rsidR="000A7D6E">
        <w:rPr>
          <w:rFonts w:cstheme="minorHAnsi"/>
          <w:color w:val="000000"/>
          <w:sz w:val="24"/>
          <w:szCs w:val="24"/>
        </w:rPr>
        <w:t xml:space="preserve">The largest </w:t>
      </w:r>
      <w:r w:rsidR="003B3F84">
        <w:rPr>
          <w:rFonts w:cstheme="minorHAnsi"/>
          <w:color w:val="000000"/>
          <w:sz w:val="24"/>
          <w:szCs w:val="24"/>
        </w:rPr>
        <w:t xml:space="preserve">of the three </w:t>
      </w:r>
      <w:r w:rsidR="000A7D6E">
        <w:rPr>
          <w:rFonts w:cstheme="minorHAnsi"/>
          <w:color w:val="000000"/>
          <w:sz w:val="24"/>
          <w:szCs w:val="24"/>
        </w:rPr>
        <w:t>common mensural level</w:t>
      </w:r>
      <w:r w:rsidR="003B3F84">
        <w:rPr>
          <w:rFonts w:cstheme="minorHAnsi"/>
          <w:color w:val="000000"/>
          <w:sz w:val="24"/>
          <w:szCs w:val="24"/>
        </w:rPr>
        <w:t>s</w:t>
      </w:r>
      <w:r w:rsidR="00943FD6">
        <w:rPr>
          <w:rFonts w:cstheme="minorHAnsi"/>
          <w:color w:val="000000"/>
          <w:sz w:val="24"/>
          <w:szCs w:val="24"/>
        </w:rPr>
        <w:t xml:space="preserve"> </w:t>
      </w:r>
      <w:r w:rsidR="000A7D6E">
        <w:rPr>
          <w:rFonts w:cstheme="minorHAnsi"/>
          <w:color w:val="000000"/>
          <w:sz w:val="24"/>
          <w:szCs w:val="24"/>
        </w:rPr>
        <w:t xml:space="preserve">is </w:t>
      </w:r>
      <w:r w:rsidR="00943FD6">
        <w:rPr>
          <w:rFonts w:cstheme="minorHAnsi"/>
          <w:color w:val="000000"/>
          <w:sz w:val="24"/>
          <w:szCs w:val="24"/>
        </w:rPr>
        <w:t xml:space="preserve">called </w:t>
      </w:r>
      <w:r w:rsidR="00FB1ECD" w:rsidRPr="00FB1ECD">
        <w:rPr>
          <w:rFonts w:cstheme="minorHAnsi"/>
          <w:i/>
          <w:iCs/>
          <w:color w:val="000000"/>
          <w:sz w:val="24"/>
          <w:szCs w:val="24"/>
        </w:rPr>
        <w:t>modus</w:t>
      </w:r>
      <w:r w:rsidR="000A7D6E" w:rsidRPr="00943FD6">
        <w:rPr>
          <w:rFonts w:cstheme="minorHAnsi"/>
          <w:i/>
          <w:iCs/>
          <w:color w:val="000000"/>
          <w:sz w:val="24"/>
          <w:szCs w:val="24"/>
        </w:rPr>
        <w:t>,</w:t>
      </w:r>
      <w:r w:rsidR="000A7D6E">
        <w:rPr>
          <w:rFonts w:cstheme="minorHAnsi"/>
          <w:color w:val="000000"/>
          <w:sz w:val="24"/>
          <w:szCs w:val="24"/>
        </w:rPr>
        <w:t xml:space="preserve"> </w:t>
      </w:r>
      <w:r w:rsidR="00FB1ECD">
        <w:rPr>
          <w:rFonts w:cstheme="minorHAnsi"/>
          <w:color w:val="000000"/>
          <w:sz w:val="24"/>
          <w:szCs w:val="24"/>
        </w:rPr>
        <w:t>the subdivision of longs by breves</w:t>
      </w:r>
      <w:r w:rsidR="00030435">
        <w:rPr>
          <w:rFonts w:cstheme="minorHAnsi"/>
          <w:color w:val="000000"/>
          <w:sz w:val="24"/>
          <w:szCs w:val="24"/>
        </w:rPr>
        <w:t xml:space="preserve">. </w:t>
      </w:r>
      <w:r w:rsidR="00FB1ECD">
        <w:rPr>
          <w:rFonts w:cstheme="minorHAnsi"/>
          <w:color w:val="000000"/>
          <w:sz w:val="24"/>
          <w:szCs w:val="24"/>
        </w:rPr>
        <w:t xml:space="preserve">The </w:t>
      </w:r>
      <w:r w:rsidR="001F0CE2">
        <w:rPr>
          <w:rFonts w:cstheme="minorHAnsi"/>
          <w:color w:val="000000"/>
          <w:sz w:val="24"/>
          <w:szCs w:val="24"/>
        </w:rPr>
        <w:t xml:space="preserve">central </w:t>
      </w:r>
      <w:r w:rsidR="00FB1ECD" w:rsidRPr="00197FE0">
        <w:rPr>
          <w:rFonts w:cstheme="minorHAnsi"/>
          <w:color w:val="000000"/>
          <w:sz w:val="24"/>
          <w:szCs w:val="24"/>
        </w:rPr>
        <w:t xml:space="preserve">mensural level </w:t>
      </w:r>
      <w:del w:id="76" w:author="Segall, Christopher (segallcr)" w:date="2025-07-21T15:49:00Z">
        <w:r w:rsidR="00C42EFB" w:rsidDel="000273FF">
          <w:rPr>
            <w:rFonts w:cstheme="minorHAnsi"/>
            <w:color w:val="000000"/>
            <w:sz w:val="24"/>
            <w:szCs w:val="24"/>
          </w:rPr>
          <w:delText xml:space="preserve">with which we will be concerned </w:delText>
        </w:r>
      </w:del>
      <w:r w:rsidR="00FB1ECD">
        <w:rPr>
          <w:rFonts w:cstheme="minorHAnsi"/>
          <w:color w:val="000000"/>
          <w:sz w:val="24"/>
          <w:szCs w:val="24"/>
        </w:rPr>
        <w:t xml:space="preserve">is </w:t>
      </w:r>
      <w:r w:rsidR="00943FD6">
        <w:rPr>
          <w:rFonts w:cstheme="minorHAnsi"/>
          <w:color w:val="000000"/>
          <w:sz w:val="24"/>
          <w:szCs w:val="24"/>
        </w:rPr>
        <w:t xml:space="preserve">called </w:t>
      </w:r>
      <w:r w:rsidR="00FB1ECD" w:rsidRPr="00197FE0">
        <w:rPr>
          <w:i/>
          <w:iCs/>
          <w:sz w:val="24"/>
          <w:szCs w:val="24"/>
        </w:rPr>
        <w:t>tempus</w:t>
      </w:r>
      <w:r w:rsidR="00FB1ECD" w:rsidRPr="00943FD6">
        <w:rPr>
          <w:i/>
          <w:iCs/>
          <w:sz w:val="24"/>
          <w:szCs w:val="24"/>
        </w:rPr>
        <w:t>,</w:t>
      </w:r>
      <w:r w:rsidR="00FB1ECD">
        <w:rPr>
          <w:sz w:val="24"/>
          <w:szCs w:val="24"/>
        </w:rPr>
        <w:t xml:space="preserve"> </w:t>
      </w:r>
      <w:r w:rsidR="00FB1ECD" w:rsidRPr="00197FE0">
        <w:rPr>
          <w:sz w:val="24"/>
          <w:szCs w:val="24"/>
        </w:rPr>
        <w:t xml:space="preserve">defined </w:t>
      </w:r>
      <w:del w:id="77" w:author="Segall, Christopher (segallcr)" w:date="2025-07-08T14:52:00Z">
        <w:r w:rsidR="00FB1ECD" w:rsidRPr="00197FE0" w:rsidDel="00A33CA3">
          <w:rPr>
            <w:sz w:val="24"/>
            <w:szCs w:val="24"/>
          </w:rPr>
          <w:delText xml:space="preserve">by </w:delText>
        </w:r>
      </w:del>
      <w:ins w:id="78" w:author="Segall, Christopher (segallcr)" w:date="2025-07-08T14:52:00Z">
        <w:r w:rsidR="00A33CA3">
          <w:rPr>
            <w:sz w:val="24"/>
            <w:szCs w:val="24"/>
          </w:rPr>
          <w:t>as</w:t>
        </w:r>
        <w:r w:rsidR="00A33CA3" w:rsidRPr="00197FE0">
          <w:rPr>
            <w:sz w:val="24"/>
            <w:szCs w:val="24"/>
          </w:rPr>
          <w:t xml:space="preserve"> </w:t>
        </w:r>
      </w:ins>
      <w:r w:rsidR="00FB1ECD" w:rsidRPr="00197FE0">
        <w:rPr>
          <w:sz w:val="24"/>
          <w:szCs w:val="24"/>
        </w:rPr>
        <w:t xml:space="preserve">the subdivision of breves by semibreves. </w:t>
      </w:r>
      <w:r w:rsidR="00125760">
        <w:rPr>
          <w:sz w:val="24"/>
          <w:szCs w:val="24"/>
        </w:rPr>
        <w:t xml:space="preserve">In </w:t>
      </w:r>
      <w:del w:id="79" w:author="Segall, Christopher (segallcr)" w:date="2025-07-21T15:49:00Z">
        <w:r w:rsidR="00125760" w:rsidDel="007E04E1">
          <w:rPr>
            <w:sz w:val="24"/>
            <w:szCs w:val="24"/>
          </w:rPr>
          <w:delText>the present</w:delText>
        </w:r>
      </w:del>
      <w:ins w:id="80" w:author="Segall, Christopher (segallcr)" w:date="2025-07-21T15:49:00Z">
        <w:r w:rsidR="007E04E1">
          <w:rPr>
            <w:sz w:val="24"/>
            <w:szCs w:val="24"/>
          </w:rPr>
          <w:t>my</w:t>
        </w:r>
      </w:ins>
      <w:r w:rsidR="00125760">
        <w:rPr>
          <w:sz w:val="24"/>
          <w:szCs w:val="24"/>
        </w:rPr>
        <w:t xml:space="preserve"> transcriptions, t</w:t>
      </w:r>
      <w:r w:rsidR="00AB2672" w:rsidRPr="00197FE0">
        <w:rPr>
          <w:sz w:val="24"/>
          <w:szCs w:val="24"/>
        </w:rPr>
        <w:t xml:space="preserve">he measure </w:t>
      </w:r>
      <w:r w:rsidR="00AB2672">
        <w:rPr>
          <w:sz w:val="24"/>
          <w:szCs w:val="24"/>
        </w:rPr>
        <w:t>is a breve’s duration</w:t>
      </w:r>
      <w:ins w:id="81" w:author="Segall, Christopher (segallcr)" w:date="2025-07-08T14:52:00Z">
        <w:r w:rsidR="006E4300">
          <w:rPr>
            <w:sz w:val="24"/>
            <w:szCs w:val="24"/>
          </w:rPr>
          <w:t>,</w:t>
        </w:r>
      </w:ins>
      <w:r w:rsidR="00AB2672">
        <w:rPr>
          <w:sz w:val="24"/>
          <w:szCs w:val="24"/>
        </w:rPr>
        <w:t xml:space="preserve"> </w:t>
      </w:r>
      <w:r w:rsidR="00AB2672" w:rsidRPr="00197FE0">
        <w:rPr>
          <w:sz w:val="24"/>
          <w:szCs w:val="24"/>
        </w:rPr>
        <w:t xml:space="preserve">and the semibreve beat </w:t>
      </w:r>
      <w:ins w:id="82" w:author="Segall, Christopher (segallcr)" w:date="2025-07-08T14:52:00Z">
        <w:r w:rsidR="006E4300">
          <w:rPr>
            <w:sz w:val="24"/>
            <w:szCs w:val="24"/>
          </w:rPr>
          <w:t xml:space="preserve">is </w:t>
        </w:r>
      </w:ins>
      <w:r w:rsidR="0088694C">
        <w:rPr>
          <w:sz w:val="24"/>
          <w:szCs w:val="24"/>
        </w:rPr>
        <w:t xml:space="preserve">represented </w:t>
      </w:r>
      <w:r w:rsidR="00382550">
        <w:rPr>
          <w:sz w:val="24"/>
          <w:szCs w:val="24"/>
        </w:rPr>
        <w:t xml:space="preserve">by </w:t>
      </w:r>
      <w:r w:rsidR="00AB2672" w:rsidRPr="00197FE0">
        <w:rPr>
          <w:sz w:val="24"/>
          <w:szCs w:val="24"/>
        </w:rPr>
        <w:t>a quarter note (dotted when perfect).</w:t>
      </w:r>
      <w:r w:rsidR="00AB2672">
        <w:rPr>
          <w:sz w:val="24"/>
          <w:szCs w:val="24"/>
        </w:rPr>
        <w:t xml:space="preserve"> </w:t>
      </w:r>
      <w:proofErr w:type="spellStart"/>
      <w:r w:rsidR="00FB1ECD" w:rsidRPr="00AB2672">
        <w:rPr>
          <w:rFonts w:cstheme="minorHAnsi"/>
          <w:i/>
          <w:iCs/>
          <w:color w:val="000000"/>
          <w:sz w:val="24"/>
          <w:szCs w:val="24"/>
        </w:rPr>
        <w:t>P</w:t>
      </w:r>
      <w:r w:rsidR="00497257" w:rsidRPr="00AB2672">
        <w:rPr>
          <w:i/>
          <w:iCs/>
          <w:sz w:val="24"/>
          <w:szCs w:val="24"/>
        </w:rPr>
        <w:t>rolatio</w:t>
      </w:r>
      <w:proofErr w:type="spellEnd"/>
      <w:r w:rsidR="00497257" w:rsidRPr="00197FE0">
        <w:rPr>
          <w:sz w:val="24"/>
          <w:szCs w:val="24"/>
        </w:rPr>
        <w:t xml:space="preserve"> </w:t>
      </w:r>
      <w:r w:rsidR="00B82AA7">
        <w:rPr>
          <w:sz w:val="24"/>
          <w:szCs w:val="24"/>
        </w:rPr>
        <w:t xml:space="preserve">is </w:t>
      </w:r>
      <w:r w:rsidR="00497257" w:rsidRPr="00197FE0">
        <w:rPr>
          <w:sz w:val="24"/>
          <w:szCs w:val="24"/>
        </w:rPr>
        <w:t xml:space="preserve">the subdivision of semibreves by minims, transcribed </w:t>
      </w:r>
      <w:del w:id="83" w:author="Segall, Christopher (segallcr)" w:date="2025-07-08T14:52:00Z">
        <w:r w:rsidR="00497257" w:rsidRPr="00197FE0" w:rsidDel="00FC24AC">
          <w:rPr>
            <w:sz w:val="24"/>
            <w:szCs w:val="24"/>
          </w:rPr>
          <w:delText xml:space="preserve">here </w:delText>
        </w:r>
      </w:del>
      <w:r w:rsidR="00497257" w:rsidRPr="00197FE0">
        <w:rPr>
          <w:sz w:val="24"/>
          <w:szCs w:val="24"/>
        </w:rPr>
        <w:t>as eighths per (dotted) quarter</w:t>
      </w:r>
      <w:r w:rsidR="009F02A2">
        <w:rPr>
          <w:sz w:val="24"/>
          <w:szCs w:val="24"/>
        </w:rPr>
        <w:t>.</w:t>
      </w:r>
      <w:r w:rsidR="00BF50F2">
        <w:rPr>
          <w:sz w:val="24"/>
          <w:szCs w:val="24"/>
        </w:rPr>
        <w:t xml:space="preserve"> </w:t>
      </w:r>
      <w:r w:rsidR="008D73FA">
        <w:rPr>
          <w:sz w:val="24"/>
          <w:szCs w:val="24"/>
        </w:rPr>
        <w:t xml:space="preserve">The metrical grouping of mensural rhythm </w:t>
      </w:r>
      <w:r w:rsidR="00B54259">
        <w:rPr>
          <w:rFonts w:cstheme="minorHAnsi"/>
          <w:color w:val="000000"/>
          <w:sz w:val="24"/>
          <w:szCs w:val="24"/>
        </w:rPr>
        <w:t xml:space="preserve">is </w:t>
      </w:r>
      <w:r w:rsidRPr="00197FE0">
        <w:rPr>
          <w:rFonts w:cstheme="minorHAnsi"/>
          <w:color w:val="000000"/>
          <w:sz w:val="24"/>
          <w:szCs w:val="24"/>
        </w:rPr>
        <w:t>a qualitative interpretation t</w:t>
      </w:r>
      <w:r>
        <w:rPr>
          <w:rFonts w:cstheme="minorHAnsi"/>
          <w:color w:val="000000"/>
          <w:sz w:val="24"/>
          <w:szCs w:val="24"/>
        </w:rPr>
        <w:t xml:space="preserve">hat accrues from </w:t>
      </w:r>
      <w:r w:rsidR="00DD420F">
        <w:rPr>
          <w:rFonts w:cstheme="minorHAnsi"/>
          <w:color w:val="000000"/>
          <w:sz w:val="24"/>
          <w:szCs w:val="24"/>
        </w:rPr>
        <w:t>the</w:t>
      </w:r>
      <w:r>
        <w:rPr>
          <w:rFonts w:cstheme="minorHAnsi"/>
          <w:color w:val="000000"/>
          <w:sz w:val="24"/>
          <w:szCs w:val="24"/>
        </w:rPr>
        <w:t xml:space="preserve"> regular, hierarchical grouping of pulses. Once established, a metrical grouping can be felt to remain in effect until its pattern of accentuation is contradicted by some alternative</w:t>
      </w:r>
      <w:ins w:id="84" w:author="Kyle Hutchinson" w:date="2025-08-04T09:05:00Z" w16du:dateUtc="2025-08-04T13:05:00Z">
        <w:r w:rsidR="00F92339">
          <w:rPr>
            <w:rFonts w:cstheme="minorHAnsi"/>
            <w:color w:val="000000"/>
            <w:sz w:val="24"/>
            <w:szCs w:val="24"/>
          </w:rPr>
          <w:t xml:space="preserve"> pattern</w:t>
        </w:r>
      </w:ins>
      <w:r>
        <w:rPr>
          <w:rFonts w:cstheme="minorHAnsi"/>
          <w:color w:val="000000"/>
          <w:sz w:val="24"/>
          <w:szCs w:val="24"/>
        </w:rPr>
        <w:t xml:space="preserve">. Following Maw’s </w:t>
      </w:r>
      <w:r w:rsidR="00685D23">
        <w:rPr>
          <w:rFonts w:cstheme="minorHAnsi"/>
          <w:color w:val="000000"/>
          <w:sz w:val="24"/>
          <w:szCs w:val="24"/>
        </w:rPr>
        <w:t xml:space="preserve">foundational </w:t>
      </w:r>
      <w:r>
        <w:rPr>
          <w:rFonts w:cstheme="minorHAnsi"/>
          <w:color w:val="000000"/>
          <w:sz w:val="24"/>
          <w:szCs w:val="24"/>
        </w:rPr>
        <w:t xml:space="preserve">work on meter in Machaut’s songs, I identify </w:t>
      </w:r>
      <w:r>
        <w:rPr>
          <w:rFonts w:cstheme="minorHAnsi"/>
          <w:color w:val="000000"/>
          <w:sz w:val="24"/>
          <w:szCs w:val="24"/>
        </w:rPr>
        <w:lastRenderedPageBreak/>
        <w:t xml:space="preserve">the sense of medieval meter as a combination of motivic initiation and termination, rhythmic grouping (especially </w:t>
      </w:r>
      <w:ins w:id="85" w:author="Segall, Christopher (segallcr)" w:date="2025-07-21T15:50:00Z">
        <w:r w:rsidR="00720C1A">
          <w:rPr>
            <w:rFonts w:cstheme="minorHAnsi"/>
            <w:color w:val="000000"/>
            <w:sz w:val="24"/>
            <w:szCs w:val="24"/>
          </w:rPr>
          <w:t xml:space="preserve">when </w:t>
        </w:r>
      </w:ins>
      <w:r>
        <w:rPr>
          <w:rFonts w:cstheme="minorHAnsi"/>
          <w:color w:val="000000"/>
          <w:sz w:val="24"/>
          <w:szCs w:val="24"/>
        </w:rPr>
        <w:t xml:space="preserve">recurrent), </w:t>
      </w:r>
      <w:r w:rsidR="00934F5D">
        <w:rPr>
          <w:rFonts w:cstheme="minorHAnsi"/>
          <w:color w:val="000000"/>
          <w:sz w:val="24"/>
          <w:szCs w:val="24"/>
        </w:rPr>
        <w:t xml:space="preserve">melodic phrasing, </w:t>
      </w:r>
      <w:r w:rsidR="003240EA">
        <w:rPr>
          <w:rFonts w:cstheme="minorHAnsi"/>
          <w:color w:val="000000"/>
          <w:sz w:val="24"/>
          <w:szCs w:val="24"/>
        </w:rPr>
        <w:t xml:space="preserve">formal boundaries, </w:t>
      </w:r>
      <w:r>
        <w:rPr>
          <w:rFonts w:cstheme="minorHAnsi"/>
          <w:color w:val="000000"/>
          <w:sz w:val="24"/>
          <w:szCs w:val="24"/>
        </w:rPr>
        <w:t>agogic accent, text alignment, simultaneous articulation</w:t>
      </w:r>
      <w:r w:rsidR="00934F5D">
        <w:rPr>
          <w:rFonts w:cstheme="minorHAnsi"/>
          <w:color w:val="000000"/>
          <w:sz w:val="24"/>
          <w:szCs w:val="24"/>
        </w:rPr>
        <w:t xml:space="preserve"> (in polyphony)</w:t>
      </w:r>
      <w:r>
        <w:rPr>
          <w:rFonts w:cstheme="minorHAnsi"/>
          <w:color w:val="000000"/>
          <w:sz w:val="24"/>
          <w:szCs w:val="24"/>
        </w:rPr>
        <w:t xml:space="preserve">, </w:t>
      </w:r>
      <w:r w:rsidR="00E6325B">
        <w:rPr>
          <w:rFonts w:cstheme="minorHAnsi"/>
          <w:color w:val="000000"/>
          <w:sz w:val="24"/>
          <w:szCs w:val="24"/>
        </w:rPr>
        <w:t xml:space="preserve">tonal </w:t>
      </w:r>
      <w:r w:rsidR="00AA4C9B">
        <w:rPr>
          <w:rFonts w:cstheme="minorHAnsi"/>
          <w:color w:val="000000"/>
          <w:sz w:val="24"/>
          <w:szCs w:val="24"/>
        </w:rPr>
        <w:t>accent</w:t>
      </w:r>
      <w:r w:rsidR="0034220F">
        <w:rPr>
          <w:rFonts w:cstheme="minorHAnsi"/>
          <w:color w:val="000000"/>
          <w:sz w:val="24"/>
          <w:szCs w:val="24"/>
        </w:rPr>
        <w:t xml:space="preserve">, </w:t>
      </w:r>
      <w:r>
        <w:rPr>
          <w:rFonts w:cstheme="minorHAnsi"/>
          <w:color w:val="000000"/>
          <w:sz w:val="24"/>
          <w:szCs w:val="24"/>
        </w:rPr>
        <w:t>contrapuntal resolution, and harmonic change.</w:t>
      </w:r>
      <w:r>
        <w:rPr>
          <w:rStyle w:val="FootnoteReference"/>
          <w:rFonts w:cstheme="minorHAnsi"/>
          <w:color w:val="000000"/>
          <w:sz w:val="24"/>
          <w:szCs w:val="24"/>
        </w:rPr>
        <w:footnoteReference w:id="6"/>
      </w:r>
    </w:p>
    <w:p w14:paraId="0923DDC3" w14:textId="77777777" w:rsidR="006B7218" w:rsidRDefault="006B7218" w:rsidP="006B7218">
      <w:pPr>
        <w:spacing w:line="480" w:lineRule="auto"/>
        <w:rPr>
          <w:rFonts w:cstheme="minorHAnsi"/>
          <w:sz w:val="24"/>
          <w:szCs w:val="24"/>
        </w:rPr>
      </w:pPr>
    </w:p>
    <w:p w14:paraId="4B055EDC" w14:textId="1D4D9622" w:rsidR="00E871EE" w:rsidRPr="00E871EE" w:rsidRDefault="00CA7C37" w:rsidP="006B7218">
      <w:pPr>
        <w:spacing w:line="480" w:lineRule="auto"/>
        <w:rPr>
          <w:rFonts w:cstheme="minorHAnsi"/>
          <w:sz w:val="24"/>
          <w:szCs w:val="24"/>
        </w:rPr>
      </w:pPr>
      <w:r>
        <w:rPr>
          <w:rFonts w:cstheme="minorHAnsi"/>
          <w:sz w:val="24"/>
          <w:szCs w:val="24"/>
        </w:rPr>
        <w:t xml:space="preserve">As a </w:t>
      </w:r>
      <w:r w:rsidR="00806BC1">
        <w:rPr>
          <w:rFonts w:cstheme="minorHAnsi"/>
          <w:sz w:val="24"/>
          <w:szCs w:val="24"/>
        </w:rPr>
        <w:t xml:space="preserve">prefatory </w:t>
      </w:r>
      <w:r>
        <w:rPr>
          <w:rFonts w:cstheme="minorHAnsi"/>
          <w:sz w:val="24"/>
          <w:szCs w:val="24"/>
        </w:rPr>
        <w:t>example c</w:t>
      </w:r>
      <w:r w:rsidR="00C77C39">
        <w:rPr>
          <w:rFonts w:cstheme="minorHAnsi"/>
          <w:sz w:val="24"/>
          <w:szCs w:val="24"/>
        </w:rPr>
        <w:t xml:space="preserve">onsider </w:t>
      </w:r>
      <w:r w:rsidR="0060631E">
        <w:rPr>
          <w:rFonts w:cstheme="minorHAnsi"/>
          <w:iCs/>
          <w:sz w:val="24"/>
          <w:szCs w:val="24"/>
        </w:rPr>
        <w:t>“Tres douche dame</w:t>
      </w:r>
      <w:r w:rsidR="00532492">
        <w:rPr>
          <w:rFonts w:cstheme="minorHAnsi"/>
          <w:iCs/>
          <w:sz w:val="24"/>
          <w:szCs w:val="24"/>
        </w:rPr>
        <w:t>,</w:t>
      </w:r>
      <w:r w:rsidR="0060631E">
        <w:rPr>
          <w:rFonts w:cstheme="minorHAnsi"/>
          <w:iCs/>
          <w:sz w:val="24"/>
          <w:szCs w:val="24"/>
        </w:rPr>
        <w:t xml:space="preserve">” </w:t>
      </w:r>
      <w:r w:rsidR="00532492">
        <w:rPr>
          <w:rFonts w:cstheme="minorHAnsi"/>
          <w:iCs/>
          <w:sz w:val="24"/>
          <w:szCs w:val="24"/>
        </w:rPr>
        <w:t xml:space="preserve">a refrain </w:t>
      </w:r>
      <w:r w:rsidR="000D4C8E">
        <w:rPr>
          <w:rFonts w:cstheme="minorHAnsi"/>
          <w:sz w:val="24"/>
          <w:szCs w:val="24"/>
        </w:rPr>
        <w:t>interpolated in</w:t>
      </w:r>
      <w:r w:rsidR="00532492">
        <w:rPr>
          <w:rFonts w:cstheme="minorHAnsi"/>
          <w:sz w:val="24"/>
          <w:szCs w:val="24"/>
        </w:rPr>
        <w:t>to</w:t>
      </w:r>
      <w:r w:rsidR="000D4C8E">
        <w:rPr>
          <w:rFonts w:cstheme="minorHAnsi"/>
          <w:sz w:val="24"/>
          <w:szCs w:val="24"/>
        </w:rPr>
        <w:t xml:space="preserve"> </w:t>
      </w:r>
      <w:r w:rsidR="00E871EE" w:rsidRPr="00E871EE">
        <w:rPr>
          <w:rFonts w:cstheme="minorHAnsi"/>
          <w:sz w:val="24"/>
          <w:szCs w:val="24"/>
        </w:rPr>
        <w:t xml:space="preserve">Jacquemart Gielée’s romance </w:t>
      </w:r>
      <w:r w:rsidR="00E871EE" w:rsidRPr="00E871EE">
        <w:rPr>
          <w:rFonts w:cstheme="minorHAnsi"/>
          <w:i/>
          <w:sz w:val="24"/>
          <w:szCs w:val="24"/>
        </w:rPr>
        <w:t xml:space="preserve">Renart le Nouvel </w:t>
      </w:r>
      <w:r w:rsidR="00E871EE" w:rsidRPr="00E871EE">
        <w:rPr>
          <w:rFonts w:cstheme="minorHAnsi"/>
          <w:sz w:val="24"/>
          <w:szCs w:val="24"/>
        </w:rPr>
        <w:t>(1291</w:t>
      </w:r>
      <w:r w:rsidR="004F0FB9">
        <w:rPr>
          <w:rFonts w:cstheme="minorHAnsi"/>
          <w:color w:val="000000"/>
          <w:sz w:val="24"/>
          <w:szCs w:val="24"/>
        </w:rPr>
        <w:t>–</w:t>
      </w:r>
      <w:r w:rsidR="00E871EE" w:rsidRPr="00E871EE">
        <w:rPr>
          <w:rFonts w:cstheme="minorHAnsi"/>
          <w:sz w:val="24"/>
          <w:szCs w:val="24"/>
        </w:rPr>
        <w:t>97). A modern transcription</w:t>
      </w:r>
      <w:r w:rsidR="00CE3E31">
        <w:rPr>
          <w:rFonts w:cstheme="minorHAnsi"/>
          <w:sz w:val="24"/>
          <w:szCs w:val="24"/>
        </w:rPr>
        <w:t xml:space="preserve"> </w:t>
      </w:r>
      <w:r w:rsidR="00532492">
        <w:rPr>
          <w:rFonts w:cstheme="minorHAnsi"/>
          <w:sz w:val="24"/>
          <w:szCs w:val="24"/>
        </w:rPr>
        <w:t xml:space="preserve">follows </w:t>
      </w:r>
      <w:r w:rsidR="00E871EE" w:rsidRPr="00E871EE">
        <w:rPr>
          <w:rFonts w:cstheme="minorHAnsi"/>
          <w:sz w:val="24"/>
          <w:szCs w:val="24"/>
        </w:rPr>
        <w:t xml:space="preserve">as </w:t>
      </w:r>
      <w:r w:rsidR="00776DE8" w:rsidRPr="00B000A2">
        <w:rPr>
          <w:rFonts w:cstheme="minorHAnsi"/>
          <w:b/>
          <w:bCs/>
          <w:sz w:val="24"/>
          <w:szCs w:val="24"/>
          <w:u w:val="single"/>
        </w:rPr>
        <w:t>Example 1</w:t>
      </w:r>
      <w:r w:rsidR="00E871EE" w:rsidRPr="00E871EE">
        <w:rPr>
          <w:rFonts w:cstheme="minorHAnsi"/>
          <w:b/>
          <w:bCs/>
          <w:sz w:val="24"/>
          <w:szCs w:val="24"/>
        </w:rPr>
        <w:t>.</w:t>
      </w:r>
      <w:r w:rsidR="00E871EE" w:rsidRPr="00C77C39">
        <w:rPr>
          <w:rStyle w:val="FootnoteReference"/>
          <w:rFonts w:cstheme="minorHAnsi"/>
          <w:sz w:val="24"/>
          <w:szCs w:val="24"/>
        </w:rPr>
        <w:footnoteReference w:id="7"/>
      </w:r>
      <w:r w:rsidR="00C77C39" w:rsidRPr="00C77C39">
        <w:rPr>
          <w:rFonts w:cstheme="minorHAnsi"/>
          <w:sz w:val="24"/>
          <w:szCs w:val="24"/>
        </w:rPr>
        <w:t xml:space="preserve">  </w:t>
      </w:r>
      <w:r w:rsidR="00532492">
        <w:rPr>
          <w:rFonts w:cstheme="minorHAnsi"/>
          <w:sz w:val="24"/>
          <w:szCs w:val="24"/>
        </w:rPr>
        <w:t xml:space="preserve">While </w:t>
      </w:r>
      <w:r w:rsidR="009B15CC">
        <w:rPr>
          <w:rFonts w:cstheme="minorHAnsi"/>
          <w:sz w:val="24"/>
          <w:szCs w:val="24"/>
        </w:rPr>
        <w:t xml:space="preserve">thirteenth-century musical interpolations may not </w:t>
      </w:r>
      <w:r w:rsidR="00341668">
        <w:rPr>
          <w:rFonts w:cstheme="minorHAnsi"/>
          <w:sz w:val="24"/>
          <w:szCs w:val="24"/>
        </w:rPr>
        <w:t xml:space="preserve">always </w:t>
      </w:r>
      <w:r w:rsidR="00532492">
        <w:rPr>
          <w:rFonts w:cstheme="minorHAnsi"/>
          <w:sz w:val="24"/>
          <w:szCs w:val="24"/>
        </w:rPr>
        <w:t>represent functional dance song</w:t>
      </w:r>
      <w:r w:rsidR="009B15CC">
        <w:rPr>
          <w:rFonts w:cstheme="minorHAnsi"/>
          <w:sz w:val="24"/>
          <w:szCs w:val="24"/>
        </w:rPr>
        <w:t>s</w:t>
      </w:r>
      <w:r w:rsidR="00341668">
        <w:rPr>
          <w:rFonts w:cstheme="minorHAnsi"/>
          <w:sz w:val="24"/>
          <w:szCs w:val="24"/>
        </w:rPr>
        <w:t>,</w:t>
      </w:r>
      <w:commentRangeStart w:id="109"/>
      <w:r w:rsidR="00FC127D">
        <w:rPr>
          <w:rStyle w:val="FootnoteReference"/>
          <w:rFonts w:cstheme="minorHAnsi"/>
          <w:sz w:val="24"/>
          <w:szCs w:val="24"/>
        </w:rPr>
        <w:footnoteReference w:id="8"/>
      </w:r>
      <w:commentRangeEnd w:id="109"/>
      <w:r w:rsidR="005E16DD">
        <w:rPr>
          <w:rStyle w:val="CommentReference"/>
        </w:rPr>
        <w:commentReference w:id="109"/>
      </w:r>
      <w:r w:rsidR="00341668">
        <w:rPr>
          <w:rFonts w:cstheme="minorHAnsi"/>
          <w:sz w:val="24"/>
          <w:szCs w:val="24"/>
        </w:rPr>
        <w:t xml:space="preserve"> </w:t>
      </w:r>
      <w:r w:rsidR="00F32FC1">
        <w:rPr>
          <w:rFonts w:cstheme="minorHAnsi"/>
          <w:sz w:val="24"/>
          <w:szCs w:val="24"/>
        </w:rPr>
        <w:t xml:space="preserve">this refrain’s </w:t>
      </w:r>
      <w:r w:rsidR="00542750">
        <w:rPr>
          <w:rFonts w:cstheme="minorHAnsi"/>
          <w:sz w:val="24"/>
          <w:szCs w:val="24"/>
        </w:rPr>
        <w:t xml:space="preserve">musical structure </w:t>
      </w:r>
      <w:r w:rsidR="00DA530A">
        <w:rPr>
          <w:rFonts w:cstheme="minorHAnsi"/>
          <w:sz w:val="24"/>
          <w:szCs w:val="24"/>
        </w:rPr>
        <w:t>well embodies</w:t>
      </w:r>
      <w:r w:rsidR="00532492">
        <w:rPr>
          <w:rFonts w:cstheme="minorHAnsi"/>
          <w:sz w:val="24"/>
          <w:szCs w:val="24"/>
        </w:rPr>
        <w:t xml:space="preserve"> </w:t>
      </w:r>
      <w:commentRangeStart w:id="124"/>
      <w:r w:rsidR="00BD7114">
        <w:rPr>
          <w:rFonts w:cstheme="minorHAnsi"/>
          <w:color w:val="000000"/>
          <w:sz w:val="24"/>
          <w:szCs w:val="24"/>
        </w:rPr>
        <w:t xml:space="preserve">Johannes de </w:t>
      </w:r>
      <w:r w:rsidR="00BD7114" w:rsidRPr="00E871EE">
        <w:rPr>
          <w:rFonts w:cstheme="minorHAnsi"/>
          <w:color w:val="000000"/>
          <w:sz w:val="24"/>
          <w:szCs w:val="24"/>
        </w:rPr>
        <w:t>Grocheio</w:t>
      </w:r>
      <w:r w:rsidR="006533CB">
        <w:rPr>
          <w:rFonts w:cstheme="minorHAnsi"/>
          <w:color w:val="000000"/>
          <w:sz w:val="24"/>
          <w:szCs w:val="24"/>
        </w:rPr>
        <w:t xml:space="preserve">’s </w:t>
      </w:r>
      <w:ins w:id="125" w:author="Segall, Christopher (segallcr)" w:date="2025-07-08T15:03:00Z">
        <w:r w:rsidR="000B0639">
          <w:rPr>
            <w:rFonts w:cstheme="minorHAnsi"/>
            <w:color w:val="000000"/>
            <w:sz w:val="24"/>
            <w:szCs w:val="24"/>
          </w:rPr>
          <w:t>(</w:t>
        </w:r>
      </w:ins>
      <w:r w:rsidR="00DA530A">
        <w:rPr>
          <w:rFonts w:cstheme="minorHAnsi"/>
          <w:color w:val="000000"/>
          <w:sz w:val="24"/>
          <w:szCs w:val="24"/>
        </w:rPr>
        <w:t>c</w:t>
      </w:r>
      <w:r w:rsidR="00EE65F9">
        <w:rPr>
          <w:rFonts w:cstheme="minorHAnsi"/>
          <w:color w:val="000000"/>
          <w:sz w:val="24"/>
          <w:szCs w:val="24"/>
        </w:rPr>
        <w:t>a</w:t>
      </w:r>
      <w:r w:rsidR="00DA530A">
        <w:rPr>
          <w:rFonts w:cstheme="minorHAnsi"/>
          <w:color w:val="000000"/>
          <w:sz w:val="24"/>
          <w:szCs w:val="24"/>
        </w:rPr>
        <w:t>. 1300</w:t>
      </w:r>
      <w:ins w:id="126" w:author="Segall, Christopher (segallcr)" w:date="2025-07-08T15:03:00Z">
        <w:r w:rsidR="000B0639">
          <w:rPr>
            <w:rFonts w:cstheme="minorHAnsi"/>
            <w:color w:val="000000"/>
            <w:sz w:val="24"/>
            <w:szCs w:val="24"/>
          </w:rPr>
          <w:t>)</w:t>
        </w:r>
      </w:ins>
      <w:r w:rsidR="00DA530A">
        <w:rPr>
          <w:rFonts w:cstheme="minorHAnsi"/>
          <w:color w:val="000000"/>
          <w:sz w:val="24"/>
          <w:szCs w:val="24"/>
        </w:rPr>
        <w:t xml:space="preserve"> </w:t>
      </w:r>
      <w:r w:rsidR="006533CB">
        <w:rPr>
          <w:rFonts w:cstheme="minorHAnsi"/>
          <w:color w:val="000000"/>
          <w:sz w:val="24"/>
          <w:szCs w:val="24"/>
        </w:rPr>
        <w:lastRenderedPageBreak/>
        <w:t>description</w:t>
      </w:r>
      <w:r w:rsidR="00BD7114">
        <w:rPr>
          <w:rFonts w:cstheme="minorHAnsi"/>
          <w:color w:val="000000"/>
          <w:sz w:val="24"/>
          <w:szCs w:val="24"/>
        </w:rPr>
        <w:t xml:space="preserve"> of the </w:t>
      </w:r>
      <w:proofErr w:type="gramStart"/>
      <w:r w:rsidR="003C171C">
        <w:rPr>
          <w:rFonts w:cstheme="minorHAnsi"/>
          <w:color w:val="000000"/>
          <w:sz w:val="24"/>
          <w:szCs w:val="24"/>
        </w:rPr>
        <w:t xml:space="preserve">particular </w:t>
      </w:r>
      <w:r w:rsidR="006533CB">
        <w:rPr>
          <w:rFonts w:cstheme="minorHAnsi"/>
          <w:color w:val="000000"/>
          <w:sz w:val="24"/>
          <w:szCs w:val="24"/>
        </w:rPr>
        <w:t>dance</w:t>
      </w:r>
      <w:proofErr w:type="gramEnd"/>
      <w:r w:rsidR="006533CB">
        <w:rPr>
          <w:rFonts w:cstheme="minorHAnsi"/>
          <w:color w:val="000000"/>
          <w:sz w:val="24"/>
          <w:szCs w:val="24"/>
        </w:rPr>
        <w:t xml:space="preserve"> </w:t>
      </w:r>
      <w:r w:rsidR="00002248">
        <w:rPr>
          <w:rFonts w:cstheme="minorHAnsi"/>
          <w:color w:val="000000"/>
          <w:sz w:val="24"/>
          <w:szCs w:val="24"/>
        </w:rPr>
        <w:t xml:space="preserve">song </w:t>
      </w:r>
      <w:r w:rsidR="004F13DC">
        <w:rPr>
          <w:rFonts w:cstheme="minorHAnsi"/>
          <w:color w:val="000000"/>
          <w:sz w:val="24"/>
          <w:szCs w:val="24"/>
        </w:rPr>
        <w:t>genre</w:t>
      </w:r>
      <w:r w:rsidR="006533CB">
        <w:rPr>
          <w:rFonts w:cstheme="minorHAnsi"/>
          <w:color w:val="000000"/>
          <w:sz w:val="24"/>
          <w:szCs w:val="24"/>
        </w:rPr>
        <w:t xml:space="preserve"> </w:t>
      </w:r>
      <w:r w:rsidR="00DA530A">
        <w:rPr>
          <w:rFonts w:cstheme="minorHAnsi"/>
          <w:color w:val="000000"/>
          <w:sz w:val="24"/>
          <w:szCs w:val="24"/>
        </w:rPr>
        <w:t xml:space="preserve">considered </w:t>
      </w:r>
      <w:r w:rsidR="003C171C">
        <w:rPr>
          <w:rFonts w:cstheme="minorHAnsi"/>
          <w:color w:val="000000"/>
          <w:sz w:val="24"/>
          <w:szCs w:val="24"/>
        </w:rPr>
        <w:t>here</w:t>
      </w:r>
      <w:ins w:id="127" w:author="Segall, Christopher (segallcr)" w:date="2025-07-08T15:03:00Z">
        <w:r w:rsidR="00D86638">
          <w:rPr>
            <w:rFonts w:cstheme="minorHAnsi"/>
            <w:color w:val="000000"/>
            <w:sz w:val="24"/>
            <w:szCs w:val="24"/>
          </w:rPr>
          <w:t>.</w:t>
        </w:r>
      </w:ins>
      <w:r w:rsidR="003C171C">
        <w:rPr>
          <w:rFonts w:cstheme="minorHAnsi"/>
          <w:color w:val="000000"/>
          <w:sz w:val="24"/>
          <w:szCs w:val="24"/>
        </w:rPr>
        <w:t xml:space="preserve"> </w:t>
      </w:r>
      <w:commentRangeEnd w:id="124"/>
      <w:r w:rsidR="00D86638">
        <w:rPr>
          <w:rStyle w:val="CommentReference"/>
        </w:rPr>
        <w:commentReference w:id="124"/>
      </w:r>
      <w:del w:id="128" w:author="Segall, Christopher (segallcr)" w:date="2025-07-08T15:03:00Z">
        <w:r w:rsidR="007D5A81" w:rsidDel="00D86638">
          <w:rPr>
            <w:rFonts w:cstheme="minorHAnsi"/>
            <w:color w:val="000000"/>
            <w:sz w:val="24"/>
            <w:szCs w:val="24"/>
          </w:rPr>
          <w:delText>and</w:delText>
        </w:r>
        <w:r w:rsidR="006533CB" w:rsidDel="001F35B2">
          <w:rPr>
            <w:rFonts w:cstheme="minorHAnsi"/>
            <w:color w:val="000000"/>
            <w:sz w:val="24"/>
            <w:szCs w:val="24"/>
          </w:rPr>
          <w:delText xml:space="preserve"> </w:delText>
        </w:r>
      </w:del>
      <w:r w:rsidR="00B91856">
        <w:rPr>
          <w:rFonts w:cstheme="minorHAnsi"/>
          <w:color w:val="000000"/>
          <w:sz w:val="24"/>
          <w:szCs w:val="24"/>
        </w:rPr>
        <w:t>Nico</w:t>
      </w:r>
      <w:r w:rsidR="00AC0DD2">
        <w:rPr>
          <w:rFonts w:cstheme="minorHAnsi"/>
          <w:color w:val="000000"/>
          <w:sz w:val="24"/>
          <w:szCs w:val="24"/>
        </w:rPr>
        <w:t>laas</w:t>
      </w:r>
      <w:r w:rsidR="00B91856">
        <w:rPr>
          <w:rFonts w:cstheme="minorHAnsi"/>
          <w:color w:val="000000"/>
          <w:sz w:val="24"/>
          <w:szCs w:val="24"/>
        </w:rPr>
        <w:t xml:space="preserve"> H. J. </w:t>
      </w:r>
      <w:r w:rsidR="007D5A81">
        <w:rPr>
          <w:rFonts w:cstheme="minorHAnsi"/>
          <w:color w:val="000000"/>
          <w:sz w:val="24"/>
          <w:szCs w:val="24"/>
        </w:rPr>
        <w:t>van den Boogaard</w:t>
      </w:r>
      <w:del w:id="129" w:author="Segall, Christopher (segallcr)" w:date="2025-07-21T15:55:00Z">
        <w:r w:rsidR="007D5A81" w:rsidDel="00E40133">
          <w:rPr>
            <w:rFonts w:cstheme="minorHAnsi"/>
            <w:color w:val="000000"/>
            <w:sz w:val="24"/>
            <w:szCs w:val="24"/>
          </w:rPr>
          <w:delText>’s</w:delText>
        </w:r>
      </w:del>
      <w:r w:rsidR="00AC0DD2">
        <w:rPr>
          <w:rFonts w:cstheme="minorHAnsi"/>
          <w:color w:val="000000"/>
          <w:sz w:val="24"/>
          <w:szCs w:val="24"/>
        </w:rPr>
        <w:t xml:space="preserve"> (1969)</w:t>
      </w:r>
      <w:r w:rsidR="007D5A81">
        <w:rPr>
          <w:rFonts w:cstheme="minorHAnsi"/>
          <w:color w:val="000000"/>
          <w:sz w:val="24"/>
          <w:szCs w:val="24"/>
        </w:rPr>
        <w:t xml:space="preserve"> </w:t>
      </w:r>
      <w:del w:id="130" w:author="Segall, Christopher (segallcr)" w:date="2025-07-21T15:54:00Z">
        <w:r w:rsidR="00B17842" w:rsidDel="00584455">
          <w:rPr>
            <w:rFonts w:cstheme="minorHAnsi"/>
            <w:color w:val="000000"/>
            <w:sz w:val="24"/>
            <w:szCs w:val="24"/>
          </w:rPr>
          <w:delText xml:space="preserve">essential </w:delText>
        </w:r>
      </w:del>
      <w:del w:id="131" w:author="Segall, Christopher (segallcr)" w:date="2025-07-21T15:55:00Z">
        <w:r w:rsidR="007D5A81" w:rsidDel="00E40133">
          <w:rPr>
            <w:rFonts w:cstheme="minorHAnsi"/>
            <w:color w:val="000000"/>
            <w:sz w:val="24"/>
            <w:szCs w:val="24"/>
          </w:rPr>
          <w:delText xml:space="preserve">refrain catalogue </w:delText>
        </w:r>
      </w:del>
      <w:del w:id="132" w:author="Segall, Christopher (segallcr)" w:date="2025-07-08T15:04:00Z">
        <w:r w:rsidR="00576906" w:rsidDel="008A3A8F">
          <w:rPr>
            <w:rFonts w:cstheme="minorHAnsi"/>
            <w:color w:val="000000"/>
            <w:sz w:val="24"/>
            <w:szCs w:val="24"/>
          </w:rPr>
          <w:delText xml:space="preserve">(vdB 1797) </w:delText>
        </w:r>
      </w:del>
      <w:r w:rsidR="007D5A81">
        <w:rPr>
          <w:rFonts w:cstheme="minorHAnsi"/>
          <w:color w:val="000000"/>
          <w:sz w:val="24"/>
          <w:szCs w:val="24"/>
        </w:rPr>
        <w:t xml:space="preserve">lists its purpose as caroling, </w:t>
      </w:r>
      <w:ins w:id="133" w:author="Segall, Christopher (segallcr)" w:date="2025-07-08T15:13:00Z">
        <w:r w:rsidR="002D187B">
          <w:rPr>
            <w:rFonts w:cstheme="minorHAnsi"/>
            <w:color w:val="000000"/>
            <w:sz w:val="24"/>
            <w:szCs w:val="24"/>
          </w:rPr>
          <w:t xml:space="preserve">establishing </w:t>
        </w:r>
      </w:ins>
      <w:r w:rsidR="007D5A81">
        <w:rPr>
          <w:rFonts w:cstheme="minorHAnsi"/>
          <w:color w:val="000000"/>
          <w:sz w:val="24"/>
          <w:szCs w:val="24"/>
        </w:rPr>
        <w:t xml:space="preserve">an association continued </w:t>
      </w:r>
      <w:r w:rsidR="007D5A81">
        <w:rPr>
          <w:rFonts w:cstheme="minorHAnsi"/>
          <w:sz w:val="24"/>
          <w:szCs w:val="24"/>
        </w:rPr>
        <w:t xml:space="preserve">in the </w:t>
      </w:r>
      <w:r w:rsidR="00265474">
        <w:rPr>
          <w:rFonts w:cstheme="minorHAnsi"/>
          <w:sz w:val="24"/>
          <w:szCs w:val="24"/>
        </w:rPr>
        <w:t xml:space="preserve">dance </w:t>
      </w:r>
      <w:r w:rsidR="007D5A81">
        <w:rPr>
          <w:rFonts w:cstheme="minorHAnsi"/>
          <w:sz w:val="24"/>
          <w:szCs w:val="24"/>
        </w:rPr>
        <w:t xml:space="preserve">scholarship of Robert Mullally </w:t>
      </w:r>
      <w:r w:rsidR="007A0A97">
        <w:rPr>
          <w:rFonts w:cstheme="minorHAnsi"/>
          <w:sz w:val="24"/>
          <w:szCs w:val="24"/>
        </w:rPr>
        <w:t>(1986, 230</w:t>
      </w:r>
      <w:r w:rsidR="002D187B">
        <w:rPr>
          <w:rFonts w:cstheme="minorHAnsi"/>
          <w:sz w:val="24"/>
          <w:szCs w:val="24"/>
        </w:rPr>
        <w:t>;</w:t>
      </w:r>
      <w:r w:rsidR="00652081">
        <w:rPr>
          <w:rFonts w:cstheme="minorHAnsi"/>
          <w:sz w:val="24"/>
          <w:szCs w:val="24"/>
        </w:rPr>
        <w:t xml:space="preserve"> </w:t>
      </w:r>
      <w:r w:rsidR="002D187B">
        <w:rPr>
          <w:rFonts w:cstheme="minorHAnsi"/>
          <w:sz w:val="24"/>
          <w:szCs w:val="24"/>
        </w:rPr>
        <w:t>2</w:t>
      </w:r>
      <w:r w:rsidR="00652081">
        <w:rPr>
          <w:rFonts w:cstheme="minorHAnsi"/>
          <w:sz w:val="24"/>
          <w:szCs w:val="24"/>
        </w:rPr>
        <w:t>011, 119</w:t>
      </w:r>
      <w:r w:rsidR="007A0A97">
        <w:rPr>
          <w:rFonts w:cstheme="minorHAnsi"/>
          <w:sz w:val="24"/>
          <w:szCs w:val="24"/>
        </w:rPr>
        <w:t>)</w:t>
      </w:r>
      <w:r w:rsidR="00532492">
        <w:rPr>
          <w:rFonts w:cstheme="minorHAnsi"/>
          <w:sz w:val="24"/>
          <w:szCs w:val="24"/>
        </w:rPr>
        <w:t>.</w:t>
      </w:r>
      <w:commentRangeStart w:id="134"/>
      <w:r w:rsidR="00046191">
        <w:rPr>
          <w:rStyle w:val="FootnoteReference"/>
          <w:rFonts w:cstheme="minorHAnsi"/>
          <w:sz w:val="24"/>
          <w:szCs w:val="24"/>
        </w:rPr>
        <w:footnoteReference w:id="9"/>
      </w:r>
      <w:commentRangeEnd w:id="134"/>
      <w:r w:rsidR="00E46620">
        <w:rPr>
          <w:rStyle w:val="CommentReference"/>
        </w:rPr>
        <w:commentReference w:id="134"/>
      </w:r>
      <w:r w:rsidR="00532492">
        <w:rPr>
          <w:rFonts w:cstheme="minorHAnsi"/>
          <w:sz w:val="24"/>
          <w:szCs w:val="24"/>
        </w:rPr>
        <w:t xml:space="preserve"> </w:t>
      </w:r>
      <w:r w:rsidR="00C77C39">
        <w:rPr>
          <w:rFonts w:cstheme="minorHAnsi"/>
          <w:sz w:val="24"/>
          <w:szCs w:val="24"/>
        </w:rPr>
        <w:t>The melody’s steady trochees (</w:t>
      </w:r>
      <w:r w:rsidR="00B275D2">
        <w:rPr>
          <w:rFonts w:cstheme="minorHAnsi"/>
          <w:sz w:val="24"/>
          <w:szCs w:val="24"/>
        </w:rPr>
        <w:t xml:space="preserve">methodically </w:t>
      </w:r>
      <w:r w:rsidR="00C77C39">
        <w:rPr>
          <w:rFonts w:cstheme="minorHAnsi"/>
          <w:sz w:val="24"/>
          <w:szCs w:val="24"/>
        </w:rPr>
        <w:t xml:space="preserve">embellished), its </w:t>
      </w:r>
      <w:r w:rsidR="004A0ED3">
        <w:rPr>
          <w:rFonts w:cstheme="minorHAnsi"/>
          <w:sz w:val="24"/>
          <w:szCs w:val="24"/>
        </w:rPr>
        <w:t>melodic pattern</w:t>
      </w:r>
      <w:r w:rsidR="00C77C39">
        <w:rPr>
          <w:rFonts w:cstheme="minorHAnsi"/>
          <w:sz w:val="24"/>
          <w:szCs w:val="24"/>
        </w:rPr>
        <w:t xml:space="preserve">, and its predictable cadential plan </w:t>
      </w:r>
      <w:r w:rsidR="007B408A">
        <w:rPr>
          <w:rFonts w:cstheme="minorHAnsi"/>
          <w:sz w:val="24"/>
          <w:szCs w:val="24"/>
        </w:rPr>
        <w:t xml:space="preserve">contribute to </w:t>
      </w:r>
      <w:r w:rsidR="00532492">
        <w:rPr>
          <w:rFonts w:cstheme="minorHAnsi"/>
          <w:sz w:val="24"/>
          <w:szCs w:val="24"/>
        </w:rPr>
        <w:t xml:space="preserve">a </w:t>
      </w:r>
      <w:r w:rsidR="00C77C39">
        <w:rPr>
          <w:rFonts w:cstheme="minorHAnsi"/>
          <w:sz w:val="24"/>
          <w:szCs w:val="24"/>
        </w:rPr>
        <w:t>regular metrical grouping</w:t>
      </w:r>
      <w:r w:rsidR="00FE4A45">
        <w:rPr>
          <w:rFonts w:cstheme="minorHAnsi"/>
          <w:sz w:val="24"/>
          <w:szCs w:val="24"/>
        </w:rPr>
        <w:t xml:space="preserve">, </w:t>
      </w:r>
      <w:r w:rsidR="0017682F">
        <w:rPr>
          <w:rFonts w:cstheme="minorHAnsi"/>
          <w:sz w:val="24"/>
          <w:szCs w:val="24"/>
        </w:rPr>
        <w:t xml:space="preserve">indicated </w:t>
      </w:r>
      <w:r w:rsidR="00FE4A45">
        <w:rPr>
          <w:rFonts w:cstheme="minorHAnsi"/>
          <w:sz w:val="24"/>
          <w:szCs w:val="24"/>
        </w:rPr>
        <w:t xml:space="preserve">here </w:t>
      </w:r>
      <w:r w:rsidR="0017682F">
        <w:rPr>
          <w:rFonts w:cstheme="minorHAnsi"/>
          <w:sz w:val="24"/>
          <w:szCs w:val="24"/>
        </w:rPr>
        <w:t>through</w:t>
      </w:r>
      <w:r w:rsidR="00FE4A45">
        <w:rPr>
          <w:rFonts w:cstheme="minorHAnsi"/>
          <w:sz w:val="24"/>
          <w:szCs w:val="24"/>
        </w:rPr>
        <w:t xml:space="preserve"> </w:t>
      </w:r>
      <w:r w:rsidR="00FE4A45" w:rsidRPr="00FE4A45">
        <w:rPr>
          <w:rFonts w:cstheme="minorHAnsi"/>
          <w:sz w:val="24"/>
          <w:szCs w:val="24"/>
        </w:rPr>
        <w:t>u</w:t>
      </w:r>
      <w:r w:rsidR="00C77C39" w:rsidRPr="00C77C39">
        <w:rPr>
          <w:rFonts w:cstheme="minorHAnsi"/>
          <w:sz w:val="24"/>
          <w:szCs w:val="24"/>
        </w:rPr>
        <w:t xml:space="preserve">nobtrusive </w:t>
      </w:r>
      <w:r w:rsidR="00C77C39">
        <w:rPr>
          <w:rFonts w:cstheme="minorHAnsi"/>
          <w:sz w:val="24"/>
          <w:szCs w:val="24"/>
        </w:rPr>
        <w:t>bar lines</w:t>
      </w:r>
      <w:r w:rsidR="00060F70">
        <w:rPr>
          <w:rFonts w:cstheme="minorHAnsi"/>
          <w:sz w:val="24"/>
          <w:szCs w:val="24"/>
        </w:rPr>
        <w:t>.</w:t>
      </w:r>
    </w:p>
    <w:p w14:paraId="2814FD15" w14:textId="613792B9" w:rsidR="00E871EE" w:rsidRPr="00E871EE" w:rsidRDefault="00E871EE" w:rsidP="00E871EE">
      <w:pPr>
        <w:spacing w:line="480" w:lineRule="auto"/>
        <w:jc w:val="center"/>
        <w:rPr>
          <w:rFonts w:cstheme="minorHAnsi"/>
          <w:sz w:val="24"/>
          <w:szCs w:val="24"/>
        </w:rPr>
      </w:pPr>
    </w:p>
    <w:p w14:paraId="483DDC54" w14:textId="11B279DC" w:rsidR="00E871EE" w:rsidRPr="00557EEB" w:rsidRDefault="00776DE8" w:rsidP="00557EEB">
      <w:pPr>
        <w:spacing w:line="480" w:lineRule="auto"/>
        <w:rPr>
          <w:rFonts w:cstheme="minorHAnsi"/>
          <w:iCs/>
          <w:sz w:val="24"/>
          <w:szCs w:val="24"/>
        </w:rPr>
      </w:pPr>
      <w:r>
        <w:rPr>
          <w:rFonts w:cstheme="minorHAnsi"/>
          <w:b/>
          <w:bCs/>
          <w:sz w:val="24"/>
          <w:szCs w:val="24"/>
        </w:rPr>
        <w:t xml:space="preserve">Example </w:t>
      </w:r>
      <w:r w:rsidR="00557EEB">
        <w:rPr>
          <w:rFonts w:cstheme="minorHAnsi"/>
          <w:b/>
          <w:bCs/>
          <w:sz w:val="24"/>
          <w:szCs w:val="24"/>
        </w:rPr>
        <w:t>1</w:t>
      </w:r>
      <w:r w:rsidR="00E871EE" w:rsidRPr="00E871EE">
        <w:rPr>
          <w:rFonts w:cstheme="minorHAnsi"/>
          <w:sz w:val="24"/>
          <w:szCs w:val="24"/>
        </w:rPr>
        <w:t xml:space="preserve"> </w:t>
      </w:r>
      <w:ins w:id="143" w:author="Segall, Christopher (segallcr)" w:date="2025-07-08T15:17:00Z">
        <w:r w:rsidR="005C780C">
          <w:rPr>
            <w:rFonts w:cstheme="minorHAnsi"/>
            <w:sz w:val="24"/>
            <w:szCs w:val="24"/>
          </w:rPr>
          <w:t xml:space="preserve">Jacquemart </w:t>
        </w:r>
      </w:ins>
      <w:proofErr w:type="spellStart"/>
      <w:r w:rsidR="006126CE" w:rsidRPr="00E871EE">
        <w:rPr>
          <w:rFonts w:cstheme="minorHAnsi"/>
          <w:sz w:val="24"/>
          <w:szCs w:val="24"/>
        </w:rPr>
        <w:t>Gielée</w:t>
      </w:r>
      <w:proofErr w:type="spellEnd"/>
      <w:r w:rsidR="001D3590">
        <w:rPr>
          <w:rFonts w:cstheme="minorHAnsi"/>
          <w:sz w:val="24"/>
          <w:szCs w:val="24"/>
        </w:rPr>
        <w:t>,</w:t>
      </w:r>
      <w:r w:rsidR="006126CE" w:rsidRPr="00E871EE">
        <w:rPr>
          <w:rFonts w:cstheme="minorHAnsi"/>
          <w:sz w:val="24"/>
          <w:szCs w:val="24"/>
        </w:rPr>
        <w:t xml:space="preserve"> </w:t>
      </w:r>
      <w:r w:rsidR="00BA55F5">
        <w:rPr>
          <w:rFonts w:cstheme="minorHAnsi"/>
          <w:sz w:val="24"/>
          <w:szCs w:val="24"/>
        </w:rPr>
        <w:t xml:space="preserve">“Tres douche dame,” </w:t>
      </w:r>
      <w:del w:id="144" w:author="Segall, Christopher (segallcr)" w:date="2025-07-21T15:56:00Z">
        <w:r w:rsidR="00E871EE" w:rsidRPr="00E871EE" w:rsidDel="005A6946">
          <w:rPr>
            <w:rFonts w:cstheme="minorHAnsi"/>
            <w:sz w:val="24"/>
            <w:szCs w:val="24"/>
          </w:rPr>
          <w:delText xml:space="preserve">a </w:delText>
        </w:r>
        <w:r w:rsidR="00BA55F5" w:rsidDel="005A6946">
          <w:rPr>
            <w:rFonts w:cstheme="minorHAnsi"/>
            <w:iCs/>
            <w:sz w:val="24"/>
            <w:szCs w:val="24"/>
          </w:rPr>
          <w:delText>refrain interpolated in</w:delText>
        </w:r>
      </w:del>
      <w:ins w:id="145" w:author="Segall, Christopher (segallcr)" w:date="2025-07-21T15:56:00Z">
        <w:r w:rsidR="005A6946">
          <w:rPr>
            <w:rFonts w:cstheme="minorHAnsi"/>
            <w:sz w:val="24"/>
            <w:szCs w:val="24"/>
          </w:rPr>
          <w:t>from</w:t>
        </w:r>
      </w:ins>
      <w:r w:rsidR="00BA55F5">
        <w:rPr>
          <w:rFonts w:cstheme="minorHAnsi"/>
          <w:iCs/>
          <w:sz w:val="24"/>
          <w:szCs w:val="24"/>
        </w:rPr>
        <w:t xml:space="preserve"> </w:t>
      </w:r>
      <w:r w:rsidR="00BA55F5" w:rsidRPr="00BA55F5">
        <w:rPr>
          <w:rFonts w:cstheme="minorHAnsi"/>
          <w:i/>
          <w:sz w:val="24"/>
          <w:szCs w:val="24"/>
        </w:rPr>
        <w:t>Renart le No</w:t>
      </w:r>
      <w:ins w:id="146" w:author="Segall, Christopher (segallcr)" w:date="2025-07-08T15:17:00Z">
        <w:r w:rsidR="002435BA">
          <w:rPr>
            <w:rFonts w:cstheme="minorHAnsi"/>
            <w:i/>
            <w:sz w:val="24"/>
            <w:szCs w:val="24"/>
          </w:rPr>
          <w:t>u</w:t>
        </w:r>
      </w:ins>
      <w:r w:rsidR="00BA55F5" w:rsidRPr="00BA55F5">
        <w:rPr>
          <w:rFonts w:cstheme="minorHAnsi"/>
          <w:i/>
          <w:sz w:val="24"/>
          <w:szCs w:val="24"/>
        </w:rPr>
        <w:t>vel</w:t>
      </w:r>
      <w:r w:rsidR="00557EEB">
        <w:rPr>
          <w:rFonts w:cstheme="minorHAnsi"/>
          <w:iCs/>
          <w:sz w:val="24"/>
          <w:szCs w:val="24"/>
        </w:rPr>
        <w:t>.</w:t>
      </w:r>
    </w:p>
    <w:p w14:paraId="1F5800FF" w14:textId="77777777" w:rsidR="006B7218" w:rsidRDefault="006B7218" w:rsidP="00E871EE">
      <w:pPr>
        <w:spacing w:line="480" w:lineRule="auto"/>
        <w:rPr>
          <w:rFonts w:cstheme="minorHAnsi"/>
          <w:sz w:val="24"/>
          <w:szCs w:val="24"/>
        </w:rPr>
      </w:pPr>
    </w:p>
    <w:p w14:paraId="083A6A38" w14:textId="59DD5A19" w:rsidR="00E871EE" w:rsidRPr="00E871EE" w:rsidRDefault="001D3855" w:rsidP="00E871EE">
      <w:pPr>
        <w:spacing w:line="480" w:lineRule="auto"/>
        <w:rPr>
          <w:rFonts w:cstheme="minorHAnsi"/>
          <w:sz w:val="24"/>
          <w:szCs w:val="24"/>
        </w:rPr>
      </w:pPr>
      <w:r>
        <w:rPr>
          <w:rFonts w:cstheme="minorHAnsi"/>
          <w:sz w:val="24"/>
          <w:szCs w:val="24"/>
        </w:rPr>
        <w:t>T</w:t>
      </w:r>
      <w:r w:rsidR="00E871EE" w:rsidRPr="00E871EE">
        <w:rPr>
          <w:rFonts w:cstheme="minorHAnsi"/>
          <w:sz w:val="24"/>
          <w:szCs w:val="24"/>
        </w:rPr>
        <w:t>his love song is comprised of two parallel phrases, both essentially stepwise. The antecedent, mm. 1</w:t>
      </w:r>
      <w:r w:rsidR="004F0FB9">
        <w:rPr>
          <w:rFonts w:cstheme="minorHAnsi"/>
          <w:color w:val="000000"/>
          <w:sz w:val="24"/>
          <w:szCs w:val="24"/>
        </w:rPr>
        <w:t>–</w:t>
      </w:r>
      <w:r w:rsidR="00E871EE" w:rsidRPr="00E871EE">
        <w:rPr>
          <w:rFonts w:cstheme="minorHAnsi"/>
          <w:sz w:val="24"/>
          <w:szCs w:val="24"/>
        </w:rPr>
        <w:t>3, is a series of tumbling cascades to an open (</w:t>
      </w:r>
      <w:proofErr w:type="spellStart"/>
      <w:r w:rsidR="00E871EE" w:rsidRPr="00E871EE">
        <w:rPr>
          <w:rFonts w:cstheme="minorHAnsi"/>
          <w:i/>
          <w:sz w:val="24"/>
          <w:szCs w:val="24"/>
        </w:rPr>
        <w:t>ouvert</w:t>
      </w:r>
      <w:proofErr w:type="spellEnd"/>
      <w:r w:rsidR="00E871EE" w:rsidRPr="00E871EE">
        <w:rPr>
          <w:rFonts w:cstheme="minorHAnsi"/>
          <w:sz w:val="24"/>
          <w:szCs w:val="24"/>
        </w:rPr>
        <w:t>) cadence on E.</w:t>
      </w:r>
      <w:r w:rsidR="00E871EE" w:rsidRPr="00E871EE">
        <w:rPr>
          <w:rStyle w:val="FootnoteReference"/>
          <w:rFonts w:cstheme="minorHAnsi"/>
          <w:sz w:val="24"/>
          <w:szCs w:val="24"/>
        </w:rPr>
        <w:footnoteReference w:id="10"/>
      </w:r>
      <w:r w:rsidR="00E871EE" w:rsidRPr="00E871EE">
        <w:rPr>
          <w:rFonts w:cstheme="minorHAnsi"/>
          <w:sz w:val="24"/>
          <w:szCs w:val="24"/>
        </w:rPr>
        <w:t xml:space="preserve"> The consequent, </w:t>
      </w:r>
      <w:r w:rsidR="00E871EE" w:rsidRPr="00E871EE">
        <w:rPr>
          <w:rFonts w:cstheme="minorHAnsi"/>
          <w:sz w:val="24"/>
          <w:szCs w:val="24"/>
        </w:rPr>
        <w:lastRenderedPageBreak/>
        <w:t>mm. 4</w:t>
      </w:r>
      <w:r w:rsidR="004F0FB9">
        <w:rPr>
          <w:rFonts w:cstheme="minorHAnsi"/>
          <w:color w:val="000000"/>
          <w:sz w:val="24"/>
          <w:szCs w:val="24"/>
        </w:rPr>
        <w:t>–</w:t>
      </w:r>
      <w:r w:rsidR="00E871EE" w:rsidRPr="00E871EE">
        <w:rPr>
          <w:rFonts w:cstheme="minorHAnsi"/>
          <w:sz w:val="24"/>
          <w:szCs w:val="24"/>
        </w:rPr>
        <w:t xml:space="preserve">6, is exactly parallel, finishing </w:t>
      </w:r>
      <w:del w:id="147" w:author="Segall, Christopher (segallcr)" w:date="2025-07-10T16:36:00Z">
        <w:r w:rsidR="00E871EE" w:rsidRPr="00E871EE" w:rsidDel="009B79B2">
          <w:rPr>
            <w:rFonts w:cstheme="minorHAnsi"/>
            <w:sz w:val="24"/>
            <w:szCs w:val="24"/>
          </w:rPr>
          <w:delText xml:space="preserve">a </w:delText>
        </w:r>
      </w:del>
      <w:ins w:id="148" w:author="Segall, Christopher (segallcr)" w:date="2025-07-10T16:36:00Z">
        <w:r w:rsidR="009B79B2">
          <w:rPr>
            <w:rFonts w:cstheme="minorHAnsi"/>
            <w:sz w:val="24"/>
            <w:szCs w:val="24"/>
          </w:rPr>
          <w:t>one</w:t>
        </w:r>
        <w:r w:rsidR="009B79B2" w:rsidRPr="00E871EE">
          <w:rPr>
            <w:rFonts w:cstheme="minorHAnsi"/>
            <w:sz w:val="24"/>
            <w:szCs w:val="24"/>
          </w:rPr>
          <w:t xml:space="preserve"> </w:t>
        </w:r>
      </w:ins>
      <w:r w:rsidR="00E871EE" w:rsidRPr="00E871EE">
        <w:rPr>
          <w:rFonts w:cstheme="minorHAnsi"/>
          <w:sz w:val="24"/>
          <w:szCs w:val="24"/>
        </w:rPr>
        <w:t>note sooner with a closed (</w:t>
      </w:r>
      <w:r w:rsidR="00E871EE" w:rsidRPr="00E871EE">
        <w:rPr>
          <w:rFonts w:cstheme="minorHAnsi"/>
          <w:i/>
          <w:iCs/>
          <w:sz w:val="24"/>
          <w:szCs w:val="24"/>
        </w:rPr>
        <w:t>clos</w:t>
      </w:r>
      <w:r w:rsidR="00E871EE" w:rsidRPr="00E871EE">
        <w:rPr>
          <w:rFonts w:cstheme="minorHAnsi"/>
          <w:sz w:val="24"/>
          <w:szCs w:val="24"/>
        </w:rPr>
        <w:t xml:space="preserve">) cadence on F. </w:t>
      </w:r>
      <w:r w:rsidR="00E871EE" w:rsidRPr="00E871EE">
        <w:rPr>
          <w:rFonts w:cstheme="minorHAnsi"/>
          <w:color w:val="000000"/>
          <w:sz w:val="24"/>
          <w:szCs w:val="24"/>
        </w:rPr>
        <w:t xml:space="preserve">Such music </w:t>
      </w:r>
      <w:r w:rsidR="006B418F">
        <w:rPr>
          <w:rFonts w:cstheme="minorHAnsi"/>
          <w:color w:val="000000"/>
          <w:sz w:val="24"/>
          <w:szCs w:val="24"/>
        </w:rPr>
        <w:t>wa</w:t>
      </w:r>
      <w:r w:rsidR="00E871EE" w:rsidRPr="00E871EE">
        <w:rPr>
          <w:rFonts w:cstheme="minorHAnsi"/>
          <w:color w:val="000000"/>
          <w:sz w:val="24"/>
          <w:szCs w:val="24"/>
        </w:rPr>
        <w:t xml:space="preserve">s aptly described by </w:t>
      </w:r>
      <w:proofErr w:type="spellStart"/>
      <w:r w:rsidR="00E871EE" w:rsidRPr="00E871EE">
        <w:rPr>
          <w:rFonts w:cstheme="minorHAnsi"/>
          <w:color w:val="000000"/>
          <w:sz w:val="24"/>
          <w:szCs w:val="24"/>
        </w:rPr>
        <w:t>Grocheio</w:t>
      </w:r>
      <w:proofErr w:type="spellEnd"/>
      <w:r w:rsidR="006B418F">
        <w:rPr>
          <w:rFonts w:cstheme="minorHAnsi"/>
          <w:color w:val="000000"/>
          <w:sz w:val="24"/>
          <w:szCs w:val="24"/>
        </w:rPr>
        <w:t xml:space="preserve"> in </w:t>
      </w:r>
      <w:r w:rsidR="006B418F" w:rsidRPr="006B418F">
        <w:rPr>
          <w:rFonts w:cstheme="minorHAnsi"/>
          <w:i/>
          <w:iCs/>
          <w:color w:val="000000"/>
          <w:sz w:val="24"/>
          <w:szCs w:val="24"/>
        </w:rPr>
        <w:t>De musica</w:t>
      </w:r>
      <w:r w:rsidR="00E871EE" w:rsidRPr="00192AE6">
        <w:rPr>
          <w:i/>
          <w:iCs/>
          <w:sz w:val="24"/>
          <w:szCs w:val="24"/>
        </w:rPr>
        <w:t>,</w:t>
      </w:r>
      <w:r w:rsidR="00E871EE" w:rsidRPr="00E871EE">
        <w:rPr>
          <w:sz w:val="24"/>
          <w:szCs w:val="24"/>
        </w:rPr>
        <w:t xml:space="preserve"> for whom the </w:t>
      </w:r>
      <w:proofErr w:type="spellStart"/>
      <w:r w:rsidR="00E871EE" w:rsidRPr="00E871EE">
        <w:rPr>
          <w:i/>
          <w:sz w:val="24"/>
          <w:szCs w:val="24"/>
        </w:rPr>
        <w:t>carole</w:t>
      </w:r>
      <w:proofErr w:type="spellEnd"/>
      <w:r w:rsidR="00E871EE" w:rsidRPr="00E871EE">
        <w:rPr>
          <w:sz w:val="24"/>
          <w:szCs w:val="24"/>
        </w:rPr>
        <w:t xml:space="preserve"> </w:t>
      </w:r>
      <w:r w:rsidR="00626031">
        <w:rPr>
          <w:sz w:val="24"/>
          <w:szCs w:val="24"/>
        </w:rPr>
        <w:t>[</w:t>
      </w:r>
      <w:proofErr w:type="spellStart"/>
      <w:r w:rsidR="00626031" w:rsidRPr="00626031">
        <w:rPr>
          <w:i/>
          <w:iCs/>
          <w:sz w:val="24"/>
          <w:szCs w:val="24"/>
        </w:rPr>
        <w:t>ductia</w:t>
      </w:r>
      <w:proofErr w:type="spellEnd"/>
      <w:r w:rsidR="00626031">
        <w:rPr>
          <w:sz w:val="24"/>
          <w:szCs w:val="24"/>
        </w:rPr>
        <w:t xml:space="preserve">] </w:t>
      </w:r>
      <w:r w:rsidR="00E871EE" w:rsidRPr="00E871EE">
        <w:rPr>
          <w:sz w:val="24"/>
          <w:szCs w:val="24"/>
        </w:rPr>
        <w:t>is “a light dance song, rapid in its ascent and descent</w:t>
      </w:r>
      <w:r w:rsidR="009B30A1">
        <w:rPr>
          <w:sz w:val="24"/>
          <w:szCs w:val="24"/>
        </w:rPr>
        <w:t>, which is sung in carol [</w:t>
      </w:r>
      <w:proofErr w:type="spellStart"/>
      <w:r w:rsidR="009B30A1" w:rsidRPr="009B30A1">
        <w:rPr>
          <w:i/>
          <w:iCs/>
          <w:sz w:val="24"/>
          <w:szCs w:val="24"/>
        </w:rPr>
        <w:t>choreis</w:t>
      </w:r>
      <w:proofErr w:type="spellEnd"/>
      <w:r w:rsidR="009B30A1">
        <w:rPr>
          <w:sz w:val="24"/>
          <w:szCs w:val="24"/>
        </w:rPr>
        <w:t>]</w:t>
      </w:r>
      <w:r w:rsidR="00E871EE" w:rsidRPr="00E871EE">
        <w:rPr>
          <w:sz w:val="24"/>
          <w:szCs w:val="24"/>
        </w:rPr>
        <w:t>” and which pairs open</w:t>
      </w:r>
      <w:r w:rsidR="00B01156">
        <w:rPr>
          <w:sz w:val="24"/>
          <w:szCs w:val="24"/>
        </w:rPr>
        <w:t xml:space="preserve"> and </w:t>
      </w:r>
      <w:r w:rsidR="00E871EE" w:rsidRPr="00E871EE">
        <w:rPr>
          <w:sz w:val="24"/>
          <w:szCs w:val="24"/>
        </w:rPr>
        <w:t>closed endings</w:t>
      </w:r>
      <w:r w:rsidR="00DA7AB7">
        <w:rPr>
          <w:sz w:val="24"/>
          <w:szCs w:val="24"/>
        </w:rPr>
        <w:t xml:space="preserve"> </w:t>
      </w:r>
      <w:r w:rsidR="00DA7AB7" w:rsidRPr="00E871EE">
        <w:rPr>
          <w:sz w:val="24"/>
          <w:szCs w:val="24"/>
        </w:rPr>
        <w:t>(McGee 1989, 506)</w:t>
      </w:r>
      <w:r w:rsidR="00E871EE" w:rsidRPr="00E871EE">
        <w:rPr>
          <w:sz w:val="24"/>
          <w:szCs w:val="24"/>
        </w:rPr>
        <w:t xml:space="preserve">. </w:t>
      </w:r>
      <w:commentRangeStart w:id="149"/>
      <w:proofErr w:type="spellStart"/>
      <w:r w:rsidR="00E871EE" w:rsidRPr="00E871EE">
        <w:rPr>
          <w:sz w:val="24"/>
          <w:szCs w:val="24"/>
        </w:rPr>
        <w:t>Grocheio</w:t>
      </w:r>
      <w:proofErr w:type="spellEnd"/>
      <w:r w:rsidR="00E871EE" w:rsidRPr="00E871EE">
        <w:rPr>
          <w:sz w:val="24"/>
          <w:szCs w:val="24"/>
        </w:rPr>
        <w:t xml:space="preserve"> </w:t>
      </w:r>
      <w:r w:rsidR="00FA2B7E">
        <w:rPr>
          <w:sz w:val="24"/>
          <w:szCs w:val="24"/>
        </w:rPr>
        <w:t xml:space="preserve">goes on to make </w:t>
      </w:r>
      <w:r w:rsidR="00A267A0">
        <w:rPr>
          <w:sz w:val="24"/>
          <w:szCs w:val="24"/>
        </w:rPr>
        <w:t xml:space="preserve">a </w:t>
      </w:r>
      <w:r w:rsidR="006E795F">
        <w:rPr>
          <w:sz w:val="24"/>
          <w:szCs w:val="24"/>
        </w:rPr>
        <w:t xml:space="preserve">pertinent </w:t>
      </w:r>
      <w:r w:rsidR="003C2DE1">
        <w:rPr>
          <w:sz w:val="24"/>
          <w:szCs w:val="24"/>
        </w:rPr>
        <w:t xml:space="preserve">distinction between this </w:t>
      </w:r>
      <w:r w:rsidR="00E871EE" w:rsidRPr="00E871EE">
        <w:rPr>
          <w:sz w:val="24"/>
          <w:szCs w:val="24"/>
        </w:rPr>
        <w:t>light</w:t>
      </w:r>
      <w:r w:rsidR="00101A10">
        <w:rPr>
          <w:sz w:val="24"/>
          <w:szCs w:val="24"/>
        </w:rPr>
        <w:t>er</w:t>
      </w:r>
      <w:r w:rsidR="00E871EE" w:rsidRPr="00E871EE">
        <w:rPr>
          <w:sz w:val="24"/>
          <w:szCs w:val="24"/>
        </w:rPr>
        <w:t xml:space="preserve"> </w:t>
      </w:r>
      <w:r w:rsidR="003C2DE1">
        <w:rPr>
          <w:sz w:val="24"/>
          <w:szCs w:val="24"/>
        </w:rPr>
        <w:t xml:space="preserve">genre and </w:t>
      </w:r>
      <w:r w:rsidR="005C78F7">
        <w:rPr>
          <w:sz w:val="24"/>
          <w:szCs w:val="24"/>
        </w:rPr>
        <w:t xml:space="preserve">another vocal dance genre, </w:t>
      </w:r>
      <w:r w:rsidR="00E871EE" w:rsidRPr="00E871EE">
        <w:rPr>
          <w:sz w:val="24"/>
          <w:szCs w:val="24"/>
        </w:rPr>
        <w:t xml:space="preserve">the </w:t>
      </w:r>
      <w:r w:rsidR="00E871EE" w:rsidRPr="00E871EE">
        <w:rPr>
          <w:i/>
          <w:iCs/>
          <w:sz w:val="24"/>
          <w:szCs w:val="24"/>
        </w:rPr>
        <w:t>estampie</w:t>
      </w:r>
      <w:r w:rsidR="003743D7">
        <w:rPr>
          <w:i/>
          <w:iCs/>
          <w:sz w:val="24"/>
          <w:szCs w:val="24"/>
        </w:rPr>
        <w:t xml:space="preserve"> </w:t>
      </w:r>
      <w:r w:rsidR="003D687A">
        <w:rPr>
          <w:rFonts w:cstheme="minorHAnsi"/>
          <w:color w:val="000000"/>
          <w:sz w:val="24"/>
          <w:szCs w:val="24"/>
        </w:rPr>
        <w:t>[</w:t>
      </w:r>
      <w:proofErr w:type="spellStart"/>
      <w:r w:rsidR="003743D7" w:rsidRPr="007828AA">
        <w:rPr>
          <w:rFonts w:cstheme="minorHAnsi"/>
          <w:i/>
          <w:iCs/>
          <w:color w:val="000000"/>
          <w:sz w:val="24"/>
          <w:szCs w:val="24"/>
        </w:rPr>
        <w:t>stantipes</w:t>
      </w:r>
      <w:proofErr w:type="spellEnd"/>
      <w:r w:rsidR="003D687A">
        <w:rPr>
          <w:rFonts w:cstheme="minorHAnsi"/>
          <w:color w:val="000000"/>
          <w:sz w:val="24"/>
          <w:szCs w:val="24"/>
        </w:rPr>
        <w:t>]</w:t>
      </w:r>
      <w:r w:rsidR="00E871EE" w:rsidRPr="00E871EE">
        <w:rPr>
          <w:i/>
          <w:iCs/>
          <w:sz w:val="24"/>
          <w:szCs w:val="24"/>
        </w:rPr>
        <w:t>,</w:t>
      </w:r>
      <w:r w:rsidR="00E871EE" w:rsidRPr="00E871EE">
        <w:rPr>
          <w:sz w:val="24"/>
          <w:szCs w:val="24"/>
        </w:rPr>
        <w:t xml:space="preserve"> which </w:t>
      </w:r>
      <w:r w:rsidR="003C2DE1">
        <w:rPr>
          <w:sz w:val="24"/>
          <w:szCs w:val="24"/>
        </w:rPr>
        <w:t xml:space="preserve">he considers more difficult </w:t>
      </w:r>
      <w:r w:rsidR="005D50F5">
        <w:rPr>
          <w:sz w:val="24"/>
          <w:szCs w:val="24"/>
        </w:rPr>
        <w:t xml:space="preserve">because </w:t>
      </w:r>
      <w:r w:rsidR="003C2DE1">
        <w:rPr>
          <w:sz w:val="24"/>
          <w:szCs w:val="24"/>
        </w:rPr>
        <w:t xml:space="preserve">it </w:t>
      </w:r>
      <w:r w:rsidR="00E871EE" w:rsidRPr="00E871EE">
        <w:rPr>
          <w:sz w:val="24"/>
          <w:szCs w:val="24"/>
        </w:rPr>
        <w:t>lack</w:t>
      </w:r>
      <w:r w:rsidR="00553D5C">
        <w:rPr>
          <w:sz w:val="24"/>
          <w:szCs w:val="24"/>
        </w:rPr>
        <w:t>s</w:t>
      </w:r>
      <w:r w:rsidR="00E871EE" w:rsidRPr="00E871EE">
        <w:rPr>
          <w:sz w:val="24"/>
          <w:szCs w:val="24"/>
        </w:rPr>
        <w:t xml:space="preserve"> </w:t>
      </w:r>
      <w:r w:rsidR="009009D9">
        <w:rPr>
          <w:sz w:val="24"/>
          <w:szCs w:val="24"/>
        </w:rPr>
        <w:t xml:space="preserve">the </w:t>
      </w:r>
      <w:proofErr w:type="spellStart"/>
      <w:r w:rsidR="009009D9" w:rsidRPr="009009D9">
        <w:rPr>
          <w:i/>
          <w:iCs/>
          <w:sz w:val="24"/>
          <w:szCs w:val="24"/>
        </w:rPr>
        <w:t>carole</w:t>
      </w:r>
      <w:r w:rsidR="009009D9" w:rsidRPr="00A648F7">
        <w:rPr>
          <w:sz w:val="24"/>
          <w:szCs w:val="24"/>
        </w:rPr>
        <w:t>’s</w:t>
      </w:r>
      <w:proofErr w:type="spellEnd"/>
      <w:r w:rsidR="009009D9">
        <w:rPr>
          <w:sz w:val="24"/>
          <w:szCs w:val="24"/>
        </w:rPr>
        <w:t xml:space="preserve"> </w:t>
      </w:r>
      <w:r w:rsidR="00E871EE" w:rsidRPr="00E871EE">
        <w:rPr>
          <w:sz w:val="24"/>
          <w:szCs w:val="24"/>
        </w:rPr>
        <w:t>regular metrical stress</w:t>
      </w:r>
      <w:r w:rsidR="007F2953">
        <w:rPr>
          <w:sz w:val="24"/>
          <w:szCs w:val="24"/>
        </w:rPr>
        <w:t xml:space="preserve"> (</w:t>
      </w:r>
      <w:r w:rsidR="007F2953" w:rsidRPr="007F2953">
        <w:rPr>
          <w:sz w:val="24"/>
          <w:szCs w:val="24"/>
        </w:rPr>
        <w:t>McGee 1989, 509–10</w:t>
      </w:r>
      <w:r w:rsidR="007F2953">
        <w:rPr>
          <w:sz w:val="24"/>
          <w:szCs w:val="24"/>
        </w:rPr>
        <w:t xml:space="preserve">; </w:t>
      </w:r>
      <w:r w:rsidR="007F2953" w:rsidRPr="007F2953">
        <w:rPr>
          <w:sz w:val="24"/>
          <w:szCs w:val="24"/>
        </w:rPr>
        <w:t>Mullally 1998, 22</w:t>
      </w:r>
      <w:r w:rsidR="007F2953">
        <w:rPr>
          <w:sz w:val="24"/>
          <w:szCs w:val="24"/>
        </w:rPr>
        <w:t>)</w:t>
      </w:r>
      <w:r w:rsidR="00E871EE" w:rsidRPr="00E871EE">
        <w:rPr>
          <w:sz w:val="24"/>
          <w:szCs w:val="24"/>
        </w:rPr>
        <w:t>.</w:t>
      </w:r>
      <w:commentRangeEnd w:id="149"/>
      <w:r w:rsidR="005E0E41">
        <w:rPr>
          <w:rStyle w:val="CommentReference"/>
        </w:rPr>
        <w:commentReference w:id="149"/>
      </w:r>
    </w:p>
    <w:p w14:paraId="23551ED1" w14:textId="77777777" w:rsidR="006B7218" w:rsidRDefault="006B7218" w:rsidP="006B7218">
      <w:pPr>
        <w:spacing w:line="480" w:lineRule="auto"/>
        <w:rPr>
          <w:rFonts w:cstheme="minorHAnsi"/>
          <w:color w:val="000000"/>
          <w:sz w:val="24"/>
          <w:szCs w:val="24"/>
        </w:rPr>
      </w:pPr>
    </w:p>
    <w:p w14:paraId="71F0D52B" w14:textId="68C4F215" w:rsidR="008402A6" w:rsidRDefault="00AE68DF" w:rsidP="006B7218">
      <w:pPr>
        <w:spacing w:line="480" w:lineRule="auto"/>
        <w:rPr>
          <w:rFonts w:cstheme="minorHAnsi"/>
          <w:color w:val="000000"/>
          <w:sz w:val="24"/>
          <w:szCs w:val="24"/>
        </w:rPr>
      </w:pPr>
      <w:r>
        <w:rPr>
          <w:rFonts w:cstheme="minorHAnsi"/>
          <w:color w:val="000000"/>
          <w:sz w:val="24"/>
          <w:szCs w:val="24"/>
        </w:rPr>
        <w:t xml:space="preserve">The simple </w:t>
      </w:r>
      <w:r w:rsidR="00406A82">
        <w:rPr>
          <w:rFonts w:cstheme="minorHAnsi"/>
          <w:color w:val="000000"/>
          <w:sz w:val="24"/>
          <w:szCs w:val="24"/>
        </w:rPr>
        <w:t xml:space="preserve">periodicity </w:t>
      </w:r>
      <w:r>
        <w:rPr>
          <w:rFonts w:cstheme="minorHAnsi"/>
          <w:color w:val="000000"/>
          <w:sz w:val="24"/>
          <w:szCs w:val="24"/>
        </w:rPr>
        <w:t xml:space="preserve">of this song </w:t>
      </w:r>
      <w:del w:id="150" w:author="Segall, Christopher (segallcr)" w:date="2025-07-10T16:43:00Z">
        <w:r w:rsidR="00CA2C40" w:rsidDel="00C87966">
          <w:rPr>
            <w:rFonts w:cstheme="minorHAnsi"/>
            <w:color w:val="000000"/>
            <w:sz w:val="24"/>
            <w:szCs w:val="24"/>
          </w:rPr>
          <w:delText xml:space="preserve">is </w:delText>
        </w:r>
        <w:r w:rsidR="0056519D" w:rsidDel="00C87966">
          <w:rPr>
            <w:rFonts w:cstheme="minorHAnsi"/>
            <w:color w:val="000000"/>
            <w:sz w:val="24"/>
            <w:szCs w:val="24"/>
          </w:rPr>
          <w:delText xml:space="preserve">a </w:delText>
        </w:r>
        <w:r w:rsidR="00CA2C40" w:rsidDel="00C87966">
          <w:rPr>
            <w:rFonts w:cstheme="minorHAnsi"/>
            <w:color w:val="000000"/>
            <w:sz w:val="24"/>
            <w:szCs w:val="24"/>
          </w:rPr>
          <w:delText>basis for contrast</w:delText>
        </w:r>
      </w:del>
      <w:ins w:id="151" w:author="Segall, Christopher (segallcr)" w:date="2025-07-10T16:43:00Z">
        <w:r w:rsidR="00C87966">
          <w:rPr>
            <w:rFonts w:cstheme="minorHAnsi"/>
            <w:color w:val="000000"/>
            <w:sz w:val="24"/>
            <w:szCs w:val="24"/>
          </w:rPr>
          <w:t>contrasts</w:t>
        </w:r>
      </w:ins>
      <w:r w:rsidR="00CA2C40">
        <w:rPr>
          <w:rFonts w:cstheme="minorHAnsi"/>
          <w:color w:val="000000"/>
          <w:sz w:val="24"/>
          <w:szCs w:val="24"/>
        </w:rPr>
        <w:t xml:space="preserve"> with </w:t>
      </w:r>
      <w:r w:rsidR="009038FE">
        <w:rPr>
          <w:rFonts w:cstheme="minorHAnsi"/>
          <w:color w:val="000000"/>
          <w:sz w:val="24"/>
          <w:szCs w:val="24"/>
        </w:rPr>
        <w:t xml:space="preserve">the musical complexity of </w:t>
      </w:r>
      <w:r w:rsidR="00BE208E">
        <w:rPr>
          <w:rFonts w:cstheme="minorHAnsi"/>
          <w:color w:val="000000"/>
          <w:sz w:val="24"/>
          <w:szCs w:val="24"/>
        </w:rPr>
        <w:t xml:space="preserve">Machaut’s </w:t>
      </w:r>
      <w:proofErr w:type="gramStart"/>
      <w:r w:rsidR="00D75EE5" w:rsidRPr="00B94DE6">
        <w:rPr>
          <w:rFonts w:cstheme="minorHAnsi"/>
          <w:i/>
          <w:color w:val="000000"/>
          <w:sz w:val="24"/>
          <w:szCs w:val="24"/>
        </w:rPr>
        <w:t>chansons</w:t>
      </w:r>
      <w:proofErr w:type="gramEnd"/>
      <w:r w:rsidR="00D75EE5" w:rsidRPr="00B94DE6">
        <w:rPr>
          <w:rFonts w:cstheme="minorHAnsi"/>
          <w:i/>
          <w:color w:val="000000"/>
          <w:sz w:val="24"/>
          <w:szCs w:val="24"/>
        </w:rPr>
        <w:t xml:space="preserve"> </w:t>
      </w:r>
      <w:proofErr w:type="spellStart"/>
      <w:r w:rsidR="00D75EE5" w:rsidRPr="00B94DE6">
        <w:rPr>
          <w:rFonts w:cstheme="minorHAnsi"/>
          <w:i/>
          <w:color w:val="000000"/>
          <w:sz w:val="24"/>
          <w:szCs w:val="24"/>
        </w:rPr>
        <w:t>baladées</w:t>
      </w:r>
      <w:proofErr w:type="spellEnd"/>
      <w:r w:rsidR="00D75EE5">
        <w:rPr>
          <w:rFonts w:cstheme="minorHAnsi"/>
          <w:color w:val="000000"/>
          <w:sz w:val="24"/>
          <w:szCs w:val="24"/>
        </w:rPr>
        <w:t xml:space="preserve"> </w:t>
      </w:r>
      <w:r w:rsidR="00800181">
        <w:rPr>
          <w:rFonts w:cstheme="minorHAnsi"/>
          <w:color w:val="000000"/>
          <w:sz w:val="24"/>
          <w:szCs w:val="24"/>
        </w:rPr>
        <w:t>a generation later</w:t>
      </w:r>
      <w:r w:rsidR="00BE208E">
        <w:rPr>
          <w:rFonts w:cstheme="minorHAnsi"/>
          <w:color w:val="000000"/>
          <w:sz w:val="24"/>
          <w:szCs w:val="24"/>
        </w:rPr>
        <w:t>.</w:t>
      </w:r>
      <w:ins w:id="152" w:author="Kyle Hutchinson" w:date="2025-08-04T09:17:00Z" w16du:dateUtc="2025-08-04T13:17:00Z">
        <w:r w:rsidR="004762EB">
          <w:rPr>
            <w:rFonts w:cstheme="minorHAnsi"/>
            <w:color w:val="000000"/>
            <w:sz w:val="24"/>
            <w:szCs w:val="24"/>
          </w:rPr>
          <w:t xml:space="preserve"> </w:t>
        </w:r>
      </w:ins>
      <w:del w:id="153" w:author="Kyle Hutchinson" w:date="2025-08-04T09:17:00Z" w16du:dateUtc="2025-08-04T13:17:00Z">
        <w:r w:rsidR="00BE208E" w:rsidDel="004762EB">
          <w:rPr>
            <w:rFonts w:cstheme="minorHAnsi"/>
            <w:color w:val="000000"/>
            <w:sz w:val="24"/>
            <w:szCs w:val="24"/>
          </w:rPr>
          <w:delText xml:space="preserve"> </w:delText>
        </w:r>
        <w:r w:rsidR="0025617E" w:rsidDel="004762EB">
          <w:rPr>
            <w:rFonts w:cstheme="minorHAnsi"/>
            <w:color w:val="000000"/>
            <w:sz w:val="24"/>
            <w:szCs w:val="24"/>
          </w:rPr>
          <w:delText xml:space="preserve">A number of </w:delText>
        </w:r>
      </w:del>
      <w:ins w:id="154" w:author="Kyle Hutchinson" w:date="2025-08-04T09:17:00Z" w16du:dateUtc="2025-08-04T13:17:00Z">
        <w:r w:rsidR="004762EB">
          <w:rPr>
            <w:rFonts w:cstheme="minorHAnsi"/>
            <w:color w:val="000000"/>
            <w:sz w:val="24"/>
            <w:szCs w:val="24"/>
          </w:rPr>
          <w:t>M</w:t>
        </w:r>
      </w:ins>
      <w:del w:id="155" w:author="Kyle Hutchinson" w:date="2025-08-04T09:17:00Z" w16du:dateUtc="2025-08-04T13:17:00Z">
        <w:r w:rsidR="0025617E" w:rsidDel="004762EB">
          <w:rPr>
            <w:rFonts w:cstheme="minorHAnsi"/>
            <w:color w:val="000000"/>
            <w:sz w:val="24"/>
            <w:szCs w:val="24"/>
          </w:rPr>
          <w:delText>m</w:delText>
        </w:r>
      </w:del>
      <w:r w:rsidR="0025617E">
        <w:rPr>
          <w:rFonts w:cstheme="minorHAnsi"/>
          <w:color w:val="000000"/>
          <w:sz w:val="24"/>
          <w:szCs w:val="24"/>
        </w:rPr>
        <w:t xml:space="preserve">odern scholars have pointed to Machaut’s metrical ingenuity in the genre. </w:t>
      </w:r>
      <w:r w:rsidR="008402A6">
        <w:rPr>
          <w:rFonts w:cstheme="minorHAnsi"/>
          <w:color w:val="000000"/>
          <w:sz w:val="24"/>
          <w:szCs w:val="24"/>
        </w:rPr>
        <w:t>Maw</w:t>
      </w:r>
      <w:ins w:id="156" w:author="Kyle Hutchinson" w:date="2025-08-04T09:17:00Z" w16du:dateUtc="2025-08-04T13:17:00Z">
        <w:r w:rsidR="004762EB">
          <w:rPr>
            <w:rFonts w:cstheme="minorHAnsi"/>
            <w:color w:val="000000"/>
            <w:sz w:val="24"/>
            <w:szCs w:val="24"/>
          </w:rPr>
          <w:t>, for instance,</w:t>
        </w:r>
      </w:ins>
      <w:r w:rsidR="008402A6" w:rsidRPr="00686A0E">
        <w:rPr>
          <w:rFonts w:cstheme="minorHAnsi"/>
          <w:color w:val="000000"/>
          <w:sz w:val="24"/>
          <w:szCs w:val="24"/>
        </w:rPr>
        <w:t xml:space="preserve"> finds </w:t>
      </w:r>
      <w:r w:rsidR="008402A6" w:rsidRPr="00686A0E">
        <w:rPr>
          <w:sz w:val="24"/>
          <w:szCs w:val="24"/>
        </w:rPr>
        <w:t xml:space="preserve">the irregular </w:t>
      </w:r>
      <w:r w:rsidR="003241AF">
        <w:rPr>
          <w:sz w:val="24"/>
          <w:szCs w:val="24"/>
        </w:rPr>
        <w:t>(</w:t>
      </w:r>
      <w:r w:rsidR="003241AF" w:rsidRPr="003241AF">
        <w:rPr>
          <w:i/>
          <w:iCs/>
          <w:sz w:val="24"/>
          <w:szCs w:val="24"/>
        </w:rPr>
        <w:t>modus</w:t>
      </w:r>
      <w:r w:rsidR="003241AF">
        <w:rPr>
          <w:sz w:val="24"/>
          <w:szCs w:val="24"/>
        </w:rPr>
        <w:t xml:space="preserve">) </w:t>
      </w:r>
      <w:r w:rsidR="008402A6" w:rsidRPr="00686A0E">
        <w:rPr>
          <w:sz w:val="24"/>
          <w:szCs w:val="24"/>
        </w:rPr>
        <w:t xml:space="preserve">metrical schemes of Machaut’s </w:t>
      </w:r>
      <w:proofErr w:type="spellStart"/>
      <w:r w:rsidR="008402A6" w:rsidRPr="00686A0E">
        <w:rPr>
          <w:sz w:val="24"/>
          <w:szCs w:val="24"/>
        </w:rPr>
        <w:t>virelais</w:t>
      </w:r>
      <w:proofErr w:type="spellEnd"/>
      <w:r w:rsidR="008402A6" w:rsidRPr="00686A0E">
        <w:rPr>
          <w:sz w:val="24"/>
          <w:szCs w:val="24"/>
        </w:rPr>
        <w:t xml:space="preserve"> “unsuitable for dancing except of a stylized nature” (2002, 71)</w:t>
      </w:r>
      <w:r w:rsidR="00950802">
        <w:rPr>
          <w:sz w:val="24"/>
          <w:szCs w:val="24"/>
        </w:rPr>
        <w:t>,</w:t>
      </w:r>
      <w:r w:rsidR="003A2460">
        <w:rPr>
          <w:sz w:val="24"/>
          <w:szCs w:val="24"/>
        </w:rPr>
        <w:t xml:space="preserve"> while Lawrence Earp points out the </w:t>
      </w:r>
      <w:r w:rsidR="003A2460">
        <w:rPr>
          <w:rFonts w:cstheme="minorHAnsi"/>
          <w:color w:val="000000"/>
          <w:sz w:val="24"/>
          <w:szCs w:val="24"/>
        </w:rPr>
        <w:t xml:space="preserve">“fashionable </w:t>
      </w:r>
      <w:proofErr w:type="spellStart"/>
      <w:r w:rsidR="003A2460" w:rsidRPr="0076128A">
        <w:rPr>
          <w:rFonts w:cstheme="minorHAnsi"/>
          <w:i/>
          <w:iCs/>
          <w:color w:val="000000"/>
          <w:sz w:val="24"/>
          <w:szCs w:val="24"/>
        </w:rPr>
        <w:t>ars</w:t>
      </w:r>
      <w:proofErr w:type="spellEnd"/>
      <w:r w:rsidR="003A2460" w:rsidRPr="0076128A">
        <w:rPr>
          <w:rFonts w:cstheme="minorHAnsi"/>
          <w:i/>
          <w:iCs/>
          <w:color w:val="000000"/>
          <w:sz w:val="24"/>
          <w:szCs w:val="24"/>
        </w:rPr>
        <w:t xml:space="preserve"> nova</w:t>
      </w:r>
      <w:r w:rsidR="003A2460">
        <w:rPr>
          <w:rFonts w:cstheme="minorHAnsi"/>
          <w:color w:val="000000"/>
          <w:sz w:val="24"/>
          <w:szCs w:val="24"/>
        </w:rPr>
        <w:t xml:space="preserve"> rhythms” of their surface (1991, 125). </w:t>
      </w:r>
      <w:r w:rsidR="00686A0E">
        <w:rPr>
          <w:sz w:val="24"/>
          <w:szCs w:val="24"/>
        </w:rPr>
        <w:t xml:space="preserve">Judith </w:t>
      </w:r>
      <w:del w:id="157" w:author="Segall, Christopher (segallcr)" w:date="2025-07-21T16:08:00Z">
        <w:r w:rsidR="00686A0E" w:rsidDel="007350A3">
          <w:rPr>
            <w:sz w:val="24"/>
            <w:szCs w:val="24"/>
          </w:rPr>
          <w:delText xml:space="preserve">A. </w:delText>
        </w:r>
      </w:del>
      <w:r w:rsidR="0025617E">
        <w:rPr>
          <w:sz w:val="24"/>
          <w:szCs w:val="24"/>
        </w:rPr>
        <w:t xml:space="preserve">Peraino </w:t>
      </w:r>
      <w:r w:rsidR="00884964">
        <w:rPr>
          <w:sz w:val="24"/>
          <w:szCs w:val="24"/>
        </w:rPr>
        <w:t>similar</w:t>
      </w:r>
      <w:r w:rsidR="00950802">
        <w:rPr>
          <w:sz w:val="24"/>
          <w:szCs w:val="24"/>
        </w:rPr>
        <w:t>ly</w:t>
      </w:r>
      <w:r w:rsidR="00884964">
        <w:rPr>
          <w:sz w:val="24"/>
          <w:szCs w:val="24"/>
        </w:rPr>
        <w:t xml:space="preserve"> </w:t>
      </w:r>
      <w:r w:rsidR="00686A0E" w:rsidRPr="00686A0E">
        <w:rPr>
          <w:sz w:val="24"/>
          <w:szCs w:val="24"/>
        </w:rPr>
        <w:t xml:space="preserve">finds the relatively “off-kilter rhythmic environment” of Machaut’s </w:t>
      </w:r>
      <w:proofErr w:type="spellStart"/>
      <w:r w:rsidR="00686A0E" w:rsidRPr="00686A0E">
        <w:rPr>
          <w:sz w:val="24"/>
          <w:szCs w:val="24"/>
        </w:rPr>
        <w:t>virelais</w:t>
      </w:r>
      <w:proofErr w:type="spellEnd"/>
      <w:r w:rsidR="00686A0E" w:rsidRPr="00686A0E">
        <w:rPr>
          <w:sz w:val="24"/>
          <w:szCs w:val="24"/>
        </w:rPr>
        <w:t xml:space="preserve"> to result in “a lively tune that dances itself, though it may not be itself fit for dancing” </w:t>
      </w:r>
      <w:r w:rsidR="00686A0E">
        <w:rPr>
          <w:sz w:val="24"/>
          <w:szCs w:val="24"/>
        </w:rPr>
        <w:t>(</w:t>
      </w:r>
      <w:r w:rsidR="00686A0E" w:rsidRPr="00686A0E">
        <w:rPr>
          <w:sz w:val="24"/>
          <w:szCs w:val="24"/>
        </w:rPr>
        <w:t>2011, 356</w:t>
      </w:r>
      <w:r w:rsidR="00686A0E">
        <w:rPr>
          <w:sz w:val="24"/>
          <w:szCs w:val="24"/>
        </w:rPr>
        <w:t>).</w:t>
      </w:r>
      <w:r w:rsidR="0025617E">
        <w:rPr>
          <w:rFonts w:cstheme="minorHAnsi"/>
          <w:color w:val="000000"/>
          <w:sz w:val="24"/>
          <w:szCs w:val="24"/>
        </w:rPr>
        <w:t xml:space="preserve"> And Daniel </w:t>
      </w:r>
      <w:r w:rsidR="0025617E" w:rsidRPr="0025617E">
        <w:rPr>
          <w:sz w:val="24"/>
          <w:szCs w:val="24"/>
        </w:rPr>
        <w:t>Leech-Wilkinson</w:t>
      </w:r>
      <w:r w:rsidR="0025617E">
        <w:rPr>
          <w:sz w:val="24"/>
          <w:szCs w:val="24"/>
        </w:rPr>
        <w:t xml:space="preserve"> notes that</w:t>
      </w:r>
      <w:r w:rsidR="0025617E" w:rsidRPr="0025617E">
        <w:rPr>
          <w:sz w:val="24"/>
          <w:szCs w:val="24"/>
        </w:rPr>
        <w:t xml:space="preserve"> “hardly any have the regular metrical structures one would expect of a dance accompaniment” </w:t>
      </w:r>
      <w:r w:rsidR="0025617E">
        <w:rPr>
          <w:sz w:val="24"/>
          <w:szCs w:val="24"/>
        </w:rPr>
        <w:t>(</w:t>
      </w:r>
      <w:r w:rsidR="0025617E" w:rsidRPr="0025617E">
        <w:rPr>
          <w:sz w:val="24"/>
          <w:szCs w:val="24"/>
        </w:rPr>
        <w:t>1991, 16</w:t>
      </w:r>
      <w:r w:rsidR="0025617E">
        <w:rPr>
          <w:sz w:val="24"/>
          <w:szCs w:val="24"/>
        </w:rPr>
        <w:t>).</w:t>
      </w:r>
      <w:r w:rsidR="0025617E" w:rsidRPr="0025617E">
        <w:rPr>
          <w:sz w:val="24"/>
          <w:szCs w:val="24"/>
        </w:rPr>
        <w:t xml:space="preserve"> </w:t>
      </w:r>
      <w:del w:id="158" w:author="Segall, Christopher (segallcr)" w:date="2025-07-21T16:10:00Z">
        <w:r w:rsidR="00182CCC" w:rsidRPr="0025617E" w:rsidDel="00CF10A4">
          <w:rPr>
            <w:sz w:val="24"/>
            <w:szCs w:val="24"/>
          </w:rPr>
          <w:delText xml:space="preserve">While </w:delText>
        </w:r>
        <w:r w:rsidR="00757388" w:rsidDel="00CF10A4">
          <w:rPr>
            <w:sz w:val="24"/>
            <w:szCs w:val="24"/>
          </w:rPr>
          <w:delText>naming</w:delText>
        </w:r>
      </w:del>
      <w:ins w:id="159" w:author="Segall, Christopher (segallcr)" w:date="2025-07-21T16:10:00Z">
        <w:r w:rsidR="00CF10A4">
          <w:rPr>
            <w:sz w:val="24"/>
            <w:szCs w:val="24"/>
          </w:rPr>
          <w:t>Although he named</w:t>
        </w:r>
      </w:ins>
      <w:r w:rsidR="00757388">
        <w:rPr>
          <w:sz w:val="24"/>
          <w:szCs w:val="24"/>
        </w:rPr>
        <w:t xml:space="preserve"> the genre for </w:t>
      </w:r>
      <w:r w:rsidR="00182CCC" w:rsidRPr="0025617E">
        <w:rPr>
          <w:sz w:val="24"/>
          <w:szCs w:val="24"/>
        </w:rPr>
        <w:t>its dance origins, Machaut</w:t>
      </w:r>
      <w:r w:rsidR="004A3C39" w:rsidRPr="0025617E">
        <w:rPr>
          <w:sz w:val="24"/>
          <w:szCs w:val="24"/>
        </w:rPr>
        <w:t xml:space="preserve"> </w:t>
      </w:r>
      <w:r w:rsidR="00071D63">
        <w:rPr>
          <w:sz w:val="24"/>
          <w:szCs w:val="24"/>
        </w:rPr>
        <w:t xml:space="preserve">developed </w:t>
      </w:r>
      <w:r w:rsidR="004A3C39" w:rsidRPr="0025617E">
        <w:rPr>
          <w:sz w:val="24"/>
          <w:szCs w:val="24"/>
        </w:rPr>
        <w:t xml:space="preserve">the </w:t>
      </w:r>
      <w:r w:rsidR="000E35F1" w:rsidRPr="00B94DE6">
        <w:rPr>
          <w:rFonts w:cstheme="minorHAnsi"/>
          <w:i/>
          <w:color w:val="000000"/>
          <w:sz w:val="24"/>
          <w:szCs w:val="24"/>
        </w:rPr>
        <w:t xml:space="preserve">chanson </w:t>
      </w:r>
      <w:proofErr w:type="spellStart"/>
      <w:r w:rsidR="000E35F1" w:rsidRPr="00B94DE6">
        <w:rPr>
          <w:rFonts w:cstheme="minorHAnsi"/>
          <w:i/>
          <w:color w:val="000000"/>
          <w:sz w:val="24"/>
          <w:szCs w:val="24"/>
        </w:rPr>
        <w:t>baladée</w:t>
      </w:r>
      <w:proofErr w:type="spellEnd"/>
      <w:r w:rsidR="000E35F1">
        <w:rPr>
          <w:rFonts w:cstheme="minorHAnsi"/>
          <w:color w:val="000000"/>
          <w:sz w:val="24"/>
          <w:szCs w:val="24"/>
        </w:rPr>
        <w:t xml:space="preserve"> </w:t>
      </w:r>
      <w:r w:rsidR="00D76F80">
        <w:rPr>
          <w:rFonts w:cstheme="minorHAnsi"/>
          <w:color w:val="000000"/>
          <w:sz w:val="24"/>
          <w:szCs w:val="24"/>
        </w:rPr>
        <w:t xml:space="preserve">through </w:t>
      </w:r>
      <w:r w:rsidR="00E76DDE">
        <w:rPr>
          <w:rFonts w:cstheme="minorHAnsi"/>
          <w:color w:val="000000"/>
          <w:sz w:val="24"/>
          <w:szCs w:val="24"/>
        </w:rPr>
        <w:t>polyphonic accompaniment and</w:t>
      </w:r>
      <w:del w:id="160" w:author="Segall, Christopher (segallcr)" w:date="2025-07-21T16:10:00Z">
        <w:r w:rsidR="00E76DDE" w:rsidDel="006749BC">
          <w:rPr>
            <w:rFonts w:cstheme="minorHAnsi"/>
            <w:color w:val="000000"/>
            <w:sz w:val="24"/>
            <w:szCs w:val="24"/>
          </w:rPr>
          <w:delText>, as I will show,</w:delText>
        </w:r>
      </w:del>
      <w:r w:rsidR="00E76DDE">
        <w:rPr>
          <w:rFonts w:cstheme="minorHAnsi"/>
          <w:color w:val="000000"/>
          <w:sz w:val="24"/>
          <w:szCs w:val="24"/>
        </w:rPr>
        <w:t xml:space="preserve"> a </w:t>
      </w:r>
      <w:r w:rsidR="00684C1C" w:rsidRPr="0025617E">
        <w:rPr>
          <w:rFonts w:cstheme="minorHAnsi"/>
          <w:color w:val="000000"/>
          <w:sz w:val="24"/>
          <w:szCs w:val="24"/>
        </w:rPr>
        <w:t>metrica</w:t>
      </w:r>
      <w:r w:rsidR="00684C1C" w:rsidRPr="00686A0E">
        <w:rPr>
          <w:rFonts w:cstheme="minorHAnsi"/>
          <w:color w:val="000000"/>
          <w:sz w:val="24"/>
          <w:szCs w:val="24"/>
        </w:rPr>
        <w:t>l</w:t>
      </w:r>
      <w:r w:rsidR="00D76F80">
        <w:rPr>
          <w:rFonts w:cstheme="minorHAnsi"/>
          <w:color w:val="000000"/>
          <w:sz w:val="24"/>
          <w:szCs w:val="24"/>
        </w:rPr>
        <w:t xml:space="preserve"> </w:t>
      </w:r>
      <w:r w:rsidR="000E35F1">
        <w:rPr>
          <w:rFonts w:cstheme="minorHAnsi"/>
          <w:color w:val="000000"/>
          <w:sz w:val="24"/>
          <w:szCs w:val="24"/>
        </w:rPr>
        <w:t>ingenuity</w:t>
      </w:r>
      <w:r w:rsidR="00E66CC0">
        <w:rPr>
          <w:rFonts w:cstheme="minorHAnsi"/>
          <w:color w:val="000000"/>
          <w:sz w:val="24"/>
          <w:szCs w:val="24"/>
        </w:rPr>
        <w:t xml:space="preserve"> </w:t>
      </w:r>
      <w:r w:rsidR="00684C1C" w:rsidRPr="00FC1B2D">
        <w:rPr>
          <w:rFonts w:cstheme="minorHAnsi"/>
          <w:color w:val="000000"/>
          <w:sz w:val="24"/>
          <w:szCs w:val="24"/>
        </w:rPr>
        <w:t xml:space="preserve">that </w:t>
      </w:r>
      <w:del w:id="161" w:author="Segall, Christopher (segallcr)" w:date="2025-07-21T16:11:00Z">
        <w:r w:rsidR="00684C1C" w:rsidDel="006749BC">
          <w:rPr>
            <w:rFonts w:cstheme="minorHAnsi"/>
            <w:color w:val="000000"/>
            <w:sz w:val="24"/>
            <w:szCs w:val="24"/>
          </w:rPr>
          <w:delText xml:space="preserve">likely </w:delText>
        </w:r>
      </w:del>
      <w:r w:rsidR="00684C1C" w:rsidRPr="00FC1B2D">
        <w:rPr>
          <w:rFonts w:cstheme="minorHAnsi"/>
          <w:color w:val="000000"/>
          <w:sz w:val="24"/>
          <w:szCs w:val="24"/>
        </w:rPr>
        <w:t>overflow</w:t>
      </w:r>
      <w:r w:rsidR="00684C1C">
        <w:rPr>
          <w:rFonts w:cstheme="minorHAnsi"/>
          <w:color w:val="000000"/>
          <w:sz w:val="24"/>
          <w:szCs w:val="24"/>
        </w:rPr>
        <w:t>ed</w:t>
      </w:r>
      <w:r w:rsidR="00684C1C" w:rsidRPr="00FC1B2D">
        <w:rPr>
          <w:rFonts w:cstheme="minorHAnsi"/>
          <w:color w:val="000000"/>
          <w:sz w:val="24"/>
          <w:szCs w:val="24"/>
        </w:rPr>
        <w:t xml:space="preserve"> the modest cup of </w:t>
      </w:r>
      <w:r w:rsidR="00E76285">
        <w:rPr>
          <w:rFonts w:cstheme="minorHAnsi"/>
          <w:color w:val="000000"/>
          <w:sz w:val="24"/>
          <w:szCs w:val="24"/>
        </w:rPr>
        <w:t xml:space="preserve">public </w:t>
      </w:r>
      <w:r w:rsidR="00684C1C" w:rsidRPr="00FC1B2D">
        <w:rPr>
          <w:rFonts w:cstheme="minorHAnsi"/>
          <w:color w:val="000000"/>
          <w:sz w:val="24"/>
          <w:szCs w:val="24"/>
        </w:rPr>
        <w:t xml:space="preserve">round </w:t>
      </w:r>
      <w:r w:rsidR="00684C1C" w:rsidRPr="002019EB">
        <w:rPr>
          <w:rFonts w:cstheme="minorHAnsi"/>
          <w:color w:val="000000"/>
          <w:sz w:val="24"/>
          <w:szCs w:val="24"/>
        </w:rPr>
        <w:t>dancing.</w:t>
      </w:r>
      <w:r w:rsidR="00684C1C" w:rsidRPr="002019EB">
        <w:rPr>
          <w:rStyle w:val="FootnoteReference"/>
          <w:rFonts w:cstheme="minorHAnsi"/>
          <w:color w:val="000000"/>
          <w:sz w:val="24"/>
          <w:szCs w:val="24"/>
        </w:rPr>
        <w:footnoteReference w:id="11"/>
      </w:r>
      <w:r w:rsidR="00684C1C" w:rsidRPr="002019EB">
        <w:rPr>
          <w:rFonts w:cstheme="minorHAnsi"/>
          <w:color w:val="000000"/>
          <w:sz w:val="24"/>
          <w:szCs w:val="24"/>
        </w:rPr>
        <w:t xml:space="preserve"> </w:t>
      </w:r>
      <w:r w:rsidR="00DE4181" w:rsidRPr="002019EB">
        <w:rPr>
          <w:rFonts w:cstheme="minorHAnsi"/>
          <w:color w:val="000000"/>
          <w:sz w:val="24"/>
          <w:szCs w:val="24"/>
        </w:rPr>
        <w:t>Ev</w:t>
      </w:r>
      <w:r w:rsidR="00A80C4A">
        <w:rPr>
          <w:rFonts w:cstheme="minorHAnsi"/>
          <w:color w:val="000000"/>
          <w:sz w:val="24"/>
          <w:szCs w:val="24"/>
        </w:rPr>
        <w:t>e</w:t>
      </w:r>
      <w:r w:rsidR="00DE4181" w:rsidRPr="002019EB">
        <w:rPr>
          <w:rFonts w:cstheme="minorHAnsi"/>
          <w:color w:val="000000"/>
          <w:sz w:val="24"/>
          <w:szCs w:val="24"/>
        </w:rPr>
        <w:t xml:space="preserve">n if </w:t>
      </w:r>
      <w:r w:rsidR="00924260" w:rsidRPr="002019EB">
        <w:rPr>
          <w:rFonts w:cstheme="minorHAnsi"/>
          <w:color w:val="000000"/>
          <w:sz w:val="24"/>
          <w:szCs w:val="24"/>
        </w:rPr>
        <w:t xml:space="preserve">the </w:t>
      </w:r>
      <w:r w:rsidR="00794235" w:rsidRPr="002019EB">
        <w:rPr>
          <w:i/>
          <w:sz w:val="24"/>
          <w:szCs w:val="24"/>
        </w:rPr>
        <w:t xml:space="preserve">chanson </w:t>
      </w:r>
      <w:proofErr w:type="spellStart"/>
      <w:r w:rsidR="00794235" w:rsidRPr="002019EB">
        <w:rPr>
          <w:i/>
          <w:sz w:val="24"/>
          <w:szCs w:val="24"/>
        </w:rPr>
        <w:t>baladée</w:t>
      </w:r>
      <w:proofErr w:type="spellEnd"/>
      <w:r w:rsidR="00794235" w:rsidRPr="002019EB">
        <w:rPr>
          <w:rFonts w:cstheme="minorHAnsi"/>
          <w:color w:val="000000"/>
          <w:sz w:val="24"/>
          <w:szCs w:val="24"/>
        </w:rPr>
        <w:t xml:space="preserve"> </w:t>
      </w:r>
      <w:r w:rsidR="00924260" w:rsidRPr="002019EB">
        <w:rPr>
          <w:rFonts w:cstheme="minorHAnsi"/>
          <w:color w:val="000000"/>
          <w:sz w:val="24"/>
          <w:szCs w:val="24"/>
        </w:rPr>
        <w:lastRenderedPageBreak/>
        <w:t xml:space="preserve">transitioned from dance song to art song in Machaut’s hands, </w:t>
      </w:r>
      <w:r w:rsidR="00684C1C" w:rsidRPr="002019EB">
        <w:rPr>
          <w:rFonts w:cstheme="minorHAnsi"/>
          <w:color w:val="000000"/>
          <w:sz w:val="24"/>
          <w:szCs w:val="24"/>
        </w:rPr>
        <w:t xml:space="preserve">we have </w:t>
      </w:r>
      <w:r w:rsidR="00924260" w:rsidRPr="002019EB">
        <w:rPr>
          <w:rFonts w:cstheme="minorHAnsi"/>
          <w:color w:val="000000"/>
          <w:sz w:val="24"/>
          <w:szCs w:val="24"/>
        </w:rPr>
        <w:t xml:space="preserve">the composer’s </w:t>
      </w:r>
      <w:r w:rsidR="00684C1C" w:rsidRPr="002019EB">
        <w:rPr>
          <w:rFonts w:cstheme="minorHAnsi"/>
          <w:color w:val="000000"/>
          <w:sz w:val="24"/>
          <w:szCs w:val="24"/>
        </w:rPr>
        <w:t xml:space="preserve">word paired with </w:t>
      </w:r>
      <w:r w:rsidR="008B3FA6" w:rsidRPr="002019EB">
        <w:rPr>
          <w:rFonts w:cstheme="minorHAnsi"/>
          <w:color w:val="000000"/>
          <w:sz w:val="24"/>
          <w:szCs w:val="24"/>
        </w:rPr>
        <w:t xml:space="preserve">an </w:t>
      </w:r>
      <w:r w:rsidR="00684C1C" w:rsidRPr="002019EB">
        <w:rPr>
          <w:rFonts w:cstheme="minorHAnsi"/>
          <w:color w:val="000000"/>
          <w:sz w:val="24"/>
          <w:szCs w:val="24"/>
        </w:rPr>
        <w:t xml:space="preserve">illustration in </w:t>
      </w:r>
      <w:r w:rsidR="00447859" w:rsidRPr="002019EB">
        <w:rPr>
          <w:rFonts w:cstheme="minorHAnsi"/>
          <w:color w:val="000000"/>
          <w:sz w:val="24"/>
          <w:szCs w:val="24"/>
        </w:rPr>
        <w:t xml:space="preserve">the earliest complete works </w:t>
      </w:r>
      <w:r w:rsidR="00684C1C" w:rsidRPr="002019EB">
        <w:rPr>
          <w:rFonts w:cstheme="minorHAnsi"/>
          <w:color w:val="000000"/>
          <w:sz w:val="24"/>
          <w:szCs w:val="24"/>
        </w:rPr>
        <w:t xml:space="preserve">manuscript </w:t>
      </w:r>
      <w:r w:rsidR="00447859" w:rsidRPr="002019EB">
        <w:rPr>
          <w:rFonts w:cstheme="minorHAnsi"/>
          <w:color w:val="000000"/>
          <w:sz w:val="24"/>
          <w:szCs w:val="24"/>
        </w:rPr>
        <w:t xml:space="preserve">overseen by the composer </w:t>
      </w:r>
      <w:r w:rsidR="008B3FA6" w:rsidRPr="002019EB">
        <w:rPr>
          <w:rFonts w:cstheme="minorHAnsi"/>
          <w:color w:val="000000"/>
          <w:sz w:val="24"/>
          <w:szCs w:val="24"/>
        </w:rPr>
        <w:t xml:space="preserve">(Mach C, </w:t>
      </w:r>
      <w:commentRangeStart w:id="169"/>
      <w:r w:rsidR="008B3FA6" w:rsidRPr="002019EB">
        <w:rPr>
          <w:rFonts w:cstheme="minorHAnsi"/>
          <w:color w:val="000000"/>
          <w:sz w:val="24"/>
          <w:szCs w:val="24"/>
        </w:rPr>
        <w:t>without in Mach E</w:t>
      </w:r>
      <w:r w:rsidR="00303AE6" w:rsidRPr="002019EB">
        <w:rPr>
          <w:rFonts w:cstheme="minorHAnsi"/>
          <w:color w:val="000000"/>
          <w:sz w:val="24"/>
          <w:szCs w:val="24"/>
        </w:rPr>
        <w:t xml:space="preserve">, </w:t>
      </w:r>
      <w:r w:rsidR="00F931DC" w:rsidRPr="002019EB">
        <w:rPr>
          <w:rFonts w:cstheme="minorHAnsi"/>
          <w:color w:val="000000"/>
          <w:sz w:val="24"/>
          <w:szCs w:val="24"/>
        </w:rPr>
        <w:t>F</w:t>
      </w:r>
      <w:r w:rsidR="00303AE6" w:rsidRPr="002019EB">
        <w:rPr>
          <w:rFonts w:cstheme="minorHAnsi"/>
          <w:color w:val="000000"/>
          <w:sz w:val="24"/>
          <w:szCs w:val="24"/>
        </w:rPr>
        <w:t>, and Vg</w:t>
      </w:r>
      <w:commentRangeEnd w:id="169"/>
      <w:r w:rsidR="00EB4D71">
        <w:rPr>
          <w:rStyle w:val="CommentReference"/>
        </w:rPr>
        <w:commentReference w:id="169"/>
      </w:r>
      <w:r w:rsidR="008B3FA6" w:rsidRPr="002019EB">
        <w:rPr>
          <w:rFonts w:cstheme="minorHAnsi"/>
          <w:color w:val="000000"/>
          <w:sz w:val="24"/>
          <w:szCs w:val="24"/>
        </w:rPr>
        <w:t xml:space="preserve">) </w:t>
      </w:r>
      <w:r w:rsidR="00684C1C" w:rsidRPr="002019EB">
        <w:rPr>
          <w:rFonts w:cstheme="minorHAnsi"/>
          <w:color w:val="000000"/>
          <w:sz w:val="24"/>
          <w:szCs w:val="24"/>
        </w:rPr>
        <w:t>that this genre</w:t>
      </w:r>
      <w:r w:rsidR="00E73C27" w:rsidRPr="002019EB">
        <w:rPr>
          <w:rFonts w:cstheme="minorHAnsi"/>
          <w:color w:val="000000"/>
          <w:sz w:val="24"/>
          <w:szCs w:val="24"/>
        </w:rPr>
        <w:t xml:space="preserve"> </w:t>
      </w:r>
      <w:r w:rsidR="00AB3F2C" w:rsidRPr="002019EB">
        <w:rPr>
          <w:rFonts w:cstheme="minorHAnsi"/>
          <w:color w:val="000000"/>
          <w:sz w:val="24"/>
          <w:szCs w:val="24"/>
        </w:rPr>
        <w:t>was connected with</w:t>
      </w:r>
      <w:r w:rsidR="00E73C27" w:rsidRPr="002019EB">
        <w:rPr>
          <w:rFonts w:cstheme="minorHAnsi"/>
          <w:color w:val="000000"/>
          <w:sz w:val="24"/>
          <w:szCs w:val="24"/>
        </w:rPr>
        <w:t xml:space="preserve"> </w:t>
      </w:r>
      <w:r w:rsidR="00AB3F2C" w:rsidRPr="002019EB">
        <w:rPr>
          <w:rFonts w:cstheme="minorHAnsi"/>
          <w:color w:val="000000"/>
          <w:sz w:val="24"/>
          <w:szCs w:val="24"/>
        </w:rPr>
        <w:t xml:space="preserve">round </w:t>
      </w:r>
      <w:r w:rsidR="00684C1C" w:rsidRPr="002019EB">
        <w:rPr>
          <w:rFonts w:cstheme="minorHAnsi"/>
          <w:color w:val="000000"/>
          <w:sz w:val="24"/>
          <w:szCs w:val="24"/>
        </w:rPr>
        <w:t>danc</w:t>
      </w:r>
      <w:r w:rsidR="00AB3F2C" w:rsidRPr="002019EB">
        <w:rPr>
          <w:rFonts w:cstheme="minorHAnsi"/>
          <w:color w:val="000000"/>
          <w:sz w:val="24"/>
          <w:szCs w:val="24"/>
        </w:rPr>
        <w:t xml:space="preserve">ing; at least </w:t>
      </w:r>
      <w:r w:rsidR="00684C1C" w:rsidRPr="002019EB">
        <w:rPr>
          <w:rFonts w:cstheme="minorHAnsi"/>
          <w:color w:val="000000"/>
          <w:sz w:val="24"/>
          <w:szCs w:val="24"/>
        </w:rPr>
        <w:t xml:space="preserve">he wanted </w:t>
      </w:r>
      <w:r w:rsidR="00E73C27" w:rsidRPr="002019EB">
        <w:rPr>
          <w:rFonts w:cstheme="minorHAnsi"/>
          <w:color w:val="000000"/>
          <w:sz w:val="24"/>
          <w:szCs w:val="24"/>
        </w:rPr>
        <w:t xml:space="preserve">it </w:t>
      </w:r>
      <w:r w:rsidR="00684C1C" w:rsidRPr="002019EB">
        <w:rPr>
          <w:rFonts w:cstheme="minorHAnsi"/>
          <w:color w:val="000000"/>
          <w:sz w:val="24"/>
          <w:szCs w:val="24"/>
        </w:rPr>
        <w:t>represented that way.</w:t>
      </w:r>
      <w:r w:rsidR="008F24D2" w:rsidRPr="002019EB">
        <w:rPr>
          <w:rStyle w:val="FootnoteReference"/>
          <w:rFonts w:cstheme="minorHAnsi"/>
          <w:color w:val="000000"/>
          <w:sz w:val="24"/>
          <w:szCs w:val="24"/>
        </w:rPr>
        <w:footnoteReference w:id="12"/>
      </w:r>
    </w:p>
    <w:p w14:paraId="7B736D56" w14:textId="77777777" w:rsidR="006B7218" w:rsidRDefault="006B7218" w:rsidP="006B7218">
      <w:pPr>
        <w:spacing w:line="480" w:lineRule="auto"/>
        <w:rPr>
          <w:rFonts w:cstheme="minorHAnsi"/>
          <w:color w:val="000000"/>
          <w:sz w:val="24"/>
          <w:szCs w:val="24"/>
        </w:rPr>
      </w:pPr>
    </w:p>
    <w:p w14:paraId="5FBF71C4" w14:textId="61E00C20" w:rsidR="00B163E2" w:rsidRDefault="00B163E2" w:rsidP="006B7218">
      <w:pPr>
        <w:spacing w:line="480" w:lineRule="auto"/>
        <w:rPr>
          <w:sz w:val="24"/>
          <w:szCs w:val="24"/>
        </w:rPr>
      </w:pPr>
      <w:r>
        <w:rPr>
          <w:rFonts w:cstheme="minorHAnsi"/>
          <w:color w:val="000000"/>
          <w:sz w:val="24"/>
          <w:szCs w:val="24"/>
        </w:rPr>
        <w:t>C</w:t>
      </w:r>
      <w:r w:rsidRPr="009F32C5">
        <w:rPr>
          <w:rFonts w:cstheme="minorHAnsi"/>
          <w:color w:val="000000"/>
          <w:sz w:val="24"/>
          <w:szCs w:val="24"/>
        </w:rPr>
        <w:t>onsider the dance</w:t>
      </w:r>
      <w:r>
        <w:rPr>
          <w:rFonts w:cstheme="minorHAnsi"/>
          <w:color w:val="000000"/>
          <w:sz w:val="24"/>
          <w:szCs w:val="24"/>
        </w:rPr>
        <w:t>d</w:t>
      </w:r>
      <w:r w:rsidRPr="009F32C5">
        <w:rPr>
          <w:rFonts w:cstheme="minorHAnsi"/>
          <w:color w:val="000000"/>
          <w:sz w:val="24"/>
          <w:szCs w:val="24"/>
        </w:rPr>
        <w:t xml:space="preserve"> song “Dame, a </w:t>
      </w:r>
      <w:proofErr w:type="spellStart"/>
      <w:r w:rsidRPr="009F32C5">
        <w:rPr>
          <w:rFonts w:cstheme="minorHAnsi"/>
          <w:color w:val="000000"/>
          <w:sz w:val="24"/>
          <w:szCs w:val="24"/>
        </w:rPr>
        <w:t>vous</w:t>
      </w:r>
      <w:proofErr w:type="spellEnd"/>
      <w:r w:rsidRPr="009F32C5">
        <w:rPr>
          <w:rFonts w:cstheme="minorHAnsi"/>
          <w:color w:val="000000"/>
          <w:sz w:val="24"/>
          <w:szCs w:val="24"/>
        </w:rPr>
        <w:t xml:space="preserve"> sans </w:t>
      </w:r>
      <w:proofErr w:type="spellStart"/>
      <w:r w:rsidRPr="009F32C5">
        <w:rPr>
          <w:rFonts w:cstheme="minorHAnsi"/>
          <w:color w:val="000000"/>
          <w:sz w:val="24"/>
          <w:szCs w:val="24"/>
        </w:rPr>
        <w:t>retollir</w:t>
      </w:r>
      <w:proofErr w:type="spellEnd"/>
      <w:r w:rsidRPr="009F32C5">
        <w:rPr>
          <w:rFonts w:cstheme="minorHAnsi"/>
          <w:color w:val="000000"/>
          <w:sz w:val="24"/>
          <w:szCs w:val="24"/>
        </w:rPr>
        <w:t>,”</w:t>
      </w:r>
      <w:r>
        <w:rPr>
          <w:rFonts w:cstheme="minorHAnsi"/>
          <w:color w:val="000000"/>
          <w:sz w:val="24"/>
          <w:szCs w:val="24"/>
        </w:rPr>
        <w:t xml:space="preserve"> </w:t>
      </w:r>
      <w:r>
        <w:rPr>
          <w:sz w:val="24"/>
          <w:szCs w:val="24"/>
        </w:rPr>
        <w:t xml:space="preserve">from Machaut’s </w:t>
      </w:r>
      <w:proofErr w:type="spellStart"/>
      <w:r w:rsidRPr="0096263D">
        <w:rPr>
          <w:i/>
          <w:sz w:val="24"/>
          <w:szCs w:val="24"/>
        </w:rPr>
        <w:t>Remede</w:t>
      </w:r>
      <w:proofErr w:type="spellEnd"/>
      <w:r w:rsidRPr="0096263D">
        <w:rPr>
          <w:i/>
          <w:sz w:val="24"/>
          <w:szCs w:val="24"/>
        </w:rPr>
        <w:t xml:space="preserve"> de Fortune</w:t>
      </w:r>
      <w:r>
        <w:rPr>
          <w:sz w:val="24"/>
          <w:szCs w:val="24"/>
        </w:rPr>
        <w:t xml:space="preserve"> (c</w:t>
      </w:r>
      <w:ins w:id="173" w:author="Segall, Christopher (segallcr)" w:date="2025-07-21T16:13:00Z">
        <w:r w:rsidR="00A55B6C">
          <w:rPr>
            <w:sz w:val="24"/>
            <w:szCs w:val="24"/>
          </w:rPr>
          <w:t>a</w:t>
        </w:r>
      </w:ins>
      <w:r>
        <w:rPr>
          <w:sz w:val="24"/>
          <w:szCs w:val="24"/>
        </w:rPr>
        <w:t>. 1340s).</w:t>
      </w:r>
      <w:r>
        <w:rPr>
          <w:rStyle w:val="FootnoteReference"/>
          <w:sz w:val="24"/>
          <w:szCs w:val="24"/>
        </w:rPr>
        <w:footnoteReference w:id="13"/>
      </w:r>
      <w:r w:rsidRPr="00B902DD">
        <w:rPr>
          <w:sz w:val="24"/>
          <w:szCs w:val="24"/>
        </w:rPr>
        <w:t xml:space="preserve"> </w:t>
      </w:r>
      <w:r>
        <w:rPr>
          <w:sz w:val="24"/>
          <w:szCs w:val="24"/>
        </w:rPr>
        <w:t xml:space="preserve">While the musical interpolations of the </w:t>
      </w:r>
      <w:proofErr w:type="spellStart"/>
      <w:r w:rsidRPr="009F32C5">
        <w:rPr>
          <w:i/>
          <w:iCs/>
          <w:sz w:val="24"/>
          <w:szCs w:val="24"/>
        </w:rPr>
        <w:t>Remede</w:t>
      </w:r>
      <w:proofErr w:type="spellEnd"/>
      <w:r>
        <w:rPr>
          <w:sz w:val="24"/>
          <w:szCs w:val="24"/>
        </w:rPr>
        <w:t xml:space="preserve"> include all </w:t>
      </w:r>
      <w:ins w:id="174" w:author="Kyle Hutchinson" w:date="2025-08-04T09:19:00Z" w16du:dateUtc="2025-08-04T13:19:00Z">
        <w:r w:rsidR="004762EB">
          <w:rPr>
            <w:sz w:val="24"/>
            <w:szCs w:val="24"/>
          </w:rPr>
          <w:t xml:space="preserve">of </w:t>
        </w:r>
      </w:ins>
      <w:r>
        <w:rPr>
          <w:sz w:val="24"/>
          <w:szCs w:val="24"/>
        </w:rPr>
        <w:t xml:space="preserve">the </w:t>
      </w:r>
      <w:proofErr w:type="spellStart"/>
      <w:r w:rsidRPr="00B902DD">
        <w:rPr>
          <w:i/>
          <w:sz w:val="24"/>
          <w:szCs w:val="24"/>
        </w:rPr>
        <w:t>formes</w:t>
      </w:r>
      <w:proofErr w:type="spellEnd"/>
      <w:r w:rsidRPr="00B902DD">
        <w:rPr>
          <w:i/>
          <w:sz w:val="24"/>
          <w:szCs w:val="24"/>
        </w:rPr>
        <w:t xml:space="preserve"> fixes</w:t>
      </w:r>
      <w:r>
        <w:rPr>
          <w:sz w:val="24"/>
          <w:szCs w:val="24"/>
        </w:rPr>
        <w:t xml:space="preserve">, Machaut associated dancing with the </w:t>
      </w:r>
      <w:r w:rsidRPr="00CC304F">
        <w:rPr>
          <w:i/>
          <w:sz w:val="24"/>
          <w:szCs w:val="24"/>
        </w:rPr>
        <w:t xml:space="preserve">chanson </w:t>
      </w:r>
      <w:proofErr w:type="spellStart"/>
      <w:r w:rsidRPr="00CC304F">
        <w:rPr>
          <w:i/>
          <w:sz w:val="24"/>
          <w:szCs w:val="24"/>
        </w:rPr>
        <w:t>baladée</w:t>
      </w:r>
      <w:proofErr w:type="spellEnd"/>
      <w:r>
        <w:rPr>
          <w:sz w:val="24"/>
          <w:szCs w:val="24"/>
        </w:rPr>
        <w:t xml:space="preserve"> alone by setting an illustration of </w:t>
      </w:r>
      <w:r>
        <w:rPr>
          <w:sz w:val="24"/>
          <w:szCs w:val="24"/>
        </w:rPr>
        <w:lastRenderedPageBreak/>
        <w:t>danced performance beside the score</w:t>
      </w:r>
      <w:del w:id="175" w:author="Segall, Christopher (segallcr)" w:date="2025-07-21T16:13:00Z">
        <w:r w:rsidDel="00A17783">
          <w:rPr>
            <w:sz w:val="24"/>
            <w:szCs w:val="24"/>
          </w:rPr>
          <w:delText>,</w:delText>
        </w:r>
      </w:del>
      <w:r>
        <w:rPr>
          <w:sz w:val="24"/>
          <w:szCs w:val="24"/>
        </w:rPr>
        <w:t xml:space="preserve"> </w:t>
      </w:r>
      <w:del w:id="176" w:author="Segall, Christopher (segallcr)" w:date="2025-07-21T16:13:00Z">
        <w:r w:rsidDel="00A17783">
          <w:rPr>
            <w:sz w:val="24"/>
            <w:szCs w:val="24"/>
          </w:rPr>
          <w:delText xml:space="preserve">given as </w:delText>
        </w:r>
      </w:del>
      <w:ins w:id="177" w:author="Segall, Christopher (segallcr)" w:date="2025-07-21T16:13:00Z">
        <w:r w:rsidR="00A17783">
          <w:rPr>
            <w:sz w:val="24"/>
            <w:szCs w:val="24"/>
          </w:rPr>
          <w:t>(</w:t>
        </w:r>
      </w:ins>
      <w:r w:rsidR="00776DE8" w:rsidRPr="00B000A2">
        <w:rPr>
          <w:b/>
          <w:bCs/>
          <w:sz w:val="24"/>
          <w:szCs w:val="24"/>
          <w:u w:val="single"/>
        </w:rPr>
        <w:t>Example 2</w:t>
      </w:r>
      <w:ins w:id="178" w:author="Segall, Christopher (segallcr)" w:date="2025-07-21T16:13:00Z">
        <w:r w:rsidR="00A17783">
          <w:rPr>
            <w:sz w:val="24"/>
            <w:szCs w:val="24"/>
          </w:rPr>
          <w:t>)</w:t>
        </w:r>
      </w:ins>
      <w:r>
        <w:rPr>
          <w:sz w:val="24"/>
          <w:szCs w:val="24"/>
        </w:rPr>
        <w:t>.</w:t>
      </w:r>
      <w:r>
        <w:rPr>
          <w:rStyle w:val="FootnoteReference"/>
          <w:sz w:val="24"/>
          <w:szCs w:val="24"/>
        </w:rPr>
        <w:footnoteReference w:id="14"/>
      </w:r>
      <w:r>
        <w:rPr>
          <w:sz w:val="24"/>
          <w:szCs w:val="24"/>
        </w:rPr>
        <w:t xml:space="preserve"> Here, carolers sing and dance a </w:t>
      </w:r>
      <w:proofErr w:type="spellStart"/>
      <w:r>
        <w:rPr>
          <w:sz w:val="24"/>
          <w:szCs w:val="24"/>
        </w:rPr>
        <w:t>virelai</w:t>
      </w:r>
      <w:proofErr w:type="spellEnd"/>
      <w:r>
        <w:rPr>
          <w:sz w:val="24"/>
          <w:szCs w:val="24"/>
        </w:rPr>
        <w:t xml:space="preserve"> led by its composer.</w:t>
      </w:r>
      <w:r>
        <w:rPr>
          <w:rStyle w:val="FootnoteReference"/>
          <w:sz w:val="24"/>
          <w:szCs w:val="24"/>
        </w:rPr>
        <w:footnoteReference w:id="15"/>
      </w:r>
    </w:p>
    <w:p w14:paraId="4E7C48AA" w14:textId="68BF8AA7" w:rsidR="00B163E2" w:rsidRDefault="00B163E2" w:rsidP="00B163E2">
      <w:pPr>
        <w:spacing w:line="480" w:lineRule="auto"/>
        <w:jc w:val="center"/>
        <w:rPr>
          <w:sz w:val="24"/>
          <w:szCs w:val="24"/>
        </w:rPr>
      </w:pPr>
    </w:p>
    <w:p w14:paraId="10FC8125" w14:textId="60FCE633" w:rsidR="00B163E2" w:rsidRPr="006006D1" w:rsidRDefault="00776DE8" w:rsidP="00A62530">
      <w:pPr>
        <w:spacing w:line="480" w:lineRule="auto"/>
        <w:rPr>
          <w:sz w:val="24"/>
          <w:szCs w:val="24"/>
        </w:rPr>
      </w:pPr>
      <w:r>
        <w:rPr>
          <w:b/>
          <w:bCs/>
          <w:sz w:val="24"/>
          <w:szCs w:val="24"/>
        </w:rPr>
        <w:t xml:space="preserve">Example </w:t>
      </w:r>
      <w:r w:rsidR="00A62530">
        <w:rPr>
          <w:b/>
          <w:bCs/>
          <w:sz w:val="24"/>
          <w:szCs w:val="24"/>
        </w:rPr>
        <w:t>2</w:t>
      </w:r>
      <w:r w:rsidR="00B163E2">
        <w:rPr>
          <w:sz w:val="24"/>
          <w:szCs w:val="24"/>
        </w:rPr>
        <w:t xml:space="preserve"> </w:t>
      </w:r>
      <w:r w:rsidR="00A62530">
        <w:rPr>
          <w:sz w:val="24"/>
          <w:szCs w:val="24"/>
        </w:rPr>
        <w:t>D</w:t>
      </w:r>
      <w:r w:rsidR="00B163E2" w:rsidRPr="006006D1">
        <w:rPr>
          <w:sz w:val="24"/>
          <w:szCs w:val="24"/>
        </w:rPr>
        <w:t xml:space="preserve">ancing Machaut’s </w:t>
      </w:r>
      <w:proofErr w:type="spellStart"/>
      <w:r w:rsidR="00B163E2" w:rsidRPr="006006D1">
        <w:rPr>
          <w:sz w:val="24"/>
          <w:szCs w:val="24"/>
        </w:rPr>
        <w:t>virelai</w:t>
      </w:r>
      <w:proofErr w:type="spellEnd"/>
      <w:r w:rsidR="00B163E2" w:rsidRPr="006006D1">
        <w:rPr>
          <w:sz w:val="24"/>
          <w:szCs w:val="24"/>
        </w:rPr>
        <w:t xml:space="preserve"> “Dame, a </w:t>
      </w:r>
      <w:proofErr w:type="spellStart"/>
      <w:r w:rsidR="00B163E2" w:rsidRPr="006006D1">
        <w:rPr>
          <w:sz w:val="24"/>
          <w:szCs w:val="24"/>
        </w:rPr>
        <w:t>vous</w:t>
      </w:r>
      <w:proofErr w:type="spellEnd"/>
      <w:r w:rsidR="00B163E2" w:rsidRPr="006006D1">
        <w:rPr>
          <w:sz w:val="24"/>
          <w:szCs w:val="24"/>
        </w:rPr>
        <w:t xml:space="preserve"> sans </w:t>
      </w:r>
      <w:proofErr w:type="spellStart"/>
      <w:r w:rsidR="00B163E2" w:rsidRPr="006006D1">
        <w:rPr>
          <w:sz w:val="24"/>
          <w:szCs w:val="24"/>
        </w:rPr>
        <w:t>retollir</w:t>
      </w:r>
      <w:proofErr w:type="spellEnd"/>
      <w:r w:rsidR="00B163E2" w:rsidRPr="006006D1">
        <w:rPr>
          <w:sz w:val="24"/>
          <w:szCs w:val="24"/>
        </w:rPr>
        <w:t>”</w:t>
      </w:r>
      <w:r w:rsidR="00EA1800">
        <w:rPr>
          <w:sz w:val="24"/>
          <w:szCs w:val="24"/>
        </w:rPr>
        <w:t>;</w:t>
      </w:r>
      <w:r w:rsidR="00B163E2" w:rsidRPr="006006D1">
        <w:rPr>
          <w:sz w:val="24"/>
          <w:szCs w:val="24"/>
        </w:rPr>
        <w:t xml:space="preserve"> </w:t>
      </w:r>
      <w:r w:rsidR="00B163E2">
        <w:rPr>
          <w:sz w:val="24"/>
          <w:szCs w:val="24"/>
        </w:rPr>
        <w:t>d</w:t>
      </w:r>
      <w:r w:rsidR="00B163E2" w:rsidRPr="006006D1">
        <w:rPr>
          <w:sz w:val="24"/>
          <w:szCs w:val="24"/>
        </w:rPr>
        <w:t xml:space="preserve">etail </w:t>
      </w:r>
      <w:r w:rsidR="00B163E2">
        <w:rPr>
          <w:sz w:val="24"/>
          <w:szCs w:val="24"/>
        </w:rPr>
        <w:t xml:space="preserve">from </w:t>
      </w:r>
      <w:r w:rsidR="00B163E2" w:rsidRPr="006006D1">
        <w:rPr>
          <w:i/>
          <w:iCs/>
          <w:sz w:val="24"/>
          <w:szCs w:val="24"/>
        </w:rPr>
        <w:t>F-</w:t>
      </w:r>
      <w:proofErr w:type="spellStart"/>
      <w:r w:rsidR="00B163E2" w:rsidRPr="006006D1">
        <w:rPr>
          <w:i/>
          <w:iCs/>
          <w:sz w:val="24"/>
          <w:szCs w:val="24"/>
        </w:rPr>
        <w:t>Pn</w:t>
      </w:r>
      <w:proofErr w:type="spellEnd"/>
      <w:r w:rsidR="00B163E2" w:rsidRPr="006006D1">
        <w:rPr>
          <w:sz w:val="24"/>
          <w:szCs w:val="24"/>
        </w:rPr>
        <w:t xml:space="preserve"> fr. 1586 (Mach C), </w:t>
      </w:r>
      <w:ins w:id="190" w:author="Segall, Christopher (segallcr)" w:date="2025-07-18T14:07:00Z">
        <w:r w:rsidR="00BC15D0">
          <w:rPr>
            <w:sz w:val="24"/>
            <w:szCs w:val="24"/>
          </w:rPr>
          <w:t xml:space="preserve">f. </w:t>
        </w:r>
      </w:ins>
      <w:r w:rsidR="00B163E2" w:rsidRPr="006006D1">
        <w:rPr>
          <w:sz w:val="24"/>
          <w:szCs w:val="24"/>
        </w:rPr>
        <w:t>51r</w:t>
      </w:r>
      <w:r w:rsidR="00A62530">
        <w:rPr>
          <w:sz w:val="24"/>
          <w:szCs w:val="24"/>
        </w:rPr>
        <w:t>.</w:t>
      </w:r>
    </w:p>
    <w:p w14:paraId="3FEFBA2A" w14:textId="77777777" w:rsidR="006B7218" w:rsidRDefault="006B7218" w:rsidP="006B7218">
      <w:pPr>
        <w:spacing w:line="480" w:lineRule="auto"/>
        <w:rPr>
          <w:rFonts w:cstheme="minorHAnsi"/>
          <w:color w:val="000000"/>
          <w:sz w:val="24"/>
          <w:szCs w:val="24"/>
        </w:rPr>
      </w:pPr>
    </w:p>
    <w:p w14:paraId="41F324AF" w14:textId="6C9344B7" w:rsidR="00B163E2" w:rsidRDefault="00B163E2" w:rsidP="006B7218">
      <w:pPr>
        <w:spacing w:line="480" w:lineRule="auto"/>
        <w:rPr>
          <w:rFonts w:cstheme="minorHAnsi"/>
          <w:color w:val="000000"/>
          <w:sz w:val="24"/>
          <w:szCs w:val="24"/>
        </w:rPr>
      </w:pPr>
      <w:del w:id="191" w:author="Segall, Christopher (segallcr)" w:date="2025-07-21T16:19:00Z">
        <w:r w:rsidDel="00D13180">
          <w:rPr>
            <w:rFonts w:cstheme="minorHAnsi"/>
            <w:color w:val="000000"/>
            <w:sz w:val="24"/>
            <w:szCs w:val="24"/>
          </w:rPr>
          <w:lastRenderedPageBreak/>
          <w:delText xml:space="preserve">A </w:delText>
        </w:r>
      </w:del>
      <w:ins w:id="192" w:author="Segall, Christopher (segallcr)" w:date="2025-07-21T16:19:00Z">
        <w:r w:rsidR="00D13180">
          <w:rPr>
            <w:rFonts w:cstheme="minorHAnsi"/>
            <w:color w:val="000000"/>
            <w:sz w:val="24"/>
            <w:szCs w:val="24"/>
          </w:rPr>
          <w:t xml:space="preserve">The </w:t>
        </w:r>
      </w:ins>
      <w:r>
        <w:rPr>
          <w:rFonts w:cstheme="minorHAnsi"/>
          <w:color w:val="000000"/>
          <w:sz w:val="24"/>
          <w:szCs w:val="24"/>
        </w:rPr>
        <w:t xml:space="preserve">modern transcription </w:t>
      </w:r>
      <w:del w:id="193" w:author="Segall, Christopher (segallcr)" w:date="2025-07-21T16:19:00Z">
        <w:r w:rsidDel="00D13180">
          <w:rPr>
            <w:rFonts w:cstheme="minorHAnsi"/>
            <w:color w:val="000000"/>
            <w:sz w:val="24"/>
            <w:szCs w:val="24"/>
          </w:rPr>
          <w:delText>of the song follows as</w:delText>
        </w:r>
      </w:del>
      <w:ins w:id="194" w:author="Segall, Christopher (segallcr)" w:date="2025-07-21T16:19:00Z">
        <w:r w:rsidR="00D13180">
          <w:rPr>
            <w:rFonts w:cstheme="minorHAnsi"/>
            <w:color w:val="000000"/>
            <w:sz w:val="24"/>
            <w:szCs w:val="24"/>
          </w:rPr>
          <w:t>in</w:t>
        </w:r>
      </w:ins>
      <w:r>
        <w:rPr>
          <w:rFonts w:cstheme="minorHAnsi"/>
          <w:color w:val="000000"/>
          <w:sz w:val="24"/>
          <w:szCs w:val="24"/>
        </w:rPr>
        <w:t xml:space="preserve"> </w:t>
      </w:r>
      <w:r w:rsidR="00776DE8" w:rsidRPr="00747236">
        <w:rPr>
          <w:rFonts w:cstheme="minorHAnsi"/>
          <w:b/>
          <w:bCs/>
          <w:color w:val="000000"/>
          <w:sz w:val="24"/>
          <w:szCs w:val="24"/>
          <w:u w:val="single"/>
        </w:rPr>
        <w:t>Example 3</w:t>
      </w:r>
      <w:del w:id="195" w:author="Segall, Christopher (segallcr)" w:date="2025-07-21T16:19:00Z">
        <w:r w:rsidRPr="002F5C6B" w:rsidDel="00D13180">
          <w:rPr>
            <w:rFonts w:cstheme="minorHAnsi"/>
            <w:b/>
            <w:bCs/>
            <w:color w:val="000000"/>
            <w:sz w:val="24"/>
            <w:szCs w:val="24"/>
          </w:rPr>
          <w:delText>,</w:delText>
        </w:r>
      </w:del>
      <w:r>
        <w:rPr>
          <w:rFonts w:cstheme="minorHAnsi"/>
          <w:color w:val="000000"/>
          <w:sz w:val="24"/>
          <w:szCs w:val="24"/>
        </w:rPr>
        <w:t xml:space="preserve"> </w:t>
      </w:r>
      <w:del w:id="196" w:author="Segall, Christopher (segallcr)" w:date="2025-07-21T16:19:00Z">
        <w:r w:rsidDel="00D13180">
          <w:rPr>
            <w:rFonts w:cstheme="minorHAnsi"/>
            <w:color w:val="000000"/>
            <w:sz w:val="24"/>
            <w:szCs w:val="24"/>
          </w:rPr>
          <w:delText xml:space="preserve">including </w:delText>
        </w:r>
      </w:del>
      <w:ins w:id="197" w:author="Segall, Christopher (segallcr)" w:date="2025-07-21T16:19:00Z">
        <w:r w:rsidR="00D13180">
          <w:rPr>
            <w:rFonts w:cstheme="minorHAnsi"/>
            <w:color w:val="000000"/>
            <w:sz w:val="24"/>
            <w:szCs w:val="24"/>
          </w:rPr>
          <w:t xml:space="preserve">includes </w:t>
        </w:r>
      </w:ins>
      <w:r w:rsidR="00AC39A8">
        <w:rPr>
          <w:rFonts w:cstheme="minorHAnsi"/>
          <w:color w:val="000000"/>
          <w:sz w:val="24"/>
          <w:szCs w:val="24"/>
        </w:rPr>
        <w:t xml:space="preserve">metrical beat counts </w:t>
      </w:r>
      <w:r w:rsidR="00C23724">
        <w:rPr>
          <w:rFonts w:cstheme="minorHAnsi"/>
          <w:color w:val="000000"/>
          <w:sz w:val="24"/>
          <w:szCs w:val="24"/>
        </w:rPr>
        <w:t xml:space="preserve">at the </w:t>
      </w:r>
      <w:r w:rsidR="00C23724" w:rsidRPr="00C23724">
        <w:rPr>
          <w:rFonts w:cstheme="minorHAnsi"/>
          <w:i/>
          <w:iCs/>
          <w:color w:val="000000"/>
          <w:sz w:val="24"/>
          <w:szCs w:val="24"/>
        </w:rPr>
        <w:t>tempus</w:t>
      </w:r>
      <w:r w:rsidR="00C23724">
        <w:rPr>
          <w:rFonts w:cstheme="minorHAnsi"/>
          <w:color w:val="000000"/>
          <w:sz w:val="24"/>
          <w:szCs w:val="24"/>
        </w:rPr>
        <w:t xml:space="preserve"> level </w:t>
      </w:r>
      <w:r>
        <w:rPr>
          <w:rFonts w:cstheme="minorHAnsi"/>
          <w:color w:val="000000"/>
          <w:sz w:val="24"/>
          <w:szCs w:val="24"/>
        </w:rPr>
        <w:t>and formal labels A and B.</w:t>
      </w:r>
      <w:r>
        <w:rPr>
          <w:rStyle w:val="FootnoteReference"/>
          <w:rFonts w:cstheme="minorHAnsi"/>
          <w:color w:val="000000"/>
          <w:sz w:val="24"/>
          <w:szCs w:val="24"/>
        </w:rPr>
        <w:footnoteReference w:id="16"/>
      </w:r>
      <w:r>
        <w:rPr>
          <w:rFonts w:cstheme="minorHAnsi"/>
          <w:color w:val="000000"/>
          <w:sz w:val="24"/>
          <w:szCs w:val="24"/>
        </w:rPr>
        <w:t xml:space="preserve"> The A section (refrain) opens with tonal articulation of G (m. 2 and </w:t>
      </w:r>
      <w:r w:rsidR="00A62530">
        <w:rPr>
          <w:rFonts w:cstheme="minorHAnsi"/>
          <w:color w:val="000000"/>
          <w:sz w:val="24"/>
          <w:szCs w:val="24"/>
        </w:rPr>
        <w:t xml:space="preserve">m. </w:t>
      </w:r>
      <w:r>
        <w:rPr>
          <w:rFonts w:cstheme="minorHAnsi"/>
          <w:color w:val="000000"/>
          <w:sz w:val="24"/>
          <w:szCs w:val="24"/>
        </w:rPr>
        <w:t>5), which become</w:t>
      </w:r>
      <w:r w:rsidR="00A3450B">
        <w:rPr>
          <w:rFonts w:cstheme="minorHAnsi"/>
          <w:color w:val="000000"/>
          <w:sz w:val="24"/>
          <w:szCs w:val="24"/>
        </w:rPr>
        <w:t>s</w:t>
      </w:r>
      <w:r>
        <w:rPr>
          <w:rFonts w:cstheme="minorHAnsi"/>
          <w:color w:val="000000"/>
          <w:sz w:val="24"/>
          <w:szCs w:val="24"/>
        </w:rPr>
        <w:t xml:space="preserve"> subordinate to the final cadence </w:t>
      </w:r>
      <w:del w:id="207" w:author="Segall, Christopher (segallcr)" w:date="2025-07-10T17:04:00Z">
        <w:r w:rsidDel="001B4957">
          <w:rPr>
            <w:rFonts w:cstheme="minorHAnsi"/>
            <w:color w:val="000000"/>
            <w:sz w:val="24"/>
            <w:szCs w:val="24"/>
          </w:rPr>
          <w:delText xml:space="preserve">down a </w:delText>
        </w:r>
      </w:del>
      <w:ins w:id="208" w:author="Segall, Christopher (segallcr)" w:date="2025-07-10T17:04:00Z">
        <w:r w:rsidR="001B4957">
          <w:rPr>
            <w:rFonts w:cstheme="minorHAnsi"/>
            <w:color w:val="000000"/>
            <w:sz w:val="24"/>
            <w:szCs w:val="24"/>
          </w:rPr>
          <w:t xml:space="preserve">one </w:t>
        </w:r>
      </w:ins>
      <w:r>
        <w:rPr>
          <w:rFonts w:cstheme="minorHAnsi"/>
          <w:color w:val="000000"/>
          <w:sz w:val="24"/>
          <w:szCs w:val="24"/>
        </w:rPr>
        <w:t xml:space="preserve">step </w:t>
      </w:r>
      <w:ins w:id="209" w:author="Segall, Christopher (segallcr)" w:date="2025-07-10T17:04:00Z">
        <w:r w:rsidR="001B4957">
          <w:rPr>
            <w:rFonts w:cstheme="minorHAnsi"/>
            <w:color w:val="000000"/>
            <w:sz w:val="24"/>
            <w:szCs w:val="24"/>
          </w:rPr>
          <w:t xml:space="preserve">lower </w:t>
        </w:r>
      </w:ins>
      <w:r>
        <w:rPr>
          <w:rFonts w:cstheme="minorHAnsi"/>
          <w:color w:val="000000"/>
          <w:sz w:val="24"/>
          <w:szCs w:val="24"/>
        </w:rPr>
        <w:t>on F (m. 11). The B section floats around C, an open ^5 in reference to the final.</w:t>
      </w:r>
    </w:p>
    <w:p w14:paraId="27D328EA" w14:textId="0DAFB05D" w:rsidR="00B163E2" w:rsidRDefault="00B163E2" w:rsidP="00B163E2">
      <w:pPr>
        <w:spacing w:line="480" w:lineRule="auto"/>
        <w:jc w:val="center"/>
        <w:rPr>
          <w:rFonts w:cstheme="minorHAnsi"/>
          <w:color w:val="000000"/>
          <w:sz w:val="24"/>
          <w:szCs w:val="24"/>
        </w:rPr>
      </w:pPr>
    </w:p>
    <w:p w14:paraId="6AD55C97" w14:textId="0328B73A" w:rsidR="00B163E2" w:rsidRDefault="00776DE8" w:rsidP="002A37CD">
      <w:pPr>
        <w:spacing w:line="480" w:lineRule="auto"/>
        <w:rPr>
          <w:rFonts w:cstheme="minorHAnsi"/>
          <w:color w:val="000000"/>
          <w:sz w:val="24"/>
          <w:szCs w:val="24"/>
        </w:rPr>
      </w:pPr>
      <w:r>
        <w:rPr>
          <w:rFonts w:cstheme="minorHAnsi"/>
          <w:b/>
          <w:bCs/>
          <w:color w:val="000000"/>
          <w:sz w:val="24"/>
          <w:szCs w:val="24"/>
        </w:rPr>
        <w:t>Example 3</w:t>
      </w:r>
      <w:r w:rsidR="00B163E2">
        <w:rPr>
          <w:rFonts w:cstheme="minorHAnsi"/>
          <w:color w:val="000000"/>
          <w:sz w:val="24"/>
          <w:szCs w:val="24"/>
        </w:rPr>
        <w:t xml:space="preserve"> </w:t>
      </w:r>
      <w:ins w:id="210" w:author="Segall, Christopher (segallcr)" w:date="2025-07-10T17:04:00Z">
        <w:r w:rsidR="001B4957">
          <w:rPr>
            <w:rFonts w:cstheme="minorHAnsi"/>
            <w:color w:val="000000"/>
            <w:sz w:val="24"/>
            <w:szCs w:val="24"/>
          </w:rPr>
          <w:t xml:space="preserve">Guillaume de </w:t>
        </w:r>
      </w:ins>
      <w:r w:rsidR="00B163E2">
        <w:rPr>
          <w:rFonts w:cstheme="minorHAnsi"/>
          <w:color w:val="000000"/>
          <w:sz w:val="24"/>
          <w:szCs w:val="24"/>
        </w:rPr>
        <w:t>Machaut</w:t>
      </w:r>
      <w:r w:rsidR="003A2F5D">
        <w:rPr>
          <w:rFonts w:cstheme="minorHAnsi"/>
          <w:color w:val="000000"/>
          <w:sz w:val="24"/>
          <w:szCs w:val="24"/>
        </w:rPr>
        <w:t>,</w:t>
      </w:r>
      <w:r w:rsidR="00B163E2">
        <w:rPr>
          <w:rFonts w:cstheme="minorHAnsi"/>
          <w:color w:val="000000"/>
          <w:sz w:val="24"/>
          <w:szCs w:val="24"/>
        </w:rPr>
        <w:t xml:space="preserve"> </w:t>
      </w:r>
      <w:r w:rsidR="00B163E2">
        <w:rPr>
          <w:sz w:val="24"/>
          <w:szCs w:val="24"/>
        </w:rPr>
        <w:t xml:space="preserve">“Dame, a </w:t>
      </w:r>
      <w:proofErr w:type="spellStart"/>
      <w:r w:rsidR="00B163E2">
        <w:rPr>
          <w:sz w:val="24"/>
          <w:szCs w:val="24"/>
        </w:rPr>
        <w:t>vous</w:t>
      </w:r>
      <w:proofErr w:type="spellEnd"/>
      <w:r w:rsidR="00B163E2">
        <w:rPr>
          <w:sz w:val="24"/>
          <w:szCs w:val="24"/>
        </w:rPr>
        <w:t xml:space="preserve"> sans </w:t>
      </w:r>
      <w:proofErr w:type="spellStart"/>
      <w:r w:rsidR="00B163E2">
        <w:rPr>
          <w:sz w:val="24"/>
          <w:szCs w:val="24"/>
        </w:rPr>
        <w:t>retollir</w:t>
      </w:r>
      <w:proofErr w:type="spellEnd"/>
      <w:ins w:id="211" w:author="Segall, Christopher (segallcr)" w:date="2025-07-10T17:04:00Z">
        <w:r w:rsidR="001B4957">
          <w:rPr>
            <w:sz w:val="24"/>
            <w:szCs w:val="24"/>
          </w:rPr>
          <w:t>,</w:t>
        </w:r>
      </w:ins>
      <w:r w:rsidR="00B163E2">
        <w:rPr>
          <w:sz w:val="24"/>
          <w:szCs w:val="24"/>
        </w:rPr>
        <w:t>”</w:t>
      </w:r>
      <w:del w:id="212" w:author="Segall, Christopher (segallcr)" w:date="2025-07-10T17:04:00Z">
        <w:r w:rsidR="00EA1800" w:rsidDel="001B4957">
          <w:rPr>
            <w:sz w:val="24"/>
            <w:szCs w:val="24"/>
          </w:rPr>
          <w:delText>;</w:delText>
        </w:r>
      </w:del>
      <w:r w:rsidR="00B163E2">
        <w:rPr>
          <w:sz w:val="24"/>
          <w:szCs w:val="24"/>
        </w:rPr>
        <w:t xml:space="preserve"> </w:t>
      </w:r>
      <w:r w:rsidR="009A7E2A">
        <w:rPr>
          <w:sz w:val="24"/>
          <w:szCs w:val="24"/>
        </w:rPr>
        <w:t>metrically interpreted</w:t>
      </w:r>
      <w:r w:rsidR="002A37CD">
        <w:rPr>
          <w:sz w:val="24"/>
          <w:szCs w:val="24"/>
        </w:rPr>
        <w:t>.</w:t>
      </w:r>
    </w:p>
    <w:p w14:paraId="3C3F4093" w14:textId="77777777" w:rsidR="006B7218" w:rsidRDefault="006B7218" w:rsidP="006B7218">
      <w:pPr>
        <w:spacing w:line="480" w:lineRule="auto"/>
        <w:rPr>
          <w:rFonts w:cstheme="minorHAnsi"/>
          <w:color w:val="000000"/>
          <w:sz w:val="24"/>
          <w:szCs w:val="24"/>
        </w:rPr>
      </w:pPr>
    </w:p>
    <w:p w14:paraId="38AE7BCB" w14:textId="4FAD7CF3" w:rsidR="008731A8" w:rsidRPr="00BE208E" w:rsidRDefault="00B163E2" w:rsidP="006B7218">
      <w:pPr>
        <w:spacing w:line="480" w:lineRule="auto"/>
        <w:rPr>
          <w:sz w:val="24"/>
          <w:szCs w:val="24"/>
        </w:rPr>
      </w:pPr>
      <w:r w:rsidRPr="00E8546D">
        <w:rPr>
          <w:rFonts w:cstheme="minorHAnsi"/>
          <w:color w:val="000000"/>
          <w:sz w:val="24"/>
          <w:szCs w:val="24"/>
        </w:rPr>
        <w:t xml:space="preserve">Compared to the </w:t>
      </w:r>
      <w:r w:rsidRPr="00E8546D">
        <w:rPr>
          <w:rFonts w:cstheme="minorHAnsi"/>
          <w:i/>
          <w:iCs/>
          <w:color w:val="000000"/>
          <w:sz w:val="24"/>
          <w:szCs w:val="24"/>
        </w:rPr>
        <w:t>Renart</w:t>
      </w:r>
      <w:r w:rsidRPr="00E8546D">
        <w:rPr>
          <w:rFonts w:cstheme="minorHAnsi"/>
          <w:color w:val="000000"/>
          <w:sz w:val="24"/>
          <w:szCs w:val="24"/>
        </w:rPr>
        <w:t xml:space="preserve"> chanson (</w:t>
      </w:r>
      <w:r w:rsidR="00776DE8">
        <w:rPr>
          <w:rFonts w:cstheme="minorHAnsi"/>
          <w:color w:val="000000"/>
          <w:sz w:val="24"/>
          <w:szCs w:val="24"/>
        </w:rPr>
        <w:t>Example 1</w:t>
      </w:r>
      <w:r w:rsidRPr="00E8546D">
        <w:rPr>
          <w:rFonts w:cstheme="minorHAnsi"/>
          <w:color w:val="000000"/>
          <w:sz w:val="24"/>
          <w:szCs w:val="24"/>
        </w:rPr>
        <w:t>), Machaut’s dance song is longer, traverses a wider range, dabbles in chromaticism, and freely mixes trochaic and iambic subdivisions.</w:t>
      </w:r>
      <w:r w:rsidRPr="00E8546D">
        <w:rPr>
          <w:rStyle w:val="FootnoteReference"/>
          <w:rFonts w:cstheme="minorHAnsi"/>
          <w:color w:val="000000"/>
          <w:sz w:val="24"/>
          <w:szCs w:val="24"/>
        </w:rPr>
        <w:footnoteReference w:id="17"/>
      </w:r>
      <w:r w:rsidRPr="00E8546D">
        <w:rPr>
          <w:rFonts w:cstheme="minorHAnsi"/>
          <w:color w:val="000000"/>
          <w:sz w:val="24"/>
          <w:szCs w:val="24"/>
        </w:rPr>
        <w:t xml:space="preserve"> </w:t>
      </w:r>
      <w:r>
        <w:rPr>
          <w:rFonts w:cstheme="minorHAnsi"/>
          <w:color w:val="000000"/>
          <w:sz w:val="24"/>
          <w:szCs w:val="24"/>
        </w:rPr>
        <w:t xml:space="preserve">In </w:t>
      </w:r>
      <w:r w:rsidR="00BA183E">
        <w:rPr>
          <w:rFonts w:cstheme="minorHAnsi"/>
          <w:color w:val="000000"/>
          <w:sz w:val="24"/>
          <w:szCs w:val="24"/>
        </w:rPr>
        <w:t xml:space="preserve">support of </w:t>
      </w:r>
      <w:del w:id="213" w:author="Segall, Christopher (segallcr)" w:date="2025-07-21T16:21:00Z">
        <w:r w:rsidDel="00553124">
          <w:rPr>
            <w:rFonts w:cstheme="minorHAnsi"/>
            <w:color w:val="000000"/>
            <w:sz w:val="24"/>
            <w:szCs w:val="24"/>
          </w:rPr>
          <w:delText xml:space="preserve">the </w:delText>
        </w:r>
      </w:del>
      <w:ins w:id="214" w:author="Segall, Christopher (segallcr)" w:date="2025-07-21T16:21:00Z">
        <w:r w:rsidR="00553124">
          <w:rPr>
            <w:rFonts w:cstheme="minorHAnsi"/>
            <w:color w:val="000000"/>
            <w:sz w:val="24"/>
            <w:szCs w:val="24"/>
          </w:rPr>
          <w:t xml:space="preserve">my </w:t>
        </w:r>
      </w:ins>
      <w:proofErr w:type="spellStart"/>
      <w:r>
        <w:rPr>
          <w:rFonts w:cstheme="minorHAnsi"/>
          <w:color w:val="000000"/>
          <w:sz w:val="24"/>
          <w:szCs w:val="24"/>
        </w:rPr>
        <w:t>anacrustic</w:t>
      </w:r>
      <w:proofErr w:type="spellEnd"/>
      <w:r>
        <w:rPr>
          <w:rFonts w:cstheme="minorHAnsi"/>
          <w:color w:val="000000"/>
          <w:sz w:val="24"/>
          <w:szCs w:val="24"/>
        </w:rPr>
        <w:t xml:space="preserve"> transcription</w:t>
      </w:r>
      <w:del w:id="215" w:author="Segall, Christopher (segallcr)" w:date="2025-07-21T16:21:00Z">
        <w:r w:rsidDel="00553124">
          <w:rPr>
            <w:rFonts w:cstheme="minorHAnsi"/>
            <w:color w:val="000000"/>
            <w:sz w:val="24"/>
            <w:szCs w:val="24"/>
          </w:rPr>
          <w:delText xml:space="preserve"> here</w:delText>
        </w:r>
      </w:del>
      <w:r>
        <w:rPr>
          <w:rFonts w:cstheme="minorHAnsi"/>
          <w:color w:val="000000"/>
          <w:sz w:val="24"/>
          <w:szCs w:val="24"/>
        </w:rPr>
        <w:t xml:space="preserve">, the song’s </w:t>
      </w:r>
      <w:del w:id="216" w:author="Segall, Christopher (segallcr)" w:date="2025-07-10T17:13:00Z">
        <w:r w:rsidDel="006A3A9D">
          <w:rPr>
            <w:rFonts w:cstheme="minorHAnsi"/>
            <w:color w:val="000000"/>
            <w:sz w:val="24"/>
            <w:szCs w:val="24"/>
          </w:rPr>
          <w:delText xml:space="preserve">cadential </w:delText>
        </w:r>
      </w:del>
      <w:ins w:id="217" w:author="Segall, Christopher (segallcr)" w:date="2025-07-10T17:13:00Z">
        <w:r w:rsidR="006A3A9D">
          <w:rPr>
            <w:rFonts w:cstheme="minorHAnsi"/>
            <w:color w:val="000000"/>
            <w:sz w:val="24"/>
            <w:szCs w:val="24"/>
          </w:rPr>
          <w:t xml:space="preserve">metrical </w:t>
        </w:r>
      </w:ins>
      <w:r>
        <w:rPr>
          <w:rFonts w:cstheme="minorHAnsi"/>
          <w:color w:val="000000"/>
          <w:sz w:val="24"/>
          <w:szCs w:val="24"/>
        </w:rPr>
        <w:t xml:space="preserve">layout </w:t>
      </w:r>
      <w:r>
        <w:rPr>
          <w:rFonts w:cstheme="minorHAnsi"/>
          <w:iCs/>
          <w:color w:val="000000"/>
          <w:sz w:val="24"/>
          <w:szCs w:val="24"/>
        </w:rPr>
        <w:t xml:space="preserve">is representative </w:t>
      </w:r>
      <w:r w:rsidR="00022C72">
        <w:rPr>
          <w:rFonts w:cstheme="minorHAnsi"/>
          <w:iCs/>
          <w:color w:val="000000"/>
          <w:sz w:val="24"/>
          <w:szCs w:val="24"/>
        </w:rPr>
        <w:t xml:space="preserve">of the genre </w:t>
      </w:r>
      <w:r>
        <w:rPr>
          <w:rFonts w:cstheme="minorHAnsi"/>
          <w:color w:val="000000"/>
          <w:sz w:val="24"/>
          <w:szCs w:val="24"/>
        </w:rPr>
        <w:t xml:space="preserve">in </w:t>
      </w:r>
      <w:del w:id="218" w:author="Segall, Christopher (segallcr)" w:date="2025-07-10T17:13:00Z">
        <w:r w:rsidDel="006A3A9D">
          <w:rPr>
            <w:rFonts w:cstheme="minorHAnsi"/>
            <w:color w:val="000000"/>
            <w:sz w:val="24"/>
            <w:szCs w:val="24"/>
          </w:rPr>
          <w:delText xml:space="preserve">tying </w:delText>
        </w:r>
      </w:del>
      <w:ins w:id="219" w:author="Segall, Christopher (segallcr)" w:date="2025-07-10T17:13:00Z">
        <w:r w:rsidR="006A3A9D">
          <w:rPr>
            <w:rFonts w:cstheme="minorHAnsi"/>
            <w:color w:val="000000"/>
            <w:sz w:val="24"/>
            <w:szCs w:val="24"/>
          </w:rPr>
          <w:t xml:space="preserve">that </w:t>
        </w:r>
      </w:ins>
      <w:r>
        <w:rPr>
          <w:rFonts w:cstheme="minorHAnsi"/>
          <w:color w:val="000000"/>
          <w:sz w:val="24"/>
          <w:szCs w:val="24"/>
        </w:rPr>
        <w:t>cadential arrivals</w:t>
      </w:r>
      <w:r w:rsidR="00BA183E">
        <w:rPr>
          <w:rFonts w:cstheme="minorHAnsi"/>
          <w:color w:val="000000"/>
          <w:sz w:val="24"/>
          <w:szCs w:val="24"/>
        </w:rPr>
        <w:t xml:space="preserve">, </w:t>
      </w:r>
      <w:r>
        <w:rPr>
          <w:rFonts w:cstheme="minorHAnsi"/>
          <w:color w:val="000000"/>
          <w:sz w:val="24"/>
          <w:szCs w:val="24"/>
        </w:rPr>
        <w:t>text line endings</w:t>
      </w:r>
      <w:r w:rsidR="00BA183E">
        <w:rPr>
          <w:rFonts w:cstheme="minorHAnsi"/>
          <w:color w:val="000000"/>
          <w:sz w:val="24"/>
          <w:szCs w:val="24"/>
        </w:rPr>
        <w:t xml:space="preserve">, and </w:t>
      </w:r>
      <w:ins w:id="220" w:author="Segall, Christopher (segallcr)" w:date="2025-07-10T17:13:00Z">
        <w:r w:rsidR="006A3A9D">
          <w:rPr>
            <w:rFonts w:cstheme="minorHAnsi"/>
            <w:color w:val="000000"/>
            <w:sz w:val="24"/>
            <w:szCs w:val="24"/>
          </w:rPr>
          <w:t xml:space="preserve">moments of </w:t>
        </w:r>
      </w:ins>
      <w:r w:rsidR="00BA183E">
        <w:rPr>
          <w:rFonts w:cstheme="minorHAnsi"/>
          <w:color w:val="000000"/>
          <w:sz w:val="24"/>
          <w:szCs w:val="24"/>
        </w:rPr>
        <w:t>formal closure</w:t>
      </w:r>
      <w:r>
        <w:rPr>
          <w:rFonts w:cstheme="minorHAnsi"/>
          <w:color w:val="000000"/>
          <w:sz w:val="24"/>
          <w:szCs w:val="24"/>
        </w:rPr>
        <w:t xml:space="preserve"> </w:t>
      </w:r>
      <w:del w:id="221" w:author="Segall, Christopher (segallcr)" w:date="2025-07-10T17:13:00Z">
        <w:r w:rsidDel="006A3A9D">
          <w:rPr>
            <w:rFonts w:cstheme="minorHAnsi"/>
            <w:color w:val="000000"/>
            <w:sz w:val="24"/>
            <w:szCs w:val="24"/>
          </w:rPr>
          <w:delText xml:space="preserve">to </w:delText>
        </w:r>
        <w:r w:rsidR="00515A76" w:rsidDel="006A3A9D">
          <w:rPr>
            <w:rFonts w:cstheme="minorHAnsi"/>
            <w:color w:val="000000"/>
            <w:sz w:val="24"/>
            <w:szCs w:val="24"/>
          </w:rPr>
          <w:delText xml:space="preserve">the same one of two </w:delText>
        </w:r>
      </w:del>
      <w:ins w:id="222" w:author="Segall, Christopher (segallcr)" w:date="2025-07-10T17:13:00Z">
        <w:r w:rsidR="006A3A9D">
          <w:rPr>
            <w:rFonts w:cstheme="minorHAnsi"/>
            <w:color w:val="000000"/>
            <w:sz w:val="24"/>
            <w:szCs w:val="24"/>
          </w:rPr>
          <w:t xml:space="preserve">align with a single </w:t>
        </w:r>
      </w:ins>
      <w:r w:rsidR="00C65EBA">
        <w:rPr>
          <w:rFonts w:cstheme="minorHAnsi"/>
          <w:color w:val="000000"/>
          <w:sz w:val="24"/>
          <w:szCs w:val="24"/>
        </w:rPr>
        <w:t>semibreve location</w:t>
      </w:r>
      <w:del w:id="223" w:author="Segall, Christopher (segallcr)" w:date="2025-07-10T17:13:00Z">
        <w:r w:rsidR="00C65EBA" w:rsidDel="006A3A9D">
          <w:rPr>
            <w:rFonts w:cstheme="minorHAnsi"/>
            <w:color w:val="000000"/>
            <w:sz w:val="24"/>
            <w:szCs w:val="24"/>
          </w:rPr>
          <w:delText>s</w:delText>
        </w:r>
      </w:del>
      <w:r w:rsidR="00C65EBA">
        <w:rPr>
          <w:rFonts w:cstheme="minorHAnsi"/>
          <w:color w:val="000000"/>
          <w:sz w:val="24"/>
          <w:szCs w:val="24"/>
        </w:rPr>
        <w:t xml:space="preserve"> in </w:t>
      </w:r>
      <w:r w:rsidR="00515A76">
        <w:rPr>
          <w:rFonts w:cstheme="minorHAnsi"/>
          <w:color w:val="000000"/>
          <w:sz w:val="24"/>
          <w:szCs w:val="24"/>
        </w:rPr>
        <w:t xml:space="preserve">imperfect </w:t>
      </w:r>
      <w:r w:rsidR="00515A76" w:rsidRPr="00515A76">
        <w:rPr>
          <w:rFonts w:cstheme="minorHAnsi"/>
          <w:i/>
          <w:iCs/>
          <w:color w:val="000000"/>
          <w:sz w:val="24"/>
          <w:szCs w:val="24"/>
        </w:rPr>
        <w:t>tempus</w:t>
      </w:r>
      <w:r w:rsidR="00515A76">
        <w:rPr>
          <w:rFonts w:cstheme="minorHAnsi"/>
          <w:i/>
          <w:iCs/>
          <w:color w:val="000000"/>
          <w:sz w:val="24"/>
          <w:szCs w:val="24"/>
        </w:rPr>
        <w:t>.</w:t>
      </w:r>
      <w:r w:rsidR="00515A76" w:rsidRPr="008058B0">
        <w:rPr>
          <w:rFonts w:cstheme="minorHAnsi"/>
          <w:color w:val="000000"/>
          <w:sz w:val="24"/>
          <w:szCs w:val="24"/>
        </w:rPr>
        <w:t xml:space="preserve"> </w:t>
      </w:r>
      <w:del w:id="224" w:author="Segall, Christopher (segallcr)" w:date="2025-07-10T17:14:00Z">
        <w:r w:rsidR="00515A76" w:rsidRPr="008058B0" w:rsidDel="001614E3">
          <w:rPr>
            <w:rFonts w:cstheme="minorHAnsi"/>
            <w:color w:val="000000"/>
            <w:sz w:val="24"/>
            <w:szCs w:val="24"/>
          </w:rPr>
          <w:delText>Thus</w:delText>
        </w:r>
        <w:r w:rsidR="00C65EBA" w:rsidRPr="008058B0" w:rsidDel="001614E3">
          <w:rPr>
            <w:rFonts w:cstheme="minorHAnsi"/>
            <w:color w:val="000000"/>
            <w:sz w:val="24"/>
            <w:szCs w:val="24"/>
          </w:rPr>
          <w:delText>,</w:delText>
        </w:r>
        <w:r w:rsidR="00515A76" w:rsidRPr="008058B0" w:rsidDel="001614E3">
          <w:rPr>
            <w:rFonts w:cstheme="minorHAnsi"/>
            <w:color w:val="000000"/>
            <w:sz w:val="24"/>
            <w:szCs w:val="24"/>
          </w:rPr>
          <w:delText xml:space="preserve"> </w:delText>
        </w:r>
        <w:r w:rsidR="00C65EBA" w:rsidRPr="008058B0" w:rsidDel="001614E3">
          <w:rPr>
            <w:rFonts w:cstheme="minorHAnsi"/>
            <w:color w:val="000000"/>
            <w:sz w:val="24"/>
            <w:szCs w:val="24"/>
          </w:rPr>
          <w:delText>w</w:delText>
        </w:r>
      </w:del>
      <w:ins w:id="225" w:author="Segall, Christopher (segallcr)" w:date="2025-07-10T17:14:00Z">
        <w:r w:rsidR="001614E3">
          <w:rPr>
            <w:rFonts w:cstheme="minorHAnsi"/>
            <w:color w:val="000000"/>
            <w:sz w:val="24"/>
            <w:szCs w:val="24"/>
          </w:rPr>
          <w:t>W</w:t>
        </w:r>
      </w:ins>
      <w:r w:rsidR="00C65EBA" w:rsidRPr="008058B0">
        <w:rPr>
          <w:rFonts w:cstheme="minorHAnsi"/>
          <w:color w:val="000000"/>
          <w:sz w:val="24"/>
          <w:szCs w:val="24"/>
        </w:rPr>
        <w:t xml:space="preserve">hat I call </w:t>
      </w:r>
      <w:r w:rsidR="00515A76" w:rsidRPr="008058B0">
        <w:rPr>
          <w:rFonts w:cstheme="minorHAnsi"/>
          <w:color w:val="000000"/>
          <w:sz w:val="24"/>
          <w:szCs w:val="24"/>
        </w:rPr>
        <w:t>beat 1</w:t>
      </w:r>
      <w:r w:rsidR="001A7B82">
        <w:rPr>
          <w:rFonts w:cstheme="minorHAnsi"/>
          <w:color w:val="000000"/>
          <w:sz w:val="24"/>
          <w:szCs w:val="24"/>
        </w:rPr>
        <w:t>—the site of metrical accent—</w:t>
      </w:r>
      <w:r w:rsidR="00515A76" w:rsidRPr="008058B0">
        <w:rPr>
          <w:rFonts w:cstheme="minorHAnsi"/>
          <w:color w:val="000000"/>
          <w:sz w:val="24"/>
          <w:szCs w:val="24"/>
        </w:rPr>
        <w:t>emerges as the stronger beat</w:t>
      </w:r>
      <w:r w:rsidR="00D6699A">
        <w:rPr>
          <w:rFonts w:cstheme="minorHAnsi"/>
          <w:color w:val="000000"/>
          <w:sz w:val="24"/>
          <w:szCs w:val="24"/>
        </w:rPr>
        <w:t xml:space="preserve"> </w:t>
      </w:r>
      <w:r w:rsidR="00022C72">
        <w:rPr>
          <w:rFonts w:cstheme="minorHAnsi"/>
          <w:color w:val="000000"/>
          <w:sz w:val="24"/>
          <w:szCs w:val="24"/>
        </w:rPr>
        <w:t>i</w:t>
      </w:r>
      <w:r w:rsidR="00515A76" w:rsidRPr="008058B0">
        <w:rPr>
          <w:rFonts w:cstheme="minorHAnsi"/>
          <w:color w:val="000000"/>
          <w:sz w:val="24"/>
          <w:szCs w:val="24"/>
        </w:rPr>
        <w:t xml:space="preserve">n a song </w:t>
      </w:r>
      <w:r w:rsidR="00515A76">
        <w:rPr>
          <w:rFonts w:cstheme="minorHAnsi"/>
          <w:color w:val="000000"/>
          <w:sz w:val="24"/>
          <w:szCs w:val="24"/>
        </w:rPr>
        <w:t>that does not begin with it</w:t>
      </w:r>
      <w:r w:rsidR="00BA183E">
        <w:rPr>
          <w:rFonts w:cstheme="minorHAnsi"/>
          <w:color w:val="000000"/>
          <w:sz w:val="24"/>
          <w:szCs w:val="24"/>
        </w:rPr>
        <w:t xml:space="preserve">. </w:t>
      </w:r>
      <w:r w:rsidR="00433B92">
        <w:rPr>
          <w:rFonts w:cstheme="minorHAnsi"/>
          <w:color w:val="000000"/>
          <w:sz w:val="24"/>
          <w:szCs w:val="24"/>
        </w:rPr>
        <w:t>M</w:t>
      </w:r>
      <w:r w:rsidR="00092ECF">
        <w:rPr>
          <w:rFonts w:cstheme="minorHAnsi"/>
          <w:color w:val="000000"/>
          <w:sz w:val="24"/>
          <w:szCs w:val="24"/>
        </w:rPr>
        <w:t xml:space="preserve">etrical </w:t>
      </w:r>
      <w:r w:rsidR="00761077">
        <w:rPr>
          <w:rFonts w:cstheme="minorHAnsi"/>
          <w:color w:val="000000"/>
          <w:sz w:val="24"/>
          <w:szCs w:val="24"/>
        </w:rPr>
        <w:t>accent</w:t>
      </w:r>
      <w:r w:rsidR="00E65F64">
        <w:rPr>
          <w:rFonts w:cstheme="minorHAnsi"/>
          <w:color w:val="000000"/>
          <w:sz w:val="24"/>
          <w:szCs w:val="24"/>
        </w:rPr>
        <w:t>, then,</w:t>
      </w:r>
      <w:r w:rsidR="00C65EBA">
        <w:rPr>
          <w:rFonts w:cstheme="minorHAnsi"/>
          <w:color w:val="000000"/>
          <w:sz w:val="24"/>
          <w:szCs w:val="24"/>
        </w:rPr>
        <w:t xml:space="preserve"> is a property ascribed to </w:t>
      </w:r>
      <w:r w:rsidR="00515A76">
        <w:rPr>
          <w:rFonts w:cstheme="minorHAnsi"/>
          <w:color w:val="000000"/>
          <w:sz w:val="24"/>
          <w:szCs w:val="24"/>
        </w:rPr>
        <w:t xml:space="preserve">the </w:t>
      </w:r>
      <w:r w:rsidR="007B403D">
        <w:rPr>
          <w:rFonts w:cstheme="minorHAnsi"/>
          <w:color w:val="000000"/>
          <w:sz w:val="24"/>
          <w:szCs w:val="24"/>
        </w:rPr>
        <w:t>(</w:t>
      </w:r>
      <w:r w:rsidR="00BA183E">
        <w:rPr>
          <w:rFonts w:cstheme="minorHAnsi"/>
          <w:color w:val="000000"/>
          <w:sz w:val="24"/>
          <w:szCs w:val="24"/>
        </w:rPr>
        <w:t>mensural</w:t>
      </w:r>
      <w:r w:rsidR="007B403D">
        <w:rPr>
          <w:rFonts w:cstheme="minorHAnsi"/>
          <w:color w:val="000000"/>
          <w:sz w:val="24"/>
          <w:szCs w:val="24"/>
        </w:rPr>
        <w:t>)</w:t>
      </w:r>
      <w:r w:rsidR="00BA183E">
        <w:rPr>
          <w:rFonts w:cstheme="minorHAnsi"/>
          <w:color w:val="000000"/>
          <w:sz w:val="24"/>
          <w:szCs w:val="24"/>
        </w:rPr>
        <w:t xml:space="preserve"> notation of undifferentiated pulses</w:t>
      </w:r>
      <w:r w:rsidR="00E65F64">
        <w:rPr>
          <w:rFonts w:cstheme="minorHAnsi"/>
          <w:color w:val="000000"/>
          <w:sz w:val="24"/>
          <w:szCs w:val="24"/>
        </w:rPr>
        <w:t xml:space="preserve">. These accents </w:t>
      </w:r>
      <w:r w:rsidR="00E65F64">
        <w:rPr>
          <w:rFonts w:cstheme="minorHAnsi"/>
          <w:color w:val="000000"/>
          <w:sz w:val="24"/>
          <w:szCs w:val="24"/>
        </w:rPr>
        <w:lastRenderedPageBreak/>
        <w:t xml:space="preserve">demarcate </w:t>
      </w:r>
      <w:r w:rsidR="00092ECF">
        <w:rPr>
          <w:rFonts w:cstheme="minorHAnsi"/>
          <w:color w:val="000000"/>
          <w:sz w:val="24"/>
          <w:szCs w:val="24"/>
        </w:rPr>
        <w:t>grouping structures</w:t>
      </w:r>
      <w:r w:rsidR="00D12B2A">
        <w:rPr>
          <w:rFonts w:cstheme="minorHAnsi"/>
          <w:color w:val="000000"/>
          <w:sz w:val="24"/>
          <w:szCs w:val="24"/>
        </w:rPr>
        <w:t xml:space="preserve"> through the coincidence of musical and textual parameters</w:t>
      </w:r>
      <w:del w:id="226" w:author="Segall, Christopher (segallcr)" w:date="2025-07-10T17:14:00Z">
        <w:r w:rsidR="00D12B2A" w:rsidDel="005E288B">
          <w:rPr>
            <w:rFonts w:cstheme="minorHAnsi"/>
            <w:color w:val="000000"/>
            <w:sz w:val="24"/>
            <w:szCs w:val="24"/>
          </w:rPr>
          <w:delText xml:space="preserve"> such as those named above</w:delText>
        </w:r>
      </w:del>
      <w:r>
        <w:rPr>
          <w:rFonts w:cstheme="minorHAnsi"/>
          <w:color w:val="000000"/>
          <w:sz w:val="24"/>
          <w:szCs w:val="24"/>
        </w:rPr>
        <w:t xml:space="preserve">. </w:t>
      </w:r>
      <w:del w:id="227" w:author="Segall, Christopher (segallcr)" w:date="2025-07-10T17:16:00Z">
        <w:r w:rsidR="00B73A07" w:rsidDel="00FE08D7">
          <w:rPr>
            <w:rFonts w:cstheme="minorHAnsi"/>
            <w:color w:val="000000"/>
            <w:sz w:val="24"/>
            <w:szCs w:val="24"/>
          </w:rPr>
          <w:delText>The e</w:delText>
        </w:r>
      </w:del>
      <w:ins w:id="228" w:author="Segall, Christopher (segallcr)" w:date="2025-07-10T17:16:00Z">
        <w:r w:rsidR="00FE08D7">
          <w:rPr>
            <w:rFonts w:cstheme="minorHAnsi"/>
            <w:color w:val="000000"/>
            <w:sz w:val="24"/>
            <w:szCs w:val="24"/>
          </w:rPr>
          <w:t>E</w:t>
        </w:r>
      </w:ins>
      <w:r w:rsidR="00B73A07">
        <w:rPr>
          <w:rFonts w:cstheme="minorHAnsi"/>
          <w:color w:val="000000"/>
          <w:sz w:val="24"/>
          <w:szCs w:val="24"/>
        </w:rPr>
        <w:t xml:space="preserve">mphasis </w:t>
      </w:r>
      <w:del w:id="229" w:author="Segall, Christopher (segallcr)" w:date="2025-07-10T17:16:00Z">
        <w:r w:rsidR="00B73A07" w:rsidDel="00FE08D7">
          <w:rPr>
            <w:rFonts w:cstheme="minorHAnsi"/>
            <w:color w:val="000000"/>
            <w:sz w:val="24"/>
            <w:szCs w:val="24"/>
          </w:rPr>
          <w:delText xml:space="preserve">of the </w:delText>
        </w:r>
      </w:del>
      <w:ins w:id="230" w:author="Segall, Christopher (segallcr)" w:date="2025-07-10T17:16:00Z">
        <w:r w:rsidR="00FE08D7">
          <w:rPr>
            <w:rFonts w:cstheme="minorHAnsi"/>
            <w:color w:val="000000"/>
            <w:sz w:val="24"/>
            <w:szCs w:val="24"/>
          </w:rPr>
          <w:t xml:space="preserve">on </w:t>
        </w:r>
      </w:ins>
      <w:r w:rsidR="00B73A07">
        <w:rPr>
          <w:rFonts w:cstheme="minorHAnsi"/>
          <w:color w:val="000000"/>
          <w:sz w:val="24"/>
          <w:szCs w:val="24"/>
        </w:rPr>
        <w:t xml:space="preserve">beat </w:t>
      </w:r>
      <w:del w:id="231" w:author="Segall, Christopher (segallcr)" w:date="2025-07-10T17:16:00Z">
        <w:r w:rsidR="00B73A07" w:rsidDel="00FE08D7">
          <w:rPr>
            <w:rFonts w:cstheme="minorHAnsi"/>
            <w:color w:val="000000"/>
            <w:sz w:val="24"/>
            <w:szCs w:val="24"/>
          </w:rPr>
          <w:delText xml:space="preserve">designated </w:delText>
        </w:r>
      </w:del>
      <w:r w:rsidR="00B73A07">
        <w:rPr>
          <w:rFonts w:cstheme="minorHAnsi"/>
          <w:color w:val="000000"/>
          <w:sz w:val="24"/>
          <w:szCs w:val="24"/>
        </w:rPr>
        <w:t xml:space="preserve">1 </w:t>
      </w:r>
      <w:del w:id="232" w:author="Segall, Christopher (segallcr)" w:date="2025-07-10T17:16:00Z">
        <w:r w:rsidR="00B73A07" w:rsidDel="00FE08D7">
          <w:rPr>
            <w:rFonts w:cstheme="minorHAnsi"/>
            <w:color w:val="000000"/>
            <w:sz w:val="24"/>
            <w:szCs w:val="24"/>
          </w:rPr>
          <w:delText xml:space="preserve">here </w:delText>
        </w:r>
      </w:del>
      <w:r>
        <w:rPr>
          <w:rFonts w:cstheme="minorHAnsi"/>
          <w:color w:val="000000"/>
          <w:sz w:val="24"/>
          <w:szCs w:val="24"/>
        </w:rPr>
        <w:t xml:space="preserve">is a strong and characteristic correlation in medieval dance music. </w:t>
      </w:r>
      <w:ins w:id="233" w:author="Segall, Christopher (segallcr)" w:date="2025-07-10T17:19:00Z">
        <w:r w:rsidR="007A11EC">
          <w:rPr>
            <w:rFonts w:cstheme="minorHAnsi"/>
            <w:color w:val="000000"/>
            <w:sz w:val="24"/>
            <w:szCs w:val="24"/>
          </w:rPr>
          <w:t xml:space="preserve">Of the 120 cadences in </w:t>
        </w:r>
      </w:ins>
      <w:r>
        <w:rPr>
          <w:rFonts w:cstheme="minorHAnsi"/>
          <w:color w:val="000000"/>
          <w:sz w:val="24"/>
          <w:szCs w:val="24"/>
        </w:rPr>
        <w:t xml:space="preserve">Machaut’s </w:t>
      </w:r>
      <w:proofErr w:type="spellStart"/>
      <w:r>
        <w:rPr>
          <w:rFonts w:cstheme="minorHAnsi"/>
          <w:color w:val="000000"/>
          <w:sz w:val="24"/>
          <w:szCs w:val="24"/>
        </w:rPr>
        <w:t>virelais</w:t>
      </w:r>
      <w:proofErr w:type="spellEnd"/>
      <w:ins w:id="234" w:author="Segall, Christopher (segallcr)" w:date="2025-07-10T17:19:00Z">
        <w:r w:rsidR="007A11EC">
          <w:rPr>
            <w:rFonts w:cstheme="minorHAnsi"/>
            <w:color w:val="000000"/>
            <w:sz w:val="24"/>
            <w:szCs w:val="24"/>
          </w:rPr>
          <w:t>, 91%</w:t>
        </w:r>
      </w:ins>
      <w:r>
        <w:rPr>
          <w:rFonts w:cstheme="minorHAnsi"/>
          <w:color w:val="000000"/>
          <w:sz w:val="24"/>
          <w:szCs w:val="24"/>
        </w:rPr>
        <w:t xml:space="preserve"> cadence on</w:t>
      </w:r>
      <w:r w:rsidR="007C0E40">
        <w:rPr>
          <w:rFonts w:cstheme="minorHAnsi"/>
          <w:color w:val="000000"/>
          <w:sz w:val="24"/>
          <w:szCs w:val="24"/>
        </w:rPr>
        <w:t xml:space="preserve"> </w:t>
      </w:r>
      <w:r w:rsidR="00EC7A2B">
        <w:rPr>
          <w:rFonts w:cstheme="minorHAnsi"/>
          <w:color w:val="000000"/>
          <w:sz w:val="24"/>
          <w:szCs w:val="24"/>
        </w:rPr>
        <w:t>beat 1</w:t>
      </w:r>
      <w:del w:id="235" w:author="Segall, Christopher (segallcr)" w:date="2025-07-10T17:19:00Z">
        <w:r w:rsidR="00EC7A2B" w:rsidDel="007A11EC">
          <w:rPr>
            <w:rFonts w:cstheme="minorHAnsi"/>
            <w:color w:val="000000"/>
            <w:sz w:val="24"/>
            <w:szCs w:val="24"/>
          </w:rPr>
          <w:delText xml:space="preserve"> </w:delText>
        </w:r>
        <w:r w:rsidDel="007A11EC">
          <w:rPr>
            <w:rFonts w:cstheme="minorHAnsi"/>
            <w:color w:val="000000"/>
            <w:sz w:val="24"/>
            <w:szCs w:val="24"/>
          </w:rPr>
          <w:delText>91% of the time out of about 120 cadences</w:delText>
        </w:r>
      </w:del>
      <w:r>
        <w:rPr>
          <w:rFonts w:cstheme="minorHAnsi"/>
          <w:color w:val="000000"/>
          <w:sz w:val="24"/>
          <w:szCs w:val="24"/>
        </w:rPr>
        <w:t>.</w:t>
      </w:r>
      <w:r>
        <w:rPr>
          <w:rStyle w:val="FootnoteReference"/>
          <w:rFonts w:cstheme="minorHAnsi"/>
          <w:color w:val="000000"/>
          <w:sz w:val="24"/>
          <w:szCs w:val="24"/>
        </w:rPr>
        <w:footnoteReference w:id="18"/>
      </w:r>
      <w:r w:rsidR="00C8648C">
        <w:rPr>
          <w:rFonts w:cstheme="minorHAnsi"/>
          <w:color w:val="000000"/>
          <w:sz w:val="24"/>
          <w:szCs w:val="24"/>
        </w:rPr>
        <w:t xml:space="preserve"> </w:t>
      </w:r>
      <w:r w:rsidR="007133E0">
        <w:rPr>
          <w:rFonts w:cstheme="minorHAnsi"/>
          <w:color w:val="000000"/>
          <w:sz w:val="24"/>
          <w:szCs w:val="24"/>
        </w:rPr>
        <w:t xml:space="preserve">My </w:t>
      </w:r>
      <w:del w:id="246" w:author="Segall, Christopher (segallcr)" w:date="2025-07-10T17:21:00Z">
        <w:r w:rsidR="007133E0" w:rsidDel="007461EF">
          <w:rPr>
            <w:rFonts w:cstheme="minorHAnsi"/>
            <w:color w:val="000000"/>
            <w:sz w:val="24"/>
            <w:szCs w:val="24"/>
          </w:rPr>
          <w:delText xml:space="preserve">perception of beat 1 carrying the bulk of cadences </w:delText>
        </w:r>
      </w:del>
      <w:ins w:id="247" w:author="Segall, Christopher (segallcr)" w:date="2025-07-10T17:21:00Z">
        <w:r w:rsidR="007461EF">
          <w:rPr>
            <w:rFonts w:cstheme="minorHAnsi"/>
            <w:color w:val="000000"/>
            <w:sz w:val="24"/>
            <w:szCs w:val="24"/>
          </w:rPr>
          <w:t xml:space="preserve">result </w:t>
        </w:r>
      </w:ins>
      <w:r w:rsidR="00C8648C">
        <w:rPr>
          <w:rFonts w:cstheme="minorHAnsi"/>
          <w:color w:val="000000"/>
          <w:sz w:val="24"/>
          <w:szCs w:val="24"/>
        </w:rPr>
        <w:t xml:space="preserve">may seem </w:t>
      </w:r>
      <w:r w:rsidR="007133E0">
        <w:rPr>
          <w:rFonts w:cstheme="minorHAnsi"/>
          <w:color w:val="000000"/>
          <w:sz w:val="24"/>
          <w:szCs w:val="24"/>
        </w:rPr>
        <w:t>inevitable</w:t>
      </w:r>
      <w:r w:rsidR="007C2A0A">
        <w:rPr>
          <w:rFonts w:cstheme="minorHAnsi"/>
          <w:color w:val="000000"/>
          <w:sz w:val="24"/>
          <w:szCs w:val="24"/>
        </w:rPr>
        <w:t xml:space="preserve"> </w:t>
      </w:r>
      <w:r w:rsidR="007133E0">
        <w:rPr>
          <w:rFonts w:cstheme="minorHAnsi"/>
          <w:color w:val="000000"/>
          <w:sz w:val="24"/>
          <w:szCs w:val="24"/>
        </w:rPr>
        <w:t xml:space="preserve">since I </w:t>
      </w:r>
      <w:r w:rsidR="00851928">
        <w:rPr>
          <w:rFonts w:cstheme="minorHAnsi"/>
          <w:color w:val="000000"/>
          <w:sz w:val="24"/>
          <w:szCs w:val="24"/>
        </w:rPr>
        <w:t>rely upon</w:t>
      </w:r>
      <w:r w:rsidR="007133E0">
        <w:rPr>
          <w:rFonts w:cstheme="minorHAnsi"/>
          <w:color w:val="000000"/>
          <w:sz w:val="24"/>
          <w:szCs w:val="24"/>
        </w:rPr>
        <w:t xml:space="preserve"> </w:t>
      </w:r>
      <w:r w:rsidR="00C8648C">
        <w:rPr>
          <w:rFonts w:cstheme="minorHAnsi"/>
          <w:color w:val="000000"/>
          <w:sz w:val="24"/>
          <w:szCs w:val="24"/>
        </w:rPr>
        <w:t>cadential placement</w:t>
      </w:r>
      <w:r w:rsidR="007C2A0A">
        <w:rPr>
          <w:rFonts w:cstheme="minorHAnsi"/>
          <w:color w:val="000000"/>
          <w:sz w:val="24"/>
          <w:szCs w:val="24"/>
        </w:rPr>
        <w:t xml:space="preserve"> (among other features)</w:t>
      </w:r>
      <w:r w:rsidR="00C8648C">
        <w:rPr>
          <w:rFonts w:cstheme="minorHAnsi"/>
          <w:color w:val="000000"/>
          <w:sz w:val="24"/>
          <w:szCs w:val="24"/>
        </w:rPr>
        <w:t xml:space="preserve"> </w:t>
      </w:r>
      <w:r w:rsidR="00851928">
        <w:rPr>
          <w:rFonts w:cstheme="minorHAnsi"/>
          <w:color w:val="000000"/>
          <w:sz w:val="24"/>
          <w:szCs w:val="24"/>
        </w:rPr>
        <w:t xml:space="preserve">to mark </w:t>
      </w:r>
      <w:ins w:id="248" w:author="Segall, Christopher (segallcr)" w:date="2025-07-21T16:23:00Z">
        <w:r w:rsidR="00F62FB8">
          <w:rPr>
            <w:rFonts w:cstheme="minorHAnsi"/>
            <w:color w:val="000000"/>
            <w:sz w:val="24"/>
            <w:szCs w:val="24"/>
          </w:rPr>
          <w:t xml:space="preserve">instances of </w:t>
        </w:r>
      </w:ins>
      <w:r w:rsidR="00C8648C">
        <w:rPr>
          <w:rFonts w:cstheme="minorHAnsi"/>
          <w:color w:val="000000"/>
          <w:sz w:val="24"/>
          <w:szCs w:val="24"/>
        </w:rPr>
        <w:t>beat 1</w:t>
      </w:r>
      <w:del w:id="249" w:author="Segall, Christopher (segallcr)" w:date="2025-07-21T16:23:00Z">
        <w:r w:rsidR="00E65F64" w:rsidDel="00F62FB8">
          <w:rPr>
            <w:rFonts w:cstheme="minorHAnsi"/>
            <w:color w:val="000000"/>
            <w:sz w:val="24"/>
            <w:szCs w:val="24"/>
          </w:rPr>
          <w:delText>s</w:delText>
        </w:r>
      </w:del>
      <w:r w:rsidR="00851928">
        <w:rPr>
          <w:rFonts w:cstheme="minorHAnsi"/>
          <w:color w:val="000000"/>
          <w:sz w:val="24"/>
          <w:szCs w:val="24"/>
        </w:rPr>
        <w:t xml:space="preserve"> in the first place</w:t>
      </w:r>
      <w:r w:rsidR="007133E0">
        <w:rPr>
          <w:rFonts w:cstheme="minorHAnsi"/>
          <w:color w:val="000000"/>
          <w:sz w:val="24"/>
          <w:szCs w:val="24"/>
        </w:rPr>
        <w:t>.</w:t>
      </w:r>
      <w:r w:rsidR="007C2A0A">
        <w:rPr>
          <w:rFonts w:cstheme="minorHAnsi"/>
          <w:color w:val="000000"/>
          <w:sz w:val="24"/>
          <w:szCs w:val="24"/>
        </w:rPr>
        <w:t xml:space="preserve"> </w:t>
      </w:r>
      <w:r w:rsidR="007E3D41">
        <w:rPr>
          <w:rFonts w:cstheme="minorHAnsi"/>
          <w:color w:val="000000"/>
          <w:sz w:val="24"/>
          <w:szCs w:val="24"/>
        </w:rPr>
        <w:t>T</w:t>
      </w:r>
      <w:r w:rsidR="007C2A0A">
        <w:rPr>
          <w:rFonts w:cstheme="minorHAnsi"/>
          <w:color w:val="000000"/>
          <w:sz w:val="24"/>
          <w:szCs w:val="24"/>
        </w:rPr>
        <w:t xml:space="preserve">he correspondence of cadential arrival with </w:t>
      </w:r>
      <w:r w:rsidR="00715E4D">
        <w:rPr>
          <w:rFonts w:cstheme="minorHAnsi"/>
          <w:color w:val="000000"/>
          <w:sz w:val="24"/>
          <w:szCs w:val="24"/>
        </w:rPr>
        <w:t>emphasis</w:t>
      </w:r>
      <w:r w:rsidR="007C2A0A">
        <w:rPr>
          <w:rFonts w:cstheme="minorHAnsi"/>
          <w:color w:val="000000"/>
          <w:sz w:val="24"/>
          <w:szCs w:val="24"/>
        </w:rPr>
        <w:t xml:space="preserve"> of other kinds</w:t>
      </w:r>
      <w:r w:rsidR="007E3D41">
        <w:rPr>
          <w:rFonts w:cstheme="minorHAnsi"/>
          <w:color w:val="000000"/>
          <w:sz w:val="24"/>
          <w:szCs w:val="24"/>
        </w:rPr>
        <w:t>—</w:t>
      </w:r>
      <w:r w:rsidR="00CA3C5A">
        <w:rPr>
          <w:rFonts w:cstheme="minorHAnsi"/>
          <w:color w:val="000000"/>
          <w:sz w:val="24"/>
          <w:szCs w:val="24"/>
        </w:rPr>
        <w:t>modal weight</w:t>
      </w:r>
      <w:r w:rsidR="007E3D41">
        <w:rPr>
          <w:rFonts w:cstheme="minorHAnsi"/>
          <w:color w:val="000000"/>
          <w:sz w:val="24"/>
          <w:szCs w:val="24"/>
        </w:rPr>
        <w:t>, agogic stress, lyric alignment</w:t>
      </w:r>
      <w:r w:rsidR="00CA3C5A">
        <w:rPr>
          <w:rFonts w:cstheme="minorHAnsi"/>
          <w:color w:val="000000"/>
          <w:sz w:val="24"/>
          <w:szCs w:val="24"/>
        </w:rPr>
        <w:t>, rest position</w:t>
      </w:r>
      <w:r w:rsidR="007E3D41">
        <w:rPr>
          <w:rFonts w:cstheme="minorHAnsi"/>
          <w:color w:val="000000"/>
          <w:sz w:val="24"/>
          <w:szCs w:val="24"/>
        </w:rPr>
        <w:t>—</w:t>
      </w:r>
      <w:r w:rsidR="007C2A0A">
        <w:rPr>
          <w:rFonts w:cstheme="minorHAnsi"/>
          <w:color w:val="000000"/>
          <w:sz w:val="24"/>
          <w:szCs w:val="24"/>
        </w:rPr>
        <w:t>allays the danger of tautology</w:t>
      </w:r>
      <w:r w:rsidR="007A2FA2">
        <w:rPr>
          <w:rFonts w:cstheme="minorHAnsi"/>
          <w:color w:val="000000"/>
          <w:sz w:val="24"/>
          <w:szCs w:val="24"/>
        </w:rPr>
        <w:t xml:space="preserve"> here</w:t>
      </w:r>
      <w:r w:rsidR="007C2A0A">
        <w:rPr>
          <w:rFonts w:cstheme="minorHAnsi"/>
          <w:color w:val="000000"/>
          <w:sz w:val="24"/>
          <w:szCs w:val="24"/>
        </w:rPr>
        <w:t>.</w:t>
      </w:r>
    </w:p>
    <w:p w14:paraId="65B4C650" w14:textId="77777777" w:rsidR="006B7218" w:rsidRDefault="006B7218" w:rsidP="006B7218">
      <w:pPr>
        <w:spacing w:line="480" w:lineRule="auto"/>
        <w:rPr>
          <w:rFonts w:cstheme="minorHAnsi"/>
          <w:color w:val="000000"/>
          <w:sz w:val="24"/>
          <w:szCs w:val="24"/>
        </w:rPr>
      </w:pPr>
    </w:p>
    <w:p w14:paraId="1AC4EB76" w14:textId="1840B275" w:rsidR="007B47F8" w:rsidDel="00AF7C4C" w:rsidRDefault="007B47F8" w:rsidP="006B7218">
      <w:pPr>
        <w:spacing w:line="480" w:lineRule="auto"/>
        <w:rPr>
          <w:del w:id="250" w:author="Segall, Christopher (segallcr)" w:date="2025-07-21T16:30:00Z"/>
          <w:rFonts w:cstheme="minorHAnsi"/>
          <w:color w:val="000000"/>
          <w:sz w:val="24"/>
          <w:szCs w:val="24"/>
        </w:rPr>
      </w:pPr>
      <w:r>
        <w:rPr>
          <w:rFonts w:cstheme="minorHAnsi"/>
          <w:color w:val="000000"/>
          <w:sz w:val="24"/>
          <w:szCs w:val="24"/>
        </w:rPr>
        <w:t xml:space="preserve">The generic linking of a particular metrical </w:t>
      </w:r>
      <w:proofErr w:type="gramStart"/>
      <w:r>
        <w:rPr>
          <w:rFonts w:cstheme="minorHAnsi"/>
          <w:color w:val="000000"/>
          <w:sz w:val="24"/>
          <w:szCs w:val="24"/>
        </w:rPr>
        <w:t>beat to</w:t>
      </w:r>
      <w:proofErr w:type="gramEnd"/>
      <w:r>
        <w:rPr>
          <w:rFonts w:cstheme="minorHAnsi"/>
          <w:color w:val="000000"/>
          <w:sz w:val="24"/>
          <w:szCs w:val="24"/>
        </w:rPr>
        <w:t xml:space="preserve"> tonal </w:t>
      </w:r>
      <w:r w:rsidR="00B41DF2">
        <w:rPr>
          <w:rFonts w:cstheme="minorHAnsi"/>
          <w:color w:val="000000"/>
          <w:sz w:val="24"/>
          <w:szCs w:val="24"/>
        </w:rPr>
        <w:t>emphasis</w:t>
      </w:r>
      <w:r>
        <w:rPr>
          <w:rFonts w:cstheme="minorHAnsi"/>
          <w:color w:val="000000"/>
          <w:sz w:val="24"/>
          <w:szCs w:val="24"/>
        </w:rPr>
        <w:t xml:space="preserve"> provides an illuminating tool for analysis. For example, consider the unusual conclusion of the B section (m. 11) in Machaut’s danced song “</w:t>
      </w:r>
      <w:proofErr w:type="spellStart"/>
      <w:r>
        <w:rPr>
          <w:rFonts w:cstheme="minorHAnsi"/>
          <w:color w:val="000000"/>
          <w:sz w:val="24"/>
          <w:szCs w:val="24"/>
        </w:rPr>
        <w:t>Loyaute</w:t>
      </w:r>
      <w:proofErr w:type="spellEnd"/>
      <w:r>
        <w:rPr>
          <w:rFonts w:cstheme="minorHAnsi"/>
          <w:color w:val="000000"/>
          <w:sz w:val="24"/>
          <w:szCs w:val="24"/>
        </w:rPr>
        <w:t xml:space="preserve"> </w:t>
      </w:r>
      <w:proofErr w:type="spellStart"/>
      <w:r>
        <w:rPr>
          <w:rFonts w:cstheme="minorHAnsi"/>
          <w:color w:val="000000"/>
          <w:sz w:val="24"/>
          <w:szCs w:val="24"/>
        </w:rPr>
        <w:t>weil</w:t>
      </w:r>
      <w:proofErr w:type="spellEnd"/>
      <w:r>
        <w:rPr>
          <w:rFonts w:cstheme="minorHAnsi"/>
          <w:color w:val="000000"/>
          <w:sz w:val="24"/>
          <w:szCs w:val="24"/>
        </w:rPr>
        <w:t xml:space="preserve"> </w:t>
      </w:r>
      <w:proofErr w:type="spellStart"/>
      <w:r>
        <w:rPr>
          <w:rFonts w:cstheme="minorHAnsi"/>
          <w:color w:val="000000"/>
          <w:sz w:val="24"/>
          <w:szCs w:val="24"/>
        </w:rPr>
        <w:t>tous</w:t>
      </w:r>
      <w:proofErr w:type="spellEnd"/>
      <w:r>
        <w:rPr>
          <w:rFonts w:cstheme="minorHAnsi"/>
          <w:color w:val="000000"/>
          <w:sz w:val="24"/>
          <w:szCs w:val="24"/>
        </w:rPr>
        <w:t xml:space="preserve"> </w:t>
      </w:r>
      <w:proofErr w:type="spellStart"/>
      <w:r>
        <w:rPr>
          <w:rFonts w:cstheme="minorHAnsi"/>
          <w:color w:val="000000"/>
          <w:sz w:val="24"/>
          <w:szCs w:val="24"/>
        </w:rPr>
        <w:t>jours</w:t>
      </w:r>
      <w:proofErr w:type="spellEnd"/>
      <w:del w:id="251" w:author="Segall, Christopher (segallcr)" w:date="2025-07-21T16:28:00Z">
        <w:r w:rsidRPr="00395BDA" w:rsidDel="00EF68FF">
          <w:rPr>
            <w:rFonts w:cstheme="minorHAnsi"/>
            <w:color w:val="000000"/>
            <w:sz w:val="24"/>
            <w:szCs w:val="24"/>
          </w:rPr>
          <w:delText>,</w:delText>
        </w:r>
      </w:del>
      <w:r w:rsidRPr="00395BDA">
        <w:rPr>
          <w:rFonts w:cstheme="minorHAnsi"/>
          <w:color w:val="000000"/>
          <w:sz w:val="24"/>
          <w:szCs w:val="24"/>
        </w:rPr>
        <w:t>”</w:t>
      </w:r>
      <w:ins w:id="252" w:author="Segall, Christopher (segallcr)" w:date="2025-07-21T16:28:00Z">
        <w:r w:rsidR="00EF68FF">
          <w:rPr>
            <w:rFonts w:cstheme="minorHAnsi"/>
            <w:color w:val="000000"/>
            <w:sz w:val="24"/>
            <w:szCs w:val="24"/>
          </w:rPr>
          <w:t xml:space="preserve"> </w:t>
        </w:r>
        <w:commentRangeStart w:id="253"/>
        <w:r w:rsidR="00EF68FF">
          <w:rPr>
            <w:rFonts w:cstheme="minorHAnsi"/>
            <w:color w:val="000000"/>
            <w:sz w:val="24"/>
            <w:szCs w:val="24"/>
          </w:rPr>
          <w:t>(V2),</w:t>
        </w:r>
        <w:commentRangeEnd w:id="253"/>
        <w:r w:rsidR="00EF68FF">
          <w:rPr>
            <w:rStyle w:val="CommentReference"/>
          </w:rPr>
          <w:commentReference w:id="253"/>
        </w:r>
      </w:ins>
      <w:r w:rsidRPr="00395BDA">
        <w:rPr>
          <w:rFonts w:cstheme="minorHAnsi"/>
          <w:color w:val="000000"/>
          <w:sz w:val="24"/>
          <w:szCs w:val="24"/>
        </w:rPr>
        <w:t xml:space="preserve"> given as</w:t>
      </w:r>
      <w:r>
        <w:rPr>
          <w:rFonts w:cstheme="minorHAnsi"/>
          <w:b/>
          <w:bCs/>
          <w:color w:val="000000"/>
          <w:sz w:val="24"/>
          <w:szCs w:val="24"/>
        </w:rPr>
        <w:t xml:space="preserve"> </w:t>
      </w:r>
      <w:r w:rsidR="00776DE8" w:rsidRPr="00747236">
        <w:rPr>
          <w:rFonts w:cstheme="minorHAnsi"/>
          <w:b/>
          <w:bCs/>
          <w:color w:val="000000"/>
          <w:sz w:val="24"/>
          <w:szCs w:val="24"/>
          <w:u w:val="single"/>
        </w:rPr>
        <w:t>Example 4</w:t>
      </w:r>
      <w:r>
        <w:rPr>
          <w:rFonts w:cstheme="minorHAnsi"/>
          <w:b/>
          <w:bCs/>
          <w:color w:val="000000"/>
          <w:sz w:val="24"/>
          <w:szCs w:val="24"/>
        </w:rPr>
        <w:t>.</w:t>
      </w:r>
      <w:ins w:id="254" w:author="Segall, Christopher (segallcr)" w:date="2025-07-21T16:30:00Z">
        <w:r w:rsidR="00AF7C4C">
          <w:rPr>
            <w:rFonts w:cstheme="minorHAnsi"/>
            <w:b/>
            <w:bCs/>
            <w:color w:val="000000"/>
            <w:sz w:val="24"/>
            <w:szCs w:val="24"/>
          </w:rPr>
          <w:t xml:space="preserve"> </w:t>
        </w:r>
      </w:ins>
    </w:p>
    <w:p w14:paraId="0F89CB63" w14:textId="050AFF62" w:rsidR="007B47F8" w:rsidDel="00AF7C4C" w:rsidRDefault="007B47F8" w:rsidP="00D70C37">
      <w:pPr>
        <w:spacing w:line="480" w:lineRule="auto"/>
        <w:rPr>
          <w:del w:id="255" w:author="Segall, Christopher (segallcr)" w:date="2025-07-21T16:30:00Z"/>
          <w:rFonts w:cstheme="minorHAnsi"/>
          <w:color w:val="000000"/>
          <w:sz w:val="24"/>
          <w:szCs w:val="24"/>
        </w:rPr>
      </w:pPr>
    </w:p>
    <w:p w14:paraId="344C4D50" w14:textId="71E8E0DB" w:rsidR="007B47F8" w:rsidRPr="007B47F8" w:rsidDel="00AF7C4C" w:rsidRDefault="00776DE8" w:rsidP="00D70C37">
      <w:pPr>
        <w:spacing w:line="480" w:lineRule="auto"/>
        <w:rPr>
          <w:del w:id="256" w:author="Segall, Christopher (segallcr)" w:date="2025-07-21T16:30:00Z"/>
          <w:rFonts w:cstheme="minorHAnsi"/>
          <w:color w:val="000000"/>
          <w:sz w:val="24"/>
          <w:szCs w:val="24"/>
        </w:rPr>
      </w:pPr>
      <w:del w:id="257" w:author="Segall, Christopher (segallcr)" w:date="2025-07-21T16:30:00Z">
        <w:r w:rsidDel="00AF7C4C">
          <w:rPr>
            <w:rFonts w:cstheme="minorHAnsi"/>
            <w:b/>
            <w:bCs/>
            <w:color w:val="000000"/>
            <w:sz w:val="24"/>
            <w:szCs w:val="24"/>
          </w:rPr>
          <w:delText>Example 4</w:delText>
        </w:r>
        <w:r w:rsidR="007B47F8" w:rsidRPr="007B47F8" w:rsidDel="00AF7C4C">
          <w:rPr>
            <w:rFonts w:cstheme="minorHAnsi"/>
            <w:color w:val="000000"/>
            <w:sz w:val="24"/>
            <w:szCs w:val="24"/>
          </w:rPr>
          <w:delText xml:space="preserve"> Machaut</w:delText>
        </w:r>
        <w:r w:rsidR="003A2F5D" w:rsidDel="00AF7C4C">
          <w:rPr>
            <w:rFonts w:cstheme="minorHAnsi"/>
            <w:color w:val="000000"/>
            <w:sz w:val="24"/>
            <w:szCs w:val="24"/>
          </w:rPr>
          <w:delText>,</w:delText>
        </w:r>
        <w:r w:rsidR="007B47F8" w:rsidRPr="007B47F8" w:rsidDel="00AF7C4C">
          <w:rPr>
            <w:rFonts w:cstheme="minorHAnsi"/>
            <w:color w:val="000000"/>
            <w:sz w:val="24"/>
            <w:szCs w:val="24"/>
          </w:rPr>
          <w:delText xml:space="preserve"> </w:delText>
        </w:r>
        <w:r w:rsidR="007B47F8" w:rsidRPr="007B47F8" w:rsidDel="00AF7C4C">
          <w:rPr>
            <w:sz w:val="24"/>
            <w:szCs w:val="24"/>
          </w:rPr>
          <w:delText>“Loyaute weil tous jours” (V2</w:delText>
        </w:r>
      </w:del>
      <w:del w:id="258" w:author="Segall, Christopher (segallcr)" w:date="2025-07-10T17:23:00Z">
        <w:r w:rsidR="007B47F8" w:rsidRPr="007B47F8" w:rsidDel="001366BA">
          <w:rPr>
            <w:sz w:val="24"/>
            <w:szCs w:val="24"/>
          </w:rPr>
          <w:delText xml:space="preserve">); </w:delText>
        </w:r>
      </w:del>
      <w:del w:id="259" w:author="Segall, Christopher (segallcr)" w:date="2025-07-21T16:30:00Z">
        <w:r w:rsidR="00635F37" w:rsidDel="00AF7C4C">
          <w:rPr>
            <w:sz w:val="24"/>
            <w:szCs w:val="24"/>
          </w:rPr>
          <w:delText>metrically interpreted</w:delText>
        </w:r>
        <w:r w:rsidR="00D70C37" w:rsidDel="00AF7C4C">
          <w:rPr>
            <w:sz w:val="24"/>
            <w:szCs w:val="24"/>
          </w:rPr>
          <w:delText>.</w:delText>
        </w:r>
      </w:del>
    </w:p>
    <w:p w14:paraId="2FD70F6B" w14:textId="11F41404" w:rsidR="006B7218" w:rsidDel="00AF7C4C" w:rsidRDefault="006B7218" w:rsidP="006B7218">
      <w:pPr>
        <w:spacing w:line="480" w:lineRule="auto"/>
        <w:rPr>
          <w:del w:id="260" w:author="Segall, Christopher (segallcr)" w:date="2025-07-21T16:30:00Z"/>
          <w:rFonts w:cstheme="minorHAnsi"/>
          <w:color w:val="000000"/>
          <w:sz w:val="24"/>
          <w:szCs w:val="24"/>
        </w:rPr>
      </w:pPr>
    </w:p>
    <w:p w14:paraId="2E546C0B" w14:textId="1E2CFFF7" w:rsidR="008402A6" w:rsidRPr="007B47F8" w:rsidRDefault="007B47F8" w:rsidP="006B7218">
      <w:pPr>
        <w:spacing w:line="480" w:lineRule="auto"/>
        <w:rPr>
          <w:sz w:val="24"/>
          <w:szCs w:val="24"/>
        </w:rPr>
      </w:pPr>
      <w:r w:rsidRPr="007B47F8">
        <w:rPr>
          <w:rFonts w:cstheme="minorHAnsi"/>
          <w:color w:val="000000"/>
          <w:sz w:val="24"/>
          <w:szCs w:val="24"/>
        </w:rPr>
        <w:t xml:space="preserve">The pitch center of this song is F, </w:t>
      </w:r>
      <w:r w:rsidR="00756CF5">
        <w:rPr>
          <w:rFonts w:cstheme="minorHAnsi"/>
          <w:color w:val="000000"/>
          <w:sz w:val="24"/>
          <w:szCs w:val="24"/>
        </w:rPr>
        <w:t xml:space="preserve">ratified </w:t>
      </w:r>
      <w:r w:rsidRPr="007B47F8">
        <w:rPr>
          <w:rFonts w:cstheme="minorHAnsi"/>
          <w:color w:val="000000"/>
          <w:sz w:val="24"/>
          <w:szCs w:val="24"/>
        </w:rPr>
        <w:t xml:space="preserve">by the refrain’s final cadence (m. 7). The unequal line lengths of </w:t>
      </w:r>
      <w:proofErr w:type="gramStart"/>
      <w:r w:rsidRPr="007B47F8">
        <w:rPr>
          <w:rFonts w:cstheme="minorHAnsi"/>
          <w:color w:val="000000"/>
          <w:sz w:val="24"/>
          <w:szCs w:val="24"/>
        </w:rPr>
        <w:t>the poetry</w:t>
      </w:r>
      <w:proofErr w:type="gramEnd"/>
      <w:r w:rsidRPr="007B47F8">
        <w:rPr>
          <w:rFonts w:cstheme="minorHAnsi"/>
          <w:color w:val="000000"/>
          <w:sz w:val="24"/>
          <w:szCs w:val="24"/>
        </w:rPr>
        <w:t xml:space="preserve"> are distributed by the melody to end mainly on tonal pillars F and C, once touching on A (m. 5) on the descent through the </w:t>
      </w:r>
      <w:del w:id="261" w:author="Segall, Christopher (segallcr)" w:date="2025-07-10T17:28:00Z">
        <w:r w:rsidRPr="007B47F8" w:rsidDel="009222B7">
          <w:rPr>
            <w:rFonts w:cstheme="minorHAnsi"/>
            <w:color w:val="000000"/>
            <w:sz w:val="24"/>
            <w:szCs w:val="24"/>
          </w:rPr>
          <w:delText xml:space="preserve">Lydian </w:delText>
        </w:r>
      </w:del>
      <w:proofErr w:type="spellStart"/>
      <w:ins w:id="262" w:author="Segall, Christopher (segallcr)" w:date="2025-07-10T17:28:00Z">
        <w:r w:rsidR="009222B7">
          <w:rPr>
            <w:rFonts w:cstheme="minorHAnsi"/>
            <w:color w:val="000000"/>
            <w:sz w:val="24"/>
            <w:szCs w:val="24"/>
          </w:rPr>
          <w:t>lydian</w:t>
        </w:r>
        <w:proofErr w:type="spellEnd"/>
        <w:r w:rsidR="009222B7" w:rsidRPr="007B47F8">
          <w:rPr>
            <w:rFonts w:cstheme="minorHAnsi"/>
            <w:color w:val="000000"/>
            <w:sz w:val="24"/>
            <w:szCs w:val="24"/>
          </w:rPr>
          <w:t xml:space="preserve"> </w:t>
        </w:r>
      </w:ins>
      <w:r w:rsidRPr="007B47F8">
        <w:rPr>
          <w:rFonts w:cstheme="minorHAnsi"/>
          <w:color w:val="000000"/>
          <w:sz w:val="24"/>
          <w:szCs w:val="24"/>
        </w:rPr>
        <w:t xml:space="preserve">pentachord. </w:t>
      </w:r>
      <w:r w:rsidR="0061247C">
        <w:rPr>
          <w:rFonts w:cstheme="minorHAnsi"/>
          <w:color w:val="000000"/>
          <w:sz w:val="24"/>
          <w:szCs w:val="24"/>
        </w:rPr>
        <w:t xml:space="preserve">Singing </w:t>
      </w:r>
      <w:r w:rsidRPr="007B47F8">
        <w:rPr>
          <w:rFonts w:cstheme="minorHAnsi"/>
          <w:color w:val="000000"/>
          <w:sz w:val="24"/>
          <w:szCs w:val="24"/>
        </w:rPr>
        <w:t xml:space="preserve">three times through the refrain of this </w:t>
      </w:r>
      <w:proofErr w:type="spellStart"/>
      <w:r w:rsidRPr="007B47F8">
        <w:rPr>
          <w:rFonts w:cstheme="minorHAnsi"/>
          <w:color w:val="000000"/>
          <w:sz w:val="24"/>
          <w:szCs w:val="24"/>
        </w:rPr>
        <w:t>virelai</w:t>
      </w:r>
      <w:proofErr w:type="spellEnd"/>
      <w:r w:rsidRPr="007B47F8">
        <w:rPr>
          <w:rFonts w:cstheme="minorHAnsi"/>
          <w:color w:val="000000"/>
          <w:sz w:val="24"/>
          <w:szCs w:val="24"/>
        </w:rPr>
        <w:t xml:space="preserve"> establishes F (^1</w:t>
      </w:r>
      <w:r w:rsidR="00387EC4">
        <w:rPr>
          <w:rFonts w:cstheme="minorHAnsi"/>
          <w:color w:val="000000"/>
          <w:sz w:val="24"/>
          <w:szCs w:val="24"/>
        </w:rPr>
        <w:t>, the modal final</w:t>
      </w:r>
      <w:r w:rsidRPr="007B47F8">
        <w:rPr>
          <w:rFonts w:cstheme="minorHAnsi"/>
          <w:color w:val="000000"/>
          <w:sz w:val="24"/>
          <w:szCs w:val="24"/>
        </w:rPr>
        <w:t xml:space="preserve">) as a </w:t>
      </w:r>
      <w:r w:rsidR="00E3248A">
        <w:rPr>
          <w:rFonts w:cstheme="minorHAnsi"/>
          <w:color w:val="000000"/>
          <w:sz w:val="24"/>
          <w:szCs w:val="24"/>
        </w:rPr>
        <w:t xml:space="preserve">beat 1 </w:t>
      </w:r>
      <w:r w:rsidRPr="007B47F8">
        <w:rPr>
          <w:rFonts w:cstheme="minorHAnsi"/>
          <w:color w:val="000000"/>
          <w:sz w:val="24"/>
          <w:szCs w:val="24"/>
        </w:rPr>
        <w:t>kind of note</w:t>
      </w:r>
      <w:r w:rsidR="00B361C7">
        <w:rPr>
          <w:rFonts w:cstheme="minorHAnsi"/>
          <w:color w:val="000000"/>
          <w:sz w:val="24"/>
          <w:szCs w:val="24"/>
        </w:rPr>
        <w:t>.</w:t>
      </w:r>
      <w:r w:rsidRPr="007B47F8">
        <w:rPr>
          <w:rFonts w:cstheme="minorHAnsi"/>
          <w:color w:val="000000"/>
          <w:sz w:val="24"/>
          <w:szCs w:val="24"/>
        </w:rPr>
        <w:t xml:space="preserve"> </w:t>
      </w:r>
      <w:r w:rsidR="006925A5">
        <w:rPr>
          <w:rFonts w:cstheme="minorHAnsi"/>
          <w:color w:val="000000"/>
          <w:sz w:val="24"/>
          <w:szCs w:val="24"/>
        </w:rPr>
        <w:t>Notice, then, that t</w:t>
      </w:r>
      <w:r w:rsidR="00387EC4">
        <w:rPr>
          <w:rFonts w:cstheme="minorHAnsi"/>
          <w:color w:val="000000"/>
          <w:sz w:val="24"/>
          <w:szCs w:val="24"/>
        </w:rPr>
        <w:t>he verses also end on F (m. 11)</w:t>
      </w:r>
      <w:r w:rsidR="0069795F">
        <w:rPr>
          <w:rFonts w:cstheme="minorHAnsi"/>
          <w:color w:val="000000"/>
          <w:sz w:val="24"/>
          <w:szCs w:val="24"/>
        </w:rPr>
        <w:t>,</w:t>
      </w:r>
      <w:r w:rsidR="00387EC4">
        <w:rPr>
          <w:rFonts w:cstheme="minorHAnsi"/>
          <w:color w:val="000000"/>
          <w:sz w:val="24"/>
          <w:szCs w:val="24"/>
        </w:rPr>
        <w:t xml:space="preserve"> </w:t>
      </w:r>
      <w:r w:rsidR="00DC5FD0">
        <w:rPr>
          <w:rFonts w:cstheme="minorHAnsi"/>
          <w:color w:val="000000"/>
          <w:sz w:val="24"/>
          <w:szCs w:val="24"/>
        </w:rPr>
        <w:t xml:space="preserve">but situated on beat 2. </w:t>
      </w:r>
      <w:r w:rsidR="00DC5FD0" w:rsidRPr="007B47F8">
        <w:rPr>
          <w:rFonts w:cstheme="minorHAnsi"/>
          <w:color w:val="000000"/>
          <w:sz w:val="24"/>
          <w:szCs w:val="24"/>
        </w:rPr>
        <w:t xml:space="preserve">In a typical </w:t>
      </w:r>
      <w:proofErr w:type="spellStart"/>
      <w:r w:rsidR="00DC5FD0" w:rsidRPr="007B47F8">
        <w:rPr>
          <w:rFonts w:cstheme="minorHAnsi"/>
          <w:i/>
          <w:iCs/>
          <w:color w:val="000000"/>
          <w:sz w:val="24"/>
          <w:szCs w:val="24"/>
        </w:rPr>
        <w:t>forme</w:t>
      </w:r>
      <w:proofErr w:type="spellEnd"/>
      <w:r w:rsidR="00DC5FD0" w:rsidRPr="007B47F8">
        <w:rPr>
          <w:rFonts w:cstheme="minorHAnsi"/>
          <w:i/>
          <w:iCs/>
          <w:color w:val="000000"/>
          <w:sz w:val="24"/>
          <w:szCs w:val="24"/>
        </w:rPr>
        <w:t xml:space="preserve"> fixe,</w:t>
      </w:r>
      <w:r w:rsidR="00DC5FD0" w:rsidRPr="007B47F8">
        <w:rPr>
          <w:rFonts w:cstheme="minorHAnsi"/>
          <w:color w:val="000000"/>
          <w:sz w:val="24"/>
          <w:szCs w:val="24"/>
        </w:rPr>
        <w:t xml:space="preserve"> the B section terminate</w:t>
      </w:r>
      <w:r w:rsidR="0069795F">
        <w:rPr>
          <w:rFonts w:cstheme="minorHAnsi"/>
          <w:color w:val="000000"/>
          <w:sz w:val="24"/>
          <w:szCs w:val="24"/>
        </w:rPr>
        <w:t>s</w:t>
      </w:r>
      <w:r w:rsidR="00DC5FD0">
        <w:rPr>
          <w:rFonts w:cstheme="minorHAnsi"/>
          <w:color w:val="000000"/>
          <w:sz w:val="24"/>
          <w:szCs w:val="24"/>
        </w:rPr>
        <w:t xml:space="preserve"> </w:t>
      </w:r>
      <w:r w:rsidR="00DC5FD0" w:rsidRPr="007B47F8">
        <w:rPr>
          <w:rFonts w:cstheme="minorHAnsi"/>
          <w:color w:val="000000"/>
          <w:sz w:val="24"/>
          <w:szCs w:val="24"/>
        </w:rPr>
        <w:t xml:space="preserve">on an </w:t>
      </w:r>
      <w:proofErr w:type="spellStart"/>
      <w:r w:rsidR="00DC5FD0" w:rsidRPr="007B47F8">
        <w:rPr>
          <w:rFonts w:cstheme="minorHAnsi"/>
          <w:i/>
          <w:iCs/>
          <w:color w:val="000000"/>
          <w:sz w:val="24"/>
          <w:szCs w:val="24"/>
        </w:rPr>
        <w:t>ouvert</w:t>
      </w:r>
      <w:proofErr w:type="spellEnd"/>
      <w:r w:rsidR="00DC5FD0" w:rsidRPr="007B47F8">
        <w:rPr>
          <w:rFonts w:cstheme="minorHAnsi"/>
          <w:color w:val="000000"/>
          <w:sz w:val="24"/>
          <w:szCs w:val="24"/>
        </w:rPr>
        <w:t xml:space="preserve"> scale degree</w:t>
      </w:r>
      <w:r w:rsidR="0069795F">
        <w:rPr>
          <w:rFonts w:cstheme="minorHAnsi"/>
          <w:color w:val="000000"/>
          <w:sz w:val="24"/>
          <w:szCs w:val="24"/>
        </w:rPr>
        <w:t>, a pitch</w:t>
      </w:r>
      <w:r w:rsidR="00DC5FD0">
        <w:rPr>
          <w:rFonts w:cstheme="minorHAnsi"/>
          <w:color w:val="000000"/>
          <w:sz w:val="24"/>
          <w:szCs w:val="24"/>
        </w:rPr>
        <w:t xml:space="preserve"> that calls for tonal closure </w:t>
      </w:r>
      <w:r w:rsidR="0069795F">
        <w:rPr>
          <w:rFonts w:cstheme="minorHAnsi"/>
          <w:color w:val="000000"/>
          <w:sz w:val="24"/>
          <w:szCs w:val="24"/>
        </w:rPr>
        <w:t xml:space="preserve">later </w:t>
      </w:r>
      <w:r w:rsidR="00DC5FD0">
        <w:rPr>
          <w:rFonts w:cstheme="minorHAnsi"/>
          <w:color w:val="000000"/>
          <w:sz w:val="24"/>
          <w:szCs w:val="24"/>
        </w:rPr>
        <w:t>with the return of A.</w:t>
      </w:r>
      <w:r w:rsidR="00DC5FD0">
        <w:rPr>
          <w:rStyle w:val="FootnoteReference"/>
          <w:rFonts w:cstheme="minorHAnsi"/>
          <w:color w:val="000000"/>
          <w:sz w:val="24"/>
          <w:szCs w:val="24"/>
        </w:rPr>
        <w:footnoteReference w:id="19"/>
      </w:r>
      <w:r w:rsidRPr="007B47F8">
        <w:rPr>
          <w:rFonts w:cstheme="minorHAnsi"/>
          <w:color w:val="000000"/>
          <w:sz w:val="24"/>
          <w:szCs w:val="24"/>
        </w:rPr>
        <w:t xml:space="preserve"> </w:t>
      </w:r>
      <w:r w:rsidR="0053479B">
        <w:rPr>
          <w:rFonts w:cstheme="minorHAnsi"/>
          <w:color w:val="000000"/>
          <w:sz w:val="24"/>
          <w:szCs w:val="24"/>
        </w:rPr>
        <w:t>T</w:t>
      </w:r>
      <w:r w:rsidRPr="007B47F8">
        <w:rPr>
          <w:rFonts w:cstheme="minorHAnsi"/>
          <w:color w:val="000000"/>
          <w:sz w:val="24"/>
          <w:szCs w:val="24"/>
        </w:rPr>
        <w:t xml:space="preserve">he </w:t>
      </w:r>
      <w:r w:rsidRPr="007B47F8">
        <w:rPr>
          <w:rFonts w:cstheme="minorHAnsi"/>
          <w:color w:val="000000"/>
          <w:sz w:val="24"/>
          <w:szCs w:val="24"/>
        </w:rPr>
        <w:lastRenderedPageBreak/>
        <w:t xml:space="preserve">regular </w:t>
      </w:r>
      <w:r w:rsidR="00B361C7">
        <w:rPr>
          <w:rFonts w:cstheme="minorHAnsi"/>
          <w:color w:val="000000"/>
          <w:sz w:val="24"/>
          <w:szCs w:val="24"/>
        </w:rPr>
        <w:t xml:space="preserve">metrical </w:t>
      </w:r>
      <w:r w:rsidRPr="007B47F8">
        <w:rPr>
          <w:rFonts w:cstheme="minorHAnsi"/>
          <w:color w:val="000000"/>
          <w:sz w:val="24"/>
          <w:szCs w:val="24"/>
        </w:rPr>
        <w:t xml:space="preserve">grouping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 </w:t>
      </w:r>
      <w:r w:rsidR="00B361C7">
        <w:rPr>
          <w:rFonts w:cstheme="minorHAnsi"/>
          <w:color w:val="000000"/>
          <w:sz w:val="24"/>
          <w:szCs w:val="24"/>
        </w:rPr>
        <w:t>1</w:t>
      </w:r>
      <w:r w:rsidR="00AD28D2">
        <w:rPr>
          <w:rFonts w:cstheme="minorHAnsi"/>
          <w:color w:val="000000"/>
          <w:sz w:val="24"/>
          <w:szCs w:val="24"/>
        </w:rPr>
        <w:t>–</w:t>
      </w:r>
      <w:r w:rsidR="00B361C7">
        <w:rPr>
          <w:rFonts w:cstheme="minorHAnsi"/>
          <w:color w:val="000000"/>
          <w:sz w:val="24"/>
          <w:szCs w:val="24"/>
        </w:rPr>
        <w:t>2</w:t>
      </w:r>
      <w:r w:rsidRPr="007B47F8">
        <w:rPr>
          <w:rFonts w:cstheme="minorHAnsi"/>
          <w:color w:val="000000"/>
          <w:sz w:val="24"/>
          <w:szCs w:val="24"/>
        </w:rPr>
        <w:t xml:space="preserve"> provide</w:t>
      </w:r>
      <w:r w:rsidR="0053479B">
        <w:rPr>
          <w:rFonts w:cstheme="minorHAnsi"/>
          <w:color w:val="000000"/>
          <w:sz w:val="24"/>
          <w:szCs w:val="24"/>
        </w:rPr>
        <w:t>s</w:t>
      </w:r>
      <w:r w:rsidRPr="007B47F8">
        <w:rPr>
          <w:rFonts w:cstheme="minorHAnsi"/>
          <w:color w:val="000000"/>
          <w:sz w:val="24"/>
          <w:szCs w:val="24"/>
        </w:rPr>
        <w:t xml:space="preserve"> a medium through which to </w:t>
      </w:r>
      <w:r w:rsidR="00127322">
        <w:rPr>
          <w:rFonts w:cstheme="minorHAnsi"/>
          <w:iCs/>
          <w:color w:val="000000"/>
          <w:sz w:val="24"/>
          <w:szCs w:val="24"/>
        </w:rPr>
        <w:t xml:space="preserve">interpret </w:t>
      </w:r>
      <w:r w:rsidRPr="007B47F8">
        <w:rPr>
          <w:rFonts w:cstheme="minorHAnsi"/>
          <w:color w:val="000000"/>
          <w:sz w:val="24"/>
          <w:szCs w:val="24"/>
        </w:rPr>
        <w:t xml:space="preserve">weakness </w:t>
      </w:r>
      <w:r w:rsidR="0053479B">
        <w:rPr>
          <w:rFonts w:cstheme="minorHAnsi"/>
          <w:color w:val="000000"/>
          <w:sz w:val="24"/>
          <w:szCs w:val="24"/>
        </w:rPr>
        <w:t xml:space="preserve">in </w:t>
      </w:r>
      <w:r w:rsidRPr="007B47F8">
        <w:rPr>
          <w:rFonts w:cstheme="minorHAnsi"/>
          <w:color w:val="000000"/>
          <w:sz w:val="24"/>
          <w:szCs w:val="24"/>
        </w:rPr>
        <w:t xml:space="preserve">the </w:t>
      </w:r>
      <w:r w:rsidR="0053479B">
        <w:rPr>
          <w:rFonts w:cstheme="minorHAnsi"/>
          <w:color w:val="000000"/>
          <w:sz w:val="24"/>
          <w:szCs w:val="24"/>
        </w:rPr>
        <w:t xml:space="preserve">B </w:t>
      </w:r>
      <w:del w:id="273" w:author="Segall, Christopher (segallcr)" w:date="2025-07-21T16:33:00Z">
        <w:r w:rsidRPr="007B47F8" w:rsidDel="00E67C8A">
          <w:rPr>
            <w:rFonts w:cstheme="minorHAnsi"/>
            <w:color w:val="000000"/>
            <w:sz w:val="24"/>
            <w:szCs w:val="24"/>
          </w:rPr>
          <w:delText xml:space="preserve">melody’s </w:delText>
        </w:r>
      </w:del>
      <w:ins w:id="274" w:author="Segall, Christopher (segallcr)" w:date="2025-07-21T16:33:00Z">
        <w:r w:rsidR="00E67C8A">
          <w:rPr>
            <w:rFonts w:cstheme="minorHAnsi"/>
            <w:color w:val="000000"/>
            <w:sz w:val="24"/>
            <w:szCs w:val="24"/>
          </w:rPr>
          <w:t>section’s</w:t>
        </w:r>
        <w:r w:rsidR="00E67C8A" w:rsidRPr="007B47F8">
          <w:rPr>
            <w:rFonts w:cstheme="minorHAnsi"/>
            <w:color w:val="000000"/>
            <w:sz w:val="24"/>
            <w:szCs w:val="24"/>
          </w:rPr>
          <w:t xml:space="preserve"> </w:t>
        </w:r>
      </w:ins>
      <w:r w:rsidRPr="007B47F8">
        <w:rPr>
          <w:rFonts w:cstheme="minorHAnsi"/>
          <w:color w:val="000000"/>
          <w:sz w:val="24"/>
          <w:szCs w:val="24"/>
        </w:rPr>
        <w:t xml:space="preserve">hop down to </w:t>
      </w:r>
      <w:ins w:id="275" w:author="Segall, Christopher (segallcr)" w:date="2025-07-21T16:33:00Z">
        <w:r w:rsidR="001A6602">
          <w:rPr>
            <w:rFonts w:cstheme="minorHAnsi"/>
            <w:color w:val="000000"/>
            <w:sz w:val="24"/>
            <w:szCs w:val="24"/>
          </w:rPr>
          <w:t xml:space="preserve">the </w:t>
        </w:r>
      </w:ins>
      <w:r w:rsidR="009F232A">
        <w:rPr>
          <w:rFonts w:cstheme="minorHAnsi"/>
          <w:color w:val="000000"/>
          <w:sz w:val="24"/>
          <w:szCs w:val="24"/>
        </w:rPr>
        <w:t xml:space="preserve">final </w:t>
      </w:r>
      <w:r w:rsidRPr="007B47F8">
        <w:rPr>
          <w:rFonts w:cstheme="minorHAnsi"/>
          <w:color w:val="000000"/>
          <w:sz w:val="24"/>
          <w:szCs w:val="24"/>
        </w:rPr>
        <w:t>F.</w:t>
      </w:r>
      <w:r w:rsidR="00DD103F">
        <w:rPr>
          <w:rStyle w:val="FootnoteReference"/>
          <w:rFonts w:cstheme="minorHAnsi"/>
          <w:color w:val="000000"/>
          <w:sz w:val="24"/>
          <w:szCs w:val="24"/>
        </w:rPr>
        <w:footnoteReference w:id="20"/>
      </w:r>
      <w:r w:rsidRPr="007B47F8">
        <w:rPr>
          <w:rFonts w:cstheme="minorHAnsi"/>
          <w:color w:val="000000"/>
          <w:sz w:val="24"/>
          <w:szCs w:val="24"/>
        </w:rPr>
        <w:t xml:space="preserve"> </w:t>
      </w:r>
      <w:r w:rsidR="0053479B">
        <w:rPr>
          <w:rFonts w:cstheme="minorHAnsi"/>
          <w:color w:val="000000"/>
          <w:sz w:val="24"/>
          <w:szCs w:val="24"/>
        </w:rPr>
        <w:t>W</w:t>
      </w:r>
      <w:r w:rsidRPr="007B47F8">
        <w:rPr>
          <w:rFonts w:cstheme="minorHAnsi"/>
          <w:color w:val="000000"/>
          <w:sz w:val="24"/>
          <w:szCs w:val="24"/>
        </w:rPr>
        <w:t xml:space="preserve">hat </w:t>
      </w:r>
      <w:r w:rsidR="00E63820">
        <w:rPr>
          <w:rFonts w:cstheme="minorHAnsi"/>
          <w:color w:val="000000"/>
          <w:sz w:val="24"/>
          <w:szCs w:val="24"/>
        </w:rPr>
        <w:t xml:space="preserve">appears </w:t>
      </w:r>
      <w:r w:rsidR="0053479B">
        <w:rPr>
          <w:rFonts w:cstheme="minorHAnsi"/>
          <w:color w:val="000000"/>
          <w:sz w:val="24"/>
          <w:szCs w:val="24"/>
        </w:rPr>
        <w:t>melodically</w:t>
      </w:r>
      <w:r w:rsidRPr="007B47F8">
        <w:rPr>
          <w:rFonts w:cstheme="minorHAnsi"/>
          <w:color w:val="000000"/>
          <w:sz w:val="24"/>
          <w:szCs w:val="24"/>
        </w:rPr>
        <w:t xml:space="preserve"> </w:t>
      </w:r>
      <w:proofErr w:type="spellStart"/>
      <w:r w:rsidRPr="007B47F8">
        <w:rPr>
          <w:rFonts w:cstheme="minorHAnsi"/>
          <w:color w:val="000000"/>
          <w:sz w:val="24"/>
          <w:szCs w:val="24"/>
        </w:rPr>
        <w:t>astylistic</w:t>
      </w:r>
      <w:proofErr w:type="spellEnd"/>
      <w:r w:rsidRPr="007B47F8">
        <w:rPr>
          <w:rFonts w:cstheme="minorHAnsi"/>
          <w:color w:val="000000"/>
          <w:sz w:val="24"/>
          <w:szCs w:val="24"/>
        </w:rPr>
        <w:t xml:space="preserve"> in </w:t>
      </w:r>
      <w:r w:rsidRPr="007B47F8">
        <w:rPr>
          <w:sz w:val="24"/>
          <w:szCs w:val="24"/>
        </w:rPr>
        <w:t>“</w:t>
      </w:r>
      <w:proofErr w:type="spellStart"/>
      <w:r w:rsidRPr="007B47F8">
        <w:rPr>
          <w:sz w:val="24"/>
          <w:szCs w:val="24"/>
        </w:rPr>
        <w:t>Loyaute</w:t>
      </w:r>
      <w:proofErr w:type="spellEnd"/>
      <w:r w:rsidRPr="007B47F8">
        <w:rPr>
          <w:sz w:val="24"/>
          <w:szCs w:val="24"/>
        </w:rPr>
        <w:t xml:space="preserve"> </w:t>
      </w:r>
      <w:proofErr w:type="spellStart"/>
      <w:r w:rsidRPr="007B47F8">
        <w:rPr>
          <w:sz w:val="24"/>
          <w:szCs w:val="24"/>
        </w:rPr>
        <w:t>weil</w:t>
      </w:r>
      <w:proofErr w:type="spellEnd"/>
      <w:r w:rsidRPr="007B47F8">
        <w:rPr>
          <w:sz w:val="24"/>
          <w:szCs w:val="24"/>
        </w:rPr>
        <w:t xml:space="preserve"> </w:t>
      </w:r>
      <w:proofErr w:type="spellStart"/>
      <w:r w:rsidRPr="007B47F8">
        <w:rPr>
          <w:sz w:val="24"/>
          <w:szCs w:val="24"/>
        </w:rPr>
        <w:t>tous</w:t>
      </w:r>
      <w:proofErr w:type="spellEnd"/>
      <w:r w:rsidRPr="007B47F8">
        <w:rPr>
          <w:sz w:val="24"/>
          <w:szCs w:val="24"/>
        </w:rPr>
        <w:t xml:space="preserve"> </w:t>
      </w:r>
      <w:proofErr w:type="spellStart"/>
      <w:r w:rsidRPr="007B47F8">
        <w:rPr>
          <w:sz w:val="24"/>
          <w:szCs w:val="24"/>
        </w:rPr>
        <w:t>jours</w:t>
      </w:r>
      <w:proofErr w:type="spellEnd"/>
      <w:r w:rsidRPr="007B47F8">
        <w:rPr>
          <w:sz w:val="24"/>
          <w:szCs w:val="24"/>
        </w:rPr>
        <w:t>”</w:t>
      </w:r>
      <w:r w:rsidRPr="007B47F8">
        <w:rPr>
          <w:rFonts w:cstheme="minorHAnsi"/>
          <w:color w:val="000000"/>
          <w:sz w:val="24"/>
          <w:szCs w:val="24"/>
        </w:rPr>
        <w:t xml:space="preserve">—a </w:t>
      </w:r>
      <w:r w:rsidR="009F232A">
        <w:rPr>
          <w:rFonts w:cstheme="minorHAnsi"/>
          <w:color w:val="000000"/>
          <w:sz w:val="24"/>
          <w:szCs w:val="24"/>
        </w:rPr>
        <w:t xml:space="preserve">short </w:t>
      </w:r>
      <w:r w:rsidRPr="007B47F8">
        <w:rPr>
          <w:rFonts w:cstheme="minorHAnsi"/>
          <w:color w:val="000000"/>
          <w:sz w:val="24"/>
          <w:szCs w:val="24"/>
        </w:rPr>
        <w:t>verse ending on the final—</w:t>
      </w:r>
      <w:r w:rsidR="0053479B">
        <w:rPr>
          <w:rFonts w:cstheme="minorHAnsi"/>
          <w:color w:val="000000"/>
          <w:sz w:val="24"/>
          <w:szCs w:val="24"/>
        </w:rPr>
        <w:t xml:space="preserve">is redeemed metrically </w:t>
      </w:r>
      <w:r w:rsidRPr="007B47F8">
        <w:rPr>
          <w:rFonts w:cstheme="minorHAnsi"/>
          <w:color w:val="000000"/>
          <w:sz w:val="24"/>
          <w:szCs w:val="24"/>
        </w:rPr>
        <w:t xml:space="preserve">because ^1 is relegated to the conventionally weak </w:t>
      </w:r>
      <w:r w:rsidR="00D94FCE">
        <w:rPr>
          <w:rFonts w:cstheme="minorHAnsi"/>
          <w:color w:val="000000"/>
          <w:sz w:val="24"/>
          <w:szCs w:val="24"/>
        </w:rPr>
        <w:t>beat 2</w:t>
      </w:r>
      <w:r w:rsidRPr="007B47F8">
        <w:rPr>
          <w:rFonts w:cstheme="minorHAnsi"/>
          <w:color w:val="000000"/>
          <w:sz w:val="24"/>
          <w:szCs w:val="24"/>
        </w:rPr>
        <w:t xml:space="preserve">. In other words, </w:t>
      </w:r>
      <w:commentRangeStart w:id="281"/>
      <w:r w:rsidRPr="007B47F8">
        <w:rPr>
          <w:rFonts w:cstheme="minorHAnsi"/>
          <w:color w:val="000000"/>
          <w:sz w:val="24"/>
          <w:szCs w:val="24"/>
        </w:rPr>
        <w:t xml:space="preserve">a pitch that is melodically </w:t>
      </w:r>
      <w:r w:rsidRPr="007B47F8">
        <w:rPr>
          <w:rFonts w:cstheme="minorHAnsi"/>
          <w:i/>
          <w:iCs/>
          <w:color w:val="000000"/>
          <w:sz w:val="24"/>
          <w:szCs w:val="24"/>
        </w:rPr>
        <w:t>clos</w:t>
      </w:r>
      <w:r w:rsidRPr="007B47F8">
        <w:rPr>
          <w:rFonts w:cstheme="minorHAnsi"/>
          <w:color w:val="000000"/>
          <w:sz w:val="24"/>
          <w:szCs w:val="24"/>
        </w:rPr>
        <w:t xml:space="preserve"> is </w:t>
      </w:r>
      <w:r w:rsidR="008E5C88">
        <w:rPr>
          <w:rFonts w:cstheme="minorHAnsi"/>
          <w:color w:val="000000"/>
          <w:sz w:val="24"/>
          <w:szCs w:val="24"/>
        </w:rPr>
        <w:t xml:space="preserve">positioned as </w:t>
      </w:r>
      <w:r w:rsidRPr="007B47F8">
        <w:rPr>
          <w:rFonts w:cstheme="minorHAnsi"/>
          <w:color w:val="000000"/>
          <w:sz w:val="24"/>
          <w:szCs w:val="24"/>
        </w:rPr>
        <w:t xml:space="preserve">metrically </w:t>
      </w:r>
      <w:proofErr w:type="spellStart"/>
      <w:r w:rsidRPr="007B47F8">
        <w:rPr>
          <w:rFonts w:cstheme="minorHAnsi"/>
          <w:i/>
          <w:iCs/>
          <w:color w:val="000000"/>
          <w:sz w:val="24"/>
          <w:szCs w:val="24"/>
        </w:rPr>
        <w:t>ouvert</w:t>
      </w:r>
      <w:commentRangeEnd w:id="281"/>
      <w:proofErr w:type="spellEnd"/>
      <w:r w:rsidR="00030274">
        <w:rPr>
          <w:rStyle w:val="CommentReference"/>
        </w:rPr>
        <w:commentReference w:id="281"/>
      </w:r>
      <w:r w:rsidRPr="007B47F8">
        <w:rPr>
          <w:rFonts w:cstheme="minorHAnsi"/>
          <w:color w:val="000000"/>
          <w:sz w:val="24"/>
          <w:szCs w:val="24"/>
        </w:rPr>
        <w:t>.</w:t>
      </w:r>
    </w:p>
    <w:p w14:paraId="3C92E6B9" w14:textId="77777777" w:rsidR="001255DD" w:rsidRDefault="001255DD" w:rsidP="001255DD">
      <w:pPr>
        <w:spacing w:line="480" w:lineRule="auto"/>
        <w:rPr>
          <w:ins w:id="282" w:author="Segall, Christopher (segallcr)" w:date="2025-07-21T16:30:00Z"/>
          <w:rFonts w:cstheme="minorHAnsi"/>
          <w:color w:val="000000"/>
          <w:sz w:val="24"/>
          <w:szCs w:val="24"/>
        </w:rPr>
      </w:pPr>
    </w:p>
    <w:p w14:paraId="1324C6A4" w14:textId="77777777" w:rsidR="00AF7C4C" w:rsidRPr="007B47F8" w:rsidRDefault="00AF7C4C" w:rsidP="00AF7C4C">
      <w:pPr>
        <w:spacing w:line="480" w:lineRule="auto"/>
        <w:rPr>
          <w:ins w:id="283" w:author="Segall, Christopher (segallcr)" w:date="2025-07-21T16:30:00Z"/>
          <w:rFonts w:cstheme="minorHAnsi"/>
          <w:color w:val="000000"/>
          <w:sz w:val="24"/>
          <w:szCs w:val="24"/>
        </w:rPr>
      </w:pPr>
      <w:ins w:id="284" w:author="Segall, Christopher (segallcr)" w:date="2025-07-21T16:30:00Z">
        <w:r>
          <w:rPr>
            <w:rFonts w:cstheme="minorHAnsi"/>
            <w:b/>
            <w:bCs/>
            <w:color w:val="000000"/>
            <w:sz w:val="24"/>
            <w:szCs w:val="24"/>
          </w:rPr>
          <w:t>Example 4</w:t>
        </w:r>
        <w:r w:rsidRPr="007B47F8">
          <w:rPr>
            <w:rFonts w:cstheme="minorHAnsi"/>
            <w:color w:val="000000"/>
            <w:sz w:val="24"/>
            <w:szCs w:val="24"/>
          </w:rPr>
          <w:t xml:space="preserve"> </w:t>
        </w:r>
        <w:r>
          <w:rPr>
            <w:rFonts w:cstheme="minorHAnsi"/>
            <w:color w:val="000000"/>
            <w:sz w:val="24"/>
            <w:szCs w:val="24"/>
          </w:rPr>
          <w:t xml:space="preserve">Guillaume de </w:t>
        </w:r>
        <w:r w:rsidRPr="007B47F8">
          <w:rPr>
            <w:rFonts w:cstheme="minorHAnsi"/>
            <w:color w:val="000000"/>
            <w:sz w:val="24"/>
            <w:szCs w:val="24"/>
          </w:rPr>
          <w:t>Machaut</w:t>
        </w:r>
        <w:r>
          <w:rPr>
            <w:rFonts w:cstheme="minorHAnsi"/>
            <w:color w:val="000000"/>
            <w:sz w:val="24"/>
            <w:szCs w:val="24"/>
          </w:rPr>
          <w:t>,</w:t>
        </w:r>
        <w:r w:rsidRPr="007B47F8">
          <w:rPr>
            <w:rFonts w:cstheme="minorHAnsi"/>
            <w:color w:val="000000"/>
            <w:sz w:val="24"/>
            <w:szCs w:val="24"/>
          </w:rPr>
          <w:t xml:space="preserve"> </w:t>
        </w:r>
        <w:r w:rsidRPr="007B47F8">
          <w:rPr>
            <w:sz w:val="24"/>
            <w:szCs w:val="24"/>
          </w:rPr>
          <w:t>“</w:t>
        </w:r>
        <w:proofErr w:type="spellStart"/>
        <w:r w:rsidRPr="007B47F8">
          <w:rPr>
            <w:sz w:val="24"/>
            <w:szCs w:val="24"/>
          </w:rPr>
          <w:t>Loyaute</w:t>
        </w:r>
        <w:proofErr w:type="spellEnd"/>
        <w:r w:rsidRPr="007B47F8">
          <w:rPr>
            <w:sz w:val="24"/>
            <w:szCs w:val="24"/>
          </w:rPr>
          <w:t xml:space="preserve"> </w:t>
        </w:r>
        <w:proofErr w:type="spellStart"/>
        <w:r w:rsidRPr="007B47F8">
          <w:rPr>
            <w:sz w:val="24"/>
            <w:szCs w:val="24"/>
          </w:rPr>
          <w:t>weil</w:t>
        </w:r>
        <w:proofErr w:type="spellEnd"/>
        <w:r w:rsidRPr="007B47F8">
          <w:rPr>
            <w:sz w:val="24"/>
            <w:szCs w:val="24"/>
          </w:rPr>
          <w:t xml:space="preserve"> </w:t>
        </w:r>
        <w:proofErr w:type="spellStart"/>
        <w:r w:rsidRPr="007B47F8">
          <w:rPr>
            <w:sz w:val="24"/>
            <w:szCs w:val="24"/>
          </w:rPr>
          <w:t>tous</w:t>
        </w:r>
        <w:proofErr w:type="spellEnd"/>
        <w:r w:rsidRPr="007B47F8">
          <w:rPr>
            <w:sz w:val="24"/>
            <w:szCs w:val="24"/>
          </w:rPr>
          <w:t xml:space="preserve"> </w:t>
        </w:r>
        <w:proofErr w:type="spellStart"/>
        <w:r w:rsidRPr="007B47F8">
          <w:rPr>
            <w:sz w:val="24"/>
            <w:szCs w:val="24"/>
          </w:rPr>
          <w:t>jours</w:t>
        </w:r>
        <w:proofErr w:type="spellEnd"/>
        <w:r w:rsidRPr="007B47F8">
          <w:rPr>
            <w:sz w:val="24"/>
            <w:szCs w:val="24"/>
          </w:rPr>
          <w:t>” (V2)</w:t>
        </w:r>
        <w:r>
          <w:rPr>
            <w:sz w:val="24"/>
            <w:szCs w:val="24"/>
          </w:rPr>
          <w:t>,</w:t>
        </w:r>
        <w:r w:rsidRPr="007B47F8">
          <w:rPr>
            <w:sz w:val="24"/>
            <w:szCs w:val="24"/>
          </w:rPr>
          <w:t xml:space="preserve"> </w:t>
        </w:r>
        <w:r>
          <w:rPr>
            <w:sz w:val="24"/>
            <w:szCs w:val="24"/>
          </w:rPr>
          <w:t>metrically interpreted.</w:t>
        </w:r>
      </w:ins>
    </w:p>
    <w:p w14:paraId="431B8E09" w14:textId="77777777" w:rsidR="00AF7C4C" w:rsidRDefault="00AF7C4C" w:rsidP="001255DD">
      <w:pPr>
        <w:spacing w:line="480" w:lineRule="auto"/>
        <w:rPr>
          <w:rFonts w:cstheme="minorHAnsi"/>
          <w:color w:val="000000"/>
          <w:sz w:val="24"/>
          <w:szCs w:val="24"/>
        </w:rPr>
      </w:pPr>
    </w:p>
    <w:p w14:paraId="19D15168" w14:textId="0414E512" w:rsidR="001255DD" w:rsidRPr="001255DD" w:rsidRDefault="001255DD" w:rsidP="004A3E2B">
      <w:pPr>
        <w:pStyle w:val="Heading1"/>
      </w:pPr>
      <w:r w:rsidRPr="001255DD">
        <w:t xml:space="preserve">Metrical </w:t>
      </w:r>
      <w:r w:rsidR="002F728B">
        <w:t>Organization</w:t>
      </w:r>
      <w:r w:rsidRPr="001255DD">
        <w:t xml:space="preserve"> in the Danced Songs</w:t>
      </w:r>
    </w:p>
    <w:p w14:paraId="11CBAE78" w14:textId="49633CEF" w:rsidR="005B3E15" w:rsidRPr="007D7500" w:rsidRDefault="00FD05D5" w:rsidP="006B7218">
      <w:pPr>
        <w:spacing w:line="480" w:lineRule="auto"/>
        <w:rPr>
          <w:rFonts w:cstheme="minorHAnsi"/>
          <w:color w:val="000000"/>
          <w:sz w:val="24"/>
          <w:szCs w:val="24"/>
        </w:rPr>
      </w:pPr>
      <w:del w:id="285" w:author="Segall, Christopher (segallcr)" w:date="2025-07-23T10:56:00Z">
        <w:r w:rsidDel="00F377A8">
          <w:rPr>
            <w:rFonts w:cstheme="minorHAnsi"/>
            <w:color w:val="000000"/>
            <w:sz w:val="24"/>
            <w:szCs w:val="24"/>
          </w:rPr>
          <w:delText xml:space="preserve">I </w:delText>
        </w:r>
        <w:r w:rsidR="00B50FF2" w:rsidDel="00F377A8">
          <w:rPr>
            <w:rFonts w:cstheme="minorHAnsi"/>
            <w:color w:val="000000"/>
            <w:sz w:val="24"/>
            <w:szCs w:val="24"/>
          </w:rPr>
          <w:delText xml:space="preserve">now </w:delText>
        </w:r>
        <w:r w:rsidR="00541168" w:rsidDel="00F377A8">
          <w:rPr>
            <w:rFonts w:cstheme="minorHAnsi"/>
            <w:color w:val="000000"/>
            <w:sz w:val="24"/>
            <w:szCs w:val="24"/>
          </w:rPr>
          <w:delText xml:space="preserve">turn to </w:delText>
        </w:r>
      </w:del>
      <w:ins w:id="286" w:author="Segall, Christopher (segallcr)" w:date="2025-07-23T10:56:00Z">
        <w:r w:rsidR="00F377A8">
          <w:rPr>
            <w:rFonts w:cstheme="minorHAnsi"/>
            <w:color w:val="000000"/>
            <w:sz w:val="24"/>
            <w:szCs w:val="24"/>
          </w:rPr>
          <w:t xml:space="preserve">In </w:t>
        </w:r>
      </w:ins>
      <w:r w:rsidR="005B3E15">
        <w:rPr>
          <w:rFonts w:cstheme="minorHAnsi"/>
          <w:color w:val="000000"/>
          <w:sz w:val="24"/>
          <w:szCs w:val="24"/>
        </w:rPr>
        <w:t xml:space="preserve">Machaut’s </w:t>
      </w:r>
      <w:r w:rsidR="005B3E15" w:rsidRPr="00B94DE6">
        <w:rPr>
          <w:rFonts w:cstheme="minorHAnsi"/>
          <w:i/>
          <w:color w:val="000000"/>
          <w:sz w:val="24"/>
          <w:szCs w:val="24"/>
        </w:rPr>
        <w:t xml:space="preserve">chansons </w:t>
      </w:r>
      <w:proofErr w:type="spellStart"/>
      <w:r w:rsidR="005B3E15" w:rsidRPr="00B94DE6">
        <w:rPr>
          <w:rFonts w:cstheme="minorHAnsi"/>
          <w:i/>
          <w:color w:val="000000"/>
          <w:sz w:val="24"/>
          <w:szCs w:val="24"/>
        </w:rPr>
        <w:t>baladées</w:t>
      </w:r>
      <w:proofErr w:type="spellEnd"/>
      <w:ins w:id="287" w:author="Segall, Christopher (segallcr)" w:date="2025-07-23T10:56:00Z">
        <w:r w:rsidR="00F377A8">
          <w:rPr>
            <w:rFonts w:cstheme="minorHAnsi"/>
            <w:iCs/>
            <w:color w:val="000000"/>
            <w:sz w:val="24"/>
            <w:szCs w:val="24"/>
          </w:rPr>
          <w:t>,</w:t>
        </w:r>
      </w:ins>
      <w:r w:rsidR="005B3E15">
        <w:rPr>
          <w:rFonts w:cstheme="minorHAnsi"/>
          <w:color w:val="000000"/>
          <w:sz w:val="24"/>
          <w:szCs w:val="24"/>
        </w:rPr>
        <w:t xml:space="preserve"> </w:t>
      </w:r>
      <w:del w:id="288" w:author="Segall, Christopher (segallcr)" w:date="2025-07-23T10:56:00Z">
        <w:r w:rsidR="005D5F6F" w:rsidDel="00F377A8">
          <w:rPr>
            <w:rFonts w:cstheme="minorHAnsi"/>
            <w:color w:val="000000"/>
            <w:sz w:val="24"/>
            <w:szCs w:val="24"/>
          </w:rPr>
          <w:delText xml:space="preserve">in which </w:delText>
        </w:r>
      </w:del>
      <w:r w:rsidR="00541168" w:rsidRPr="00F377A8">
        <w:rPr>
          <w:rFonts w:cstheme="minorHAnsi"/>
          <w:color w:val="000000"/>
          <w:sz w:val="24"/>
          <w:szCs w:val="24"/>
        </w:rPr>
        <w:t>irregular groupings</w:t>
      </w:r>
      <w:r w:rsidR="005D5F6F" w:rsidRPr="00F377A8">
        <w:rPr>
          <w:rFonts w:cstheme="minorHAnsi"/>
          <w:color w:val="000000"/>
          <w:sz w:val="24"/>
          <w:szCs w:val="24"/>
        </w:rPr>
        <w:t>, subverted metrical entrainment, and off-kilter metrical organization</w:t>
      </w:r>
      <w:r w:rsidR="005D5F6F">
        <w:rPr>
          <w:rFonts w:cstheme="minorHAnsi"/>
          <w:color w:val="000000"/>
          <w:sz w:val="24"/>
          <w:szCs w:val="24"/>
        </w:rPr>
        <w:t xml:space="preserve"> </w:t>
      </w:r>
      <w:del w:id="289" w:author="Segall, Christopher (segallcr)" w:date="2025-07-23T10:57:00Z">
        <w:r w:rsidR="00B50FF2" w:rsidDel="0061014D">
          <w:rPr>
            <w:rFonts w:cstheme="minorHAnsi"/>
            <w:color w:val="000000"/>
            <w:sz w:val="24"/>
            <w:szCs w:val="24"/>
          </w:rPr>
          <w:delText xml:space="preserve">represent the </w:delText>
        </w:r>
      </w:del>
      <w:ins w:id="290" w:author="Segall, Christopher (segallcr)" w:date="2025-07-23T10:57:00Z">
        <w:r w:rsidR="0061014D">
          <w:rPr>
            <w:rFonts w:cstheme="minorHAnsi"/>
            <w:color w:val="000000"/>
            <w:sz w:val="24"/>
            <w:szCs w:val="24"/>
          </w:rPr>
          <w:t xml:space="preserve">evince </w:t>
        </w:r>
      </w:ins>
      <w:r w:rsidR="00541168">
        <w:rPr>
          <w:rFonts w:cstheme="minorHAnsi"/>
          <w:color w:val="000000"/>
          <w:sz w:val="24"/>
          <w:szCs w:val="24"/>
        </w:rPr>
        <w:t xml:space="preserve">development of a dance genre </w:t>
      </w:r>
      <w:ins w:id="291" w:author="Segall, Christopher (segallcr)" w:date="2025-07-23T10:58:00Z">
        <w:r w:rsidR="004C7DB1">
          <w:rPr>
            <w:rFonts w:cstheme="minorHAnsi"/>
            <w:color w:val="000000"/>
            <w:sz w:val="24"/>
            <w:szCs w:val="24"/>
          </w:rPr>
          <w:t xml:space="preserve">originally </w:t>
        </w:r>
      </w:ins>
      <w:r w:rsidR="00541168">
        <w:rPr>
          <w:rFonts w:cstheme="minorHAnsi"/>
          <w:color w:val="000000"/>
          <w:sz w:val="24"/>
          <w:szCs w:val="24"/>
        </w:rPr>
        <w:t xml:space="preserve">rooted in </w:t>
      </w:r>
      <w:r w:rsidR="005B3E15" w:rsidRPr="007B47F8">
        <w:rPr>
          <w:rFonts w:cstheme="minorHAnsi"/>
          <w:color w:val="000000"/>
          <w:sz w:val="24"/>
          <w:szCs w:val="24"/>
        </w:rPr>
        <w:t xml:space="preserve">steady metrical </w:t>
      </w:r>
      <w:r w:rsidR="00541168">
        <w:rPr>
          <w:rFonts w:cstheme="minorHAnsi"/>
          <w:color w:val="000000"/>
          <w:sz w:val="24"/>
          <w:szCs w:val="24"/>
        </w:rPr>
        <w:t>procession</w:t>
      </w:r>
      <w:r w:rsidR="005B3E15" w:rsidRPr="007B47F8">
        <w:rPr>
          <w:rFonts w:cstheme="minorHAnsi"/>
          <w:color w:val="000000"/>
          <w:sz w:val="24"/>
          <w:szCs w:val="24"/>
        </w:rPr>
        <w:t xml:space="preserve">. </w:t>
      </w:r>
      <w:r w:rsidR="005B3E15">
        <w:rPr>
          <w:rFonts w:cstheme="minorHAnsi"/>
          <w:color w:val="000000"/>
          <w:sz w:val="24"/>
          <w:szCs w:val="24"/>
        </w:rPr>
        <w:t xml:space="preserve">As with </w:t>
      </w:r>
      <w:del w:id="292" w:author="Segall, Christopher (segallcr)" w:date="2025-07-23T10:59:00Z">
        <w:r w:rsidR="005B3E15" w:rsidDel="0061658E">
          <w:rPr>
            <w:rFonts w:cstheme="minorHAnsi"/>
            <w:color w:val="000000"/>
            <w:sz w:val="24"/>
            <w:szCs w:val="24"/>
          </w:rPr>
          <w:delText xml:space="preserve">the previous dance </w:delText>
        </w:r>
      </w:del>
      <w:ins w:id="293" w:author="Segall, Christopher (segallcr)" w:date="2025-07-23T10:59:00Z">
        <w:r w:rsidR="0061658E">
          <w:rPr>
            <w:rFonts w:cstheme="minorHAnsi"/>
            <w:color w:val="000000"/>
            <w:sz w:val="24"/>
            <w:szCs w:val="24"/>
          </w:rPr>
          <w:t xml:space="preserve">other </w:t>
        </w:r>
      </w:ins>
      <w:r w:rsidR="005B3E15">
        <w:rPr>
          <w:rFonts w:cstheme="minorHAnsi"/>
          <w:color w:val="000000"/>
          <w:sz w:val="24"/>
          <w:szCs w:val="24"/>
        </w:rPr>
        <w:t>songs</w:t>
      </w:r>
      <w:r w:rsidR="007D7500">
        <w:rPr>
          <w:rFonts w:cstheme="minorHAnsi"/>
          <w:color w:val="000000"/>
          <w:sz w:val="24"/>
          <w:szCs w:val="24"/>
        </w:rPr>
        <w:t xml:space="preserve"> in imperfect major mensuration</w:t>
      </w:r>
      <w:r w:rsidR="005B3E15">
        <w:rPr>
          <w:rFonts w:cstheme="minorHAnsi"/>
          <w:color w:val="000000"/>
          <w:sz w:val="24"/>
          <w:szCs w:val="24"/>
        </w:rPr>
        <w:t xml:space="preserve">, </w:t>
      </w:r>
      <w:del w:id="294" w:author="Segall, Christopher (segallcr)" w:date="2025-07-23T10:59:00Z">
        <w:r w:rsidR="005B3E15" w:rsidDel="0061658E">
          <w:rPr>
            <w:rFonts w:cstheme="minorHAnsi"/>
            <w:color w:val="000000"/>
            <w:sz w:val="24"/>
            <w:szCs w:val="24"/>
          </w:rPr>
          <w:delText xml:space="preserve">Machaut’s </w:delText>
        </w:r>
      </w:del>
      <w:ins w:id="295" w:author="Segall, Christopher (segallcr)" w:date="2025-07-23T10:59:00Z">
        <w:r w:rsidR="0061658E">
          <w:rPr>
            <w:rFonts w:cstheme="minorHAnsi"/>
            <w:color w:val="000000"/>
            <w:sz w:val="24"/>
            <w:szCs w:val="24"/>
          </w:rPr>
          <w:t xml:space="preserve">the </w:t>
        </w:r>
      </w:ins>
      <w:proofErr w:type="spellStart"/>
      <w:r w:rsidR="005B3E15">
        <w:rPr>
          <w:rFonts w:cstheme="minorHAnsi"/>
          <w:color w:val="000000"/>
          <w:sz w:val="24"/>
          <w:szCs w:val="24"/>
        </w:rPr>
        <w:t>virelai</w:t>
      </w:r>
      <w:proofErr w:type="spellEnd"/>
      <w:r w:rsidR="005B3E15">
        <w:rPr>
          <w:rFonts w:cstheme="minorHAnsi"/>
          <w:color w:val="000000"/>
          <w:sz w:val="24"/>
          <w:szCs w:val="24"/>
        </w:rPr>
        <w:t xml:space="preserve"> “</w:t>
      </w:r>
      <w:proofErr w:type="spellStart"/>
      <w:r w:rsidR="005B3E15">
        <w:rPr>
          <w:rFonts w:cstheme="minorHAnsi"/>
          <w:color w:val="000000"/>
          <w:sz w:val="24"/>
          <w:szCs w:val="24"/>
        </w:rPr>
        <w:t>J’aim</w:t>
      </w:r>
      <w:proofErr w:type="spellEnd"/>
      <w:r w:rsidR="005B3E15">
        <w:rPr>
          <w:rFonts w:cstheme="minorHAnsi"/>
          <w:color w:val="000000"/>
          <w:sz w:val="24"/>
          <w:szCs w:val="24"/>
        </w:rPr>
        <w:t xml:space="preserve"> sans </w:t>
      </w:r>
      <w:proofErr w:type="spellStart"/>
      <w:r w:rsidR="005B3E15">
        <w:rPr>
          <w:rFonts w:cstheme="minorHAnsi"/>
          <w:color w:val="000000"/>
          <w:sz w:val="24"/>
          <w:szCs w:val="24"/>
        </w:rPr>
        <w:t>penser</w:t>
      </w:r>
      <w:proofErr w:type="spellEnd"/>
      <w:r w:rsidR="005B3E15">
        <w:rPr>
          <w:rFonts w:cstheme="minorHAnsi"/>
          <w:color w:val="000000"/>
          <w:sz w:val="24"/>
          <w:szCs w:val="24"/>
        </w:rPr>
        <w:t xml:space="preserve"> </w:t>
      </w:r>
      <w:proofErr w:type="spellStart"/>
      <w:r w:rsidR="005B3E15">
        <w:rPr>
          <w:rFonts w:cstheme="minorHAnsi"/>
          <w:color w:val="000000"/>
          <w:sz w:val="24"/>
          <w:szCs w:val="24"/>
        </w:rPr>
        <w:t>laidure</w:t>
      </w:r>
      <w:proofErr w:type="spellEnd"/>
      <w:r w:rsidR="005B3E15">
        <w:rPr>
          <w:rFonts w:cstheme="minorHAnsi"/>
          <w:color w:val="000000"/>
          <w:sz w:val="24"/>
          <w:szCs w:val="24"/>
        </w:rPr>
        <w:t xml:space="preserve">” </w:t>
      </w:r>
      <w:ins w:id="296" w:author="Segall, Christopher (segallcr)" w:date="2025-07-23T10:59:00Z">
        <w:r w:rsidR="0061658E">
          <w:rPr>
            <w:rFonts w:cstheme="minorHAnsi"/>
            <w:color w:val="000000"/>
            <w:sz w:val="24"/>
            <w:szCs w:val="24"/>
          </w:rPr>
          <w:t xml:space="preserve">(V14) </w:t>
        </w:r>
      </w:ins>
      <w:r w:rsidR="005B3E15">
        <w:rPr>
          <w:rFonts w:cstheme="minorHAnsi"/>
          <w:color w:val="000000"/>
          <w:sz w:val="24"/>
          <w:szCs w:val="24"/>
        </w:rPr>
        <w:t>can be transcribed in 6/8</w:t>
      </w:r>
      <w:ins w:id="297" w:author="Segall, Christopher (segallcr)" w:date="2025-07-10T19:43:00Z">
        <w:r w:rsidR="00EC108A">
          <w:rPr>
            <w:rFonts w:cstheme="minorHAnsi"/>
            <w:color w:val="000000"/>
            <w:sz w:val="24"/>
            <w:szCs w:val="24"/>
          </w:rPr>
          <w:t>.</w:t>
        </w:r>
      </w:ins>
      <w:r w:rsidR="005B3E15">
        <w:rPr>
          <w:rFonts w:cstheme="minorHAnsi"/>
          <w:color w:val="000000"/>
          <w:sz w:val="24"/>
          <w:szCs w:val="24"/>
        </w:rPr>
        <w:t xml:space="preserve"> </w:t>
      </w:r>
      <w:del w:id="298" w:author="Segall, Christopher (segallcr)" w:date="2025-07-10T19:43:00Z">
        <w:r w:rsidR="005B3E15" w:rsidDel="00EC108A">
          <w:rPr>
            <w:rFonts w:cstheme="minorHAnsi"/>
            <w:color w:val="000000"/>
            <w:sz w:val="24"/>
            <w:szCs w:val="24"/>
          </w:rPr>
          <w:delText xml:space="preserve">and </w:delText>
        </w:r>
      </w:del>
      <w:ins w:id="299" w:author="Segall, Christopher (segallcr)" w:date="2025-07-10T19:43:00Z">
        <w:r w:rsidR="00EC108A">
          <w:rPr>
            <w:rFonts w:cstheme="minorHAnsi"/>
            <w:b/>
            <w:bCs/>
            <w:color w:val="000000"/>
            <w:sz w:val="24"/>
            <w:szCs w:val="24"/>
            <w:u w:val="single"/>
          </w:rPr>
          <w:t xml:space="preserve">Example </w:t>
        </w:r>
      </w:ins>
      <w:ins w:id="300" w:author="Segall, Christopher (segallcr)" w:date="2025-07-10T19:44:00Z">
        <w:r w:rsidR="00EC108A">
          <w:rPr>
            <w:rFonts w:cstheme="minorHAnsi"/>
            <w:b/>
            <w:bCs/>
            <w:color w:val="000000"/>
            <w:sz w:val="24"/>
            <w:szCs w:val="24"/>
            <w:u w:val="single"/>
          </w:rPr>
          <w:t xml:space="preserve">5 </w:t>
        </w:r>
        <w:r w:rsidR="00EC108A">
          <w:rPr>
            <w:rFonts w:cstheme="minorHAnsi"/>
            <w:color w:val="000000"/>
            <w:sz w:val="24"/>
            <w:szCs w:val="24"/>
          </w:rPr>
          <w:t xml:space="preserve">assigns </w:t>
        </w:r>
        <w:r w:rsidR="002B108E">
          <w:rPr>
            <w:rFonts w:cstheme="minorHAnsi"/>
            <w:color w:val="000000"/>
            <w:sz w:val="24"/>
            <w:szCs w:val="24"/>
          </w:rPr>
          <w:t xml:space="preserve">a </w:t>
        </w:r>
      </w:ins>
      <w:r w:rsidR="006C4C19" w:rsidRPr="00EC108A">
        <w:rPr>
          <w:rFonts w:cstheme="minorHAnsi"/>
          <w:color w:val="000000"/>
          <w:sz w:val="24"/>
          <w:szCs w:val="24"/>
        </w:rPr>
        <w:t>metrical</w:t>
      </w:r>
      <w:r w:rsidR="006C4C19">
        <w:rPr>
          <w:rFonts w:cstheme="minorHAnsi"/>
          <w:color w:val="000000"/>
          <w:sz w:val="24"/>
          <w:szCs w:val="24"/>
        </w:rPr>
        <w:t xml:space="preserve"> identity </w:t>
      </w:r>
      <w:del w:id="301" w:author="Segall, Christopher (segallcr)" w:date="2025-07-10T19:44:00Z">
        <w:r w:rsidR="005B3E15" w:rsidDel="002B108E">
          <w:rPr>
            <w:rFonts w:cstheme="minorHAnsi"/>
            <w:color w:val="000000"/>
            <w:sz w:val="24"/>
            <w:szCs w:val="24"/>
          </w:rPr>
          <w:delText xml:space="preserve">assigned </w:delText>
        </w:r>
      </w:del>
      <w:r w:rsidR="005B3E15">
        <w:rPr>
          <w:rFonts w:cstheme="minorHAnsi"/>
          <w:color w:val="000000"/>
          <w:sz w:val="24"/>
          <w:szCs w:val="24"/>
        </w:rPr>
        <w:t>to each beat</w:t>
      </w:r>
      <w:del w:id="302" w:author="Segall, Christopher (segallcr)" w:date="2025-07-10T19:44:00Z">
        <w:r w:rsidR="005B3E15" w:rsidDel="002B108E">
          <w:rPr>
            <w:rFonts w:cstheme="minorHAnsi"/>
            <w:color w:val="000000"/>
            <w:sz w:val="24"/>
            <w:szCs w:val="24"/>
          </w:rPr>
          <w:delText xml:space="preserve"> like in </w:delText>
        </w:r>
        <w:r w:rsidR="00776DE8" w:rsidRPr="00747236" w:rsidDel="002B108E">
          <w:rPr>
            <w:rFonts w:cstheme="minorHAnsi"/>
            <w:b/>
            <w:bCs/>
            <w:color w:val="000000"/>
            <w:sz w:val="24"/>
            <w:szCs w:val="24"/>
            <w:u w:val="single"/>
          </w:rPr>
          <w:delText>Example 5</w:delText>
        </w:r>
      </w:del>
      <w:r w:rsidR="005B3E15" w:rsidRPr="002B108E">
        <w:rPr>
          <w:rFonts w:cstheme="minorHAnsi"/>
          <w:color w:val="000000"/>
          <w:sz w:val="24"/>
          <w:szCs w:val="24"/>
        </w:rPr>
        <w:t>.</w:t>
      </w:r>
    </w:p>
    <w:p w14:paraId="4DF0E24C" w14:textId="0BE08684" w:rsidR="005B3E15" w:rsidRDefault="005B3E15" w:rsidP="005B3E15">
      <w:pPr>
        <w:spacing w:line="480" w:lineRule="auto"/>
        <w:jc w:val="center"/>
        <w:rPr>
          <w:rFonts w:cstheme="minorHAnsi"/>
          <w:color w:val="000000"/>
          <w:sz w:val="24"/>
          <w:szCs w:val="24"/>
        </w:rPr>
      </w:pPr>
    </w:p>
    <w:p w14:paraId="2D2659FF" w14:textId="656FF5A1" w:rsidR="005B3E15" w:rsidRDefault="00776DE8" w:rsidP="00D80CC1">
      <w:pPr>
        <w:spacing w:line="480" w:lineRule="auto"/>
        <w:rPr>
          <w:rFonts w:cstheme="minorHAnsi"/>
          <w:color w:val="000000"/>
          <w:sz w:val="24"/>
          <w:szCs w:val="24"/>
        </w:rPr>
      </w:pPr>
      <w:r>
        <w:rPr>
          <w:rFonts w:cstheme="minorHAnsi"/>
          <w:b/>
          <w:bCs/>
          <w:color w:val="000000"/>
          <w:sz w:val="24"/>
          <w:szCs w:val="24"/>
        </w:rPr>
        <w:t>Example 5</w:t>
      </w:r>
      <w:r w:rsidR="005B3E15">
        <w:rPr>
          <w:rFonts w:cstheme="minorHAnsi"/>
          <w:color w:val="000000"/>
          <w:sz w:val="24"/>
          <w:szCs w:val="24"/>
        </w:rPr>
        <w:t xml:space="preserve"> </w:t>
      </w:r>
      <w:ins w:id="303" w:author="Segall, Christopher (segallcr)" w:date="2025-07-10T19:44:00Z">
        <w:r w:rsidR="002B108E">
          <w:rPr>
            <w:rFonts w:cstheme="minorHAnsi"/>
            <w:color w:val="000000"/>
            <w:sz w:val="24"/>
            <w:szCs w:val="24"/>
          </w:rPr>
          <w:t xml:space="preserve">Guillaume de </w:t>
        </w:r>
      </w:ins>
      <w:r w:rsidR="005B3E15">
        <w:rPr>
          <w:rFonts w:cstheme="minorHAnsi"/>
          <w:color w:val="000000"/>
          <w:sz w:val="24"/>
          <w:szCs w:val="24"/>
        </w:rPr>
        <w:t>Machaut</w:t>
      </w:r>
      <w:r w:rsidR="003A2F5D">
        <w:rPr>
          <w:rFonts w:cstheme="minorHAnsi"/>
          <w:color w:val="000000"/>
          <w:sz w:val="24"/>
          <w:szCs w:val="24"/>
        </w:rPr>
        <w:t>,</w:t>
      </w:r>
      <w:r w:rsidR="005B3E15">
        <w:rPr>
          <w:rFonts w:cstheme="minorHAnsi"/>
          <w:color w:val="000000"/>
          <w:sz w:val="24"/>
          <w:szCs w:val="24"/>
        </w:rPr>
        <w:t xml:space="preserve"> “</w:t>
      </w:r>
      <w:proofErr w:type="spellStart"/>
      <w:r w:rsidR="005B3E15">
        <w:rPr>
          <w:rFonts w:cstheme="minorHAnsi"/>
          <w:color w:val="000000"/>
          <w:sz w:val="24"/>
          <w:szCs w:val="24"/>
        </w:rPr>
        <w:t>J’aim</w:t>
      </w:r>
      <w:proofErr w:type="spellEnd"/>
      <w:r w:rsidR="005B3E15">
        <w:rPr>
          <w:rFonts w:cstheme="minorHAnsi"/>
          <w:color w:val="000000"/>
          <w:sz w:val="24"/>
          <w:szCs w:val="24"/>
        </w:rPr>
        <w:t xml:space="preserve"> sans </w:t>
      </w:r>
      <w:proofErr w:type="spellStart"/>
      <w:r w:rsidR="005B3E15">
        <w:rPr>
          <w:rFonts w:cstheme="minorHAnsi"/>
          <w:color w:val="000000"/>
          <w:sz w:val="24"/>
          <w:szCs w:val="24"/>
        </w:rPr>
        <w:t>penser</w:t>
      </w:r>
      <w:proofErr w:type="spellEnd"/>
      <w:r w:rsidR="005B3E15">
        <w:rPr>
          <w:rFonts w:cstheme="minorHAnsi"/>
          <w:color w:val="000000"/>
          <w:sz w:val="24"/>
          <w:szCs w:val="24"/>
        </w:rPr>
        <w:t xml:space="preserve"> </w:t>
      </w:r>
      <w:proofErr w:type="spellStart"/>
      <w:r w:rsidR="005B3E15">
        <w:rPr>
          <w:rFonts w:cstheme="minorHAnsi"/>
          <w:color w:val="000000"/>
          <w:sz w:val="24"/>
          <w:szCs w:val="24"/>
        </w:rPr>
        <w:t>laidure</w:t>
      </w:r>
      <w:proofErr w:type="spellEnd"/>
      <w:r w:rsidR="005B3E15">
        <w:rPr>
          <w:rFonts w:cstheme="minorHAnsi"/>
          <w:color w:val="000000"/>
          <w:sz w:val="24"/>
          <w:szCs w:val="24"/>
        </w:rPr>
        <w:t>” (</w:t>
      </w:r>
      <w:r w:rsidR="001D3590" w:rsidRPr="0061658E">
        <w:rPr>
          <w:rFonts w:cstheme="minorHAnsi"/>
          <w:color w:val="000000"/>
          <w:sz w:val="24"/>
          <w:szCs w:val="24"/>
        </w:rPr>
        <w:t>V14</w:t>
      </w:r>
      <w:ins w:id="304" w:author="Segall, Christopher (segallcr)" w:date="2025-07-23T10:59:00Z">
        <w:r w:rsidR="0061658E">
          <w:rPr>
            <w:rFonts w:cstheme="minorHAnsi"/>
            <w:color w:val="000000"/>
            <w:sz w:val="24"/>
            <w:szCs w:val="24"/>
          </w:rPr>
          <w:t>)</w:t>
        </w:r>
      </w:ins>
      <w:r w:rsidR="001D3590">
        <w:rPr>
          <w:rFonts w:cstheme="minorHAnsi"/>
          <w:color w:val="000000"/>
          <w:sz w:val="24"/>
          <w:szCs w:val="24"/>
        </w:rPr>
        <w:t xml:space="preserve">, </w:t>
      </w:r>
      <w:r w:rsidR="005B3E15">
        <w:rPr>
          <w:rFonts w:cstheme="minorHAnsi"/>
          <w:color w:val="000000"/>
          <w:sz w:val="24"/>
          <w:szCs w:val="24"/>
        </w:rPr>
        <w:t>refrain</w:t>
      </w:r>
      <w:del w:id="305" w:author="Segall, Christopher (segallcr)" w:date="2025-07-23T10:59:00Z">
        <w:r w:rsidR="005B3E15" w:rsidDel="00C86C58">
          <w:rPr>
            <w:rFonts w:cstheme="minorHAnsi"/>
            <w:color w:val="000000"/>
            <w:sz w:val="24"/>
            <w:szCs w:val="24"/>
          </w:rPr>
          <w:delText xml:space="preserve"> only</w:delText>
        </w:r>
      </w:del>
      <w:del w:id="306" w:author="Segall, Christopher (segallcr)" w:date="2025-07-10T19:44:00Z">
        <w:r w:rsidR="005B3E15" w:rsidDel="002B108E">
          <w:rPr>
            <w:rFonts w:cstheme="minorHAnsi"/>
            <w:color w:val="000000"/>
            <w:sz w:val="24"/>
            <w:szCs w:val="24"/>
          </w:rPr>
          <w:delText xml:space="preserve">); </w:delText>
        </w:r>
      </w:del>
      <w:ins w:id="307" w:author="Segall, Christopher (segallcr)" w:date="2025-07-10T19:44:00Z">
        <w:r w:rsidR="002B108E">
          <w:rPr>
            <w:rFonts w:cstheme="minorHAnsi"/>
            <w:color w:val="000000"/>
            <w:sz w:val="24"/>
            <w:szCs w:val="24"/>
          </w:rPr>
          <w:t xml:space="preserve">, </w:t>
        </w:r>
      </w:ins>
      <w:r w:rsidR="0066464E">
        <w:rPr>
          <w:rFonts w:cstheme="minorHAnsi"/>
          <w:color w:val="000000"/>
          <w:sz w:val="24"/>
          <w:szCs w:val="24"/>
        </w:rPr>
        <w:t>metrically interpreted</w:t>
      </w:r>
      <w:r w:rsidR="00D80CC1">
        <w:rPr>
          <w:rFonts w:cstheme="minorHAnsi"/>
          <w:color w:val="000000"/>
          <w:sz w:val="24"/>
          <w:szCs w:val="24"/>
        </w:rPr>
        <w:t>.</w:t>
      </w:r>
    </w:p>
    <w:p w14:paraId="3506A844" w14:textId="77777777" w:rsidR="006B7218" w:rsidRDefault="006B7218" w:rsidP="006B7218">
      <w:pPr>
        <w:spacing w:line="480" w:lineRule="auto"/>
        <w:rPr>
          <w:rFonts w:cstheme="minorHAnsi"/>
          <w:color w:val="000000"/>
          <w:sz w:val="24"/>
          <w:szCs w:val="24"/>
        </w:rPr>
      </w:pPr>
    </w:p>
    <w:p w14:paraId="018260B3" w14:textId="57AF66F8" w:rsidR="006938E9" w:rsidRDefault="009874C9" w:rsidP="006B7218">
      <w:pPr>
        <w:spacing w:line="480" w:lineRule="auto"/>
        <w:rPr>
          <w:rFonts w:cstheme="minorHAnsi"/>
          <w:color w:val="000000"/>
          <w:sz w:val="24"/>
          <w:szCs w:val="24"/>
        </w:rPr>
      </w:pPr>
      <w:r>
        <w:rPr>
          <w:rFonts w:cstheme="minorHAnsi"/>
          <w:color w:val="000000"/>
          <w:sz w:val="24"/>
          <w:szCs w:val="24"/>
        </w:rPr>
        <w:lastRenderedPageBreak/>
        <w:t>T</w:t>
      </w:r>
      <w:r w:rsidR="005B3E15" w:rsidRPr="007D7500">
        <w:rPr>
          <w:rFonts w:cstheme="minorHAnsi"/>
          <w:color w:val="000000"/>
          <w:sz w:val="24"/>
          <w:szCs w:val="24"/>
        </w:rPr>
        <w:t xml:space="preserve">he </w:t>
      </w:r>
      <w:r w:rsidR="001A1DBE">
        <w:rPr>
          <w:rFonts w:cstheme="minorHAnsi"/>
          <w:color w:val="000000"/>
          <w:sz w:val="24"/>
          <w:szCs w:val="24"/>
        </w:rPr>
        <w:t xml:space="preserve">recurrent </w:t>
      </w:r>
      <w:r>
        <w:rPr>
          <w:rFonts w:cstheme="minorHAnsi"/>
          <w:color w:val="000000"/>
          <w:sz w:val="24"/>
          <w:szCs w:val="24"/>
        </w:rPr>
        <w:t>trochees and iambs</w:t>
      </w:r>
      <w:r w:rsidR="005727B0">
        <w:rPr>
          <w:rFonts w:cstheme="minorHAnsi"/>
          <w:color w:val="000000"/>
          <w:sz w:val="24"/>
          <w:szCs w:val="24"/>
        </w:rPr>
        <w:t xml:space="preserve">, </w:t>
      </w:r>
      <w:r w:rsidR="001A1DBE">
        <w:rPr>
          <w:rFonts w:cstheme="minorHAnsi"/>
          <w:color w:val="000000"/>
          <w:sz w:val="24"/>
          <w:szCs w:val="24"/>
        </w:rPr>
        <w:t xml:space="preserve">regular </w:t>
      </w:r>
      <w:r w:rsidR="005727B0">
        <w:rPr>
          <w:rFonts w:cstheme="minorHAnsi"/>
          <w:color w:val="000000"/>
          <w:sz w:val="24"/>
          <w:szCs w:val="24"/>
        </w:rPr>
        <w:t>agogic accents</w:t>
      </w:r>
      <w:r>
        <w:rPr>
          <w:rFonts w:cstheme="minorHAnsi"/>
          <w:color w:val="000000"/>
          <w:sz w:val="24"/>
          <w:szCs w:val="24"/>
        </w:rPr>
        <w:t xml:space="preserve"> (mm. 1</w:t>
      </w:r>
      <w:r w:rsidR="00AD28D2">
        <w:rPr>
          <w:rFonts w:cstheme="minorHAnsi"/>
          <w:color w:val="000000"/>
          <w:sz w:val="24"/>
          <w:szCs w:val="24"/>
        </w:rPr>
        <w:t>–</w:t>
      </w:r>
      <w:r>
        <w:rPr>
          <w:rFonts w:cstheme="minorHAnsi"/>
          <w:color w:val="000000"/>
          <w:sz w:val="24"/>
          <w:szCs w:val="24"/>
        </w:rPr>
        <w:t>6 especially)</w:t>
      </w:r>
      <w:r w:rsidR="005727B0">
        <w:rPr>
          <w:rFonts w:cstheme="minorHAnsi"/>
          <w:color w:val="000000"/>
          <w:sz w:val="24"/>
          <w:szCs w:val="24"/>
        </w:rPr>
        <w:t xml:space="preserve">, and </w:t>
      </w:r>
      <w:r w:rsidR="00B504A6">
        <w:rPr>
          <w:rFonts w:cstheme="minorHAnsi"/>
          <w:color w:val="000000"/>
          <w:sz w:val="24"/>
          <w:szCs w:val="24"/>
        </w:rPr>
        <w:t xml:space="preserve">tonal articulations (m. 5 and </w:t>
      </w:r>
      <w:r w:rsidR="00D80CC1">
        <w:rPr>
          <w:rFonts w:cstheme="minorHAnsi"/>
          <w:color w:val="000000"/>
          <w:sz w:val="24"/>
          <w:szCs w:val="24"/>
        </w:rPr>
        <w:t xml:space="preserve">m. </w:t>
      </w:r>
      <w:r w:rsidR="00B504A6">
        <w:rPr>
          <w:rFonts w:cstheme="minorHAnsi"/>
          <w:color w:val="000000"/>
          <w:sz w:val="24"/>
          <w:szCs w:val="24"/>
        </w:rPr>
        <w:t>14)</w:t>
      </w:r>
      <w:r w:rsidR="005727B0">
        <w:rPr>
          <w:rFonts w:cstheme="minorHAnsi"/>
          <w:color w:val="000000"/>
          <w:sz w:val="24"/>
          <w:szCs w:val="24"/>
        </w:rPr>
        <w:t xml:space="preserve"> </w:t>
      </w:r>
      <w:r w:rsidR="00364998">
        <w:rPr>
          <w:rFonts w:cstheme="minorHAnsi"/>
          <w:color w:val="000000"/>
          <w:sz w:val="24"/>
          <w:szCs w:val="24"/>
        </w:rPr>
        <w:t xml:space="preserve">contribute to </w:t>
      </w:r>
      <w:r w:rsidR="001A1DBE">
        <w:rPr>
          <w:rFonts w:cstheme="minorHAnsi"/>
          <w:color w:val="000000"/>
          <w:sz w:val="24"/>
          <w:szCs w:val="24"/>
        </w:rPr>
        <w:t xml:space="preserve">a </w:t>
      </w:r>
      <w:commentRangeStart w:id="308"/>
      <w:r w:rsidR="006772D5">
        <w:rPr>
          <w:rFonts w:cstheme="minorHAnsi"/>
          <w:color w:val="000000"/>
          <w:sz w:val="24"/>
          <w:szCs w:val="24"/>
        </w:rPr>
        <w:t>regular</w:t>
      </w:r>
      <w:commentRangeEnd w:id="308"/>
      <w:r w:rsidR="000F7F60">
        <w:rPr>
          <w:rStyle w:val="CommentReference"/>
        </w:rPr>
        <w:commentReference w:id="308"/>
      </w:r>
      <w:r w:rsidR="006772D5">
        <w:rPr>
          <w:rFonts w:cstheme="minorHAnsi"/>
          <w:color w:val="000000"/>
          <w:sz w:val="24"/>
          <w:szCs w:val="24"/>
        </w:rPr>
        <w:t xml:space="preserve"> binary </w:t>
      </w:r>
      <w:r w:rsidR="007D7500">
        <w:rPr>
          <w:rFonts w:cstheme="minorHAnsi"/>
          <w:color w:val="000000"/>
          <w:sz w:val="24"/>
          <w:szCs w:val="24"/>
        </w:rPr>
        <w:t xml:space="preserve">metrical </w:t>
      </w:r>
      <w:r w:rsidR="007D7500" w:rsidRPr="007D7500">
        <w:rPr>
          <w:rFonts w:cstheme="minorHAnsi"/>
          <w:color w:val="000000"/>
          <w:sz w:val="24"/>
          <w:szCs w:val="24"/>
        </w:rPr>
        <w:t xml:space="preserve">grouping </w:t>
      </w:r>
      <w:r w:rsidR="00364998">
        <w:rPr>
          <w:rFonts w:cstheme="minorHAnsi"/>
          <w:color w:val="000000"/>
          <w:sz w:val="24"/>
          <w:szCs w:val="24"/>
        </w:rPr>
        <w:t xml:space="preserve">in </w:t>
      </w:r>
      <w:r w:rsidR="001A1DBE">
        <w:rPr>
          <w:rFonts w:cstheme="minorHAnsi"/>
          <w:color w:val="000000"/>
          <w:sz w:val="24"/>
          <w:szCs w:val="24"/>
        </w:rPr>
        <w:t>this song.</w:t>
      </w:r>
      <w:r w:rsidR="00D70D6F">
        <w:rPr>
          <w:rFonts w:cstheme="minorHAnsi"/>
          <w:color w:val="000000"/>
          <w:sz w:val="24"/>
          <w:szCs w:val="24"/>
        </w:rPr>
        <w:t xml:space="preserve"> </w:t>
      </w:r>
      <w:r w:rsidR="006772D5">
        <w:rPr>
          <w:rFonts w:cstheme="minorHAnsi"/>
          <w:color w:val="000000"/>
          <w:sz w:val="24"/>
          <w:szCs w:val="24"/>
        </w:rPr>
        <w:t xml:space="preserve">Relatively long strings of </w:t>
      </w:r>
      <w:r w:rsidR="00AA20AC">
        <w:rPr>
          <w:rFonts w:cstheme="minorHAnsi"/>
          <w:color w:val="000000"/>
          <w:sz w:val="24"/>
          <w:szCs w:val="24"/>
        </w:rPr>
        <w:t xml:space="preserve">eighth notes, </w:t>
      </w:r>
      <w:r w:rsidR="006772D5">
        <w:rPr>
          <w:rFonts w:cstheme="minorHAnsi"/>
          <w:color w:val="000000"/>
          <w:sz w:val="24"/>
          <w:szCs w:val="24"/>
        </w:rPr>
        <w:t xml:space="preserve">such </w:t>
      </w:r>
      <w:r w:rsidR="00AA20AC">
        <w:rPr>
          <w:rFonts w:cstheme="minorHAnsi"/>
          <w:color w:val="000000"/>
          <w:sz w:val="24"/>
          <w:szCs w:val="24"/>
        </w:rPr>
        <w:t xml:space="preserve">as in </w:t>
      </w:r>
      <w:r w:rsidR="001A1DBE">
        <w:rPr>
          <w:rFonts w:cstheme="minorHAnsi"/>
          <w:color w:val="000000"/>
          <w:sz w:val="24"/>
          <w:szCs w:val="24"/>
        </w:rPr>
        <w:t>m</w:t>
      </w:r>
      <w:r w:rsidR="005B3E15" w:rsidRPr="007D7500">
        <w:rPr>
          <w:rFonts w:cstheme="minorHAnsi"/>
          <w:color w:val="000000"/>
          <w:sz w:val="24"/>
          <w:szCs w:val="24"/>
        </w:rPr>
        <w:t>. 8</w:t>
      </w:r>
      <w:r w:rsidR="009C0810">
        <w:rPr>
          <w:rFonts w:cstheme="minorHAnsi"/>
          <w:color w:val="000000"/>
          <w:sz w:val="24"/>
          <w:szCs w:val="24"/>
        </w:rPr>
        <w:t xml:space="preserve">, </w:t>
      </w:r>
      <w:r w:rsidR="006772D5">
        <w:rPr>
          <w:rFonts w:cstheme="minorHAnsi"/>
          <w:color w:val="000000"/>
          <w:sz w:val="24"/>
          <w:szCs w:val="24"/>
        </w:rPr>
        <w:t xml:space="preserve">however, </w:t>
      </w:r>
      <w:r w:rsidR="00AA20AC">
        <w:rPr>
          <w:rFonts w:cstheme="minorHAnsi"/>
          <w:color w:val="000000"/>
          <w:sz w:val="24"/>
          <w:szCs w:val="24"/>
        </w:rPr>
        <w:t xml:space="preserve">having no </w:t>
      </w:r>
      <w:r w:rsidR="005B3E15" w:rsidRPr="007D7500">
        <w:rPr>
          <w:rFonts w:cstheme="minorHAnsi"/>
          <w:color w:val="000000"/>
          <w:sz w:val="24"/>
          <w:szCs w:val="24"/>
        </w:rPr>
        <w:t>dependence upon a neighb</w:t>
      </w:r>
      <w:r w:rsidR="005B3E15">
        <w:rPr>
          <w:rFonts w:cstheme="minorHAnsi"/>
          <w:color w:val="000000"/>
          <w:sz w:val="24"/>
          <w:szCs w:val="24"/>
        </w:rPr>
        <w:t>oring quarter to capture them as trochees or iambs</w:t>
      </w:r>
      <w:r w:rsidR="000824FC">
        <w:rPr>
          <w:rFonts w:cstheme="minorHAnsi"/>
          <w:color w:val="000000"/>
          <w:sz w:val="24"/>
          <w:szCs w:val="24"/>
        </w:rPr>
        <w:t>,</w:t>
      </w:r>
      <w:r w:rsidR="006772D5">
        <w:rPr>
          <w:rFonts w:cstheme="minorHAnsi"/>
          <w:color w:val="000000"/>
          <w:sz w:val="24"/>
          <w:szCs w:val="24"/>
        </w:rPr>
        <w:t xml:space="preserve"> </w:t>
      </w:r>
      <w:r w:rsidR="00AA20AC">
        <w:rPr>
          <w:rFonts w:cstheme="minorHAnsi"/>
          <w:color w:val="000000"/>
          <w:sz w:val="24"/>
          <w:szCs w:val="24"/>
        </w:rPr>
        <w:t xml:space="preserve">can be </w:t>
      </w:r>
      <w:r w:rsidR="0096733C">
        <w:rPr>
          <w:rFonts w:cstheme="minorHAnsi"/>
          <w:color w:val="000000"/>
          <w:sz w:val="24"/>
          <w:szCs w:val="24"/>
        </w:rPr>
        <w:t>susceptible to alternative metrical groupings</w:t>
      </w:r>
      <w:r w:rsidR="0021073D">
        <w:rPr>
          <w:rFonts w:cstheme="minorHAnsi"/>
          <w:color w:val="000000"/>
          <w:sz w:val="24"/>
          <w:szCs w:val="24"/>
        </w:rPr>
        <w:t xml:space="preserve"> if </w:t>
      </w:r>
      <w:r w:rsidR="00A709C8">
        <w:rPr>
          <w:rFonts w:cstheme="minorHAnsi"/>
          <w:color w:val="000000"/>
          <w:sz w:val="24"/>
          <w:szCs w:val="24"/>
        </w:rPr>
        <w:t xml:space="preserve">pitch and lyric </w:t>
      </w:r>
      <w:r w:rsidR="009D17CD">
        <w:rPr>
          <w:rFonts w:cstheme="minorHAnsi"/>
          <w:color w:val="000000"/>
          <w:sz w:val="24"/>
          <w:szCs w:val="24"/>
        </w:rPr>
        <w:t>articulation</w:t>
      </w:r>
      <w:r w:rsidR="00A709C8">
        <w:rPr>
          <w:rFonts w:cstheme="minorHAnsi"/>
          <w:color w:val="000000"/>
          <w:sz w:val="24"/>
          <w:szCs w:val="24"/>
        </w:rPr>
        <w:t xml:space="preserve"> reorganiz</w:t>
      </w:r>
      <w:r w:rsidR="000824FC">
        <w:rPr>
          <w:rFonts w:cstheme="minorHAnsi"/>
          <w:color w:val="000000"/>
          <w:sz w:val="24"/>
          <w:szCs w:val="24"/>
        </w:rPr>
        <w:t>e</w:t>
      </w:r>
      <w:r w:rsidR="00A709C8">
        <w:rPr>
          <w:rFonts w:cstheme="minorHAnsi"/>
          <w:color w:val="000000"/>
          <w:sz w:val="24"/>
          <w:szCs w:val="24"/>
        </w:rPr>
        <w:t xml:space="preserve"> them</w:t>
      </w:r>
      <w:r w:rsidR="0096733C">
        <w:rPr>
          <w:rFonts w:cstheme="minorHAnsi"/>
          <w:color w:val="000000"/>
          <w:sz w:val="24"/>
          <w:szCs w:val="24"/>
        </w:rPr>
        <w:t xml:space="preserve">. </w:t>
      </w:r>
      <w:moveToRangeStart w:id="309" w:author="Segall, Christopher (segallcr)" w:date="2025-07-11T13:34:00Z" w:name="move203133286"/>
      <w:moveTo w:id="310" w:author="Segall, Christopher (segallcr)" w:date="2025-07-11T13:34:00Z">
        <w:r w:rsidR="003C49EA">
          <w:rPr>
            <w:rFonts w:cstheme="minorHAnsi"/>
            <w:color w:val="000000"/>
            <w:sz w:val="24"/>
            <w:szCs w:val="24"/>
          </w:rPr>
          <w:t xml:space="preserve">Example 5 follows </w:t>
        </w:r>
        <w:del w:id="311" w:author="Segall, Christopher (segallcr)" w:date="2025-07-11T13:34:00Z">
          <w:r w:rsidR="003C49EA" w:rsidDel="00797DCA">
            <w:rPr>
              <w:rFonts w:cstheme="minorHAnsi"/>
              <w:color w:val="000000"/>
              <w:sz w:val="24"/>
              <w:szCs w:val="24"/>
            </w:rPr>
            <w:delText xml:space="preserve">the metrically flexible edition of Sylvette </w:delText>
          </w:r>
        </w:del>
        <w:proofErr w:type="spellStart"/>
        <w:r w:rsidR="003C49EA">
          <w:rPr>
            <w:rFonts w:cstheme="minorHAnsi"/>
            <w:color w:val="000000"/>
            <w:sz w:val="24"/>
            <w:szCs w:val="24"/>
          </w:rPr>
          <w:t>Leguy</w:t>
        </w:r>
      </w:moveTo>
      <w:proofErr w:type="spellEnd"/>
      <w:ins w:id="312" w:author="Segall, Christopher (segallcr)" w:date="2025-07-11T13:35:00Z">
        <w:r w:rsidR="00797DCA">
          <w:rPr>
            <w:rFonts w:cstheme="minorHAnsi"/>
            <w:color w:val="000000"/>
            <w:sz w:val="24"/>
            <w:szCs w:val="24"/>
          </w:rPr>
          <w:t xml:space="preserve"> (1977)</w:t>
        </w:r>
      </w:ins>
      <w:moveTo w:id="313" w:author="Segall, Christopher (segallcr)" w:date="2025-07-11T13:34:00Z">
        <w:r w:rsidR="003C49EA">
          <w:rPr>
            <w:rFonts w:cstheme="minorHAnsi"/>
            <w:color w:val="000000"/>
            <w:sz w:val="24"/>
            <w:szCs w:val="24"/>
          </w:rPr>
          <w:t xml:space="preserve"> in rendering </w:t>
        </w:r>
        <w:del w:id="314" w:author="Segall, Christopher (segallcr)" w:date="2025-07-11T13:35:00Z">
          <w:r w:rsidR="003C49EA" w:rsidDel="00010313">
            <w:rPr>
              <w:rFonts w:cstheme="minorHAnsi"/>
              <w:color w:val="000000"/>
              <w:sz w:val="24"/>
              <w:szCs w:val="24"/>
            </w:rPr>
            <w:delText xml:space="preserve">a text setting of </w:delText>
          </w:r>
        </w:del>
        <w:r w:rsidR="003C49EA">
          <w:rPr>
            <w:rFonts w:cstheme="minorHAnsi"/>
            <w:color w:val="000000"/>
            <w:sz w:val="24"/>
            <w:szCs w:val="24"/>
          </w:rPr>
          <w:t xml:space="preserve">one syllable on each of </w:t>
        </w:r>
      </w:moveTo>
      <w:ins w:id="315" w:author="Kyle Hutchinson" w:date="2025-08-04T09:27:00Z" w16du:dateUtc="2025-08-04T13:27:00Z">
        <w:r w:rsidR="000F7F60">
          <w:rPr>
            <w:rFonts w:cstheme="minorHAnsi"/>
            <w:color w:val="000000"/>
            <w:sz w:val="24"/>
            <w:szCs w:val="24"/>
          </w:rPr>
          <w:t xml:space="preserve">the </w:t>
        </w:r>
      </w:ins>
      <w:moveTo w:id="316" w:author="Segall, Christopher (segallcr)" w:date="2025-07-11T13:34:00Z">
        <w:r w:rsidR="003C49EA">
          <w:rPr>
            <w:rFonts w:cstheme="minorHAnsi"/>
            <w:color w:val="000000"/>
            <w:sz w:val="24"/>
            <w:szCs w:val="24"/>
          </w:rPr>
          <w:t xml:space="preserve">three equal beats in m. 8 and again in m. 12, </w:t>
        </w:r>
      </w:moveTo>
      <w:ins w:id="317" w:author="Segall, Christopher (segallcr)" w:date="2025-07-23T11:07:00Z">
        <w:r w:rsidR="00756A64">
          <w:rPr>
            <w:rFonts w:cstheme="minorHAnsi"/>
            <w:color w:val="000000"/>
            <w:sz w:val="24"/>
            <w:szCs w:val="24"/>
          </w:rPr>
          <w:t xml:space="preserve">which feature </w:t>
        </w:r>
      </w:ins>
      <w:moveTo w:id="318" w:author="Segall, Christopher (segallcr)" w:date="2025-07-11T13:34:00Z">
        <w:r w:rsidR="003C49EA">
          <w:rPr>
            <w:rFonts w:cstheme="minorHAnsi"/>
            <w:color w:val="000000"/>
            <w:sz w:val="24"/>
            <w:szCs w:val="24"/>
          </w:rPr>
          <w:t>the same motive with textual assonance.</w:t>
        </w:r>
        <w:r w:rsidR="003C49EA">
          <w:rPr>
            <w:rStyle w:val="FootnoteReference"/>
            <w:rFonts w:cstheme="minorHAnsi"/>
            <w:color w:val="000000"/>
            <w:sz w:val="24"/>
            <w:szCs w:val="24"/>
          </w:rPr>
          <w:footnoteReference w:id="21"/>
        </w:r>
        <w:r w:rsidR="003C49EA">
          <w:rPr>
            <w:rFonts w:cstheme="minorHAnsi"/>
            <w:color w:val="000000"/>
            <w:sz w:val="24"/>
            <w:szCs w:val="24"/>
          </w:rPr>
          <w:t xml:space="preserve"> </w:t>
        </w:r>
      </w:moveTo>
      <w:moveToRangeEnd w:id="309"/>
      <w:del w:id="334" w:author="Segall, Christopher (segallcr)" w:date="2025-07-11T13:28:00Z">
        <w:r w:rsidR="005B3E15" w:rsidDel="00821088">
          <w:rPr>
            <w:rFonts w:cstheme="minorHAnsi"/>
            <w:color w:val="000000"/>
            <w:sz w:val="24"/>
            <w:szCs w:val="24"/>
          </w:rPr>
          <w:delText xml:space="preserve">While </w:delText>
        </w:r>
      </w:del>
      <w:ins w:id="335" w:author="Segall, Christopher (segallcr)" w:date="2025-07-11T13:28:00Z">
        <w:r w:rsidR="00821088">
          <w:rPr>
            <w:rFonts w:cstheme="minorHAnsi"/>
            <w:color w:val="000000"/>
            <w:sz w:val="24"/>
            <w:szCs w:val="24"/>
          </w:rPr>
          <w:t xml:space="preserve">Although </w:t>
        </w:r>
      </w:ins>
      <w:ins w:id="336" w:author="Segall, Christopher (segallcr)" w:date="2025-07-11T13:29:00Z">
        <w:r w:rsidR="00A91011">
          <w:rPr>
            <w:rFonts w:cstheme="minorHAnsi"/>
            <w:color w:val="000000"/>
            <w:sz w:val="24"/>
            <w:szCs w:val="24"/>
          </w:rPr>
          <w:t xml:space="preserve">Machaut’s notation does not indicate </w:t>
        </w:r>
      </w:ins>
      <w:r w:rsidR="005B3E15">
        <w:rPr>
          <w:rFonts w:cstheme="minorHAnsi"/>
          <w:color w:val="000000"/>
          <w:sz w:val="24"/>
          <w:szCs w:val="24"/>
        </w:rPr>
        <w:t>a change in mensuration</w:t>
      </w:r>
      <w:del w:id="337" w:author="Segall, Christopher (segallcr)" w:date="2025-07-11T13:29:00Z">
        <w:r w:rsidR="005B3E15" w:rsidDel="00A91011">
          <w:rPr>
            <w:rFonts w:cstheme="minorHAnsi"/>
            <w:color w:val="000000"/>
            <w:sz w:val="24"/>
            <w:szCs w:val="24"/>
          </w:rPr>
          <w:delText xml:space="preserve"> is not represented in Machaut’s notation</w:delText>
        </w:r>
      </w:del>
      <w:r w:rsidR="005B3E15">
        <w:rPr>
          <w:rFonts w:cstheme="minorHAnsi"/>
          <w:color w:val="000000"/>
          <w:sz w:val="24"/>
          <w:szCs w:val="24"/>
        </w:rPr>
        <w:t xml:space="preserve">, </w:t>
      </w:r>
      <w:r w:rsidR="009564D8">
        <w:rPr>
          <w:rFonts w:cstheme="minorHAnsi"/>
          <w:color w:val="000000"/>
          <w:sz w:val="24"/>
          <w:szCs w:val="24"/>
        </w:rPr>
        <w:t xml:space="preserve">the grouping of these rhythms—the question of meter—is open to interpretation. </w:t>
      </w:r>
      <w:r w:rsidR="00D86314">
        <w:rPr>
          <w:rFonts w:cstheme="minorHAnsi"/>
          <w:color w:val="000000"/>
          <w:sz w:val="24"/>
          <w:szCs w:val="24"/>
        </w:rPr>
        <w:t>The opposing groupings 2</w:t>
      </w:r>
      <w:r w:rsidR="00D51189">
        <w:rPr>
          <w:rFonts w:cstheme="minorHAnsi"/>
          <w:color w:val="000000"/>
          <w:sz w:val="24"/>
          <w:szCs w:val="24"/>
        </w:rPr>
        <w:t>×</w:t>
      </w:r>
      <w:r w:rsidR="00D86314">
        <w:rPr>
          <w:rFonts w:cstheme="minorHAnsi"/>
          <w:color w:val="000000"/>
          <w:sz w:val="24"/>
          <w:szCs w:val="24"/>
        </w:rPr>
        <w:t>3 and 3</w:t>
      </w:r>
      <w:r w:rsidR="00D51189">
        <w:rPr>
          <w:rFonts w:cstheme="minorHAnsi"/>
          <w:color w:val="000000"/>
          <w:sz w:val="24"/>
          <w:szCs w:val="24"/>
        </w:rPr>
        <w:t>×</w:t>
      </w:r>
      <w:r w:rsidR="00D86314">
        <w:rPr>
          <w:rFonts w:cstheme="minorHAnsi"/>
          <w:color w:val="000000"/>
          <w:sz w:val="24"/>
          <w:szCs w:val="24"/>
        </w:rPr>
        <w:t xml:space="preserve">2 </w:t>
      </w:r>
      <w:del w:id="338" w:author="Segall, Christopher (segallcr)" w:date="2025-07-11T13:29:00Z">
        <w:r w:rsidR="00D86314" w:rsidDel="00EE6EA6">
          <w:rPr>
            <w:rFonts w:cstheme="minorHAnsi"/>
            <w:color w:val="000000"/>
            <w:sz w:val="24"/>
            <w:szCs w:val="24"/>
          </w:rPr>
          <w:delText xml:space="preserve">being weighed here </w:delText>
        </w:r>
      </w:del>
      <w:r w:rsidR="00D86314">
        <w:rPr>
          <w:rFonts w:cstheme="minorHAnsi"/>
          <w:color w:val="000000"/>
          <w:sz w:val="24"/>
          <w:szCs w:val="24"/>
        </w:rPr>
        <w:t xml:space="preserve">are of equivalent duration, a </w:t>
      </w:r>
      <w:del w:id="339" w:author="Segall, Christopher (segallcr)" w:date="2025-07-11T13:32:00Z">
        <w:r w:rsidR="00D86314" w:rsidDel="0003390E">
          <w:rPr>
            <w:rFonts w:cstheme="minorHAnsi"/>
            <w:color w:val="000000"/>
            <w:sz w:val="24"/>
            <w:szCs w:val="24"/>
          </w:rPr>
          <w:delText xml:space="preserve">demand </w:delText>
        </w:r>
      </w:del>
      <w:ins w:id="340" w:author="Segall, Christopher (segallcr)" w:date="2025-07-11T13:32:00Z">
        <w:r w:rsidR="0003390E">
          <w:rPr>
            <w:rFonts w:cstheme="minorHAnsi"/>
            <w:color w:val="000000"/>
            <w:sz w:val="24"/>
            <w:szCs w:val="24"/>
          </w:rPr>
          <w:t xml:space="preserve">condition </w:t>
        </w:r>
      </w:ins>
      <w:r w:rsidR="00D86314">
        <w:rPr>
          <w:rFonts w:cstheme="minorHAnsi"/>
          <w:color w:val="000000"/>
          <w:sz w:val="24"/>
          <w:szCs w:val="24"/>
        </w:rPr>
        <w:t xml:space="preserve">medieval mensural theorists called </w:t>
      </w:r>
      <w:commentRangeStart w:id="341"/>
      <w:r w:rsidR="00D86314">
        <w:rPr>
          <w:rFonts w:cstheme="minorHAnsi"/>
          <w:color w:val="000000"/>
          <w:sz w:val="24"/>
          <w:szCs w:val="24"/>
        </w:rPr>
        <w:t>equipollence</w:t>
      </w:r>
      <w:commentRangeEnd w:id="341"/>
      <w:r w:rsidR="000F7F60">
        <w:rPr>
          <w:rStyle w:val="CommentReference"/>
        </w:rPr>
        <w:commentReference w:id="341"/>
      </w:r>
      <w:r w:rsidR="00D86314">
        <w:rPr>
          <w:rFonts w:cstheme="minorHAnsi"/>
          <w:color w:val="000000"/>
          <w:sz w:val="24"/>
          <w:szCs w:val="24"/>
        </w:rPr>
        <w:t xml:space="preserve">. </w:t>
      </w:r>
      <w:r w:rsidR="006101B8">
        <w:rPr>
          <w:rFonts w:cstheme="minorHAnsi"/>
          <w:color w:val="000000"/>
          <w:sz w:val="24"/>
          <w:szCs w:val="24"/>
        </w:rPr>
        <w:t xml:space="preserve">This </w:t>
      </w:r>
      <w:r w:rsidR="00D86314">
        <w:rPr>
          <w:rFonts w:cstheme="minorHAnsi"/>
          <w:color w:val="000000"/>
          <w:sz w:val="24"/>
          <w:szCs w:val="24"/>
        </w:rPr>
        <w:t xml:space="preserve">single </w:t>
      </w:r>
      <w:proofErr w:type="gramStart"/>
      <w:r w:rsidR="00D86314">
        <w:rPr>
          <w:rFonts w:cstheme="minorHAnsi"/>
          <w:color w:val="000000"/>
          <w:sz w:val="24"/>
          <w:szCs w:val="24"/>
        </w:rPr>
        <w:t>breve</w:t>
      </w:r>
      <w:proofErr w:type="gramEnd"/>
      <w:r w:rsidR="00D86314">
        <w:rPr>
          <w:rFonts w:cstheme="minorHAnsi"/>
          <w:color w:val="000000"/>
          <w:sz w:val="24"/>
          <w:szCs w:val="24"/>
        </w:rPr>
        <w:t xml:space="preserve"> of disruption represents a bump in </w:t>
      </w:r>
      <w:r w:rsidR="006101B8">
        <w:rPr>
          <w:rFonts w:cstheme="minorHAnsi"/>
          <w:color w:val="000000"/>
          <w:sz w:val="24"/>
          <w:szCs w:val="24"/>
        </w:rPr>
        <w:t xml:space="preserve">the </w:t>
      </w:r>
      <w:r w:rsidR="00D86314">
        <w:rPr>
          <w:rFonts w:cstheme="minorHAnsi"/>
          <w:color w:val="000000"/>
          <w:sz w:val="24"/>
          <w:szCs w:val="24"/>
        </w:rPr>
        <w:t xml:space="preserve">road, not a </w:t>
      </w:r>
      <w:r w:rsidR="006101B8">
        <w:rPr>
          <w:rFonts w:cstheme="minorHAnsi"/>
          <w:color w:val="000000"/>
          <w:sz w:val="24"/>
          <w:szCs w:val="24"/>
        </w:rPr>
        <w:t>change of path</w:t>
      </w:r>
      <w:r w:rsidR="00D86314">
        <w:rPr>
          <w:rFonts w:cstheme="minorHAnsi"/>
          <w:color w:val="000000"/>
          <w:sz w:val="24"/>
          <w:szCs w:val="24"/>
        </w:rPr>
        <w:t xml:space="preserve">. </w:t>
      </w:r>
      <w:moveFromRangeStart w:id="342" w:author="Segall, Christopher (segallcr)" w:date="2025-07-11T13:34:00Z" w:name="move203133286"/>
      <w:moveFrom w:id="343" w:author="Segall, Christopher (segallcr)" w:date="2025-07-11T13:34:00Z">
        <w:r w:rsidR="00776DE8" w:rsidDel="003C49EA">
          <w:rPr>
            <w:rFonts w:cstheme="minorHAnsi"/>
            <w:color w:val="000000"/>
            <w:sz w:val="24"/>
            <w:szCs w:val="24"/>
          </w:rPr>
          <w:t>Example 5</w:t>
        </w:r>
        <w:r w:rsidR="005B3E15" w:rsidDel="003C49EA">
          <w:rPr>
            <w:rFonts w:cstheme="minorHAnsi"/>
            <w:color w:val="000000"/>
            <w:sz w:val="24"/>
            <w:szCs w:val="24"/>
          </w:rPr>
          <w:t xml:space="preserve"> </w:t>
        </w:r>
        <w:r w:rsidR="002F72AC" w:rsidDel="003C49EA">
          <w:rPr>
            <w:rFonts w:cstheme="minorHAnsi"/>
            <w:color w:val="000000"/>
            <w:sz w:val="24"/>
            <w:szCs w:val="24"/>
          </w:rPr>
          <w:t xml:space="preserve">follows </w:t>
        </w:r>
        <w:r w:rsidR="005B3E15" w:rsidDel="003C49EA">
          <w:rPr>
            <w:rFonts w:cstheme="minorHAnsi"/>
            <w:color w:val="000000"/>
            <w:sz w:val="24"/>
            <w:szCs w:val="24"/>
          </w:rPr>
          <w:t xml:space="preserve">the </w:t>
        </w:r>
        <w:r w:rsidR="00440ACD" w:rsidDel="003C49EA">
          <w:rPr>
            <w:rFonts w:cstheme="minorHAnsi"/>
            <w:color w:val="000000"/>
            <w:sz w:val="24"/>
            <w:szCs w:val="24"/>
          </w:rPr>
          <w:t xml:space="preserve">metrically flexible </w:t>
        </w:r>
        <w:r w:rsidR="005B3E15" w:rsidDel="003C49EA">
          <w:rPr>
            <w:rFonts w:cstheme="minorHAnsi"/>
            <w:color w:val="000000"/>
            <w:sz w:val="24"/>
            <w:szCs w:val="24"/>
          </w:rPr>
          <w:t xml:space="preserve">edition of </w:t>
        </w:r>
        <w:r w:rsidR="001D776A" w:rsidDel="003C49EA">
          <w:rPr>
            <w:rFonts w:cstheme="minorHAnsi"/>
            <w:color w:val="000000"/>
            <w:sz w:val="24"/>
            <w:szCs w:val="24"/>
          </w:rPr>
          <w:t xml:space="preserve">Sylvette </w:t>
        </w:r>
        <w:r w:rsidR="005B3E15" w:rsidDel="003C49EA">
          <w:rPr>
            <w:rFonts w:cstheme="minorHAnsi"/>
            <w:color w:val="000000"/>
            <w:sz w:val="24"/>
            <w:szCs w:val="24"/>
          </w:rPr>
          <w:t>Leguy in rendering a text setting of one syllable on each of three equal beats in m. 8 and again</w:t>
        </w:r>
        <w:r w:rsidR="001967FF" w:rsidDel="003C49EA">
          <w:rPr>
            <w:rFonts w:cstheme="minorHAnsi"/>
            <w:color w:val="000000"/>
            <w:sz w:val="24"/>
            <w:szCs w:val="24"/>
          </w:rPr>
          <w:t xml:space="preserve"> in m. 12</w:t>
        </w:r>
        <w:r w:rsidR="005B3E15" w:rsidDel="003C49EA">
          <w:rPr>
            <w:rFonts w:cstheme="minorHAnsi"/>
            <w:color w:val="000000"/>
            <w:sz w:val="24"/>
            <w:szCs w:val="24"/>
          </w:rPr>
          <w:t>, the same motive with textual assonance.</w:t>
        </w:r>
        <w:r w:rsidR="005B3E15" w:rsidDel="003C49EA">
          <w:rPr>
            <w:rStyle w:val="FootnoteReference"/>
            <w:rFonts w:cstheme="minorHAnsi"/>
            <w:color w:val="000000"/>
            <w:sz w:val="24"/>
            <w:szCs w:val="24"/>
          </w:rPr>
          <w:footnoteReference w:id="22"/>
        </w:r>
        <w:r w:rsidR="005B3E15" w:rsidDel="003C49EA">
          <w:rPr>
            <w:rFonts w:cstheme="minorHAnsi"/>
            <w:color w:val="000000"/>
            <w:sz w:val="24"/>
            <w:szCs w:val="24"/>
          </w:rPr>
          <w:t xml:space="preserve"> </w:t>
        </w:r>
      </w:moveFrom>
      <w:moveFromRangeEnd w:id="342"/>
      <w:commentRangeStart w:id="346"/>
      <w:proofErr w:type="spellStart"/>
      <w:r w:rsidR="00D47A45" w:rsidRPr="00FF0651">
        <w:rPr>
          <w:rFonts w:cstheme="minorHAnsi"/>
          <w:color w:val="000000"/>
          <w:sz w:val="24"/>
          <w:szCs w:val="24"/>
        </w:rPr>
        <w:t>Leguy</w:t>
      </w:r>
      <w:r w:rsidR="00D47A45">
        <w:rPr>
          <w:rFonts w:cstheme="minorHAnsi"/>
          <w:color w:val="000000"/>
          <w:sz w:val="24"/>
          <w:szCs w:val="24"/>
        </w:rPr>
        <w:t>’s</w:t>
      </w:r>
      <w:proofErr w:type="spellEnd"/>
      <w:r w:rsidR="00D47A45" w:rsidRPr="00FF0651">
        <w:rPr>
          <w:rFonts w:cstheme="minorHAnsi"/>
          <w:color w:val="000000"/>
          <w:sz w:val="24"/>
          <w:szCs w:val="24"/>
        </w:rPr>
        <w:t xml:space="preserve"> </w:t>
      </w:r>
      <w:del w:id="347" w:author="Segall, Christopher (segallcr)" w:date="2025-07-11T13:37:00Z">
        <w:r w:rsidR="00D51189" w:rsidDel="00E6169E">
          <w:rPr>
            <w:rFonts w:cstheme="minorHAnsi"/>
            <w:color w:val="000000"/>
            <w:sz w:val="24"/>
            <w:szCs w:val="24"/>
          </w:rPr>
          <w:delText>(</w:delText>
        </w:r>
        <w:r w:rsidR="00D47A45" w:rsidRPr="00FF0651" w:rsidDel="00E6169E">
          <w:rPr>
            <w:rFonts w:cstheme="minorHAnsi"/>
            <w:color w:val="000000"/>
            <w:sz w:val="24"/>
            <w:szCs w:val="24"/>
          </w:rPr>
          <w:delText>1977</w:delText>
        </w:r>
        <w:r w:rsidR="00D51189" w:rsidDel="00E6169E">
          <w:rPr>
            <w:rFonts w:cstheme="minorHAnsi"/>
            <w:color w:val="000000"/>
            <w:sz w:val="24"/>
            <w:szCs w:val="24"/>
          </w:rPr>
          <w:delText>)</w:delText>
        </w:r>
        <w:r w:rsidR="00D47A45" w:rsidDel="00E6169E">
          <w:rPr>
            <w:rFonts w:cstheme="minorHAnsi"/>
            <w:color w:val="000000"/>
            <w:sz w:val="24"/>
            <w:szCs w:val="24"/>
          </w:rPr>
          <w:delText xml:space="preserve"> complete works </w:delText>
        </w:r>
      </w:del>
      <w:r w:rsidR="00D47A45">
        <w:rPr>
          <w:rFonts w:cstheme="minorHAnsi"/>
          <w:color w:val="000000"/>
          <w:sz w:val="24"/>
          <w:szCs w:val="24"/>
        </w:rPr>
        <w:t xml:space="preserve">edition (from Mach G) is </w:t>
      </w:r>
      <w:r w:rsidR="00D47A45" w:rsidRPr="00FF0651">
        <w:rPr>
          <w:rFonts w:cstheme="minorHAnsi"/>
          <w:color w:val="000000"/>
          <w:sz w:val="24"/>
          <w:szCs w:val="24"/>
        </w:rPr>
        <w:t xml:space="preserve">remarkable </w:t>
      </w:r>
      <w:del w:id="348" w:author="Segall, Christopher (segallcr)" w:date="2025-07-11T13:37:00Z">
        <w:r w:rsidR="00D47A45" w:rsidRPr="00FF0651" w:rsidDel="00E6169E">
          <w:rPr>
            <w:rFonts w:cstheme="minorHAnsi"/>
            <w:color w:val="000000"/>
            <w:sz w:val="24"/>
            <w:szCs w:val="24"/>
          </w:rPr>
          <w:delText xml:space="preserve">indeed </w:delText>
        </w:r>
      </w:del>
      <w:r w:rsidR="00D47A45" w:rsidRPr="00FF0651">
        <w:rPr>
          <w:rFonts w:cstheme="minorHAnsi"/>
          <w:color w:val="000000"/>
          <w:sz w:val="24"/>
          <w:szCs w:val="24"/>
        </w:rPr>
        <w:t>for its flexible approach to metric grouping</w:t>
      </w:r>
      <w:del w:id="349" w:author="Segall, Christopher (segallcr)" w:date="2025-07-11T13:37:00Z">
        <w:r w:rsidR="00D47A45" w:rsidDel="00E6169E">
          <w:rPr>
            <w:rFonts w:cstheme="minorHAnsi"/>
            <w:color w:val="000000"/>
            <w:sz w:val="24"/>
            <w:szCs w:val="24"/>
          </w:rPr>
          <w:delText xml:space="preserve"> </w:delText>
        </w:r>
      </w:del>
      <w:commentRangeEnd w:id="346"/>
      <w:r w:rsidR="00AD54FE">
        <w:rPr>
          <w:rStyle w:val="CommentReference"/>
        </w:rPr>
        <w:commentReference w:id="346"/>
      </w:r>
      <w:del w:id="350" w:author="Segall, Christopher (segallcr)" w:date="2025-07-11T13:37:00Z">
        <w:r w:rsidR="00D47A45" w:rsidDel="00E6169E">
          <w:rPr>
            <w:rFonts w:cstheme="minorHAnsi"/>
            <w:color w:val="000000"/>
            <w:sz w:val="24"/>
            <w:szCs w:val="24"/>
          </w:rPr>
          <w:delText xml:space="preserve">as a </w:delText>
        </w:r>
        <w:r w:rsidR="00D47A45" w:rsidRPr="00FF0651" w:rsidDel="00E6169E">
          <w:rPr>
            <w:rFonts w:cstheme="minorHAnsi"/>
            <w:color w:val="000000"/>
            <w:sz w:val="24"/>
            <w:szCs w:val="24"/>
          </w:rPr>
          <w:delText>response to Ludwig’s supposed rigidity</w:delText>
        </w:r>
      </w:del>
      <w:r w:rsidR="00D47A45">
        <w:rPr>
          <w:rFonts w:cstheme="minorHAnsi"/>
          <w:color w:val="000000"/>
          <w:sz w:val="24"/>
          <w:szCs w:val="24"/>
        </w:rPr>
        <w:t>.</w:t>
      </w:r>
      <w:r w:rsidR="00D47A45">
        <w:rPr>
          <w:rStyle w:val="FootnoteReference"/>
          <w:rFonts w:cstheme="minorHAnsi"/>
          <w:color w:val="000000"/>
          <w:sz w:val="24"/>
          <w:szCs w:val="24"/>
        </w:rPr>
        <w:footnoteReference w:id="23"/>
      </w:r>
      <w:r w:rsidR="00D47A45" w:rsidRPr="00FF0651">
        <w:rPr>
          <w:rFonts w:cstheme="minorHAnsi"/>
          <w:color w:val="000000"/>
          <w:sz w:val="24"/>
          <w:szCs w:val="24"/>
        </w:rPr>
        <w:t xml:space="preserve"> </w:t>
      </w:r>
      <w:r w:rsidR="00291B5F">
        <w:rPr>
          <w:rFonts w:cstheme="minorHAnsi"/>
          <w:color w:val="000000"/>
          <w:sz w:val="24"/>
          <w:szCs w:val="24"/>
        </w:rPr>
        <w:t xml:space="preserve">Whereas </w:t>
      </w:r>
      <w:r w:rsidR="00291B5F" w:rsidRPr="00405056">
        <w:rPr>
          <w:rFonts w:cstheme="minorHAnsi"/>
          <w:color w:val="000000"/>
          <w:sz w:val="24"/>
          <w:szCs w:val="24"/>
        </w:rPr>
        <w:t>Lu</w:t>
      </w:r>
      <w:r w:rsidR="00291B5F" w:rsidRPr="00FF0651">
        <w:rPr>
          <w:rFonts w:cstheme="minorHAnsi"/>
          <w:color w:val="000000"/>
          <w:sz w:val="24"/>
          <w:szCs w:val="24"/>
        </w:rPr>
        <w:t xml:space="preserve">dwig </w:t>
      </w:r>
      <w:ins w:id="364" w:author="Segall, Christopher (segallcr)" w:date="2025-07-11T13:38:00Z">
        <w:r w:rsidR="004F5D31">
          <w:rPr>
            <w:rFonts w:cstheme="minorHAnsi"/>
            <w:color w:val="000000"/>
            <w:sz w:val="24"/>
            <w:szCs w:val="24"/>
          </w:rPr>
          <w:t xml:space="preserve">(1926) </w:t>
        </w:r>
      </w:ins>
      <w:r w:rsidR="00291B5F" w:rsidRPr="00FF0651">
        <w:rPr>
          <w:rFonts w:cstheme="minorHAnsi"/>
          <w:color w:val="000000"/>
          <w:sz w:val="24"/>
          <w:szCs w:val="24"/>
        </w:rPr>
        <w:t xml:space="preserve">and Schrade </w:t>
      </w:r>
      <w:ins w:id="365" w:author="Segall, Christopher (segallcr)" w:date="2025-07-11T13:38:00Z">
        <w:r w:rsidR="004F5D31">
          <w:rPr>
            <w:rFonts w:cstheme="minorHAnsi"/>
            <w:color w:val="000000"/>
            <w:sz w:val="24"/>
            <w:szCs w:val="24"/>
          </w:rPr>
          <w:t xml:space="preserve">(1956) </w:t>
        </w:r>
      </w:ins>
      <w:ins w:id="366" w:author="Segall, Christopher (segallcr)" w:date="2025-07-23T11:02:00Z">
        <w:r w:rsidR="001026CF">
          <w:rPr>
            <w:rFonts w:cstheme="minorHAnsi"/>
            <w:color w:val="000000"/>
            <w:sz w:val="24"/>
            <w:szCs w:val="24"/>
          </w:rPr>
          <w:t xml:space="preserve">both </w:t>
        </w:r>
      </w:ins>
      <w:r w:rsidR="00291B5F" w:rsidRPr="00FF0651">
        <w:rPr>
          <w:rFonts w:cstheme="minorHAnsi"/>
          <w:color w:val="000000"/>
          <w:sz w:val="24"/>
          <w:szCs w:val="24"/>
        </w:rPr>
        <w:t xml:space="preserve">beam </w:t>
      </w:r>
      <w:r w:rsidR="00291B5F">
        <w:rPr>
          <w:rFonts w:cstheme="minorHAnsi"/>
          <w:color w:val="000000"/>
          <w:sz w:val="24"/>
          <w:szCs w:val="24"/>
        </w:rPr>
        <w:t xml:space="preserve">m. 8 and </w:t>
      </w:r>
      <w:r w:rsidR="004F59B8">
        <w:rPr>
          <w:rFonts w:cstheme="minorHAnsi"/>
          <w:color w:val="000000"/>
          <w:sz w:val="24"/>
          <w:szCs w:val="24"/>
        </w:rPr>
        <w:t xml:space="preserve">m. </w:t>
      </w:r>
      <w:r w:rsidR="00291B5F">
        <w:rPr>
          <w:rFonts w:cstheme="minorHAnsi"/>
          <w:color w:val="000000"/>
          <w:sz w:val="24"/>
          <w:szCs w:val="24"/>
        </w:rPr>
        <w:t xml:space="preserve">12 </w:t>
      </w:r>
      <w:r w:rsidR="00291B5F" w:rsidRPr="00FF0651">
        <w:rPr>
          <w:rFonts w:cstheme="minorHAnsi"/>
          <w:color w:val="000000"/>
          <w:sz w:val="24"/>
          <w:szCs w:val="24"/>
        </w:rPr>
        <w:t>as continued iambs in 6/8</w:t>
      </w:r>
      <w:r w:rsidR="00291B5F">
        <w:rPr>
          <w:rFonts w:cstheme="minorHAnsi"/>
          <w:color w:val="000000"/>
          <w:sz w:val="24"/>
          <w:szCs w:val="24"/>
        </w:rPr>
        <w:t xml:space="preserve">, </w:t>
      </w:r>
      <w:del w:id="367" w:author="Segall, Christopher (segallcr)" w:date="2025-07-23T11:03:00Z">
        <w:r w:rsidR="00291B5F" w:rsidDel="00B7442C">
          <w:rPr>
            <w:rFonts w:cstheme="minorHAnsi"/>
            <w:color w:val="000000"/>
            <w:sz w:val="24"/>
            <w:szCs w:val="24"/>
          </w:rPr>
          <w:delText xml:space="preserve">the present study </w:delText>
        </w:r>
      </w:del>
      <w:ins w:id="368" w:author="Segall, Christopher (segallcr)" w:date="2025-07-23T11:03:00Z">
        <w:r w:rsidR="00B7442C">
          <w:rPr>
            <w:rFonts w:cstheme="minorHAnsi"/>
            <w:color w:val="000000"/>
            <w:sz w:val="24"/>
            <w:szCs w:val="24"/>
          </w:rPr>
          <w:t xml:space="preserve">I </w:t>
        </w:r>
      </w:ins>
      <w:del w:id="369" w:author="Segall, Christopher (segallcr)" w:date="2025-07-11T13:39:00Z">
        <w:r w:rsidR="00291B5F" w:rsidDel="00A412F8">
          <w:rPr>
            <w:rFonts w:cstheme="minorHAnsi"/>
            <w:color w:val="000000"/>
            <w:sz w:val="24"/>
            <w:szCs w:val="24"/>
          </w:rPr>
          <w:delText xml:space="preserve">seeks to </w:delText>
        </w:r>
      </w:del>
      <w:r w:rsidR="00291B5F">
        <w:rPr>
          <w:rFonts w:cstheme="minorHAnsi"/>
          <w:color w:val="000000"/>
          <w:sz w:val="24"/>
          <w:szCs w:val="24"/>
        </w:rPr>
        <w:t xml:space="preserve">explore the ramifications of </w:t>
      </w:r>
      <w:r w:rsidR="00291B5F">
        <w:rPr>
          <w:rFonts w:cstheme="minorHAnsi"/>
          <w:color w:val="000000"/>
          <w:sz w:val="24"/>
          <w:szCs w:val="24"/>
        </w:rPr>
        <w:lastRenderedPageBreak/>
        <w:t xml:space="preserve">flexible metrical grouping </w:t>
      </w:r>
      <w:del w:id="370" w:author="Segall, Christopher (segallcr)" w:date="2025-07-23T11:03:00Z">
        <w:r w:rsidR="00291B5F" w:rsidDel="00B7442C">
          <w:rPr>
            <w:rFonts w:cstheme="minorHAnsi"/>
            <w:color w:val="000000"/>
            <w:sz w:val="24"/>
            <w:szCs w:val="24"/>
          </w:rPr>
          <w:delText xml:space="preserve">in </w:delText>
        </w:r>
        <w:r w:rsidR="009371BE" w:rsidDel="00B7442C">
          <w:rPr>
            <w:rFonts w:cstheme="minorHAnsi"/>
            <w:color w:val="000000"/>
            <w:sz w:val="24"/>
            <w:szCs w:val="24"/>
          </w:rPr>
          <w:delText>the virelai</w:delText>
        </w:r>
      </w:del>
      <w:del w:id="371" w:author="Segall, Christopher (segallcr)" w:date="2025-07-11T13:39:00Z">
        <w:r w:rsidR="009371BE" w:rsidDel="00E40337">
          <w:rPr>
            <w:rFonts w:cstheme="minorHAnsi"/>
            <w:color w:val="000000"/>
            <w:sz w:val="24"/>
            <w:szCs w:val="24"/>
          </w:rPr>
          <w:delText xml:space="preserve"> genre</w:delText>
        </w:r>
      </w:del>
      <w:r w:rsidR="00291B5F">
        <w:rPr>
          <w:rFonts w:cstheme="minorHAnsi"/>
          <w:color w:val="000000"/>
          <w:sz w:val="24"/>
          <w:szCs w:val="24"/>
        </w:rPr>
        <w:t xml:space="preserve">, a trend gaining modern currency. </w:t>
      </w:r>
      <w:r w:rsidR="00601E2B">
        <w:rPr>
          <w:rFonts w:cstheme="minorHAnsi"/>
          <w:color w:val="000000"/>
          <w:sz w:val="24"/>
          <w:szCs w:val="24"/>
        </w:rPr>
        <w:t>In his recent work,</w:t>
      </w:r>
      <w:del w:id="372" w:author="Kyle Hutchinson" w:date="2025-08-04T09:30:00Z" w16du:dateUtc="2025-08-04T13:30:00Z">
        <w:r w:rsidR="00601E2B" w:rsidDel="000F7F60">
          <w:rPr>
            <w:rFonts w:cstheme="minorHAnsi"/>
            <w:color w:val="000000"/>
            <w:sz w:val="24"/>
            <w:szCs w:val="24"/>
          </w:rPr>
          <w:delText xml:space="preserve"> </w:delText>
        </w:r>
        <w:r w:rsidR="00291B5F" w:rsidDel="000F7F60">
          <w:rPr>
            <w:rFonts w:cstheme="minorHAnsi"/>
            <w:color w:val="000000"/>
            <w:sz w:val="24"/>
            <w:szCs w:val="24"/>
          </w:rPr>
          <w:delText>David</w:delText>
        </w:r>
      </w:del>
      <w:r w:rsidR="00291B5F">
        <w:rPr>
          <w:rFonts w:cstheme="minorHAnsi"/>
          <w:color w:val="000000"/>
          <w:sz w:val="24"/>
          <w:szCs w:val="24"/>
        </w:rPr>
        <w:t xml:space="preserve"> Maw (</w:t>
      </w:r>
      <w:r w:rsidR="00FE40D3">
        <w:rPr>
          <w:rFonts w:cstheme="minorHAnsi"/>
          <w:color w:val="000000"/>
          <w:sz w:val="24"/>
          <w:szCs w:val="24"/>
        </w:rPr>
        <w:t>2002</w:t>
      </w:r>
      <w:r w:rsidR="00291B5F">
        <w:rPr>
          <w:rFonts w:cstheme="minorHAnsi"/>
          <w:color w:val="000000"/>
          <w:sz w:val="24"/>
          <w:szCs w:val="24"/>
        </w:rPr>
        <w:t>, 2004, 20</w:t>
      </w:r>
      <w:r w:rsidR="00FE40D3">
        <w:rPr>
          <w:rFonts w:cstheme="minorHAnsi"/>
          <w:color w:val="000000"/>
          <w:sz w:val="24"/>
          <w:szCs w:val="24"/>
        </w:rPr>
        <w:t>13</w:t>
      </w:r>
      <w:r w:rsidR="00291B5F">
        <w:rPr>
          <w:rFonts w:cstheme="minorHAnsi"/>
          <w:color w:val="000000"/>
          <w:sz w:val="24"/>
          <w:szCs w:val="24"/>
        </w:rPr>
        <w:t>) explores a similar responsiveness to irregular metrical</w:t>
      </w:r>
      <w:del w:id="373" w:author="Segall, Christopher (segallcr)" w:date="2025-07-11T13:39:00Z">
        <w:r w:rsidR="00291B5F" w:rsidDel="00E40337">
          <w:rPr>
            <w:rFonts w:cstheme="minorHAnsi"/>
            <w:color w:val="000000"/>
            <w:sz w:val="24"/>
            <w:szCs w:val="24"/>
          </w:rPr>
          <w:delText>/</w:delText>
        </w:r>
      </w:del>
      <w:ins w:id="374" w:author="Segall, Christopher (segallcr)" w:date="2025-07-11T13:39:00Z">
        <w:r w:rsidR="00E40337">
          <w:rPr>
            <w:rFonts w:cstheme="minorHAnsi"/>
            <w:color w:val="000000"/>
            <w:sz w:val="24"/>
            <w:szCs w:val="24"/>
          </w:rPr>
          <w:t xml:space="preserve"> and </w:t>
        </w:r>
      </w:ins>
      <w:r w:rsidR="00291B5F">
        <w:rPr>
          <w:rFonts w:cstheme="minorHAnsi"/>
          <w:color w:val="000000"/>
          <w:sz w:val="24"/>
          <w:szCs w:val="24"/>
        </w:rPr>
        <w:t xml:space="preserve">textual groupings in Machaut’s songs, and his transcriptions of some </w:t>
      </w:r>
      <w:r w:rsidR="00291B5F" w:rsidRPr="00510DD5">
        <w:rPr>
          <w:rFonts w:cstheme="minorHAnsi"/>
          <w:i/>
          <w:color w:val="000000"/>
          <w:sz w:val="24"/>
          <w:szCs w:val="24"/>
        </w:rPr>
        <w:t xml:space="preserve">chansons </w:t>
      </w:r>
      <w:proofErr w:type="spellStart"/>
      <w:r w:rsidR="00291B5F" w:rsidRPr="00510DD5">
        <w:rPr>
          <w:rFonts w:cstheme="minorHAnsi"/>
          <w:i/>
          <w:color w:val="000000"/>
          <w:sz w:val="24"/>
          <w:szCs w:val="24"/>
        </w:rPr>
        <w:t>baladées</w:t>
      </w:r>
      <w:proofErr w:type="spellEnd"/>
      <w:r w:rsidR="00291B5F">
        <w:rPr>
          <w:rFonts w:cstheme="minorHAnsi"/>
          <w:color w:val="000000"/>
          <w:sz w:val="24"/>
          <w:szCs w:val="24"/>
        </w:rPr>
        <w:t xml:space="preserve"> also feature </w:t>
      </w:r>
      <w:proofErr w:type="spellStart"/>
      <w:r w:rsidR="00291B5F">
        <w:rPr>
          <w:rFonts w:cstheme="minorHAnsi"/>
          <w:color w:val="000000"/>
          <w:sz w:val="24"/>
          <w:szCs w:val="24"/>
        </w:rPr>
        <w:t>rebarrings</w:t>
      </w:r>
      <w:proofErr w:type="spellEnd"/>
      <w:r w:rsidR="00291B5F">
        <w:rPr>
          <w:rFonts w:cstheme="minorHAnsi"/>
          <w:color w:val="000000"/>
          <w:sz w:val="24"/>
          <w:szCs w:val="24"/>
        </w:rPr>
        <w:t xml:space="preserve"> and changes of time signature</w:t>
      </w:r>
      <w:r w:rsidR="00782489">
        <w:rPr>
          <w:rFonts w:cstheme="minorHAnsi"/>
          <w:color w:val="000000"/>
          <w:sz w:val="24"/>
          <w:szCs w:val="24"/>
        </w:rPr>
        <w:t xml:space="preserve"> such as I </w:t>
      </w:r>
      <w:r w:rsidR="00187A76">
        <w:rPr>
          <w:rFonts w:cstheme="minorHAnsi"/>
          <w:color w:val="000000"/>
          <w:sz w:val="24"/>
          <w:szCs w:val="24"/>
        </w:rPr>
        <w:t xml:space="preserve">have </w:t>
      </w:r>
      <w:r w:rsidR="00782489">
        <w:rPr>
          <w:rFonts w:cstheme="minorHAnsi"/>
          <w:color w:val="000000"/>
          <w:sz w:val="24"/>
          <w:szCs w:val="24"/>
        </w:rPr>
        <w:t>venture</w:t>
      </w:r>
      <w:r w:rsidR="00187A76">
        <w:rPr>
          <w:rFonts w:cstheme="minorHAnsi"/>
          <w:color w:val="000000"/>
          <w:sz w:val="24"/>
          <w:szCs w:val="24"/>
        </w:rPr>
        <w:t>d</w:t>
      </w:r>
      <w:r w:rsidR="00782489">
        <w:rPr>
          <w:rFonts w:cstheme="minorHAnsi"/>
          <w:color w:val="000000"/>
          <w:sz w:val="24"/>
          <w:szCs w:val="24"/>
        </w:rPr>
        <w:t xml:space="preserve"> here.</w:t>
      </w:r>
    </w:p>
    <w:p w14:paraId="4118FD5C" w14:textId="77777777" w:rsidR="006B7218" w:rsidRDefault="006B7218" w:rsidP="006B7218">
      <w:pPr>
        <w:spacing w:line="480" w:lineRule="auto"/>
        <w:rPr>
          <w:rFonts w:cstheme="minorHAnsi"/>
          <w:color w:val="000000"/>
          <w:sz w:val="24"/>
          <w:szCs w:val="24"/>
        </w:rPr>
      </w:pPr>
    </w:p>
    <w:p w14:paraId="3357640E" w14:textId="55284EF9" w:rsidR="005B3E15" w:rsidRPr="00FF0651" w:rsidRDefault="002E5123" w:rsidP="006B7218">
      <w:pPr>
        <w:spacing w:line="480" w:lineRule="auto"/>
        <w:rPr>
          <w:rFonts w:cstheme="minorHAnsi"/>
          <w:color w:val="000000"/>
          <w:sz w:val="24"/>
          <w:szCs w:val="24"/>
        </w:rPr>
      </w:pPr>
      <w:commentRangeStart w:id="375"/>
      <w:r w:rsidRPr="00AA57FE">
        <w:rPr>
          <w:rFonts w:cstheme="minorHAnsi"/>
          <w:color w:val="000000"/>
          <w:sz w:val="24"/>
          <w:szCs w:val="24"/>
        </w:rPr>
        <w:t>In what follows</w:t>
      </w:r>
      <w:r w:rsidR="00BC4612" w:rsidRPr="00AA57FE">
        <w:rPr>
          <w:rFonts w:cstheme="minorHAnsi"/>
          <w:color w:val="000000"/>
          <w:sz w:val="24"/>
          <w:szCs w:val="24"/>
        </w:rPr>
        <w:t>,</w:t>
      </w:r>
      <w:r w:rsidRPr="00AA57FE">
        <w:rPr>
          <w:rFonts w:cstheme="minorHAnsi"/>
          <w:color w:val="000000"/>
          <w:sz w:val="24"/>
          <w:szCs w:val="24"/>
        </w:rPr>
        <w:t xml:space="preserve"> I will </w:t>
      </w:r>
      <w:r w:rsidR="00DD0902" w:rsidRPr="00AA57FE">
        <w:rPr>
          <w:rFonts w:cstheme="minorHAnsi"/>
          <w:color w:val="000000"/>
          <w:sz w:val="24"/>
          <w:szCs w:val="24"/>
        </w:rPr>
        <w:t>consider evidence</w:t>
      </w:r>
      <w:r w:rsidR="00DD0902">
        <w:rPr>
          <w:rFonts w:cstheme="minorHAnsi"/>
          <w:color w:val="000000"/>
          <w:sz w:val="24"/>
          <w:szCs w:val="24"/>
        </w:rPr>
        <w:t xml:space="preserve"> </w:t>
      </w:r>
      <w:r>
        <w:rPr>
          <w:rFonts w:cstheme="minorHAnsi"/>
          <w:color w:val="000000"/>
          <w:sz w:val="24"/>
          <w:szCs w:val="24"/>
        </w:rPr>
        <w:t xml:space="preserve">for </w:t>
      </w:r>
      <w:r w:rsidR="00CB6985">
        <w:rPr>
          <w:rFonts w:cstheme="minorHAnsi"/>
          <w:color w:val="000000"/>
          <w:sz w:val="24"/>
          <w:szCs w:val="24"/>
        </w:rPr>
        <w:t xml:space="preserve">metrical </w:t>
      </w:r>
      <w:r>
        <w:rPr>
          <w:rFonts w:cstheme="minorHAnsi"/>
          <w:color w:val="000000"/>
          <w:sz w:val="24"/>
          <w:szCs w:val="24"/>
        </w:rPr>
        <w:t>regrouping</w:t>
      </w:r>
      <w:r w:rsidR="00BC4612">
        <w:rPr>
          <w:rFonts w:cstheme="minorHAnsi"/>
          <w:color w:val="000000"/>
          <w:sz w:val="24"/>
          <w:szCs w:val="24"/>
        </w:rPr>
        <w:t xml:space="preserve"> in </w:t>
      </w:r>
      <w:r w:rsidR="00133051">
        <w:rPr>
          <w:rFonts w:cstheme="minorHAnsi"/>
          <w:color w:val="000000"/>
          <w:sz w:val="24"/>
          <w:szCs w:val="24"/>
        </w:rPr>
        <w:t xml:space="preserve">the refrain of </w:t>
      </w:r>
      <w:r w:rsidR="00BC4612" w:rsidRPr="00AA57FE">
        <w:rPr>
          <w:rFonts w:cstheme="minorHAnsi"/>
          <w:color w:val="000000"/>
          <w:sz w:val="24"/>
          <w:szCs w:val="24"/>
        </w:rPr>
        <w:t>V14</w:t>
      </w:r>
      <w:r>
        <w:rPr>
          <w:rFonts w:cstheme="minorHAnsi"/>
          <w:color w:val="000000"/>
          <w:sz w:val="24"/>
          <w:szCs w:val="24"/>
        </w:rPr>
        <w:t>.</w:t>
      </w:r>
      <w:commentRangeEnd w:id="375"/>
      <w:r w:rsidR="00AA57FE">
        <w:rPr>
          <w:rStyle w:val="CommentReference"/>
        </w:rPr>
        <w:commentReference w:id="375"/>
      </w:r>
      <w:r>
        <w:rPr>
          <w:rFonts w:cstheme="minorHAnsi"/>
          <w:color w:val="000000"/>
          <w:sz w:val="24"/>
          <w:szCs w:val="24"/>
        </w:rPr>
        <w:t xml:space="preserve"> </w:t>
      </w:r>
      <w:ins w:id="376" w:author="Segall, Christopher (segallcr)" w:date="2025-07-11T13:45:00Z">
        <w:r w:rsidR="00D77D68">
          <w:rPr>
            <w:rFonts w:cstheme="minorHAnsi"/>
            <w:color w:val="000000"/>
            <w:sz w:val="24"/>
            <w:szCs w:val="24"/>
          </w:rPr>
          <w:t xml:space="preserve">Manuscript sources show a </w:t>
        </w:r>
      </w:ins>
      <w:del w:id="377" w:author="Segall, Christopher (segallcr)" w:date="2025-07-11T13:45:00Z">
        <w:r w:rsidR="005B3E15" w:rsidDel="00D77D68">
          <w:rPr>
            <w:rFonts w:cstheme="minorHAnsi"/>
            <w:color w:val="000000"/>
            <w:sz w:val="24"/>
            <w:szCs w:val="24"/>
          </w:rPr>
          <w:delText xml:space="preserve">The </w:delText>
        </w:r>
      </w:del>
      <w:r w:rsidR="005B3E15">
        <w:rPr>
          <w:rFonts w:cstheme="minorHAnsi"/>
          <w:color w:val="000000"/>
          <w:sz w:val="24"/>
          <w:szCs w:val="24"/>
        </w:rPr>
        <w:t xml:space="preserve">tight spacing of the consecutive eighth notes in m. 8 and </w:t>
      </w:r>
      <w:r w:rsidR="00601E2B">
        <w:rPr>
          <w:rFonts w:cstheme="minorHAnsi"/>
          <w:color w:val="000000"/>
          <w:sz w:val="24"/>
          <w:szCs w:val="24"/>
        </w:rPr>
        <w:t xml:space="preserve">m. </w:t>
      </w:r>
      <w:r w:rsidR="005B3E15">
        <w:rPr>
          <w:rFonts w:cstheme="minorHAnsi"/>
          <w:color w:val="000000"/>
          <w:sz w:val="24"/>
          <w:szCs w:val="24"/>
        </w:rPr>
        <w:t>12</w:t>
      </w:r>
      <w:ins w:id="378" w:author="Segall, Christopher (segallcr)" w:date="2025-07-11T13:46:00Z">
        <w:r w:rsidR="00BF5B28">
          <w:rPr>
            <w:rFonts w:cstheme="minorHAnsi"/>
            <w:color w:val="000000"/>
            <w:sz w:val="24"/>
            <w:szCs w:val="24"/>
          </w:rPr>
          <w:t>,</w:t>
        </w:r>
      </w:ins>
      <w:r w:rsidR="005B3E15">
        <w:rPr>
          <w:rFonts w:cstheme="minorHAnsi"/>
          <w:color w:val="000000"/>
          <w:sz w:val="24"/>
          <w:szCs w:val="24"/>
        </w:rPr>
        <w:t xml:space="preserve"> followed by a generous gap before the final quarter n</w:t>
      </w:r>
      <w:r w:rsidR="005B3E15" w:rsidRPr="005655CC">
        <w:rPr>
          <w:rFonts w:cstheme="minorHAnsi"/>
          <w:color w:val="000000"/>
          <w:sz w:val="24"/>
          <w:szCs w:val="24"/>
        </w:rPr>
        <w:t>ote—demarcating beat 3 of 3/4 rather than breaking up an iamb of 6/8—</w:t>
      </w:r>
      <w:del w:id="379" w:author="Segall, Christopher (segallcr)" w:date="2025-07-11T13:46:00Z">
        <w:r w:rsidR="005B3E15" w:rsidRPr="005655CC" w:rsidDel="00CC1E5C">
          <w:rPr>
            <w:rFonts w:cstheme="minorHAnsi"/>
            <w:color w:val="000000"/>
            <w:sz w:val="24"/>
            <w:szCs w:val="24"/>
          </w:rPr>
          <w:delText xml:space="preserve">in all </w:delText>
        </w:r>
        <w:r w:rsidR="005B3E15" w:rsidDel="00CC1E5C">
          <w:rPr>
            <w:rFonts w:cstheme="minorHAnsi"/>
            <w:color w:val="000000"/>
            <w:sz w:val="24"/>
            <w:szCs w:val="24"/>
          </w:rPr>
          <w:delText>manuscript</w:delText>
        </w:r>
        <w:r w:rsidR="005B3E15" w:rsidRPr="005655CC" w:rsidDel="00CC1E5C">
          <w:rPr>
            <w:rFonts w:cstheme="minorHAnsi"/>
            <w:color w:val="000000"/>
            <w:sz w:val="24"/>
            <w:szCs w:val="24"/>
          </w:rPr>
          <w:delText xml:space="preserve"> sources can be </w:delText>
        </w:r>
      </w:del>
      <w:del w:id="380" w:author="Segall, Christopher (segallcr)" w:date="2025-07-11T13:47:00Z">
        <w:r w:rsidR="005B3E15" w:rsidRPr="005655CC" w:rsidDel="000A43D1">
          <w:rPr>
            <w:rFonts w:cstheme="minorHAnsi"/>
            <w:color w:val="000000"/>
            <w:sz w:val="24"/>
            <w:szCs w:val="24"/>
          </w:rPr>
          <w:delText>suggestive of</w:delText>
        </w:r>
      </w:del>
      <w:ins w:id="381" w:author="Segall, Christopher (segallcr)" w:date="2025-07-11T13:47:00Z">
        <w:r w:rsidR="000A43D1">
          <w:rPr>
            <w:rFonts w:cstheme="minorHAnsi"/>
            <w:color w:val="000000"/>
            <w:sz w:val="24"/>
            <w:szCs w:val="24"/>
          </w:rPr>
          <w:t>suggesting</w:t>
        </w:r>
      </w:ins>
      <w:r w:rsidR="005B3E15" w:rsidRPr="005655CC">
        <w:rPr>
          <w:rFonts w:cstheme="minorHAnsi"/>
          <w:color w:val="000000"/>
          <w:sz w:val="24"/>
          <w:szCs w:val="24"/>
        </w:rPr>
        <w:t xml:space="preserve"> </w:t>
      </w:r>
      <w:r w:rsidR="00C17C09">
        <w:rPr>
          <w:rFonts w:cstheme="minorHAnsi"/>
          <w:color w:val="000000"/>
          <w:sz w:val="24"/>
          <w:szCs w:val="24"/>
        </w:rPr>
        <w:t>the</w:t>
      </w:r>
      <w:r w:rsidR="005B3E15" w:rsidRPr="005655CC">
        <w:rPr>
          <w:rFonts w:cstheme="minorHAnsi"/>
          <w:color w:val="000000"/>
          <w:sz w:val="24"/>
          <w:szCs w:val="24"/>
        </w:rPr>
        <w:t xml:space="preserve"> grouping change</w:t>
      </w:r>
      <w:r w:rsidR="00C17C09">
        <w:rPr>
          <w:rFonts w:cstheme="minorHAnsi"/>
          <w:color w:val="000000"/>
          <w:sz w:val="24"/>
          <w:szCs w:val="24"/>
        </w:rPr>
        <w:t xml:space="preserve"> I am pursuing</w:t>
      </w:r>
      <w:r w:rsidR="005B3E15" w:rsidRPr="005655CC">
        <w:rPr>
          <w:rFonts w:cstheme="minorHAnsi"/>
          <w:color w:val="000000"/>
          <w:sz w:val="24"/>
          <w:szCs w:val="24"/>
        </w:rPr>
        <w:t xml:space="preserve">. But </w:t>
      </w:r>
      <w:r w:rsidR="005225E8">
        <w:rPr>
          <w:rFonts w:cstheme="minorHAnsi"/>
          <w:color w:val="000000"/>
          <w:sz w:val="24"/>
          <w:szCs w:val="24"/>
        </w:rPr>
        <w:t>this</w:t>
      </w:r>
      <w:r w:rsidR="005B3E15" w:rsidRPr="005655CC">
        <w:rPr>
          <w:rFonts w:cstheme="minorHAnsi"/>
          <w:color w:val="000000"/>
          <w:sz w:val="24"/>
          <w:szCs w:val="24"/>
        </w:rPr>
        <w:t xml:space="preserve"> spacing, the system breaks (Mach C), and even the page breaks (Mach A) that occur in s</w:t>
      </w:r>
      <w:r w:rsidR="005B3E15">
        <w:rPr>
          <w:rFonts w:cstheme="minorHAnsi"/>
          <w:color w:val="000000"/>
          <w:sz w:val="24"/>
          <w:szCs w:val="24"/>
        </w:rPr>
        <w:t xml:space="preserve">ome manuscripts between the last F and A of m. 8 and </w:t>
      </w:r>
      <w:r w:rsidR="00601E2B">
        <w:rPr>
          <w:rFonts w:cstheme="minorHAnsi"/>
          <w:color w:val="000000"/>
          <w:sz w:val="24"/>
          <w:szCs w:val="24"/>
        </w:rPr>
        <w:t xml:space="preserve">m. </w:t>
      </w:r>
      <w:r w:rsidR="005B3E15">
        <w:rPr>
          <w:rFonts w:cstheme="minorHAnsi"/>
          <w:color w:val="000000"/>
          <w:sz w:val="24"/>
          <w:szCs w:val="24"/>
        </w:rPr>
        <w:t xml:space="preserve">12 </w:t>
      </w:r>
      <w:r w:rsidR="005225E8">
        <w:rPr>
          <w:rFonts w:cstheme="minorHAnsi"/>
          <w:color w:val="000000"/>
          <w:sz w:val="24"/>
          <w:szCs w:val="24"/>
        </w:rPr>
        <w:t xml:space="preserve">could </w:t>
      </w:r>
      <w:r w:rsidR="00D7406B">
        <w:rPr>
          <w:rFonts w:cstheme="minorHAnsi"/>
          <w:color w:val="000000"/>
          <w:sz w:val="24"/>
          <w:szCs w:val="24"/>
        </w:rPr>
        <w:t xml:space="preserve">simply </w:t>
      </w:r>
      <w:r w:rsidR="005B3E15">
        <w:rPr>
          <w:rFonts w:cstheme="minorHAnsi"/>
          <w:color w:val="000000"/>
          <w:sz w:val="24"/>
          <w:szCs w:val="24"/>
        </w:rPr>
        <w:t>reflect the line break in the poem (indicated by vertical stroke in the examples), inked in before the music notation was added. However, the way that Machaut repeats the structural pitch A in mm. 7</w:t>
      </w:r>
      <w:r w:rsidR="00A27A25">
        <w:rPr>
          <w:rFonts w:cstheme="minorHAnsi"/>
          <w:color w:val="000000"/>
          <w:sz w:val="24"/>
          <w:szCs w:val="24"/>
        </w:rPr>
        <w:t>–</w:t>
      </w:r>
      <w:r w:rsidR="005B3E15">
        <w:rPr>
          <w:rFonts w:cstheme="minorHAnsi"/>
          <w:color w:val="000000"/>
          <w:sz w:val="24"/>
          <w:szCs w:val="24"/>
        </w:rPr>
        <w:t xml:space="preserve">8, as well as details of text declamation, </w:t>
      </w:r>
      <w:r w:rsidR="005B3E15" w:rsidRPr="001C326F">
        <w:rPr>
          <w:rFonts w:cstheme="minorHAnsi"/>
          <w:color w:val="000000"/>
          <w:sz w:val="24"/>
          <w:szCs w:val="24"/>
          <w:rPrChange w:id="382" w:author="Segall, Christopher (segallcr)" w:date="2025-07-11T13:47:00Z">
            <w:rPr>
              <w:rFonts w:cstheme="minorHAnsi"/>
              <w:i/>
              <w:iCs/>
              <w:color w:val="000000"/>
              <w:sz w:val="24"/>
              <w:szCs w:val="24"/>
            </w:rPr>
          </w:rPrChange>
        </w:rPr>
        <w:t>can</w:t>
      </w:r>
      <w:r w:rsidR="005B3E15">
        <w:rPr>
          <w:rFonts w:cstheme="minorHAnsi"/>
          <w:color w:val="000000"/>
          <w:sz w:val="24"/>
          <w:szCs w:val="24"/>
        </w:rPr>
        <w:t xml:space="preserve"> </w:t>
      </w:r>
      <w:del w:id="383" w:author="Segall, Christopher (segallcr)" w:date="2025-07-11T13:48:00Z">
        <w:r w:rsidR="005B3E15" w:rsidDel="00143CBA">
          <w:rPr>
            <w:rFonts w:cstheme="minorHAnsi"/>
            <w:color w:val="000000"/>
            <w:sz w:val="24"/>
            <w:szCs w:val="24"/>
          </w:rPr>
          <w:delText xml:space="preserve">be used to </w:delText>
        </w:r>
      </w:del>
      <w:r w:rsidR="005B3E15">
        <w:rPr>
          <w:rFonts w:cstheme="minorHAnsi"/>
          <w:color w:val="000000"/>
          <w:sz w:val="24"/>
          <w:szCs w:val="24"/>
        </w:rPr>
        <w:t>define logical metric groupings.</w:t>
      </w:r>
      <w:r w:rsidR="005B3E15">
        <w:rPr>
          <w:rStyle w:val="FootnoteReference"/>
          <w:rFonts w:cstheme="minorHAnsi"/>
          <w:color w:val="000000"/>
          <w:sz w:val="24"/>
          <w:szCs w:val="24"/>
        </w:rPr>
        <w:footnoteReference w:id="24"/>
      </w:r>
      <w:r w:rsidR="005B3E15">
        <w:rPr>
          <w:rFonts w:cstheme="minorHAnsi"/>
          <w:color w:val="000000"/>
          <w:sz w:val="24"/>
          <w:szCs w:val="24"/>
        </w:rPr>
        <w:t xml:space="preserve"> In </w:t>
      </w:r>
      <w:del w:id="384" w:author="Segall, Christopher (segallcr)" w:date="2025-07-23T11:18:00Z">
        <w:r w:rsidR="005B3E15" w:rsidRPr="00CD0D92" w:rsidDel="00CD0D92">
          <w:rPr>
            <w:rFonts w:cstheme="minorHAnsi"/>
            <w:color w:val="000000"/>
            <w:sz w:val="24"/>
            <w:szCs w:val="24"/>
          </w:rPr>
          <w:delText>V14’s</w:delText>
        </w:r>
        <w:r w:rsidR="005B3E15" w:rsidDel="00CD0D92">
          <w:rPr>
            <w:rFonts w:cstheme="minorHAnsi"/>
            <w:color w:val="000000"/>
            <w:sz w:val="24"/>
            <w:szCs w:val="24"/>
          </w:rPr>
          <w:delText xml:space="preserve"> </w:delText>
        </w:r>
      </w:del>
      <w:ins w:id="385" w:author="Segall, Christopher (segallcr)" w:date="2025-07-23T11:18:00Z">
        <w:r w:rsidR="00CD0D92">
          <w:rPr>
            <w:rFonts w:cstheme="minorHAnsi"/>
            <w:color w:val="000000"/>
            <w:sz w:val="24"/>
            <w:szCs w:val="24"/>
          </w:rPr>
          <w:t xml:space="preserve">the </w:t>
        </w:r>
      </w:ins>
      <w:r w:rsidR="005B3E15">
        <w:rPr>
          <w:rFonts w:cstheme="minorHAnsi"/>
          <w:color w:val="000000"/>
          <w:sz w:val="24"/>
          <w:szCs w:val="24"/>
        </w:rPr>
        <w:t xml:space="preserve">melody, the </w:t>
      </w:r>
      <w:del w:id="386" w:author="Segall, Christopher (segallcr)" w:date="2025-07-11T13:49:00Z">
        <w:r w:rsidR="005B3E15" w:rsidDel="009E586A">
          <w:rPr>
            <w:rFonts w:cstheme="minorHAnsi"/>
            <w:color w:val="000000"/>
            <w:sz w:val="24"/>
            <w:szCs w:val="24"/>
          </w:rPr>
          <w:delText xml:space="preserve">final </w:delText>
        </w:r>
      </w:del>
      <w:ins w:id="387" w:author="Segall, Christopher (segallcr)" w:date="2025-07-11T13:49:00Z">
        <w:r w:rsidR="009E586A">
          <w:rPr>
            <w:rFonts w:cstheme="minorHAnsi"/>
            <w:color w:val="000000"/>
            <w:sz w:val="24"/>
            <w:szCs w:val="24"/>
          </w:rPr>
          <w:t xml:space="preserve">initial </w:t>
        </w:r>
      </w:ins>
      <w:commentRangeStart w:id="388"/>
      <w:r w:rsidR="005B3E15">
        <w:rPr>
          <w:rFonts w:cstheme="minorHAnsi"/>
          <w:color w:val="000000"/>
          <w:sz w:val="24"/>
          <w:szCs w:val="24"/>
        </w:rPr>
        <w:t>D</w:t>
      </w:r>
      <w:commentRangeEnd w:id="388"/>
      <w:r w:rsidR="00BB25BC">
        <w:rPr>
          <w:rStyle w:val="CommentReference"/>
        </w:rPr>
        <w:commentReference w:id="388"/>
      </w:r>
      <w:del w:id="389" w:author="Kyle Hutchinson" w:date="2025-08-04T09:31:00Z" w16du:dateUtc="2025-08-04T13:31:00Z">
        <w:r w:rsidR="005B3E15" w:rsidDel="00BB25BC">
          <w:rPr>
            <w:rFonts w:cstheme="minorHAnsi"/>
            <w:color w:val="000000"/>
            <w:sz w:val="24"/>
            <w:szCs w:val="24"/>
          </w:rPr>
          <w:delText xml:space="preserve"> (^1)</w:delText>
        </w:r>
      </w:del>
      <w:ins w:id="390" w:author="Segall, Christopher (segallcr)" w:date="2025-07-11T13:49:00Z">
        <w:r w:rsidR="009E586A">
          <w:rPr>
            <w:rFonts w:cstheme="minorHAnsi"/>
            <w:color w:val="000000"/>
            <w:sz w:val="24"/>
            <w:szCs w:val="24"/>
          </w:rPr>
          <w:t xml:space="preserve">, the </w:t>
        </w:r>
      </w:ins>
      <w:ins w:id="391" w:author="Segall, Christopher (segallcr)" w:date="2025-07-23T11:18:00Z">
        <w:r w:rsidR="00233429">
          <w:rPr>
            <w:rFonts w:cstheme="minorHAnsi"/>
            <w:color w:val="000000"/>
            <w:sz w:val="24"/>
            <w:szCs w:val="24"/>
          </w:rPr>
          <w:t xml:space="preserve">modal </w:t>
        </w:r>
      </w:ins>
      <w:ins w:id="392" w:author="Segall, Christopher (segallcr)" w:date="2025-07-11T13:49:00Z">
        <w:r w:rsidR="009E586A">
          <w:rPr>
            <w:rFonts w:cstheme="minorHAnsi"/>
            <w:color w:val="000000"/>
            <w:sz w:val="24"/>
            <w:szCs w:val="24"/>
          </w:rPr>
          <w:t>final,</w:t>
        </w:r>
      </w:ins>
      <w:r w:rsidR="005B3E15">
        <w:rPr>
          <w:rFonts w:cstheme="minorHAnsi"/>
          <w:color w:val="000000"/>
          <w:sz w:val="24"/>
          <w:szCs w:val="24"/>
        </w:rPr>
        <w:t xml:space="preserve"> is decorated with lower and upper neighbors before descending through the </w:t>
      </w:r>
      <w:proofErr w:type="spellStart"/>
      <w:r w:rsidR="009E586A">
        <w:rPr>
          <w:rFonts w:cstheme="minorHAnsi"/>
          <w:color w:val="000000"/>
          <w:sz w:val="24"/>
          <w:szCs w:val="24"/>
        </w:rPr>
        <w:t>d</w:t>
      </w:r>
      <w:r w:rsidR="005B3E15">
        <w:rPr>
          <w:rFonts w:cstheme="minorHAnsi"/>
          <w:color w:val="000000"/>
          <w:sz w:val="24"/>
          <w:szCs w:val="24"/>
        </w:rPr>
        <w:t>orian</w:t>
      </w:r>
      <w:proofErr w:type="spellEnd"/>
      <w:r w:rsidR="005B3E15">
        <w:rPr>
          <w:rFonts w:cstheme="minorHAnsi"/>
          <w:color w:val="000000"/>
          <w:sz w:val="24"/>
          <w:szCs w:val="24"/>
        </w:rPr>
        <w:t xml:space="preserve"> tetrachord D</w:t>
      </w:r>
      <w:r w:rsidR="00A27A25">
        <w:rPr>
          <w:rFonts w:cstheme="minorHAnsi"/>
          <w:color w:val="000000"/>
          <w:sz w:val="24"/>
          <w:szCs w:val="24"/>
        </w:rPr>
        <w:t>–</w:t>
      </w:r>
      <w:r w:rsidR="005B3E15">
        <w:rPr>
          <w:rFonts w:cstheme="minorHAnsi"/>
          <w:color w:val="000000"/>
          <w:sz w:val="24"/>
          <w:szCs w:val="24"/>
        </w:rPr>
        <w:t xml:space="preserve">A, closing on ^5 in an </w:t>
      </w:r>
      <w:proofErr w:type="spellStart"/>
      <w:r w:rsidR="005B3E15" w:rsidRPr="001D5EF7">
        <w:rPr>
          <w:rFonts w:cstheme="minorHAnsi"/>
          <w:i/>
          <w:iCs/>
          <w:color w:val="000000"/>
          <w:sz w:val="24"/>
          <w:szCs w:val="24"/>
        </w:rPr>
        <w:t>ouvert</w:t>
      </w:r>
      <w:proofErr w:type="spellEnd"/>
      <w:r w:rsidR="005B3E15">
        <w:rPr>
          <w:rFonts w:cstheme="minorHAnsi"/>
          <w:color w:val="000000"/>
          <w:sz w:val="24"/>
          <w:szCs w:val="24"/>
        </w:rPr>
        <w:t xml:space="preserve"> cadence (m. 5). In m. 7, A marks the onset of each of two beats (in 6/8), while in m. 8 the same A can mark each of three beats (a change to 3/4); the same duration </w:t>
      </w:r>
      <w:ins w:id="393" w:author="Segall, Christopher (segallcr)" w:date="2025-07-11T13:51:00Z">
        <w:r w:rsidR="007A3790">
          <w:rPr>
            <w:rFonts w:cstheme="minorHAnsi"/>
            <w:color w:val="000000"/>
            <w:sz w:val="24"/>
            <w:szCs w:val="24"/>
          </w:rPr>
          <w:t xml:space="preserve">is thereby </w:t>
        </w:r>
      </w:ins>
      <w:r w:rsidR="005B3E15">
        <w:rPr>
          <w:rFonts w:cstheme="minorHAnsi"/>
          <w:color w:val="000000"/>
          <w:sz w:val="24"/>
          <w:szCs w:val="24"/>
        </w:rPr>
        <w:t>segmented differently. The word “</w:t>
      </w:r>
      <w:proofErr w:type="spellStart"/>
      <w:r w:rsidR="005B3E15" w:rsidRPr="00927588">
        <w:rPr>
          <w:rFonts w:cstheme="minorHAnsi"/>
          <w:i/>
          <w:iCs/>
          <w:color w:val="000000"/>
          <w:sz w:val="24"/>
          <w:szCs w:val="24"/>
        </w:rPr>
        <w:t>na</w:t>
      </w:r>
      <w:proofErr w:type="spellEnd"/>
      <w:r w:rsidR="005B3E15" w:rsidRPr="00927588">
        <w:rPr>
          <w:rFonts w:cstheme="minorHAnsi"/>
          <w:i/>
          <w:iCs/>
          <w:color w:val="000000"/>
          <w:sz w:val="24"/>
          <w:szCs w:val="24"/>
        </w:rPr>
        <w:t>-</w:t>
      </w:r>
      <w:r w:rsidR="005B3E15">
        <w:rPr>
          <w:rFonts w:cstheme="minorHAnsi"/>
          <w:i/>
          <w:iCs/>
          <w:color w:val="000000"/>
          <w:sz w:val="24"/>
          <w:szCs w:val="24"/>
        </w:rPr>
        <w:t>TU</w:t>
      </w:r>
      <w:r w:rsidR="005B3E15" w:rsidRPr="00927588">
        <w:rPr>
          <w:rFonts w:cstheme="minorHAnsi"/>
          <w:i/>
          <w:iCs/>
          <w:color w:val="000000"/>
          <w:sz w:val="24"/>
          <w:szCs w:val="24"/>
        </w:rPr>
        <w:t>-re</w:t>
      </w:r>
      <w:r w:rsidR="005B3E15">
        <w:rPr>
          <w:rFonts w:cstheme="minorHAnsi"/>
          <w:color w:val="000000"/>
          <w:sz w:val="24"/>
          <w:szCs w:val="24"/>
        </w:rPr>
        <w:t>” ends the third line of the poem. In Machaut’s rhythmic setting, “</w:t>
      </w:r>
      <w:proofErr w:type="spellStart"/>
      <w:r w:rsidR="005B3E15" w:rsidRPr="00927588">
        <w:rPr>
          <w:rFonts w:cstheme="minorHAnsi"/>
          <w:i/>
          <w:iCs/>
          <w:color w:val="000000"/>
          <w:sz w:val="24"/>
          <w:szCs w:val="24"/>
        </w:rPr>
        <w:t>na</w:t>
      </w:r>
      <w:proofErr w:type="spellEnd"/>
      <w:r w:rsidR="005B3E15" w:rsidRPr="00927588">
        <w:rPr>
          <w:rFonts w:cstheme="minorHAnsi"/>
          <w:i/>
          <w:iCs/>
          <w:color w:val="000000"/>
          <w:sz w:val="24"/>
          <w:szCs w:val="24"/>
        </w:rPr>
        <w:t>-</w:t>
      </w:r>
      <w:r w:rsidR="005B3E15">
        <w:rPr>
          <w:rFonts w:cstheme="minorHAnsi"/>
          <w:color w:val="000000"/>
          <w:sz w:val="24"/>
          <w:szCs w:val="24"/>
        </w:rPr>
        <w:t>” is set as a pickup note to the stressed “-</w:t>
      </w:r>
      <w:r w:rsidR="005B3E15">
        <w:rPr>
          <w:rFonts w:cstheme="minorHAnsi"/>
          <w:i/>
          <w:iCs/>
          <w:color w:val="000000"/>
          <w:sz w:val="24"/>
          <w:szCs w:val="24"/>
        </w:rPr>
        <w:t>TU</w:t>
      </w:r>
      <w:r w:rsidR="005B3E15" w:rsidRPr="00927588">
        <w:rPr>
          <w:rFonts w:cstheme="minorHAnsi"/>
          <w:i/>
          <w:iCs/>
          <w:color w:val="000000"/>
          <w:sz w:val="24"/>
          <w:szCs w:val="24"/>
        </w:rPr>
        <w:t>-</w:t>
      </w:r>
      <w:r w:rsidR="005B3E15">
        <w:rPr>
          <w:rFonts w:cstheme="minorHAnsi"/>
          <w:color w:val="000000"/>
          <w:sz w:val="24"/>
          <w:szCs w:val="24"/>
        </w:rPr>
        <w:t>” on the metrically accented beat 1 (m. 8). The weak syllable “</w:t>
      </w:r>
      <w:r w:rsidR="005B3E15" w:rsidRPr="00927588">
        <w:rPr>
          <w:rFonts w:cstheme="minorHAnsi"/>
          <w:i/>
          <w:iCs/>
          <w:color w:val="000000"/>
          <w:sz w:val="24"/>
          <w:szCs w:val="24"/>
        </w:rPr>
        <w:t>-re</w:t>
      </w:r>
      <w:r w:rsidR="005B3E15">
        <w:rPr>
          <w:rFonts w:cstheme="minorHAnsi"/>
          <w:color w:val="000000"/>
          <w:sz w:val="24"/>
          <w:szCs w:val="24"/>
        </w:rPr>
        <w:t xml:space="preserve">” follows naturally on a </w:t>
      </w:r>
      <w:r w:rsidR="005B3E15">
        <w:rPr>
          <w:rFonts w:cstheme="minorHAnsi"/>
          <w:color w:val="000000"/>
          <w:sz w:val="24"/>
          <w:szCs w:val="24"/>
        </w:rPr>
        <w:lastRenderedPageBreak/>
        <w:t xml:space="preserve">weak beat—beat 2 in both </w:t>
      </w:r>
      <w:proofErr w:type="spellStart"/>
      <w:r w:rsidR="005225E8">
        <w:rPr>
          <w:rFonts w:cstheme="minorHAnsi"/>
          <w:color w:val="000000"/>
          <w:sz w:val="24"/>
          <w:szCs w:val="24"/>
        </w:rPr>
        <w:t>Leguy’s</w:t>
      </w:r>
      <w:proofErr w:type="spellEnd"/>
      <w:r w:rsidR="005225E8">
        <w:rPr>
          <w:rFonts w:cstheme="minorHAnsi"/>
          <w:color w:val="000000"/>
          <w:sz w:val="24"/>
          <w:szCs w:val="24"/>
        </w:rPr>
        <w:t xml:space="preserve"> </w:t>
      </w:r>
      <w:r w:rsidR="005B3E15">
        <w:rPr>
          <w:rFonts w:cstheme="minorHAnsi"/>
          <w:color w:val="000000"/>
          <w:sz w:val="24"/>
          <w:szCs w:val="24"/>
        </w:rPr>
        <w:t>3/4 reading and in Ludwig</w:t>
      </w:r>
      <w:ins w:id="394" w:author="Segall, Christopher (segallcr)" w:date="2025-07-11T13:51:00Z">
        <w:r w:rsidR="00321A3F">
          <w:rPr>
            <w:rFonts w:cstheme="minorHAnsi"/>
            <w:color w:val="000000"/>
            <w:sz w:val="24"/>
            <w:szCs w:val="24"/>
          </w:rPr>
          <w:t>’s</w:t>
        </w:r>
      </w:ins>
      <w:r w:rsidR="005B3E15">
        <w:rPr>
          <w:rFonts w:cstheme="minorHAnsi"/>
          <w:color w:val="000000"/>
          <w:sz w:val="24"/>
          <w:szCs w:val="24"/>
        </w:rPr>
        <w:t xml:space="preserve"> and Schrade’s 6/8 </w:t>
      </w:r>
      <w:proofErr w:type="gramStart"/>
      <w:r w:rsidR="005B3E15">
        <w:rPr>
          <w:rFonts w:cstheme="minorHAnsi"/>
          <w:color w:val="000000"/>
          <w:sz w:val="24"/>
          <w:szCs w:val="24"/>
        </w:rPr>
        <w:t>reading</w:t>
      </w:r>
      <w:ins w:id="395" w:author="Segall, Christopher (segallcr)" w:date="2025-07-11T13:51:00Z">
        <w:r w:rsidR="00321A3F">
          <w:rPr>
            <w:rFonts w:cstheme="minorHAnsi"/>
            <w:color w:val="000000"/>
            <w:sz w:val="24"/>
            <w:szCs w:val="24"/>
          </w:rPr>
          <w:t>s</w:t>
        </w:r>
      </w:ins>
      <w:r w:rsidR="005B3E15">
        <w:rPr>
          <w:rFonts w:cstheme="minorHAnsi"/>
          <w:color w:val="000000"/>
          <w:sz w:val="24"/>
          <w:szCs w:val="24"/>
        </w:rPr>
        <w:t>, but</w:t>
      </w:r>
      <w:proofErr w:type="gramEnd"/>
      <w:r w:rsidR="005B3E15">
        <w:rPr>
          <w:rFonts w:cstheme="minorHAnsi"/>
          <w:color w:val="000000"/>
          <w:sz w:val="24"/>
          <w:szCs w:val="24"/>
        </w:rPr>
        <w:t xml:space="preserve"> aligned one eighth note later (as suggested by the manuscript spacing)—</w:t>
      </w:r>
      <w:del w:id="396" w:author="Kyle Hutchinson" w:date="2025-08-04T09:33:00Z" w16du:dateUtc="2025-08-04T13:33:00Z">
        <w:r w:rsidR="005B3E15" w:rsidDel="00BB25BC">
          <w:rPr>
            <w:rFonts w:cstheme="minorHAnsi"/>
            <w:color w:val="000000"/>
            <w:sz w:val="24"/>
            <w:szCs w:val="24"/>
          </w:rPr>
          <w:delText>and this</w:delText>
        </w:r>
      </w:del>
      <w:ins w:id="397" w:author="Kyle Hutchinson" w:date="2025-08-04T09:33:00Z" w16du:dateUtc="2025-08-04T13:33:00Z">
        <w:r w:rsidR="00BB25BC">
          <w:rPr>
            <w:rFonts w:cstheme="minorHAnsi"/>
            <w:color w:val="000000"/>
            <w:sz w:val="24"/>
            <w:szCs w:val="24"/>
          </w:rPr>
          <w:t>which</w:t>
        </w:r>
      </w:ins>
      <w:r w:rsidR="005B3E15">
        <w:rPr>
          <w:rFonts w:cstheme="minorHAnsi"/>
          <w:color w:val="000000"/>
          <w:sz w:val="24"/>
          <w:szCs w:val="24"/>
        </w:rPr>
        <w:t xml:space="preserve"> could have ended the measure. Yet Machaut sets another weak syllable, “</w:t>
      </w:r>
      <w:proofErr w:type="spellStart"/>
      <w:r w:rsidR="005B3E15" w:rsidRPr="00927588">
        <w:rPr>
          <w:rFonts w:cstheme="minorHAnsi"/>
          <w:i/>
          <w:iCs/>
          <w:color w:val="000000"/>
          <w:sz w:val="24"/>
          <w:szCs w:val="24"/>
        </w:rPr>
        <w:t>ont</w:t>
      </w:r>
      <w:proofErr w:type="spellEnd"/>
      <w:del w:id="398" w:author="Segall, Christopher (segallcr)" w:date="2025-07-11T13:53:00Z">
        <w:r w:rsidR="005B3E15" w:rsidRPr="005E315D" w:rsidDel="00ED3FD7">
          <w:rPr>
            <w:rFonts w:cstheme="minorHAnsi"/>
            <w:color w:val="000000"/>
            <w:sz w:val="24"/>
            <w:szCs w:val="24"/>
          </w:rPr>
          <w:delText>,</w:delText>
        </w:r>
      </w:del>
      <w:r w:rsidR="005B3E15">
        <w:rPr>
          <w:rFonts w:cstheme="minorHAnsi"/>
          <w:color w:val="000000"/>
          <w:sz w:val="24"/>
          <w:szCs w:val="24"/>
        </w:rPr>
        <w:t xml:space="preserve">” </w:t>
      </w:r>
      <w:del w:id="399" w:author="Segall, Christopher (segallcr)" w:date="2025-07-11T13:53:00Z">
        <w:r w:rsidR="005B3E15" w:rsidDel="00ED3FD7">
          <w:rPr>
            <w:rFonts w:cstheme="minorHAnsi"/>
            <w:color w:val="000000"/>
            <w:sz w:val="24"/>
            <w:szCs w:val="24"/>
          </w:rPr>
          <w:delText xml:space="preserve">in m. 8 </w:delText>
        </w:r>
      </w:del>
      <w:r w:rsidR="005B3E15">
        <w:rPr>
          <w:rFonts w:cstheme="minorHAnsi"/>
          <w:color w:val="000000"/>
          <w:sz w:val="24"/>
          <w:szCs w:val="24"/>
        </w:rPr>
        <w:t>(beginning the fourth line of the poem)</w:t>
      </w:r>
      <w:ins w:id="400" w:author="Segall, Christopher (segallcr)" w:date="2025-07-11T13:54:00Z">
        <w:del w:id="401" w:author="Kyle Hutchinson" w:date="2025-08-04T09:33:00Z" w16du:dateUtc="2025-08-04T13:33:00Z">
          <w:r w:rsidR="00ED3FD7" w:rsidDel="00BB25BC">
            <w:rPr>
              <w:rFonts w:cstheme="minorHAnsi"/>
              <w:color w:val="000000"/>
              <w:sz w:val="24"/>
              <w:szCs w:val="24"/>
            </w:rPr>
            <w:delText>,</w:delText>
          </w:r>
        </w:del>
      </w:ins>
      <w:r w:rsidR="005B3E15">
        <w:rPr>
          <w:rFonts w:cstheme="minorHAnsi"/>
          <w:color w:val="000000"/>
          <w:sz w:val="24"/>
          <w:szCs w:val="24"/>
        </w:rPr>
        <w:t xml:space="preserve"> in a way that acts as a pickup into m. 9, </w:t>
      </w:r>
      <w:r w:rsidR="0058347D">
        <w:rPr>
          <w:rFonts w:cstheme="minorHAnsi"/>
          <w:color w:val="000000"/>
          <w:sz w:val="24"/>
          <w:szCs w:val="24"/>
        </w:rPr>
        <w:t xml:space="preserve">suggesting a third beat in </w:t>
      </w:r>
      <w:del w:id="402" w:author="Segall, Christopher (segallcr)" w:date="2025-07-11T13:54:00Z">
        <w:r w:rsidR="0058347D" w:rsidDel="00ED3FD7">
          <w:rPr>
            <w:rFonts w:cstheme="minorHAnsi"/>
            <w:color w:val="000000"/>
            <w:sz w:val="24"/>
            <w:szCs w:val="24"/>
          </w:rPr>
          <w:delText>the same measure</w:delText>
        </w:r>
      </w:del>
      <w:ins w:id="403" w:author="Segall, Christopher (segallcr)" w:date="2025-07-11T13:54:00Z">
        <w:r w:rsidR="00ED3FD7">
          <w:rPr>
            <w:rFonts w:cstheme="minorHAnsi"/>
            <w:color w:val="000000"/>
            <w:sz w:val="24"/>
            <w:szCs w:val="24"/>
          </w:rPr>
          <w:t>m. 8</w:t>
        </w:r>
      </w:ins>
      <w:del w:id="404" w:author="Kyle Hutchinson" w:date="2025-08-04T09:34:00Z" w16du:dateUtc="2025-08-04T13:34:00Z">
        <w:r w:rsidR="0058347D" w:rsidDel="00BB25BC">
          <w:rPr>
            <w:rFonts w:cstheme="minorHAnsi"/>
            <w:color w:val="000000"/>
            <w:sz w:val="24"/>
            <w:szCs w:val="24"/>
          </w:rPr>
          <w:delText xml:space="preserve">, </w:delText>
        </w:r>
        <w:r w:rsidR="004752B1" w:rsidDel="00BB25BC">
          <w:rPr>
            <w:rFonts w:cstheme="minorHAnsi"/>
            <w:color w:val="000000"/>
            <w:sz w:val="24"/>
            <w:szCs w:val="24"/>
          </w:rPr>
          <w:delText>beginning</w:delText>
        </w:r>
      </w:del>
      <w:ins w:id="405" w:author="Kyle Hutchinson" w:date="2025-08-04T09:34:00Z" w16du:dateUtc="2025-08-04T13:34:00Z">
        <w:r w:rsidR="00BB25BC">
          <w:rPr>
            <w:rFonts w:cstheme="minorHAnsi"/>
            <w:color w:val="000000"/>
            <w:sz w:val="24"/>
            <w:szCs w:val="24"/>
          </w:rPr>
          <w:t xml:space="preserve"> that initiates</w:t>
        </w:r>
      </w:ins>
      <w:r w:rsidR="004752B1">
        <w:rPr>
          <w:rFonts w:cstheme="minorHAnsi"/>
          <w:color w:val="000000"/>
          <w:sz w:val="24"/>
          <w:szCs w:val="24"/>
        </w:rPr>
        <w:t xml:space="preserve"> a</w:t>
      </w:r>
      <w:r w:rsidR="0058347D">
        <w:rPr>
          <w:rFonts w:cstheme="minorHAnsi"/>
          <w:color w:val="000000"/>
          <w:sz w:val="24"/>
          <w:szCs w:val="24"/>
        </w:rPr>
        <w:t xml:space="preserve"> </w:t>
      </w:r>
      <w:del w:id="406" w:author="Segall, Christopher (segallcr)" w:date="2025-07-11T13:54:00Z">
        <w:r w:rsidR="005B3E15" w:rsidDel="00B833AF">
          <w:rPr>
            <w:rFonts w:cstheme="minorHAnsi"/>
            <w:color w:val="000000"/>
            <w:sz w:val="24"/>
            <w:szCs w:val="24"/>
          </w:rPr>
          <w:delText xml:space="preserve">descend </w:delText>
        </w:r>
      </w:del>
      <w:ins w:id="407" w:author="Segall, Christopher (segallcr)" w:date="2025-07-11T13:54:00Z">
        <w:r w:rsidR="00B833AF">
          <w:rPr>
            <w:rFonts w:cstheme="minorHAnsi"/>
            <w:color w:val="000000"/>
            <w:sz w:val="24"/>
            <w:szCs w:val="24"/>
          </w:rPr>
          <w:t xml:space="preserve">descent </w:t>
        </w:r>
      </w:ins>
      <w:r w:rsidR="005B3E15">
        <w:rPr>
          <w:rFonts w:cstheme="minorHAnsi"/>
          <w:color w:val="000000"/>
          <w:sz w:val="24"/>
          <w:szCs w:val="24"/>
        </w:rPr>
        <w:t xml:space="preserve">through the </w:t>
      </w:r>
      <w:proofErr w:type="spellStart"/>
      <w:r w:rsidR="00B833AF">
        <w:rPr>
          <w:rFonts w:cstheme="minorHAnsi"/>
          <w:color w:val="000000"/>
          <w:sz w:val="24"/>
          <w:szCs w:val="24"/>
        </w:rPr>
        <w:t>d</w:t>
      </w:r>
      <w:r w:rsidR="005B3E15">
        <w:rPr>
          <w:rFonts w:cstheme="minorHAnsi"/>
          <w:color w:val="000000"/>
          <w:sz w:val="24"/>
          <w:szCs w:val="24"/>
        </w:rPr>
        <w:t>orian</w:t>
      </w:r>
      <w:proofErr w:type="spellEnd"/>
      <w:r w:rsidR="005B3E15">
        <w:rPr>
          <w:rFonts w:cstheme="minorHAnsi"/>
          <w:color w:val="000000"/>
          <w:sz w:val="24"/>
          <w:szCs w:val="24"/>
        </w:rPr>
        <w:t xml:space="preserve"> pentachord A</w:t>
      </w:r>
      <w:r w:rsidR="00A27A25">
        <w:rPr>
          <w:rFonts w:cstheme="minorHAnsi"/>
          <w:color w:val="000000"/>
          <w:sz w:val="24"/>
          <w:szCs w:val="24"/>
        </w:rPr>
        <w:t>–</w:t>
      </w:r>
      <w:r w:rsidR="005B3E15">
        <w:rPr>
          <w:rFonts w:cstheme="minorHAnsi"/>
          <w:color w:val="000000"/>
          <w:sz w:val="24"/>
          <w:szCs w:val="24"/>
        </w:rPr>
        <w:t>D.</w:t>
      </w:r>
      <w:r w:rsidR="005B3E15">
        <w:rPr>
          <w:rStyle w:val="FootnoteReference"/>
          <w:rFonts w:cstheme="minorHAnsi"/>
          <w:color w:val="000000"/>
          <w:sz w:val="24"/>
          <w:szCs w:val="24"/>
        </w:rPr>
        <w:footnoteReference w:id="25"/>
      </w:r>
      <w:r w:rsidR="005B3E15">
        <w:rPr>
          <w:rFonts w:cstheme="minorHAnsi"/>
          <w:color w:val="000000"/>
          <w:sz w:val="24"/>
          <w:szCs w:val="24"/>
        </w:rPr>
        <w:t xml:space="preserve"> M</w:t>
      </w:r>
      <w:r w:rsidR="00AD28D2">
        <w:rPr>
          <w:rFonts w:cstheme="minorHAnsi"/>
          <w:color w:val="000000"/>
          <w:sz w:val="24"/>
          <w:szCs w:val="24"/>
        </w:rPr>
        <w:t>easures</w:t>
      </w:r>
      <w:r w:rsidR="005B3E15">
        <w:rPr>
          <w:rFonts w:cstheme="minorHAnsi"/>
          <w:color w:val="000000"/>
          <w:sz w:val="24"/>
          <w:szCs w:val="24"/>
        </w:rPr>
        <w:t xml:space="preserve"> 11</w:t>
      </w:r>
      <w:r w:rsidR="00AD28D2">
        <w:rPr>
          <w:rFonts w:cstheme="minorHAnsi"/>
          <w:color w:val="000000"/>
          <w:sz w:val="24"/>
          <w:szCs w:val="24"/>
        </w:rPr>
        <w:t>–</w:t>
      </w:r>
      <w:r w:rsidR="005B3E15">
        <w:rPr>
          <w:rFonts w:cstheme="minorHAnsi"/>
          <w:color w:val="000000"/>
          <w:sz w:val="24"/>
          <w:szCs w:val="24"/>
        </w:rPr>
        <w:t>12 are slightly different. F marks the two beats of m. 11 before A returns to mark the three beats of m. 12, where</w:t>
      </w:r>
      <w:del w:id="408" w:author="Kyle Hutchinson" w:date="2025-08-04T09:34:00Z" w16du:dateUtc="2025-08-04T13:34:00Z">
        <w:r w:rsidR="005B3E15" w:rsidDel="00BB25BC">
          <w:rPr>
            <w:rFonts w:cstheme="minorHAnsi"/>
            <w:color w:val="000000"/>
            <w:sz w:val="24"/>
            <w:szCs w:val="24"/>
          </w:rPr>
          <w:delText xml:space="preserve"> again</w:delText>
        </w:r>
      </w:del>
      <w:r w:rsidR="005B3E15">
        <w:rPr>
          <w:rFonts w:cstheme="minorHAnsi"/>
          <w:color w:val="000000"/>
          <w:sz w:val="24"/>
          <w:szCs w:val="24"/>
        </w:rPr>
        <w:t xml:space="preserve"> the </w:t>
      </w:r>
      <w:del w:id="409" w:author="Segall, Christopher (segallcr)" w:date="2025-07-11T13:55:00Z">
        <w:r w:rsidR="005B3E15" w:rsidDel="00057711">
          <w:rPr>
            <w:rFonts w:cstheme="minorHAnsi"/>
            <w:color w:val="000000"/>
            <w:sz w:val="24"/>
            <w:szCs w:val="24"/>
          </w:rPr>
          <w:delText xml:space="preserve">final </w:delText>
        </w:r>
      </w:del>
      <w:ins w:id="410" w:author="Segall, Christopher (segallcr)" w:date="2025-07-11T13:55:00Z">
        <w:r w:rsidR="00057711">
          <w:rPr>
            <w:rFonts w:cstheme="minorHAnsi"/>
            <w:color w:val="000000"/>
            <w:sz w:val="24"/>
            <w:szCs w:val="24"/>
          </w:rPr>
          <w:t xml:space="preserve">last </w:t>
        </w:r>
      </w:ins>
      <w:r w:rsidR="005B3E15">
        <w:rPr>
          <w:rFonts w:cstheme="minorHAnsi"/>
          <w:color w:val="000000"/>
          <w:sz w:val="24"/>
          <w:szCs w:val="24"/>
        </w:rPr>
        <w:t xml:space="preserve">A is </w:t>
      </w:r>
      <w:ins w:id="411" w:author="Kyle Hutchinson" w:date="2025-08-04T09:34:00Z" w16du:dateUtc="2025-08-04T13:34:00Z">
        <w:r w:rsidR="00BB25BC">
          <w:rPr>
            <w:rFonts w:cstheme="minorHAnsi"/>
            <w:color w:val="000000"/>
            <w:sz w:val="24"/>
            <w:szCs w:val="24"/>
          </w:rPr>
          <w:t xml:space="preserve">again </w:t>
        </w:r>
      </w:ins>
      <w:r w:rsidR="005B3E15">
        <w:rPr>
          <w:rFonts w:cstheme="minorHAnsi"/>
          <w:color w:val="000000"/>
          <w:sz w:val="24"/>
          <w:szCs w:val="24"/>
        </w:rPr>
        <w:t xml:space="preserve">detached </w:t>
      </w:r>
      <w:ins w:id="412" w:author="Segall, Christopher (segallcr)" w:date="2025-07-11T13:55:00Z">
        <w:r w:rsidR="002B2252">
          <w:rPr>
            <w:rFonts w:cstheme="minorHAnsi"/>
            <w:color w:val="000000"/>
            <w:sz w:val="24"/>
            <w:szCs w:val="24"/>
          </w:rPr>
          <w:t xml:space="preserve">to initiate </w:t>
        </w:r>
      </w:ins>
      <w:del w:id="413" w:author="Segall, Christopher (segallcr)" w:date="2025-07-11T13:55:00Z">
        <w:r w:rsidR="005B3E15" w:rsidDel="002B2252">
          <w:rPr>
            <w:rFonts w:cstheme="minorHAnsi"/>
            <w:color w:val="000000"/>
            <w:sz w:val="24"/>
            <w:szCs w:val="24"/>
          </w:rPr>
          <w:delText xml:space="preserve">as a pickup to </w:delText>
        </w:r>
      </w:del>
      <w:r w:rsidR="005B3E15">
        <w:rPr>
          <w:rFonts w:cstheme="minorHAnsi"/>
          <w:color w:val="000000"/>
          <w:sz w:val="24"/>
          <w:szCs w:val="24"/>
        </w:rPr>
        <w:t xml:space="preserve">the final </w:t>
      </w:r>
      <w:proofErr w:type="spellStart"/>
      <w:r w:rsidR="00057711">
        <w:rPr>
          <w:rFonts w:cstheme="minorHAnsi"/>
          <w:color w:val="000000"/>
          <w:sz w:val="24"/>
          <w:szCs w:val="24"/>
        </w:rPr>
        <w:t>d</w:t>
      </w:r>
      <w:r w:rsidR="00497C83">
        <w:rPr>
          <w:rFonts w:cstheme="minorHAnsi"/>
          <w:color w:val="000000"/>
          <w:sz w:val="24"/>
          <w:szCs w:val="24"/>
        </w:rPr>
        <w:t>orian</w:t>
      </w:r>
      <w:proofErr w:type="spellEnd"/>
      <w:r w:rsidR="00497C83">
        <w:rPr>
          <w:rFonts w:cstheme="minorHAnsi"/>
          <w:color w:val="000000"/>
          <w:sz w:val="24"/>
          <w:szCs w:val="24"/>
        </w:rPr>
        <w:t xml:space="preserve"> </w:t>
      </w:r>
      <w:r w:rsidR="005B3E15">
        <w:rPr>
          <w:rFonts w:cstheme="minorHAnsi"/>
          <w:color w:val="000000"/>
          <w:sz w:val="24"/>
          <w:szCs w:val="24"/>
        </w:rPr>
        <w:t>descent A</w:t>
      </w:r>
      <w:r w:rsidR="00061F0B">
        <w:rPr>
          <w:rFonts w:cstheme="minorHAnsi"/>
          <w:color w:val="000000"/>
          <w:sz w:val="24"/>
          <w:szCs w:val="24"/>
        </w:rPr>
        <w:t>–</w:t>
      </w:r>
      <w:r w:rsidR="005B3E15">
        <w:rPr>
          <w:rFonts w:cstheme="minorHAnsi"/>
          <w:color w:val="000000"/>
          <w:sz w:val="24"/>
          <w:szCs w:val="24"/>
        </w:rPr>
        <w:t>D.</w:t>
      </w:r>
    </w:p>
    <w:p w14:paraId="3A0D3BA2" w14:textId="77777777" w:rsidR="006B7218" w:rsidRDefault="006B7218" w:rsidP="006B7218">
      <w:pPr>
        <w:spacing w:line="480" w:lineRule="auto"/>
        <w:rPr>
          <w:rFonts w:cstheme="minorHAnsi"/>
          <w:color w:val="000000"/>
          <w:sz w:val="24"/>
          <w:szCs w:val="24"/>
        </w:rPr>
      </w:pPr>
    </w:p>
    <w:p w14:paraId="3AA62D73" w14:textId="6E6CD179" w:rsidR="005B3E15" w:rsidRPr="00695B37" w:rsidRDefault="005A7B79" w:rsidP="006B7218">
      <w:pPr>
        <w:spacing w:line="480" w:lineRule="auto"/>
        <w:rPr>
          <w:rFonts w:cstheme="minorHAnsi"/>
          <w:color w:val="000000"/>
          <w:sz w:val="32"/>
          <w:szCs w:val="32"/>
        </w:rPr>
      </w:pPr>
      <w:r>
        <w:rPr>
          <w:rFonts w:cstheme="minorHAnsi"/>
          <w:color w:val="000000"/>
          <w:sz w:val="24"/>
          <w:szCs w:val="24"/>
        </w:rPr>
        <w:t xml:space="preserve">I use an </w:t>
      </w:r>
      <w:r w:rsidR="00EC6545">
        <w:rPr>
          <w:rFonts w:cstheme="minorHAnsi"/>
          <w:color w:val="000000"/>
          <w:sz w:val="24"/>
          <w:szCs w:val="24"/>
        </w:rPr>
        <w:t xml:space="preserve">open </w:t>
      </w:r>
      <w:r w:rsidR="00212D42">
        <w:rPr>
          <w:rFonts w:cstheme="minorHAnsi"/>
          <w:color w:val="000000"/>
          <w:sz w:val="24"/>
          <w:szCs w:val="24"/>
        </w:rPr>
        <w:t xml:space="preserve">bracket above </w:t>
      </w:r>
      <w:r>
        <w:rPr>
          <w:rFonts w:cstheme="minorHAnsi"/>
          <w:color w:val="000000"/>
          <w:sz w:val="24"/>
          <w:szCs w:val="24"/>
        </w:rPr>
        <w:t xml:space="preserve">each </w:t>
      </w:r>
      <w:del w:id="414" w:author="Segall, Christopher (segallcr)" w:date="2025-07-11T13:57:00Z">
        <w:r w:rsidDel="005830A0">
          <w:rPr>
            <w:rFonts w:cstheme="minorHAnsi"/>
            <w:color w:val="000000"/>
            <w:sz w:val="24"/>
            <w:szCs w:val="24"/>
          </w:rPr>
          <w:delText xml:space="preserve">of the </w:delText>
        </w:r>
      </w:del>
      <w:r w:rsidR="00440A2F">
        <w:rPr>
          <w:rFonts w:cstheme="minorHAnsi"/>
          <w:color w:val="000000"/>
          <w:sz w:val="24"/>
          <w:szCs w:val="24"/>
        </w:rPr>
        <w:t xml:space="preserve">anomalous triple </w:t>
      </w:r>
      <w:r w:rsidR="00212D42">
        <w:rPr>
          <w:rFonts w:cstheme="minorHAnsi"/>
          <w:color w:val="000000"/>
          <w:sz w:val="24"/>
          <w:szCs w:val="24"/>
        </w:rPr>
        <w:t>count</w:t>
      </w:r>
      <w:del w:id="415" w:author="Segall, Christopher (segallcr)" w:date="2025-07-11T13:57:00Z">
        <w:r w:rsidR="00751769" w:rsidDel="005830A0">
          <w:rPr>
            <w:rFonts w:cstheme="minorHAnsi"/>
            <w:color w:val="000000"/>
            <w:sz w:val="24"/>
            <w:szCs w:val="24"/>
          </w:rPr>
          <w:delText>s</w:delText>
        </w:r>
      </w:del>
      <w:r w:rsidR="00CC63FA">
        <w:rPr>
          <w:rFonts w:cstheme="minorHAnsi"/>
          <w:color w:val="000000"/>
          <w:sz w:val="24"/>
          <w:szCs w:val="24"/>
        </w:rPr>
        <w:t xml:space="preserve"> </w:t>
      </w:r>
      <w:r>
        <w:rPr>
          <w:rFonts w:cstheme="minorHAnsi"/>
          <w:color w:val="000000"/>
          <w:sz w:val="24"/>
          <w:szCs w:val="24"/>
        </w:rPr>
        <w:t xml:space="preserve">to signify </w:t>
      </w:r>
      <w:r w:rsidR="00751769">
        <w:rPr>
          <w:rFonts w:cstheme="minorHAnsi"/>
          <w:color w:val="000000"/>
          <w:sz w:val="24"/>
          <w:szCs w:val="24"/>
        </w:rPr>
        <w:t>a change from an entrained meter</w:t>
      </w:r>
      <w:r w:rsidR="00CC63FA">
        <w:rPr>
          <w:rFonts w:cstheme="minorHAnsi"/>
          <w:color w:val="000000"/>
          <w:sz w:val="24"/>
          <w:szCs w:val="24"/>
        </w:rPr>
        <w:t>.</w:t>
      </w:r>
      <w:r w:rsidR="00212D42">
        <w:rPr>
          <w:rFonts w:cstheme="minorHAnsi"/>
          <w:color w:val="000000"/>
          <w:sz w:val="24"/>
          <w:szCs w:val="24"/>
        </w:rPr>
        <w:t xml:space="preserve"> </w:t>
      </w:r>
      <w:commentRangeStart w:id="416"/>
      <w:r>
        <w:rPr>
          <w:rFonts w:cstheme="minorHAnsi"/>
          <w:color w:val="000000"/>
          <w:sz w:val="24"/>
          <w:szCs w:val="24"/>
        </w:rPr>
        <w:t>My</w:t>
      </w:r>
      <w:ins w:id="417" w:author="Kyle Hutchinson" w:date="2025-08-04T09:34:00Z" w16du:dateUtc="2025-08-04T13:34:00Z">
        <w:r w:rsidR="00E40AF7">
          <w:rPr>
            <w:rFonts w:cstheme="minorHAnsi"/>
            <w:color w:val="000000"/>
            <w:sz w:val="24"/>
            <w:szCs w:val="24"/>
          </w:rPr>
          <w:t xml:space="preserve"> </w:t>
        </w:r>
      </w:ins>
      <w:del w:id="418" w:author="Kyle Hutchinson" w:date="2025-08-04T09:34:00Z" w16du:dateUtc="2025-08-04T13:34:00Z">
        <w:r w:rsidDel="00E40AF7">
          <w:rPr>
            <w:rFonts w:cstheme="minorHAnsi"/>
            <w:color w:val="000000"/>
            <w:sz w:val="24"/>
            <w:szCs w:val="24"/>
          </w:rPr>
          <w:delText xml:space="preserve"> </w:delText>
        </w:r>
        <w:r w:rsidR="00734C65" w:rsidDel="00E40AF7">
          <w:rPr>
            <w:rFonts w:cstheme="minorHAnsi"/>
            <w:color w:val="000000"/>
            <w:sz w:val="24"/>
            <w:szCs w:val="24"/>
          </w:rPr>
          <w:delText xml:space="preserve">analytical </w:delText>
        </w:r>
      </w:del>
      <w:r w:rsidR="00734C65">
        <w:rPr>
          <w:rFonts w:cstheme="minorHAnsi"/>
          <w:color w:val="000000"/>
          <w:sz w:val="24"/>
          <w:szCs w:val="24"/>
        </w:rPr>
        <w:t xml:space="preserve">use </w:t>
      </w:r>
      <w:r>
        <w:rPr>
          <w:rFonts w:cstheme="minorHAnsi"/>
          <w:color w:val="000000"/>
          <w:sz w:val="24"/>
          <w:szCs w:val="24"/>
        </w:rPr>
        <w:t xml:space="preserve">of the open bracket </w:t>
      </w:r>
      <w:r w:rsidR="00734C65">
        <w:rPr>
          <w:rFonts w:cstheme="minorHAnsi"/>
          <w:color w:val="000000"/>
          <w:sz w:val="24"/>
          <w:szCs w:val="24"/>
        </w:rPr>
        <w:t xml:space="preserve">is </w:t>
      </w:r>
      <w:r w:rsidR="00CC63FA">
        <w:rPr>
          <w:rFonts w:cstheme="minorHAnsi"/>
          <w:color w:val="000000"/>
          <w:sz w:val="24"/>
          <w:szCs w:val="24"/>
        </w:rPr>
        <w:t xml:space="preserve">adapted from the </w:t>
      </w:r>
      <w:r w:rsidR="00212D42">
        <w:rPr>
          <w:rFonts w:cstheme="minorHAnsi"/>
          <w:color w:val="000000"/>
          <w:sz w:val="24"/>
          <w:szCs w:val="24"/>
        </w:rPr>
        <w:t xml:space="preserve">modern transcription of </w:t>
      </w:r>
      <w:r w:rsidR="00440A2F">
        <w:rPr>
          <w:rFonts w:cstheme="minorHAnsi"/>
          <w:color w:val="000000"/>
          <w:sz w:val="24"/>
          <w:szCs w:val="24"/>
        </w:rPr>
        <w:t xml:space="preserve">medieval </w:t>
      </w:r>
      <w:r w:rsidR="00212D42">
        <w:rPr>
          <w:rFonts w:cstheme="minorHAnsi"/>
          <w:color w:val="000000"/>
          <w:sz w:val="24"/>
          <w:szCs w:val="24"/>
        </w:rPr>
        <w:t xml:space="preserve">coloration, </w:t>
      </w:r>
      <w:r w:rsidR="00734C65">
        <w:rPr>
          <w:rFonts w:cstheme="minorHAnsi"/>
          <w:color w:val="000000"/>
          <w:sz w:val="24"/>
          <w:szCs w:val="24"/>
        </w:rPr>
        <w:t xml:space="preserve">in which </w:t>
      </w:r>
      <w:r w:rsidR="00212D42">
        <w:rPr>
          <w:rFonts w:cstheme="minorHAnsi"/>
          <w:color w:val="000000"/>
          <w:sz w:val="24"/>
          <w:szCs w:val="24"/>
        </w:rPr>
        <w:t xml:space="preserve">a change of ink color </w:t>
      </w:r>
      <w:r>
        <w:rPr>
          <w:rFonts w:cstheme="minorHAnsi"/>
          <w:color w:val="000000"/>
          <w:sz w:val="24"/>
          <w:szCs w:val="24"/>
        </w:rPr>
        <w:t xml:space="preserve">or style of notehead </w:t>
      </w:r>
      <w:r w:rsidR="006F6493">
        <w:rPr>
          <w:rFonts w:cstheme="minorHAnsi"/>
          <w:color w:val="000000"/>
          <w:sz w:val="24"/>
          <w:szCs w:val="24"/>
        </w:rPr>
        <w:t xml:space="preserve">in </w:t>
      </w:r>
      <w:r w:rsidR="00734C65">
        <w:rPr>
          <w:rFonts w:cstheme="minorHAnsi"/>
          <w:color w:val="000000"/>
          <w:sz w:val="24"/>
          <w:szCs w:val="24"/>
        </w:rPr>
        <w:t xml:space="preserve">a </w:t>
      </w:r>
      <w:r w:rsidR="00CC63FA">
        <w:rPr>
          <w:rFonts w:cstheme="minorHAnsi"/>
          <w:color w:val="000000"/>
          <w:sz w:val="24"/>
          <w:szCs w:val="24"/>
        </w:rPr>
        <w:t xml:space="preserve">source </w:t>
      </w:r>
      <w:r w:rsidR="006F6493">
        <w:rPr>
          <w:rFonts w:cstheme="minorHAnsi"/>
          <w:color w:val="000000"/>
          <w:sz w:val="24"/>
          <w:szCs w:val="24"/>
        </w:rPr>
        <w:t xml:space="preserve">manuscript </w:t>
      </w:r>
      <w:r w:rsidR="00212D42">
        <w:rPr>
          <w:rFonts w:cstheme="minorHAnsi"/>
          <w:color w:val="000000"/>
          <w:sz w:val="24"/>
          <w:szCs w:val="24"/>
        </w:rPr>
        <w:t>indicate</w:t>
      </w:r>
      <w:r w:rsidR="00440A2F">
        <w:rPr>
          <w:rFonts w:cstheme="minorHAnsi"/>
          <w:color w:val="000000"/>
          <w:sz w:val="24"/>
          <w:szCs w:val="24"/>
        </w:rPr>
        <w:t>s</w:t>
      </w:r>
      <w:r w:rsidR="00212D42">
        <w:rPr>
          <w:rFonts w:cstheme="minorHAnsi"/>
          <w:color w:val="000000"/>
          <w:sz w:val="24"/>
          <w:szCs w:val="24"/>
        </w:rPr>
        <w:t xml:space="preserve"> </w:t>
      </w:r>
      <w:r w:rsidR="006F6493">
        <w:rPr>
          <w:rFonts w:cstheme="minorHAnsi"/>
          <w:color w:val="000000"/>
          <w:sz w:val="24"/>
          <w:szCs w:val="24"/>
        </w:rPr>
        <w:t xml:space="preserve">a </w:t>
      </w:r>
      <w:r w:rsidR="00212D42">
        <w:rPr>
          <w:rFonts w:cstheme="minorHAnsi"/>
          <w:color w:val="000000"/>
          <w:sz w:val="24"/>
          <w:szCs w:val="24"/>
        </w:rPr>
        <w:t>change of mensural reckoning</w:t>
      </w:r>
      <w:commentRangeEnd w:id="416"/>
      <w:r w:rsidR="00E40AF7">
        <w:rPr>
          <w:rStyle w:val="CommentReference"/>
        </w:rPr>
        <w:commentReference w:id="416"/>
      </w:r>
      <w:r w:rsidR="00212D42">
        <w:rPr>
          <w:rFonts w:cstheme="minorHAnsi"/>
          <w:color w:val="000000"/>
          <w:sz w:val="24"/>
          <w:szCs w:val="24"/>
        </w:rPr>
        <w:t>.</w:t>
      </w:r>
      <w:r w:rsidR="000442DA">
        <w:rPr>
          <w:rStyle w:val="FootnoteReference"/>
          <w:rFonts w:cstheme="minorHAnsi"/>
          <w:color w:val="000000"/>
          <w:sz w:val="24"/>
          <w:szCs w:val="24"/>
        </w:rPr>
        <w:footnoteReference w:id="26"/>
      </w:r>
      <w:r w:rsidR="00212D42">
        <w:rPr>
          <w:rFonts w:cstheme="minorHAnsi"/>
          <w:color w:val="000000"/>
          <w:sz w:val="24"/>
          <w:szCs w:val="24"/>
        </w:rPr>
        <w:t xml:space="preserve"> </w:t>
      </w:r>
      <w:r w:rsidR="00AC6436">
        <w:rPr>
          <w:rFonts w:cstheme="minorHAnsi"/>
          <w:color w:val="000000"/>
          <w:sz w:val="24"/>
          <w:szCs w:val="24"/>
        </w:rPr>
        <w:t>T</w:t>
      </w:r>
      <w:r w:rsidR="00133C9E">
        <w:rPr>
          <w:rFonts w:cstheme="minorHAnsi"/>
          <w:color w:val="000000"/>
          <w:sz w:val="24"/>
          <w:szCs w:val="24"/>
        </w:rPr>
        <w:t xml:space="preserve">he </w:t>
      </w:r>
      <w:r w:rsidR="00AC6436">
        <w:rPr>
          <w:rFonts w:cstheme="minorHAnsi"/>
          <w:color w:val="000000"/>
          <w:sz w:val="24"/>
          <w:szCs w:val="24"/>
        </w:rPr>
        <w:t xml:space="preserve">switch </w:t>
      </w:r>
      <w:r w:rsidR="00133C9E">
        <w:rPr>
          <w:rFonts w:cstheme="minorHAnsi"/>
          <w:color w:val="000000"/>
          <w:sz w:val="24"/>
          <w:szCs w:val="24"/>
        </w:rPr>
        <w:t xml:space="preserve">to triple grouping occurs again in m. 12, </w:t>
      </w:r>
      <w:r w:rsidR="00AC6436">
        <w:rPr>
          <w:rFonts w:cstheme="minorHAnsi"/>
          <w:color w:val="000000"/>
          <w:sz w:val="24"/>
          <w:szCs w:val="24"/>
        </w:rPr>
        <w:t xml:space="preserve">bookending a passage </w:t>
      </w:r>
      <w:del w:id="425" w:author="Segall, Christopher (segallcr)" w:date="2025-07-23T11:22:00Z">
        <w:r w:rsidR="00AC6436" w:rsidDel="00591A3D">
          <w:rPr>
            <w:rFonts w:cstheme="minorHAnsi"/>
            <w:color w:val="000000"/>
            <w:sz w:val="24"/>
            <w:szCs w:val="24"/>
          </w:rPr>
          <w:delText xml:space="preserve">between them (in gray) </w:delText>
        </w:r>
      </w:del>
      <w:r w:rsidR="00AC6436">
        <w:rPr>
          <w:rFonts w:cstheme="minorHAnsi"/>
          <w:color w:val="000000"/>
          <w:sz w:val="24"/>
          <w:szCs w:val="24"/>
        </w:rPr>
        <w:t xml:space="preserve">marked by </w:t>
      </w:r>
      <w:r w:rsidR="00606B69">
        <w:rPr>
          <w:rFonts w:cstheme="minorHAnsi"/>
          <w:color w:val="000000"/>
          <w:sz w:val="24"/>
          <w:szCs w:val="24"/>
        </w:rPr>
        <w:t>tonal tension</w:t>
      </w:r>
      <w:ins w:id="426" w:author="Segall, Christopher (segallcr)" w:date="2025-07-23T11:22:00Z">
        <w:r w:rsidR="00591A3D">
          <w:rPr>
            <w:rFonts w:cstheme="minorHAnsi"/>
            <w:color w:val="000000"/>
            <w:sz w:val="24"/>
            <w:szCs w:val="24"/>
          </w:rPr>
          <w:t xml:space="preserve"> (rendered in gray)</w:t>
        </w:r>
      </w:ins>
      <w:r w:rsidR="005B3E15">
        <w:rPr>
          <w:rFonts w:cstheme="minorHAnsi"/>
          <w:color w:val="000000"/>
          <w:sz w:val="24"/>
          <w:szCs w:val="24"/>
        </w:rPr>
        <w:t xml:space="preserve">. </w:t>
      </w:r>
      <w:r w:rsidR="00133C9E">
        <w:rPr>
          <w:rFonts w:cstheme="minorHAnsi"/>
          <w:color w:val="000000"/>
          <w:sz w:val="24"/>
          <w:szCs w:val="24"/>
        </w:rPr>
        <w:t>This</w:t>
      </w:r>
      <w:ins w:id="427" w:author="Kyle Hutchinson" w:date="2025-08-04T09:39:00Z" w16du:dateUtc="2025-08-04T13:39:00Z">
        <w:r w:rsidR="00986E05">
          <w:rPr>
            <w:rFonts w:cstheme="minorHAnsi"/>
            <w:color w:val="000000"/>
            <w:sz w:val="24"/>
            <w:szCs w:val="24"/>
          </w:rPr>
          <w:t xml:space="preserve"> </w:t>
        </w:r>
      </w:ins>
      <w:del w:id="428" w:author="Kyle Hutchinson" w:date="2025-08-04T09:39:00Z" w16du:dateUtc="2025-08-04T13:39:00Z">
        <w:r w:rsidR="00133C9E" w:rsidDel="00986E05">
          <w:rPr>
            <w:rFonts w:cstheme="minorHAnsi"/>
            <w:color w:val="000000"/>
            <w:sz w:val="24"/>
            <w:szCs w:val="24"/>
          </w:rPr>
          <w:delText xml:space="preserve"> passage </w:delText>
        </w:r>
      </w:del>
      <w:r w:rsidR="00133C9E">
        <w:rPr>
          <w:rFonts w:cstheme="minorHAnsi"/>
          <w:color w:val="000000"/>
          <w:sz w:val="24"/>
          <w:szCs w:val="24"/>
        </w:rPr>
        <w:t>is the first time the song’s final</w:t>
      </w:r>
      <w:ins w:id="429" w:author="Kyle Hutchinson" w:date="2025-08-04T09:40:00Z" w16du:dateUtc="2025-08-04T13:40:00Z">
        <w:r w:rsidR="00986E05">
          <w:rPr>
            <w:rFonts w:cstheme="minorHAnsi"/>
            <w:color w:val="000000"/>
            <w:sz w:val="24"/>
            <w:szCs w:val="24"/>
          </w:rPr>
          <w:t>,</w:t>
        </w:r>
      </w:ins>
      <w:r w:rsidR="00133C9E">
        <w:rPr>
          <w:rFonts w:cstheme="minorHAnsi"/>
          <w:color w:val="000000"/>
          <w:sz w:val="24"/>
          <w:szCs w:val="24"/>
        </w:rPr>
        <w:t xml:space="preserve"> D</w:t>
      </w:r>
      <w:ins w:id="430" w:author="Kyle Hutchinson" w:date="2025-08-04T09:40:00Z" w16du:dateUtc="2025-08-04T13:40:00Z">
        <w:r w:rsidR="00986E05">
          <w:rPr>
            <w:rFonts w:cstheme="minorHAnsi"/>
            <w:color w:val="000000"/>
            <w:sz w:val="24"/>
            <w:szCs w:val="24"/>
          </w:rPr>
          <w:t>,</w:t>
        </w:r>
      </w:ins>
      <w:r w:rsidR="00133C9E">
        <w:rPr>
          <w:rFonts w:cstheme="minorHAnsi"/>
          <w:color w:val="000000"/>
          <w:sz w:val="24"/>
          <w:szCs w:val="24"/>
        </w:rPr>
        <w:t xml:space="preserve"> is broached in </w:t>
      </w:r>
      <w:r w:rsidR="00606B69">
        <w:rPr>
          <w:rFonts w:cstheme="minorHAnsi"/>
          <w:color w:val="000000"/>
          <w:sz w:val="24"/>
          <w:szCs w:val="24"/>
        </w:rPr>
        <w:t xml:space="preserve">its </w:t>
      </w:r>
      <w:r w:rsidR="00133C9E">
        <w:rPr>
          <w:rFonts w:cstheme="minorHAnsi"/>
          <w:color w:val="000000"/>
          <w:sz w:val="24"/>
          <w:szCs w:val="24"/>
        </w:rPr>
        <w:t>proper register (m. 9)</w:t>
      </w:r>
      <w:ins w:id="431" w:author="Kyle Hutchinson" w:date="2025-08-04T09:40:00Z" w16du:dateUtc="2025-08-04T13:40:00Z">
        <w:r w:rsidR="00986E05">
          <w:rPr>
            <w:rFonts w:cstheme="minorHAnsi"/>
            <w:color w:val="000000"/>
            <w:sz w:val="24"/>
            <w:szCs w:val="24"/>
          </w:rPr>
          <w:t xml:space="preserve">; yet while </w:t>
        </w:r>
      </w:ins>
      <w:del w:id="432" w:author="Kyle Hutchinson" w:date="2025-08-04T09:40:00Z" w16du:dateUtc="2025-08-04T13:40:00Z">
        <w:r w:rsidR="00133C9E" w:rsidDel="00986E05">
          <w:rPr>
            <w:rFonts w:cstheme="minorHAnsi"/>
            <w:color w:val="000000"/>
            <w:sz w:val="24"/>
            <w:szCs w:val="24"/>
          </w:rPr>
          <w:delText>. T</w:delText>
        </w:r>
      </w:del>
      <w:ins w:id="433" w:author="Kyle Hutchinson" w:date="2025-08-04T09:40:00Z" w16du:dateUtc="2025-08-04T13:40:00Z">
        <w:r w:rsidR="00986E05">
          <w:rPr>
            <w:rFonts w:cstheme="minorHAnsi"/>
            <w:color w:val="000000"/>
            <w:sz w:val="24"/>
            <w:szCs w:val="24"/>
          </w:rPr>
          <w:t>t</w:t>
        </w:r>
      </w:ins>
      <w:r w:rsidR="00133C9E">
        <w:rPr>
          <w:rFonts w:cstheme="minorHAnsi"/>
          <w:color w:val="000000"/>
          <w:sz w:val="24"/>
          <w:szCs w:val="24"/>
        </w:rPr>
        <w:t>he song has</w:t>
      </w:r>
      <w:ins w:id="434" w:author="Kyle Hutchinson" w:date="2025-08-04T09:40:00Z" w16du:dateUtc="2025-08-04T13:40:00Z">
        <w:r w:rsidR="00986E05">
          <w:rPr>
            <w:rFonts w:cstheme="minorHAnsi"/>
            <w:color w:val="000000"/>
            <w:sz w:val="24"/>
            <w:szCs w:val="24"/>
          </w:rPr>
          <w:t xml:space="preserve"> until now</w:t>
        </w:r>
      </w:ins>
      <w:r w:rsidR="00133C9E">
        <w:rPr>
          <w:rFonts w:cstheme="minorHAnsi"/>
          <w:color w:val="000000"/>
          <w:sz w:val="24"/>
          <w:szCs w:val="24"/>
        </w:rPr>
        <w:t xml:space="preserve"> steadily descended the </w:t>
      </w:r>
      <w:proofErr w:type="spellStart"/>
      <w:r w:rsidR="00747475">
        <w:rPr>
          <w:rFonts w:cstheme="minorHAnsi"/>
          <w:color w:val="000000"/>
          <w:sz w:val="24"/>
          <w:szCs w:val="24"/>
        </w:rPr>
        <w:t>d</w:t>
      </w:r>
      <w:r w:rsidR="00133C9E">
        <w:rPr>
          <w:rFonts w:cstheme="minorHAnsi"/>
          <w:color w:val="000000"/>
          <w:sz w:val="24"/>
          <w:szCs w:val="24"/>
        </w:rPr>
        <w:t>orian</w:t>
      </w:r>
      <w:proofErr w:type="spellEnd"/>
      <w:r w:rsidR="00133C9E">
        <w:rPr>
          <w:rFonts w:cstheme="minorHAnsi"/>
          <w:color w:val="000000"/>
          <w:sz w:val="24"/>
          <w:szCs w:val="24"/>
        </w:rPr>
        <w:t xml:space="preserve"> octave</w:t>
      </w:r>
      <w:del w:id="435" w:author="Kyle Hutchinson" w:date="2025-08-04T09:40:00Z" w16du:dateUtc="2025-08-04T13:40:00Z">
        <w:r w:rsidR="00133C9E" w:rsidDel="00986E05">
          <w:rPr>
            <w:rFonts w:cstheme="minorHAnsi"/>
            <w:color w:val="000000"/>
            <w:sz w:val="24"/>
            <w:szCs w:val="24"/>
          </w:rPr>
          <w:delText xml:space="preserve"> to this point</w:delText>
        </w:r>
      </w:del>
      <w:r w:rsidR="00133C9E">
        <w:rPr>
          <w:rFonts w:cstheme="minorHAnsi"/>
          <w:color w:val="000000"/>
          <w:sz w:val="24"/>
          <w:szCs w:val="24"/>
        </w:rPr>
        <w:t>,</w:t>
      </w:r>
      <w:ins w:id="436" w:author="Kyle Hutchinson" w:date="2025-08-04T09:40:00Z" w16du:dateUtc="2025-08-04T13:40:00Z">
        <w:r w:rsidR="00986E05">
          <w:rPr>
            <w:rFonts w:cstheme="minorHAnsi"/>
            <w:color w:val="000000"/>
            <w:sz w:val="24"/>
            <w:szCs w:val="24"/>
          </w:rPr>
          <w:t xml:space="preserve"> </w:t>
        </w:r>
      </w:ins>
      <w:del w:id="437" w:author="Kyle Hutchinson" w:date="2025-08-04T09:40:00Z" w16du:dateUtc="2025-08-04T13:40:00Z">
        <w:r w:rsidR="00133C9E" w:rsidDel="00986E05">
          <w:rPr>
            <w:rFonts w:cstheme="minorHAnsi"/>
            <w:color w:val="000000"/>
            <w:sz w:val="24"/>
            <w:szCs w:val="24"/>
          </w:rPr>
          <w:delText xml:space="preserve"> yet </w:delText>
        </w:r>
      </w:del>
      <w:r w:rsidR="00646A7B">
        <w:rPr>
          <w:rFonts w:cstheme="minorHAnsi"/>
          <w:color w:val="000000"/>
          <w:sz w:val="24"/>
          <w:szCs w:val="24"/>
        </w:rPr>
        <w:t xml:space="preserve">this low </w:t>
      </w:r>
      <w:r w:rsidR="00133C9E">
        <w:rPr>
          <w:rFonts w:cstheme="minorHAnsi"/>
          <w:color w:val="000000"/>
          <w:sz w:val="24"/>
          <w:szCs w:val="24"/>
        </w:rPr>
        <w:t>D</w:t>
      </w:r>
      <w:del w:id="438" w:author="Kyle Hutchinson" w:date="2025-08-04T09:40:00Z" w16du:dateUtc="2025-08-04T13:40:00Z">
        <w:r w:rsidR="00133C9E" w:rsidDel="00986E05">
          <w:rPr>
            <w:rFonts w:cstheme="minorHAnsi"/>
            <w:color w:val="000000"/>
            <w:sz w:val="24"/>
            <w:szCs w:val="24"/>
          </w:rPr>
          <w:delText xml:space="preserve">, </w:delText>
        </w:r>
      </w:del>
      <w:del w:id="439" w:author="Segall, Christopher (segallcr)" w:date="2025-07-11T13:59:00Z">
        <w:r w:rsidR="00133C9E" w:rsidDel="00586163">
          <w:rPr>
            <w:rFonts w:cstheme="minorHAnsi"/>
            <w:color w:val="000000"/>
            <w:sz w:val="24"/>
            <w:szCs w:val="24"/>
          </w:rPr>
          <w:delText xml:space="preserve">if </w:delText>
        </w:r>
      </w:del>
      <w:ins w:id="440" w:author="Segall, Christopher (segallcr)" w:date="2025-07-11T13:59:00Z">
        <w:del w:id="441" w:author="Kyle Hutchinson" w:date="2025-08-04T09:40:00Z" w16du:dateUtc="2025-08-04T13:40:00Z">
          <w:r w:rsidR="00586163" w:rsidDel="00986E05">
            <w:rPr>
              <w:rFonts w:cstheme="minorHAnsi"/>
              <w:color w:val="000000"/>
              <w:sz w:val="24"/>
              <w:szCs w:val="24"/>
            </w:rPr>
            <w:delText xml:space="preserve">although </w:delText>
          </w:r>
        </w:del>
      </w:ins>
      <w:del w:id="442" w:author="Kyle Hutchinson" w:date="2025-08-04T09:40:00Z" w16du:dateUtc="2025-08-04T13:40:00Z">
        <w:r w:rsidR="00133C9E" w:rsidDel="00986E05">
          <w:rPr>
            <w:rFonts w:cstheme="minorHAnsi"/>
            <w:color w:val="000000"/>
            <w:sz w:val="24"/>
            <w:szCs w:val="24"/>
          </w:rPr>
          <w:delText>the modal final,</w:delText>
        </w:r>
      </w:del>
      <w:r w:rsidR="00133C9E">
        <w:rPr>
          <w:rFonts w:cstheme="minorHAnsi"/>
          <w:color w:val="000000"/>
          <w:sz w:val="24"/>
          <w:szCs w:val="24"/>
        </w:rPr>
        <w:t xml:space="preserve"> is not</w:t>
      </w:r>
      <w:del w:id="443" w:author="Kyle Hutchinson" w:date="2025-08-04T09:40:00Z" w16du:dateUtc="2025-08-04T13:40:00Z">
        <w:r w:rsidR="00133C9E" w:rsidDel="00986E05">
          <w:rPr>
            <w:rFonts w:cstheme="minorHAnsi"/>
            <w:color w:val="000000"/>
            <w:sz w:val="24"/>
            <w:szCs w:val="24"/>
          </w:rPr>
          <w:delText xml:space="preserve"> </w:delText>
        </w:r>
      </w:del>
      <w:ins w:id="444" w:author="Segall, Christopher (segallcr)" w:date="2025-07-11T13:59:00Z">
        <w:del w:id="445" w:author="Kyle Hutchinson" w:date="2025-08-04T09:40:00Z" w16du:dateUtc="2025-08-04T13:40:00Z">
          <w:r w:rsidR="00586163" w:rsidDel="00986E05">
            <w:rPr>
              <w:rFonts w:cstheme="minorHAnsi"/>
              <w:color w:val="000000"/>
              <w:sz w:val="24"/>
              <w:szCs w:val="24"/>
            </w:rPr>
            <w:delText>yet</w:delText>
          </w:r>
        </w:del>
        <w:r w:rsidR="00586163">
          <w:rPr>
            <w:rFonts w:cstheme="minorHAnsi"/>
            <w:color w:val="000000"/>
            <w:sz w:val="24"/>
            <w:szCs w:val="24"/>
          </w:rPr>
          <w:t xml:space="preserve"> </w:t>
        </w:r>
      </w:ins>
      <w:r w:rsidR="00133C9E">
        <w:rPr>
          <w:rFonts w:cstheme="minorHAnsi"/>
          <w:color w:val="000000"/>
          <w:sz w:val="24"/>
          <w:szCs w:val="24"/>
        </w:rPr>
        <w:t xml:space="preserve">the refrain’s conclusion. </w:t>
      </w:r>
      <w:ins w:id="446" w:author="Kyle Hutchinson" w:date="2025-08-04T09:41:00Z" w16du:dateUtc="2025-08-04T13:41:00Z">
        <w:r w:rsidR="00986E05">
          <w:rPr>
            <w:rFonts w:cstheme="minorHAnsi"/>
            <w:color w:val="000000"/>
            <w:sz w:val="24"/>
            <w:szCs w:val="24"/>
          </w:rPr>
          <w:t xml:space="preserve">Instead, the </w:t>
        </w:r>
      </w:ins>
      <w:del w:id="447" w:author="Kyle Hutchinson" w:date="2025-08-04T09:41:00Z" w16du:dateUtc="2025-08-04T13:41:00Z">
        <w:r w:rsidR="00133C9E" w:rsidDel="00986E05">
          <w:rPr>
            <w:rFonts w:cstheme="minorHAnsi"/>
            <w:color w:val="000000"/>
            <w:sz w:val="24"/>
            <w:szCs w:val="24"/>
          </w:rPr>
          <w:delText>D</w:delText>
        </w:r>
      </w:del>
      <w:ins w:id="448" w:author="Kyle Hutchinson" w:date="2025-08-04T09:41:00Z" w16du:dateUtc="2025-08-04T13:41:00Z">
        <w:r w:rsidR="00986E05">
          <w:rPr>
            <w:rFonts w:cstheme="minorHAnsi"/>
            <w:color w:val="000000"/>
            <w:sz w:val="24"/>
            <w:szCs w:val="24"/>
          </w:rPr>
          <w:t>d</w:t>
        </w:r>
      </w:ins>
      <w:r w:rsidR="00133C9E">
        <w:rPr>
          <w:rFonts w:cstheme="minorHAnsi"/>
          <w:color w:val="000000"/>
          <w:sz w:val="24"/>
          <w:szCs w:val="24"/>
        </w:rPr>
        <w:t xml:space="preserve">escent continues to a low C in the following measure. Set as a pickup note at the end of m. 10, </w:t>
      </w:r>
      <w:r w:rsidR="00F56024">
        <w:rPr>
          <w:rFonts w:cstheme="minorHAnsi"/>
          <w:color w:val="000000"/>
          <w:sz w:val="24"/>
          <w:szCs w:val="24"/>
        </w:rPr>
        <w:t xml:space="preserve">low </w:t>
      </w:r>
      <w:r w:rsidR="00133C9E">
        <w:rPr>
          <w:rFonts w:cstheme="minorHAnsi"/>
          <w:color w:val="000000"/>
          <w:sz w:val="24"/>
          <w:szCs w:val="24"/>
        </w:rPr>
        <w:t xml:space="preserve">C </w:t>
      </w:r>
      <w:r w:rsidR="00606B69">
        <w:rPr>
          <w:rFonts w:cstheme="minorHAnsi"/>
          <w:color w:val="000000"/>
          <w:sz w:val="24"/>
          <w:szCs w:val="24"/>
        </w:rPr>
        <w:t xml:space="preserve">portends </w:t>
      </w:r>
      <w:r w:rsidR="00F56024">
        <w:rPr>
          <w:rFonts w:cstheme="minorHAnsi"/>
          <w:color w:val="000000"/>
          <w:sz w:val="24"/>
          <w:szCs w:val="24"/>
        </w:rPr>
        <w:t xml:space="preserve">resolution to </w:t>
      </w:r>
      <w:r w:rsidR="00606B69">
        <w:rPr>
          <w:rFonts w:cstheme="minorHAnsi"/>
          <w:color w:val="000000"/>
          <w:sz w:val="24"/>
          <w:szCs w:val="24"/>
        </w:rPr>
        <w:t xml:space="preserve">a more </w:t>
      </w:r>
      <w:r w:rsidR="00CE4DC2">
        <w:rPr>
          <w:rFonts w:cstheme="minorHAnsi"/>
          <w:color w:val="000000"/>
          <w:sz w:val="24"/>
          <w:szCs w:val="24"/>
        </w:rPr>
        <w:t xml:space="preserve">conclusive </w:t>
      </w:r>
      <w:r w:rsidR="00133C9E">
        <w:rPr>
          <w:rFonts w:cstheme="minorHAnsi"/>
          <w:color w:val="000000"/>
          <w:sz w:val="24"/>
          <w:szCs w:val="24"/>
        </w:rPr>
        <w:t>final D</w:t>
      </w:r>
      <w:r w:rsidR="00B61158">
        <w:rPr>
          <w:rFonts w:cstheme="minorHAnsi"/>
          <w:color w:val="000000"/>
          <w:sz w:val="24"/>
          <w:szCs w:val="24"/>
        </w:rPr>
        <w:t xml:space="preserve"> in </w:t>
      </w:r>
      <w:r w:rsidR="00B7704E">
        <w:rPr>
          <w:rFonts w:cstheme="minorHAnsi"/>
          <w:color w:val="000000"/>
          <w:sz w:val="24"/>
          <w:szCs w:val="24"/>
        </w:rPr>
        <w:t xml:space="preserve">a </w:t>
      </w:r>
      <w:proofErr w:type="spellStart"/>
      <w:r w:rsidR="00A31404">
        <w:rPr>
          <w:rFonts w:cstheme="minorHAnsi"/>
          <w:color w:val="000000"/>
          <w:sz w:val="24"/>
          <w:szCs w:val="24"/>
        </w:rPr>
        <w:t>d</w:t>
      </w:r>
      <w:r w:rsidR="00B7704E">
        <w:rPr>
          <w:rFonts w:cstheme="minorHAnsi"/>
          <w:color w:val="000000"/>
          <w:sz w:val="24"/>
          <w:szCs w:val="24"/>
        </w:rPr>
        <w:t>orian</w:t>
      </w:r>
      <w:proofErr w:type="spellEnd"/>
      <w:r w:rsidR="00B7704E">
        <w:rPr>
          <w:rFonts w:cstheme="minorHAnsi"/>
          <w:color w:val="000000"/>
          <w:sz w:val="24"/>
          <w:szCs w:val="24"/>
        </w:rPr>
        <w:t xml:space="preserve"> </w:t>
      </w:r>
      <w:r w:rsidR="0032576D">
        <w:rPr>
          <w:rFonts w:cstheme="minorHAnsi"/>
          <w:color w:val="000000"/>
          <w:sz w:val="24"/>
          <w:szCs w:val="24"/>
        </w:rPr>
        <w:t>context</w:t>
      </w:r>
      <w:r w:rsidR="00133C9E">
        <w:rPr>
          <w:rFonts w:cstheme="minorHAnsi"/>
          <w:color w:val="000000"/>
          <w:sz w:val="24"/>
          <w:szCs w:val="24"/>
        </w:rPr>
        <w:t xml:space="preserve">. </w:t>
      </w:r>
      <w:r w:rsidR="00F56024">
        <w:rPr>
          <w:rFonts w:cstheme="minorHAnsi"/>
          <w:color w:val="000000"/>
          <w:sz w:val="24"/>
          <w:szCs w:val="24"/>
        </w:rPr>
        <w:t xml:space="preserve">Following the second triple </w:t>
      </w:r>
      <w:r w:rsidR="00F56024">
        <w:rPr>
          <w:rFonts w:cstheme="minorHAnsi"/>
          <w:color w:val="000000"/>
          <w:sz w:val="24"/>
          <w:szCs w:val="24"/>
        </w:rPr>
        <w:lastRenderedPageBreak/>
        <w:t xml:space="preserve">group at m. 12, </w:t>
      </w:r>
      <w:r w:rsidR="005411C8">
        <w:rPr>
          <w:rFonts w:cstheme="minorHAnsi"/>
          <w:color w:val="000000"/>
          <w:sz w:val="24"/>
          <w:szCs w:val="24"/>
        </w:rPr>
        <w:t xml:space="preserve">which I hear as </w:t>
      </w:r>
      <w:r w:rsidR="003C475A">
        <w:rPr>
          <w:rFonts w:cstheme="minorHAnsi"/>
          <w:color w:val="000000"/>
          <w:sz w:val="24"/>
          <w:szCs w:val="24"/>
        </w:rPr>
        <w:t xml:space="preserve">metrically </w:t>
      </w:r>
      <w:r w:rsidR="005411C8">
        <w:rPr>
          <w:rFonts w:cstheme="minorHAnsi"/>
          <w:color w:val="000000"/>
          <w:sz w:val="24"/>
          <w:szCs w:val="24"/>
        </w:rPr>
        <w:t xml:space="preserve">restorative rather than </w:t>
      </w:r>
      <w:ins w:id="449" w:author="Kyle Hutchinson" w:date="2025-08-04T09:42:00Z" w16du:dateUtc="2025-08-04T13:42:00Z">
        <w:r w:rsidR="00FB53F4">
          <w:rPr>
            <w:rFonts w:cstheme="minorHAnsi"/>
            <w:color w:val="000000"/>
            <w:sz w:val="24"/>
            <w:szCs w:val="24"/>
          </w:rPr>
          <w:t xml:space="preserve">initiating a second process of </w:t>
        </w:r>
      </w:ins>
      <w:r w:rsidR="005411C8">
        <w:rPr>
          <w:rFonts w:cstheme="minorHAnsi"/>
          <w:color w:val="000000"/>
          <w:sz w:val="24"/>
          <w:szCs w:val="24"/>
        </w:rPr>
        <w:t>destabiliz</w:t>
      </w:r>
      <w:ins w:id="450" w:author="Kyle Hutchinson" w:date="2025-08-04T09:43:00Z" w16du:dateUtc="2025-08-04T13:43:00Z">
        <w:r w:rsidR="00FB53F4">
          <w:rPr>
            <w:rFonts w:cstheme="minorHAnsi"/>
            <w:color w:val="000000"/>
            <w:sz w:val="24"/>
            <w:szCs w:val="24"/>
          </w:rPr>
          <w:t>ation</w:t>
        </w:r>
      </w:ins>
      <w:del w:id="451" w:author="Kyle Hutchinson" w:date="2025-08-04T09:43:00Z" w16du:dateUtc="2025-08-04T13:43:00Z">
        <w:r w:rsidR="005411C8" w:rsidDel="00FB53F4">
          <w:rPr>
            <w:rFonts w:cstheme="minorHAnsi"/>
            <w:color w:val="000000"/>
            <w:sz w:val="24"/>
            <w:szCs w:val="24"/>
          </w:rPr>
          <w:delText>ing</w:delText>
        </w:r>
      </w:del>
      <w:del w:id="452" w:author="Kyle Hutchinson" w:date="2025-08-04T09:42:00Z" w16du:dateUtc="2025-08-04T13:42:00Z">
        <w:r w:rsidR="005411C8" w:rsidDel="00FB53F4">
          <w:rPr>
            <w:rFonts w:cstheme="minorHAnsi"/>
            <w:color w:val="000000"/>
            <w:sz w:val="24"/>
            <w:szCs w:val="24"/>
          </w:rPr>
          <w:delText xml:space="preserve"> a second time</w:delText>
        </w:r>
      </w:del>
      <w:r w:rsidR="00772CA0">
        <w:rPr>
          <w:rFonts w:cstheme="minorHAnsi"/>
          <w:color w:val="000000"/>
          <w:sz w:val="24"/>
          <w:szCs w:val="24"/>
        </w:rPr>
        <w:t xml:space="preserve">, </w:t>
      </w:r>
      <w:del w:id="453" w:author="Segall, Christopher (segallcr)" w:date="2025-07-11T14:01:00Z">
        <w:r w:rsidR="00F56024" w:rsidDel="00DB7E97">
          <w:rPr>
            <w:rFonts w:cstheme="minorHAnsi"/>
            <w:color w:val="000000"/>
            <w:sz w:val="24"/>
            <w:szCs w:val="24"/>
          </w:rPr>
          <w:delText xml:space="preserve">the same </w:delText>
        </w:r>
        <w:r w:rsidR="00BF55F0" w:rsidDel="00DB7E97">
          <w:rPr>
            <w:rFonts w:cstheme="minorHAnsi"/>
            <w:color w:val="000000"/>
            <w:sz w:val="24"/>
            <w:szCs w:val="24"/>
          </w:rPr>
          <w:delText xml:space="preserve">descending pentachord </w:delText>
        </w:r>
        <w:r w:rsidR="00F56024" w:rsidDel="00DB7E97">
          <w:rPr>
            <w:rFonts w:cstheme="minorHAnsi"/>
            <w:color w:val="000000"/>
            <w:sz w:val="24"/>
            <w:szCs w:val="24"/>
          </w:rPr>
          <w:delText xml:space="preserve">to </w:delText>
        </w:r>
        <w:r w:rsidR="00606B69" w:rsidDel="00DB7E97">
          <w:rPr>
            <w:rFonts w:cstheme="minorHAnsi"/>
            <w:color w:val="000000"/>
            <w:sz w:val="24"/>
            <w:szCs w:val="24"/>
          </w:rPr>
          <w:delText xml:space="preserve">final D </w:delText>
        </w:r>
        <w:r w:rsidR="00F56024" w:rsidDel="00DB7E97">
          <w:rPr>
            <w:rFonts w:cstheme="minorHAnsi"/>
            <w:color w:val="000000"/>
            <w:sz w:val="24"/>
            <w:szCs w:val="24"/>
          </w:rPr>
          <w:delText xml:space="preserve">is tried </w:delText>
        </w:r>
        <w:r w:rsidR="0051584B" w:rsidDel="00DB7E97">
          <w:rPr>
            <w:rFonts w:cstheme="minorHAnsi"/>
            <w:color w:val="000000"/>
            <w:sz w:val="24"/>
            <w:szCs w:val="24"/>
          </w:rPr>
          <w:delText xml:space="preserve">(m. 12) </w:delText>
        </w:r>
        <w:r w:rsidR="00F56024" w:rsidDel="00DB7E97">
          <w:rPr>
            <w:rFonts w:cstheme="minorHAnsi"/>
            <w:color w:val="000000"/>
            <w:sz w:val="24"/>
            <w:szCs w:val="24"/>
          </w:rPr>
          <w:delText xml:space="preserve">and </w:delText>
        </w:r>
      </w:del>
      <w:r w:rsidR="00F56024">
        <w:rPr>
          <w:rFonts w:cstheme="minorHAnsi"/>
          <w:color w:val="000000"/>
          <w:sz w:val="24"/>
          <w:szCs w:val="24"/>
        </w:rPr>
        <w:t xml:space="preserve">successful closure </w:t>
      </w:r>
      <w:ins w:id="454" w:author="Segall, Christopher (segallcr)" w:date="2025-07-11T14:01:00Z">
        <w:r w:rsidR="00646954">
          <w:rPr>
            <w:rFonts w:cstheme="minorHAnsi"/>
            <w:color w:val="000000"/>
            <w:sz w:val="24"/>
            <w:szCs w:val="24"/>
          </w:rPr>
          <w:t xml:space="preserve">is </w:t>
        </w:r>
      </w:ins>
      <w:r w:rsidR="00F56024">
        <w:rPr>
          <w:rFonts w:cstheme="minorHAnsi"/>
          <w:color w:val="000000"/>
          <w:sz w:val="24"/>
          <w:szCs w:val="24"/>
        </w:rPr>
        <w:t xml:space="preserve">attained </w:t>
      </w:r>
      <w:r w:rsidR="00606B69">
        <w:rPr>
          <w:rFonts w:cstheme="minorHAnsi"/>
          <w:color w:val="000000"/>
          <w:sz w:val="24"/>
          <w:szCs w:val="24"/>
        </w:rPr>
        <w:t>in m. 14</w:t>
      </w:r>
      <w:ins w:id="455" w:author="Segall, Christopher (segallcr)" w:date="2025-07-11T14:01:00Z">
        <w:r w:rsidR="00646954">
          <w:rPr>
            <w:rFonts w:cstheme="minorHAnsi"/>
            <w:color w:val="000000"/>
            <w:sz w:val="24"/>
            <w:szCs w:val="24"/>
          </w:rPr>
          <w:t xml:space="preserve"> through another</w:t>
        </w:r>
        <w:r w:rsidR="00DB7E97">
          <w:rPr>
            <w:rFonts w:cstheme="minorHAnsi"/>
            <w:color w:val="000000"/>
            <w:sz w:val="24"/>
            <w:szCs w:val="24"/>
          </w:rPr>
          <w:t xml:space="preserve"> descending pentachord to </w:t>
        </w:r>
      </w:ins>
      <w:ins w:id="456" w:author="Segall, Christopher (segallcr)" w:date="2025-07-23T11:23:00Z">
        <w:r w:rsidR="00EE5AE0">
          <w:rPr>
            <w:rFonts w:cstheme="minorHAnsi"/>
            <w:color w:val="000000"/>
            <w:sz w:val="24"/>
            <w:szCs w:val="24"/>
          </w:rPr>
          <w:t xml:space="preserve">the </w:t>
        </w:r>
      </w:ins>
      <w:ins w:id="457" w:author="Segall, Christopher (segallcr)" w:date="2025-07-11T14:01:00Z">
        <w:r w:rsidR="00DB7E97">
          <w:rPr>
            <w:rFonts w:cstheme="minorHAnsi"/>
            <w:color w:val="000000"/>
            <w:sz w:val="24"/>
            <w:szCs w:val="24"/>
          </w:rPr>
          <w:t>final D</w:t>
        </w:r>
      </w:ins>
      <w:del w:id="458" w:author="Segall, Christopher (segallcr)" w:date="2025-07-11T14:01:00Z">
        <w:r w:rsidR="00F56024" w:rsidDel="00DB7E97">
          <w:rPr>
            <w:rFonts w:cstheme="minorHAnsi"/>
            <w:color w:val="000000"/>
            <w:sz w:val="24"/>
            <w:szCs w:val="24"/>
          </w:rPr>
          <w:delText>, the end of the refrain</w:delText>
        </w:r>
      </w:del>
      <w:r w:rsidR="00F56024">
        <w:rPr>
          <w:rFonts w:cstheme="minorHAnsi"/>
          <w:color w:val="000000"/>
          <w:sz w:val="24"/>
          <w:szCs w:val="24"/>
        </w:rPr>
        <w:t>.</w:t>
      </w:r>
      <w:r w:rsidR="00606B69">
        <w:rPr>
          <w:rFonts w:cstheme="minorHAnsi"/>
          <w:color w:val="000000"/>
          <w:sz w:val="24"/>
          <w:szCs w:val="24"/>
        </w:rPr>
        <w:t xml:space="preserve"> </w:t>
      </w:r>
      <w:r w:rsidR="005B3E15">
        <w:rPr>
          <w:rFonts w:cstheme="minorHAnsi"/>
          <w:color w:val="000000"/>
          <w:sz w:val="24"/>
          <w:szCs w:val="24"/>
        </w:rPr>
        <w:t xml:space="preserve">The drama of metrical disturbance in </w:t>
      </w:r>
      <w:del w:id="459" w:author="Segall, Christopher (segallcr)" w:date="2025-07-11T14:01:00Z">
        <w:r w:rsidR="005B3E15" w:rsidDel="002D2E53">
          <w:rPr>
            <w:rFonts w:cstheme="minorHAnsi"/>
            <w:color w:val="000000"/>
            <w:sz w:val="24"/>
            <w:szCs w:val="24"/>
          </w:rPr>
          <w:delText>these songs</w:delText>
        </w:r>
      </w:del>
      <w:ins w:id="460" w:author="Segall, Christopher (segallcr)" w:date="2025-07-11T14:01:00Z">
        <w:r w:rsidR="002D2E53">
          <w:rPr>
            <w:rFonts w:cstheme="minorHAnsi"/>
            <w:color w:val="000000"/>
            <w:sz w:val="24"/>
            <w:szCs w:val="24"/>
          </w:rPr>
          <w:t>this song</w:t>
        </w:r>
      </w:ins>
      <w:r w:rsidR="005B3E15">
        <w:rPr>
          <w:rFonts w:cstheme="minorHAnsi"/>
          <w:color w:val="000000"/>
          <w:sz w:val="24"/>
          <w:szCs w:val="24"/>
        </w:rPr>
        <w:t xml:space="preserve"> resonates with Machaut’s courtly love poetry </w:t>
      </w:r>
      <w:del w:id="461" w:author="Segall, Christopher (segallcr)" w:date="2025-07-23T11:24:00Z">
        <w:r w:rsidR="005B3E15" w:rsidRPr="008A668E" w:rsidDel="008A668E">
          <w:rPr>
            <w:rFonts w:cstheme="minorHAnsi"/>
            <w:color w:val="000000"/>
            <w:sz w:val="24"/>
            <w:szCs w:val="24"/>
          </w:rPr>
          <w:delText xml:space="preserve">in </w:delText>
        </w:r>
      </w:del>
      <w:ins w:id="462" w:author="Segall, Christopher (segallcr)" w:date="2025-07-23T11:24:00Z">
        <w:r w:rsidR="008A668E">
          <w:rPr>
            <w:rFonts w:cstheme="minorHAnsi"/>
            <w:color w:val="000000"/>
            <w:sz w:val="24"/>
            <w:szCs w:val="24"/>
          </w:rPr>
          <w:t>found throughout</w:t>
        </w:r>
        <w:r w:rsidR="008A668E" w:rsidRPr="008A668E">
          <w:rPr>
            <w:rFonts w:cstheme="minorHAnsi"/>
            <w:color w:val="000000"/>
            <w:sz w:val="24"/>
            <w:szCs w:val="24"/>
          </w:rPr>
          <w:t xml:space="preserve"> </w:t>
        </w:r>
      </w:ins>
      <w:r w:rsidR="005B3E15" w:rsidRPr="008A668E">
        <w:rPr>
          <w:rFonts w:cstheme="minorHAnsi"/>
          <w:color w:val="000000"/>
          <w:sz w:val="24"/>
          <w:szCs w:val="24"/>
        </w:rPr>
        <w:t xml:space="preserve">the </w:t>
      </w:r>
      <w:r w:rsidR="005B3E15" w:rsidRPr="008A668E">
        <w:rPr>
          <w:rFonts w:cstheme="minorHAnsi"/>
          <w:i/>
          <w:iCs/>
          <w:color w:val="000000"/>
          <w:sz w:val="24"/>
          <w:szCs w:val="24"/>
        </w:rPr>
        <w:t xml:space="preserve">chanson </w:t>
      </w:r>
      <w:proofErr w:type="spellStart"/>
      <w:r w:rsidR="005B3E15" w:rsidRPr="008A668E">
        <w:rPr>
          <w:rFonts w:cstheme="minorHAnsi"/>
          <w:i/>
          <w:iCs/>
          <w:color w:val="000000"/>
          <w:sz w:val="24"/>
          <w:szCs w:val="24"/>
        </w:rPr>
        <w:t>baladée</w:t>
      </w:r>
      <w:proofErr w:type="spellEnd"/>
      <w:r w:rsidR="005B3E15" w:rsidRPr="008A668E">
        <w:rPr>
          <w:rFonts w:cstheme="minorHAnsi"/>
          <w:color w:val="000000"/>
          <w:sz w:val="24"/>
          <w:szCs w:val="24"/>
        </w:rPr>
        <w:t xml:space="preserve"> genre</w:t>
      </w:r>
      <w:ins w:id="463" w:author="Kyle Hutchinson" w:date="2025-08-04T09:43:00Z" w16du:dateUtc="2025-08-04T13:43:00Z">
        <w:r w:rsidR="00FB53F4">
          <w:rPr>
            <w:rFonts w:cstheme="minorHAnsi"/>
            <w:color w:val="000000"/>
            <w:sz w:val="24"/>
            <w:szCs w:val="24"/>
          </w:rPr>
          <w:t>, in which t</w:t>
        </w:r>
      </w:ins>
      <w:del w:id="464" w:author="Kyle Hutchinson" w:date="2025-08-04T09:43:00Z" w16du:dateUtc="2025-08-04T13:43:00Z">
        <w:r w:rsidR="005B3E15" w:rsidDel="00FB53F4">
          <w:rPr>
            <w:rFonts w:cstheme="minorHAnsi"/>
            <w:color w:val="000000"/>
            <w:sz w:val="24"/>
            <w:szCs w:val="24"/>
          </w:rPr>
          <w:delText xml:space="preserve">. </w:delText>
        </w:r>
        <w:r w:rsidR="00624075" w:rsidDel="00FB53F4">
          <w:rPr>
            <w:rFonts w:cstheme="minorHAnsi"/>
            <w:color w:val="000000"/>
            <w:sz w:val="24"/>
            <w:szCs w:val="24"/>
          </w:rPr>
          <w:delText>T</w:delText>
        </w:r>
      </w:del>
      <w:r w:rsidR="00624075">
        <w:rPr>
          <w:rFonts w:cstheme="minorHAnsi"/>
          <w:color w:val="000000"/>
          <w:sz w:val="24"/>
          <w:szCs w:val="24"/>
        </w:rPr>
        <w:t xml:space="preserve">he lyric voice </w:t>
      </w:r>
      <w:del w:id="465" w:author="Kyle Hutchinson" w:date="2025-08-04T09:43:00Z" w16du:dateUtc="2025-08-04T13:43:00Z">
        <w:r w:rsidR="005B3E15" w:rsidDel="00FB53F4">
          <w:rPr>
            <w:rFonts w:cstheme="minorHAnsi"/>
            <w:color w:val="000000"/>
            <w:sz w:val="24"/>
            <w:szCs w:val="24"/>
          </w:rPr>
          <w:delText xml:space="preserve">of </w:delText>
        </w:r>
        <w:r w:rsidR="00624075" w:rsidDel="00FB53F4">
          <w:rPr>
            <w:rFonts w:cstheme="minorHAnsi"/>
            <w:color w:val="000000"/>
            <w:sz w:val="24"/>
            <w:szCs w:val="24"/>
          </w:rPr>
          <w:delText xml:space="preserve">Machaut’s </w:delText>
        </w:r>
        <w:r w:rsidR="005B3E15" w:rsidDel="00FB53F4">
          <w:rPr>
            <w:rFonts w:cstheme="minorHAnsi"/>
            <w:color w:val="000000"/>
            <w:sz w:val="24"/>
            <w:szCs w:val="24"/>
          </w:rPr>
          <w:delText xml:space="preserve">virelais </w:delText>
        </w:r>
      </w:del>
      <w:r w:rsidR="005B3E15">
        <w:rPr>
          <w:rFonts w:cstheme="minorHAnsi"/>
          <w:color w:val="000000"/>
          <w:sz w:val="24"/>
          <w:szCs w:val="24"/>
        </w:rPr>
        <w:t xml:space="preserve">often </w:t>
      </w:r>
      <w:del w:id="466" w:author="Segall, Christopher (segallcr)" w:date="2025-07-23T11:29:00Z">
        <w:r w:rsidR="005B3E15" w:rsidDel="008D364A">
          <w:rPr>
            <w:rFonts w:cstheme="minorHAnsi"/>
            <w:color w:val="000000"/>
            <w:sz w:val="24"/>
            <w:szCs w:val="24"/>
          </w:rPr>
          <w:delText xml:space="preserve">professes </w:delText>
        </w:r>
        <w:r w:rsidR="00624075" w:rsidDel="008D364A">
          <w:rPr>
            <w:rFonts w:cstheme="minorHAnsi"/>
            <w:color w:val="000000"/>
            <w:sz w:val="24"/>
            <w:szCs w:val="24"/>
          </w:rPr>
          <w:delText xml:space="preserve">being at </w:delText>
        </w:r>
        <w:r w:rsidR="005B3E15" w:rsidDel="008D364A">
          <w:rPr>
            <w:rFonts w:cstheme="minorHAnsi"/>
            <w:color w:val="000000"/>
            <w:sz w:val="24"/>
            <w:szCs w:val="24"/>
          </w:rPr>
          <w:delText xml:space="preserve">great pains </w:delText>
        </w:r>
      </w:del>
      <w:ins w:id="467" w:author="Segall, Christopher (segallcr)" w:date="2025-07-23T11:29:00Z">
        <w:r w:rsidR="008D364A">
          <w:rPr>
            <w:rFonts w:cstheme="minorHAnsi"/>
            <w:color w:val="000000"/>
            <w:sz w:val="24"/>
            <w:szCs w:val="24"/>
          </w:rPr>
          <w:t xml:space="preserve">struggles </w:t>
        </w:r>
      </w:ins>
      <w:r w:rsidR="005B3E15">
        <w:rPr>
          <w:rFonts w:cstheme="minorHAnsi"/>
          <w:color w:val="000000"/>
          <w:sz w:val="24"/>
          <w:szCs w:val="24"/>
        </w:rPr>
        <w:t>to maintain steadfast loyalty to a beloved paragon</w:t>
      </w:r>
      <w:del w:id="468" w:author="Kyle Hutchinson" w:date="2025-08-04T09:43:00Z" w16du:dateUtc="2025-08-04T13:43:00Z">
        <w:r w:rsidR="005B3E15" w:rsidDel="00FB53F4">
          <w:rPr>
            <w:rFonts w:cstheme="minorHAnsi"/>
            <w:color w:val="000000"/>
            <w:sz w:val="24"/>
            <w:szCs w:val="24"/>
          </w:rPr>
          <w:delText>, whatever may come</w:delText>
        </w:r>
      </w:del>
      <w:r w:rsidR="005B3E15">
        <w:rPr>
          <w:rFonts w:cstheme="minorHAnsi"/>
          <w:color w:val="000000"/>
          <w:sz w:val="24"/>
          <w:szCs w:val="24"/>
        </w:rPr>
        <w:t xml:space="preserve">. In setting his </w:t>
      </w:r>
      <w:del w:id="469" w:author="Segall, Christopher (segallcr)" w:date="2025-07-23T11:29:00Z">
        <w:r w:rsidR="005B3E15" w:rsidDel="00582CD5">
          <w:rPr>
            <w:rFonts w:cstheme="minorHAnsi"/>
            <w:color w:val="000000"/>
            <w:sz w:val="24"/>
            <w:szCs w:val="24"/>
          </w:rPr>
          <w:delText xml:space="preserve">lyric </w:delText>
        </w:r>
      </w:del>
      <w:r w:rsidR="005B3E15">
        <w:rPr>
          <w:rFonts w:cstheme="minorHAnsi"/>
          <w:color w:val="000000"/>
          <w:sz w:val="24"/>
          <w:szCs w:val="24"/>
        </w:rPr>
        <w:t xml:space="preserve">poetry to music, Machaut allows for </w:t>
      </w:r>
      <w:del w:id="470" w:author="Segall, Christopher (segallcr)" w:date="2025-07-11T14:02:00Z">
        <w:r w:rsidR="005B3E15" w:rsidDel="007E7419">
          <w:rPr>
            <w:rFonts w:cstheme="minorHAnsi"/>
            <w:color w:val="000000"/>
            <w:sz w:val="24"/>
            <w:szCs w:val="24"/>
          </w:rPr>
          <w:delText xml:space="preserve">higher </w:delText>
        </w:r>
      </w:del>
      <w:ins w:id="471" w:author="Segall, Christopher (segallcr)" w:date="2025-07-11T14:02:00Z">
        <w:r w:rsidR="007E7419">
          <w:rPr>
            <w:rFonts w:cstheme="minorHAnsi"/>
            <w:color w:val="000000"/>
            <w:sz w:val="24"/>
            <w:szCs w:val="24"/>
          </w:rPr>
          <w:t>higher-</w:t>
        </w:r>
      </w:ins>
      <w:r w:rsidR="005B3E15">
        <w:rPr>
          <w:rFonts w:cstheme="minorHAnsi"/>
          <w:color w:val="000000"/>
          <w:sz w:val="24"/>
          <w:szCs w:val="24"/>
        </w:rPr>
        <w:t xml:space="preserve">level meanings to emerge as one medium </w:t>
      </w:r>
      <w:r w:rsidR="009C1670">
        <w:rPr>
          <w:rFonts w:cstheme="minorHAnsi"/>
          <w:color w:val="000000"/>
          <w:sz w:val="24"/>
          <w:szCs w:val="24"/>
        </w:rPr>
        <w:t xml:space="preserve">reflects </w:t>
      </w:r>
      <w:r w:rsidR="005B3E15">
        <w:rPr>
          <w:rFonts w:cstheme="minorHAnsi"/>
          <w:color w:val="000000"/>
          <w:sz w:val="24"/>
          <w:szCs w:val="24"/>
        </w:rPr>
        <w:t>upon the other. Re</w:t>
      </w:r>
      <w:ins w:id="472" w:author="Segall, Christopher (segallcr)" w:date="2025-07-11T14:03:00Z">
        <w:r w:rsidR="007E7419">
          <w:rPr>
            <w:rFonts w:cstheme="minorHAnsi"/>
            <w:color w:val="000000"/>
            <w:sz w:val="24"/>
            <w:szCs w:val="24"/>
          </w:rPr>
          <w:t>-</w:t>
        </w:r>
      </w:ins>
      <w:r w:rsidR="005B3E15">
        <w:rPr>
          <w:rFonts w:cstheme="minorHAnsi"/>
          <w:color w:val="000000"/>
          <w:sz w:val="24"/>
          <w:szCs w:val="24"/>
        </w:rPr>
        <w:t xml:space="preserve">evaluating </w:t>
      </w:r>
      <w:r w:rsidR="005B3E15" w:rsidRPr="00932D28">
        <w:rPr>
          <w:rFonts w:cstheme="minorHAnsi"/>
          <w:color w:val="000000"/>
          <w:sz w:val="24"/>
          <w:szCs w:val="24"/>
        </w:rPr>
        <w:t>the genre</w:t>
      </w:r>
      <w:r w:rsidR="005B3E15">
        <w:rPr>
          <w:rFonts w:cstheme="minorHAnsi"/>
          <w:color w:val="000000"/>
          <w:sz w:val="24"/>
          <w:szCs w:val="24"/>
        </w:rPr>
        <w:t xml:space="preserve"> through </w:t>
      </w:r>
      <w:r w:rsidR="00AA17DB">
        <w:rPr>
          <w:rFonts w:cstheme="minorHAnsi"/>
          <w:color w:val="000000"/>
          <w:sz w:val="24"/>
          <w:szCs w:val="24"/>
        </w:rPr>
        <w:t>a</w:t>
      </w:r>
      <w:r w:rsidR="005B3E15">
        <w:rPr>
          <w:rFonts w:cstheme="minorHAnsi"/>
          <w:color w:val="000000"/>
          <w:sz w:val="24"/>
          <w:szCs w:val="24"/>
        </w:rPr>
        <w:t xml:space="preserve"> lens of metric flexibility, </w:t>
      </w:r>
      <w:r w:rsidR="00DE7780">
        <w:rPr>
          <w:rFonts w:cstheme="minorHAnsi"/>
          <w:color w:val="000000"/>
          <w:sz w:val="24"/>
          <w:szCs w:val="24"/>
        </w:rPr>
        <w:t xml:space="preserve">I propose that </w:t>
      </w:r>
      <w:r w:rsidR="005B3E15">
        <w:rPr>
          <w:rFonts w:cstheme="minorHAnsi"/>
          <w:color w:val="000000"/>
          <w:sz w:val="24"/>
          <w:szCs w:val="24"/>
        </w:rPr>
        <w:t xml:space="preserve">grouping disruptions </w:t>
      </w:r>
      <w:r w:rsidR="00DD6524">
        <w:rPr>
          <w:rFonts w:cstheme="minorHAnsi"/>
          <w:color w:val="000000"/>
          <w:sz w:val="24"/>
          <w:szCs w:val="24"/>
        </w:rPr>
        <w:t xml:space="preserve">can </w:t>
      </w:r>
      <w:r w:rsidR="00754315">
        <w:rPr>
          <w:rFonts w:cstheme="minorHAnsi"/>
          <w:color w:val="000000"/>
          <w:sz w:val="24"/>
          <w:szCs w:val="24"/>
        </w:rPr>
        <w:t xml:space="preserve">suggest </w:t>
      </w:r>
      <w:ins w:id="473" w:author="Kyle Hutchinson" w:date="2025-08-04T09:44:00Z" w16du:dateUtc="2025-08-04T13:44:00Z">
        <w:r w:rsidR="00FB53F4">
          <w:rPr>
            <w:rFonts w:cstheme="minorHAnsi"/>
            <w:color w:val="000000"/>
            <w:sz w:val="24"/>
            <w:szCs w:val="24"/>
          </w:rPr>
          <w:t xml:space="preserve">a </w:t>
        </w:r>
      </w:ins>
      <w:r w:rsidR="00DE7780">
        <w:rPr>
          <w:rFonts w:cstheme="minorHAnsi"/>
          <w:color w:val="000000"/>
          <w:sz w:val="24"/>
          <w:szCs w:val="24"/>
        </w:rPr>
        <w:t>departure from</w:t>
      </w:r>
      <w:ins w:id="474" w:author="Kyle Hutchinson" w:date="2025-08-04T09:44:00Z" w16du:dateUtc="2025-08-04T13:44:00Z">
        <w:r w:rsidR="00FB53F4">
          <w:rPr>
            <w:rFonts w:cstheme="minorHAnsi"/>
            <w:color w:val="000000"/>
            <w:sz w:val="24"/>
            <w:szCs w:val="24"/>
          </w:rPr>
          <w:t>,</w:t>
        </w:r>
      </w:ins>
      <w:r w:rsidR="00DE7780">
        <w:rPr>
          <w:rFonts w:cstheme="minorHAnsi"/>
          <w:color w:val="000000"/>
          <w:sz w:val="24"/>
          <w:szCs w:val="24"/>
        </w:rPr>
        <w:t xml:space="preserve"> or </w:t>
      </w:r>
      <w:del w:id="475" w:author="Kyle Hutchinson" w:date="2025-08-04T09:44:00Z" w16du:dateUtc="2025-08-04T13:44:00Z">
        <w:r w:rsidR="00DE7780" w:rsidDel="00FB53F4">
          <w:rPr>
            <w:rFonts w:cstheme="minorHAnsi"/>
            <w:color w:val="000000"/>
            <w:sz w:val="24"/>
            <w:szCs w:val="24"/>
          </w:rPr>
          <w:delText xml:space="preserve">a </w:delText>
        </w:r>
      </w:del>
      <w:r w:rsidR="00084061">
        <w:rPr>
          <w:rFonts w:cstheme="minorHAnsi"/>
          <w:color w:val="000000"/>
          <w:sz w:val="24"/>
          <w:szCs w:val="24"/>
        </w:rPr>
        <w:t>trial of</w:t>
      </w:r>
      <w:ins w:id="476" w:author="Kyle Hutchinson" w:date="2025-08-04T09:44:00Z" w16du:dateUtc="2025-08-04T13:44:00Z">
        <w:r w:rsidR="00FB53F4">
          <w:rPr>
            <w:rFonts w:cstheme="minorHAnsi"/>
            <w:color w:val="000000"/>
            <w:sz w:val="24"/>
            <w:szCs w:val="24"/>
          </w:rPr>
          <w:t>,</w:t>
        </w:r>
      </w:ins>
      <w:r w:rsidR="00084061">
        <w:rPr>
          <w:rFonts w:cstheme="minorHAnsi"/>
          <w:color w:val="000000"/>
          <w:sz w:val="24"/>
          <w:szCs w:val="24"/>
        </w:rPr>
        <w:t xml:space="preserve"> the beloved’s professed steadfastness</w:t>
      </w:r>
      <w:r w:rsidR="00DE7780">
        <w:rPr>
          <w:rFonts w:cstheme="minorHAnsi"/>
          <w:color w:val="000000"/>
          <w:sz w:val="24"/>
          <w:szCs w:val="24"/>
        </w:rPr>
        <w:t>,</w:t>
      </w:r>
      <w:r w:rsidR="00084061">
        <w:rPr>
          <w:rFonts w:cstheme="minorHAnsi"/>
          <w:color w:val="000000"/>
          <w:sz w:val="24"/>
          <w:szCs w:val="24"/>
        </w:rPr>
        <w:t xml:space="preserve"> </w:t>
      </w:r>
      <w:r w:rsidR="00DD6524">
        <w:rPr>
          <w:rFonts w:cstheme="minorHAnsi"/>
          <w:color w:val="000000"/>
          <w:sz w:val="24"/>
          <w:szCs w:val="24"/>
        </w:rPr>
        <w:t xml:space="preserve">which, in </w:t>
      </w:r>
      <w:r w:rsidR="00116C0E">
        <w:rPr>
          <w:rFonts w:cstheme="minorHAnsi"/>
          <w:color w:val="000000"/>
          <w:sz w:val="24"/>
          <w:szCs w:val="24"/>
        </w:rPr>
        <w:t xml:space="preserve">the </w:t>
      </w:r>
      <w:r w:rsidR="00DD6524">
        <w:rPr>
          <w:rFonts w:cstheme="minorHAnsi"/>
          <w:color w:val="000000"/>
          <w:sz w:val="24"/>
          <w:szCs w:val="24"/>
        </w:rPr>
        <w:t>case</w:t>
      </w:r>
      <w:r w:rsidR="00116C0E">
        <w:rPr>
          <w:rFonts w:cstheme="minorHAnsi"/>
          <w:color w:val="000000"/>
          <w:sz w:val="24"/>
          <w:szCs w:val="24"/>
        </w:rPr>
        <w:t xml:space="preserve"> of </w:t>
      </w:r>
      <w:r w:rsidR="00116C0E" w:rsidRPr="00883A1E">
        <w:rPr>
          <w:rFonts w:cstheme="minorHAnsi"/>
          <w:color w:val="000000"/>
          <w:sz w:val="24"/>
          <w:szCs w:val="24"/>
        </w:rPr>
        <w:t>V14</w:t>
      </w:r>
      <w:r w:rsidR="00DD6524">
        <w:rPr>
          <w:rFonts w:cstheme="minorHAnsi"/>
          <w:color w:val="000000"/>
          <w:sz w:val="24"/>
          <w:szCs w:val="24"/>
        </w:rPr>
        <w:t xml:space="preserve">, is ultimately overcome </w:t>
      </w:r>
      <w:del w:id="477" w:author="Segall, Christopher (segallcr)" w:date="2025-07-23T11:31:00Z">
        <w:r w:rsidR="00084061" w:rsidDel="00883A1E">
          <w:rPr>
            <w:rFonts w:cstheme="minorHAnsi"/>
            <w:color w:val="000000"/>
            <w:sz w:val="24"/>
            <w:szCs w:val="24"/>
          </w:rPr>
          <w:delText xml:space="preserve">and </w:delText>
        </w:r>
      </w:del>
      <w:ins w:id="478" w:author="Segall, Christopher (segallcr)" w:date="2025-07-23T11:31:00Z">
        <w:r w:rsidR="00883A1E">
          <w:rPr>
            <w:rFonts w:cstheme="minorHAnsi"/>
            <w:color w:val="000000"/>
            <w:sz w:val="24"/>
            <w:szCs w:val="24"/>
          </w:rPr>
          <w:t xml:space="preserve">as </w:t>
        </w:r>
      </w:ins>
      <w:r w:rsidR="00DE7780" w:rsidRPr="00883A1E">
        <w:rPr>
          <w:rFonts w:cstheme="minorHAnsi"/>
          <w:color w:val="000000"/>
          <w:sz w:val="24"/>
          <w:szCs w:val="24"/>
        </w:rPr>
        <w:t xml:space="preserve">metric </w:t>
      </w:r>
      <w:r w:rsidR="00084061" w:rsidRPr="00883A1E">
        <w:rPr>
          <w:rFonts w:cstheme="minorHAnsi"/>
          <w:color w:val="000000"/>
          <w:sz w:val="24"/>
          <w:szCs w:val="24"/>
        </w:rPr>
        <w:t xml:space="preserve">normativity </w:t>
      </w:r>
      <w:ins w:id="479" w:author="Segall, Christopher (segallcr)" w:date="2025-07-23T11:31:00Z">
        <w:r w:rsidR="00883A1E">
          <w:rPr>
            <w:rFonts w:cstheme="minorHAnsi"/>
            <w:color w:val="000000"/>
            <w:sz w:val="24"/>
            <w:szCs w:val="24"/>
          </w:rPr>
          <w:t xml:space="preserve">is </w:t>
        </w:r>
      </w:ins>
      <w:r w:rsidR="00084061" w:rsidRPr="00883A1E">
        <w:rPr>
          <w:rFonts w:cstheme="minorHAnsi"/>
          <w:color w:val="000000"/>
          <w:sz w:val="24"/>
          <w:szCs w:val="24"/>
        </w:rPr>
        <w:t>restored</w:t>
      </w:r>
      <w:r w:rsidR="00DE7780" w:rsidRPr="00883A1E">
        <w:rPr>
          <w:rFonts w:cstheme="minorHAnsi"/>
          <w:color w:val="000000"/>
          <w:sz w:val="24"/>
          <w:szCs w:val="24"/>
        </w:rPr>
        <w:t xml:space="preserve"> together with tonal closure</w:t>
      </w:r>
      <w:r w:rsidR="00DD6524">
        <w:rPr>
          <w:rFonts w:cstheme="minorHAnsi"/>
          <w:color w:val="000000"/>
          <w:sz w:val="24"/>
          <w:szCs w:val="24"/>
        </w:rPr>
        <w:t>.</w:t>
      </w:r>
    </w:p>
    <w:p w14:paraId="58564AF9" w14:textId="77777777" w:rsidR="006B7218" w:rsidRDefault="006B7218" w:rsidP="006B7218">
      <w:pPr>
        <w:spacing w:line="480" w:lineRule="auto"/>
        <w:rPr>
          <w:rFonts w:cstheme="minorHAnsi"/>
          <w:color w:val="000000"/>
          <w:sz w:val="24"/>
          <w:szCs w:val="24"/>
        </w:rPr>
      </w:pPr>
    </w:p>
    <w:p w14:paraId="2263D0BA" w14:textId="77733198" w:rsidR="00575B70" w:rsidRDefault="00AE40B0" w:rsidP="006B7218">
      <w:pPr>
        <w:spacing w:line="480" w:lineRule="auto"/>
        <w:rPr>
          <w:rFonts w:cstheme="minorHAnsi"/>
          <w:color w:val="000000"/>
          <w:sz w:val="24"/>
          <w:szCs w:val="24"/>
        </w:rPr>
      </w:pPr>
      <w:r>
        <w:rPr>
          <w:rFonts w:cstheme="minorHAnsi"/>
          <w:color w:val="000000"/>
          <w:sz w:val="24"/>
          <w:szCs w:val="24"/>
        </w:rPr>
        <w:t>Equipollent m</w:t>
      </w:r>
      <w:r w:rsidR="005B3E15">
        <w:rPr>
          <w:rFonts w:cstheme="minorHAnsi"/>
          <w:color w:val="000000"/>
          <w:sz w:val="24"/>
          <w:szCs w:val="24"/>
        </w:rPr>
        <w:t xml:space="preserve">etrical </w:t>
      </w:r>
      <w:r>
        <w:rPr>
          <w:rFonts w:cstheme="minorHAnsi"/>
          <w:color w:val="000000"/>
          <w:sz w:val="24"/>
          <w:szCs w:val="24"/>
        </w:rPr>
        <w:t>swaps</w:t>
      </w:r>
      <w:r w:rsidR="005B3E15">
        <w:rPr>
          <w:rFonts w:cstheme="minorHAnsi"/>
          <w:color w:val="000000"/>
          <w:sz w:val="24"/>
          <w:szCs w:val="24"/>
        </w:rPr>
        <w:t xml:space="preserve"> </w:t>
      </w:r>
      <w:del w:id="480" w:author="Segall, Christopher (segallcr)" w:date="2025-07-23T11:31:00Z">
        <w:r w:rsidR="005B3E15" w:rsidDel="00832A08">
          <w:rPr>
            <w:rFonts w:cstheme="minorHAnsi"/>
            <w:color w:val="000000"/>
            <w:sz w:val="24"/>
            <w:szCs w:val="24"/>
          </w:rPr>
          <w:delText xml:space="preserve">like </w:delText>
        </w:r>
        <w:r w:rsidDel="00832A08">
          <w:rPr>
            <w:rFonts w:cstheme="minorHAnsi"/>
            <w:color w:val="000000"/>
            <w:sz w:val="24"/>
            <w:szCs w:val="24"/>
          </w:rPr>
          <w:delText xml:space="preserve">that of </w:delText>
        </w:r>
        <w:r w:rsidR="005B3E15" w:rsidRPr="00832A08" w:rsidDel="00832A08">
          <w:rPr>
            <w:rFonts w:cstheme="minorHAnsi"/>
            <w:color w:val="000000"/>
            <w:sz w:val="24"/>
            <w:szCs w:val="24"/>
          </w:rPr>
          <w:delText>V14</w:delText>
        </w:r>
        <w:r w:rsidR="005B3E15" w:rsidDel="00832A08">
          <w:rPr>
            <w:rFonts w:cstheme="minorHAnsi"/>
            <w:color w:val="000000"/>
            <w:sz w:val="24"/>
            <w:szCs w:val="24"/>
          </w:rPr>
          <w:delText xml:space="preserve"> </w:delText>
        </w:r>
      </w:del>
      <w:r w:rsidR="005B3E15">
        <w:rPr>
          <w:rFonts w:cstheme="minorHAnsi"/>
          <w:color w:val="000000"/>
          <w:sz w:val="24"/>
          <w:szCs w:val="24"/>
        </w:rPr>
        <w:t xml:space="preserve">can also be found in </w:t>
      </w:r>
      <w:del w:id="481" w:author="Segall, Christopher (segallcr)" w:date="2025-07-23T11:32:00Z">
        <w:r w:rsidR="005B3E15" w:rsidDel="00832A08">
          <w:rPr>
            <w:rFonts w:cstheme="minorHAnsi"/>
            <w:color w:val="000000"/>
            <w:sz w:val="24"/>
            <w:szCs w:val="24"/>
          </w:rPr>
          <w:delText xml:space="preserve">Virelai 27/24 (Ludwig/Schrade), </w:delText>
        </w:r>
      </w:del>
      <w:r w:rsidR="005B3E15">
        <w:rPr>
          <w:rFonts w:cstheme="minorHAnsi"/>
          <w:color w:val="000000"/>
          <w:sz w:val="24"/>
          <w:szCs w:val="24"/>
        </w:rPr>
        <w:t xml:space="preserve">“En ma </w:t>
      </w:r>
      <w:proofErr w:type="spellStart"/>
      <w:r w:rsidR="005B3E15">
        <w:rPr>
          <w:rFonts w:cstheme="minorHAnsi"/>
          <w:color w:val="000000"/>
          <w:sz w:val="24"/>
          <w:szCs w:val="24"/>
        </w:rPr>
        <w:t>cuer</w:t>
      </w:r>
      <w:proofErr w:type="spellEnd"/>
      <w:del w:id="482" w:author="Segall, Christopher (segallcr)" w:date="2025-07-23T11:32:00Z">
        <w:r w:rsidR="005B3E15" w:rsidDel="00832A08">
          <w:rPr>
            <w:rFonts w:cstheme="minorHAnsi"/>
            <w:color w:val="000000"/>
            <w:sz w:val="24"/>
            <w:szCs w:val="24"/>
          </w:rPr>
          <w:delText>,</w:delText>
        </w:r>
      </w:del>
      <w:r w:rsidR="005B3E15">
        <w:rPr>
          <w:rFonts w:cstheme="minorHAnsi"/>
          <w:color w:val="000000"/>
          <w:sz w:val="24"/>
          <w:szCs w:val="24"/>
        </w:rPr>
        <w:t>”</w:t>
      </w:r>
      <w:ins w:id="483" w:author="Segall, Christopher (segallcr)" w:date="2025-07-23T11:32:00Z">
        <w:r w:rsidR="00832A08">
          <w:rPr>
            <w:rFonts w:cstheme="minorHAnsi"/>
            <w:color w:val="000000"/>
            <w:sz w:val="24"/>
            <w:szCs w:val="24"/>
          </w:rPr>
          <w:t xml:space="preserve"> (V27/24),</w:t>
        </w:r>
      </w:ins>
      <w:r w:rsidR="005B3E15">
        <w:rPr>
          <w:rFonts w:cstheme="minorHAnsi"/>
          <w:color w:val="000000"/>
          <w:sz w:val="24"/>
          <w:szCs w:val="24"/>
        </w:rPr>
        <w:t xml:space="preserve"> only </w:t>
      </w:r>
      <w:ins w:id="484" w:author="Kyle Hutchinson" w:date="2025-08-04T09:44:00Z" w16du:dateUtc="2025-08-04T13:44:00Z">
        <w:r w:rsidR="006C5DC2">
          <w:rPr>
            <w:rFonts w:cstheme="minorHAnsi"/>
            <w:color w:val="000000"/>
            <w:sz w:val="24"/>
            <w:szCs w:val="24"/>
          </w:rPr>
          <w:t xml:space="preserve">in </w:t>
        </w:r>
      </w:ins>
      <w:r w:rsidR="005B3E15">
        <w:rPr>
          <w:rFonts w:cstheme="minorHAnsi"/>
          <w:color w:val="000000"/>
          <w:sz w:val="24"/>
          <w:szCs w:val="24"/>
        </w:rPr>
        <w:t>reverse</w:t>
      </w:r>
      <w:del w:id="485" w:author="Kyle Hutchinson" w:date="2025-08-04T09:44:00Z" w16du:dateUtc="2025-08-04T13:44:00Z">
        <w:r w:rsidR="005B3E15" w:rsidDel="006C5DC2">
          <w:rPr>
            <w:rFonts w:cstheme="minorHAnsi"/>
            <w:color w:val="000000"/>
            <w:sz w:val="24"/>
            <w:szCs w:val="24"/>
          </w:rPr>
          <w:delText>d</w:delText>
        </w:r>
      </w:del>
      <w:r w:rsidR="005B3E15" w:rsidRPr="00461D57">
        <w:rPr>
          <w:rFonts w:cstheme="minorHAnsi"/>
          <w:color w:val="000000"/>
          <w:sz w:val="24"/>
          <w:szCs w:val="24"/>
        </w:rPr>
        <w:t>.</w:t>
      </w:r>
      <w:r w:rsidR="005B3E15">
        <w:rPr>
          <w:rFonts w:cstheme="minorHAnsi"/>
          <w:color w:val="000000"/>
          <w:sz w:val="24"/>
          <w:szCs w:val="24"/>
        </w:rPr>
        <w:t xml:space="preserve"> In </w:t>
      </w:r>
      <w:r w:rsidR="002724B5">
        <w:rPr>
          <w:rFonts w:cstheme="minorHAnsi"/>
          <w:color w:val="000000"/>
          <w:sz w:val="24"/>
          <w:szCs w:val="24"/>
        </w:rPr>
        <w:t xml:space="preserve">this </w:t>
      </w:r>
      <w:r w:rsidR="005B3E15">
        <w:rPr>
          <w:rFonts w:cstheme="minorHAnsi"/>
          <w:color w:val="000000"/>
          <w:sz w:val="24"/>
          <w:szCs w:val="24"/>
        </w:rPr>
        <w:t>song, the prevailing meter is triple and the disruptions duple.</w:t>
      </w:r>
      <w:commentRangeStart w:id="486"/>
      <w:r w:rsidR="005B3E15">
        <w:rPr>
          <w:rStyle w:val="FootnoteReference"/>
          <w:rFonts w:cstheme="minorHAnsi"/>
          <w:color w:val="000000"/>
          <w:sz w:val="24"/>
          <w:szCs w:val="24"/>
        </w:rPr>
        <w:footnoteReference w:id="27"/>
      </w:r>
      <w:commentRangeEnd w:id="486"/>
      <w:r w:rsidR="00376C91">
        <w:rPr>
          <w:rStyle w:val="CommentReference"/>
        </w:rPr>
        <w:commentReference w:id="486"/>
      </w:r>
      <w:r w:rsidR="002724B5">
        <w:rPr>
          <w:rFonts w:cstheme="minorHAnsi"/>
          <w:color w:val="000000"/>
          <w:sz w:val="24"/>
          <w:szCs w:val="24"/>
        </w:rPr>
        <w:t xml:space="preserve"> </w:t>
      </w:r>
      <w:r w:rsidR="00AB066B">
        <w:rPr>
          <w:rFonts w:cstheme="minorHAnsi"/>
          <w:color w:val="000000"/>
          <w:sz w:val="24"/>
          <w:szCs w:val="24"/>
        </w:rPr>
        <w:t xml:space="preserve">Besides its triple meter, this </w:t>
      </w:r>
      <w:proofErr w:type="spellStart"/>
      <w:r w:rsidR="00AB066B">
        <w:rPr>
          <w:rFonts w:cstheme="minorHAnsi"/>
          <w:color w:val="000000"/>
          <w:sz w:val="24"/>
          <w:szCs w:val="24"/>
        </w:rPr>
        <w:t>virelai</w:t>
      </w:r>
      <w:proofErr w:type="spellEnd"/>
      <w:r w:rsidR="00AB066B">
        <w:rPr>
          <w:rFonts w:cstheme="minorHAnsi"/>
          <w:color w:val="000000"/>
          <w:sz w:val="24"/>
          <w:szCs w:val="24"/>
        </w:rPr>
        <w:t xml:space="preserve"> is also atypical in being polyphonic. T</w:t>
      </w:r>
      <w:r w:rsidR="002724B5">
        <w:rPr>
          <w:rFonts w:cstheme="minorHAnsi"/>
          <w:color w:val="000000"/>
          <w:sz w:val="24"/>
          <w:szCs w:val="24"/>
        </w:rPr>
        <w:t>he inclusion of counterpoint likely represent</w:t>
      </w:r>
      <w:r w:rsidR="00BF0AC8">
        <w:rPr>
          <w:rFonts w:cstheme="minorHAnsi"/>
          <w:color w:val="000000"/>
          <w:sz w:val="24"/>
          <w:szCs w:val="24"/>
        </w:rPr>
        <w:t>s</w:t>
      </w:r>
      <w:r w:rsidR="002724B5">
        <w:rPr>
          <w:rFonts w:cstheme="minorHAnsi"/>
          <w:color w:val="000000"/>
          <w:sz w:val="24"/>
          <w:szCs w:val="24"/>
        </w:rPr>
        <w:t xml:space="preserve"> further evolution beyond the genre’s practical dance origins.</w:t>
      </w:r>
    </w:p>
    <w:p w14:paraId="25D8E123" w14:textId="3F952BFA" w:rsidR="00575B70" w:rsidRDefault="00575B70" w:rsidP="00575B70">
      <w:pPr>
        <w:spacing w:line="480" w:lineRule="auto"/>
        <w:jc w:val="center"/>
        <w:rPr>
          <w:rFonts w:cstheme="minorHAnsi"/>
          <w:color w:val="000000"/>
          <w:sz w:val="24"/>
          <w:szCs w:val="24"/>
        </w:rPr>
      </w:pPr>
    </w:p>
    <w:p w14:paraId="466AE50B" w14:textId="211048C3" w:rsidR="008312E4" w:rsidRDefault="005B3E15" w:rsidP="006B7218">
      <w:pPr>
        <w:spacing w:line="480" w:lineRule="auto"/>
        <w:rPr>
          <w:rFonts w:cstheme="minorHAnsi"/>
          <w:color w:val="000000"/>
          <w:sz w:val="24"/>
          <w:szCs w:val="24"/>
        </w:rPr>
      </w:pPr>
      <w:commentRangeStart w:id="487"/>
      <w:r>
        <w:rPr>
          <w:rFonts w:cstheme="minorHAnsi"/>
          <w:color w:val="000000"/>
          <w:sz w:val="24"/>
          <w:szCs w:val="24"/>
        </w:rPr>
        <w:t xml:space="preserve">In </w:t>
      </w:r>
      <w:r w:rsidR="00776DE8" w:rsidRPr="00936C29">
        <w:rPr>
          <w:rFonts w:cstheme="minorHAnsi"/>
          <w:b/>
          <w:bCs/>
          <w:color w:val="000000"/>
          <w:sz w:val="24"/>
          <w:szCs w:val="24"/>
          <w:u w:val="single"/>
        </w:rPr>
        <w:t>Example 6</w:t>
      </w:r>
      <w:r>
        <w:rPr>
          <w:rFonts w:cstheme="minorHAnsi"/>
          <w:b/>
          <w:bCs/>
          <w:color w:val="000000"/>
          <w:sz w:val="24"/>
          <w:szCs w:val="24"/>
        </w:rPr>
        <w:t>,</w:t>
      </w:r>
      <w:r>
        <w:rPr>
          <w:rFonts w:cstheme="minorHAnsi"/>
          <w:color w:val="000000"/>
          <w:sz w:val="24"/>
          <w:szCs w:val="24"/>
        </w:rPr>
        <w:t xml:space="preserve"> striking pairs of </w:t>
      </w:r>
      <w:commentRangeEnd w:id="487"/>
      <w:r w:rsidR="006C5DC2">
        <w:rPr>
          <w:rStyle w:val="CommentReference"/>
        </w:rPr>
        <w:commentReference w:id="487"/>
      </w:r>
      <w:r>
        <w:rPr>
          <w:rFonts w:cstheme="minorHAnsi"/>
          <w:color w:val="000000"/>
          <w:sz w:val="24"/>
          <w:szCs w:val="24"/>
        </w:rPr>
        <w:t xml:space="preserve">iambs on the surface are notated in 6/8 </w:t>
      </w:r>
      <w:r w:rsidR="005C3770">
        <w:rPr>
          <w:rFonts w:cstheme="minorHAnsi"/>
          <w:color w:val="000000"/>
          <w:sz w:val="24"/>
          <w:szCs w:val="24"/>
        </w:rPr>
        <w:t xml:space="preserve">(imperfect major) </w:t>
      </w:r>
      <w:r>
        <w:rPr>
          <w:rFonts w:cstheme="minorHAnsi"/>
          <w:color w:val="000000"/>
          <w:sz w:val="24"/>
          <w:szCs w:val="24"/>
        </w:rPr>
        <w:t>on a separate staff above the score set in 3/4</w:t>
      </w:r>
      <w:r w:rsidR="005C3770">
        <w:rPr>
          <w:rFonts w:cstheme="minorHAnsi"/>
          <w:color w:val="000000"/>
          <w:sz w:val="24"/>
          <w:szCs w:val="24"/>
        </w:rPr>
        <w:t xml:space="preserve"> (perfect minor)</w:t>
      </w:r>
      <w:r>
        <w:rPr>
          <w:rFonts w:cstheme="minorHAnsi"/>
          <w:color w:val="000000"/>
          <w:sz w:val="24"/>
          <w:szCs w:val="24"/>
        </w:rPr>
        <w:t xml:space="preserve">. In the iambs’ first instance (m. 3), the accompanying tenor reinforces the </w:t>
      </w:r>
      <w:proofErr w:type="spellStart"/>
      <w:r>
        <w:rPr>
          <w:rFonts w:cstheme="minorHAnsi"/>
          <w:color w:val="000000"/>
          <w:sz w:val="24"/>
          <w:szCs w:val="24"/>
        </w:rPr>
        <w:t>cantus’</w:t>
      </w:r>
      <w:commentRangeStart w:id="488"/>
      <w:ins w:id="489" w:author="Segall, Christopher (segallcr)" w:date="2025-07-11T14:07:00Z">
        <w:r w:rsidR="005D48E6">
          <w:rPr>
            <w:rFonts w:cstheme="minorHAnsi"/>
            <w:color w:val="000000"/>
            <w:sz w:val="24"/>
            <w:szCs w:val="24"/>
          </w:rPr>
          <w:t>s</w:t>
        </w:r>
      </w:ins>
      <w:commentRangeEnd w:id="488"/>
      <w:proofErr w:type="spellEnd"/>
      <w:r w:rsidR="00376C91">
        <w:rPr>
          <w:rStyle w:val="CommentReference"/>
        </w:rPr>
        <w:commentReference w:id="488"/>
      </w:r>
      <w:r>
        <w:rPr>
          <w:rFonts w:cstheme="minorHAnsi"/>
          <w:color w:val="000000"/>
          <w:sz w:val="24"/>
          <w:szCs w:val="24"/>
        </w:rPr>
        <w:t xml:space="preserve"> lilt for a single measure. </w:t>
      </w:r>
      <w:r w:rsidR="009A67A5">
        <w:rPr>
          <w:rFonts w:cstheme="minorHAnsi"/>
          <w:color w:val="000000"/>
          <w:sz w:val="24"/>
          <w:szCs w:val="24"/>
        </w:rPr>
        <w:t>A</w:t>
      </w:r>
      <w:r w:rsidR="00C72E0B">
        <w:rPr>
          <w:rFonts w:cstheme="minorHAnsi"/>
          <w:color w:val="000000"/>
          <w:sz w:val="24"/>
          <w:szCs w:val="24"/>
        </w:rPr>
        <w:t xml:space="preserve">n </w:t>
      </w:r>
      <w:r>
        <w:rPr>
          <w:rFonts w:cstheme="minorHAnsi"/>
          <w:color w:val="000000"/>
          <w:sz w:val="24"/>
          <w:szCs w:val="24"/>
        </w:rPr>
        <w:t xml:space="preserve">iambic reading yields only two </w:t>
      </w:r>
      <w:r w:rsidR="003C5B90">
        <w:rPr>
          <w:rFonts w:cstheme="minorHAnsi"/>
          <w:color w:val="000000"/>
          <w:sz w:val="24"/>
          <w:szCs w:val="24"/>
        </w:rPr>
        <w:t xml:space="preserve">beats </w:t>
      </w:r>
      <w:r>
        <w:rPr>
          <w:rFonts w:cstheme="minorHAnsi"/>
          <w:color w:val="000000"/>
          <w:sz w:val="24"/>
          <w:szCs w:val="24"/>
        </w:rPr>
        <w:t>per measure</w:t>
      </w:r>
      <w:ins w:id="490" w:author="Segall, Christopher (segallcr)" w:date="2025-07-11T14:07:00Z">
        <w:r w:rsidR="005D48E6">
          <w:rPr>
            <w:rFonts w:cstheme="minorHAnsi"/>
            <w:color w:val="000000"/>
            <w:sz w:val="24"/>
            <w:szCs w:val="24"/>
          </w:rPr>
          <w:t>,</w:t>
        </w:r>
      </w:ins>
      <w:r>
        <w:rPr>
          <w:rFonts w:cstheme="minorHAnsi"/>
          <w:color w:val="000000"/>
          <w:sz w:val="24"/>
          <w:szCs w:val="24"/>
        </w:rPr>
        <w:t xml:space="preserve"> </w:t>
      </w:r>
      <w:r w:rsidR="009A67A5">
        <w:rPr>
          <w:rFonts w:cstheme="minorHAnsi"/>
          <w:color w:val="000000"/>
          <w:sz w:val="24"/>
          <w:szCs w:val="24"/>
        </w:rPr>
        <w:t xml:space="preserve">and </w:t>
      </w:r>
      <w:r w:rsidR="00C72E0B">
        <w:rPr>
          <w:rFonts w:cstheme="minorHAnsi"/>
          <w:color w:val="000000"/>
          <w:sz w:val="24"/>
          <w:szCs w:val="24"/>
        </w:rPr>
        <w:t xml:space="preserve">I again interpret the interruption of an entrained pattern as </w:t>
      </w:r>
      <w:r w:rsidR="009A67A5">
        <w:rPr>
          <w:rFonts w:cstheme="minorHAnsi"/>
          <w:color w:val="000000"/>
          <w:sz w:val="24"/>
          <w:szCs w:val="24"/>
        </w:rPr>
        <w:lastRenderedPageBreak/>
        <w:t xml:space="preserve">heralding </w:t>
      </w:r>
      <w:r w:rsidR="00C72E0B">
        <w:rPr>
          <w:rFonts w:cstheme="minorHAnsi"/>
          <w:color w:val="000000"/>
          <w:sz w:val="24"/>
          <w:szCs w:val="24"/>
        </w:rPr>
        <w:t xml:space="preserve">a passage of </w:t>
      </w:r>
      <w:r w:rsidR="003C5B90">
        <w:rPr>
          <w:rFonts w:cstheme="minorHAnsi"/>
          <w:color w:val="000000"/>
          <w:sz w:val="24"/>
          <w:szCs w:val="24"/>
        </w:rPr>
        <w:t xml:space="preserve">metric </w:t>
      </w:r>
      <w:r w:rsidR="00C72E0B">
        <w:rPr>
          <w:rFonts w:cstheme="minorHAnsi"/>
          <w:color w:val="000000"/>
          <w:sz w:val="24"/>
          <w:szCs w:val="24"/>
        </w:rPr>
        <w:t xml:space="preserve">uncertainty </w:t>
      </w:r>
      <w:r>
        <w:rPr>
          <w:rFonts w:cstheme="minorHAnsi"/>
          <w:color w:val="000000"/>
          <w:sz w:val="24"/>
          <w:szCs w:val="24"/>
        </w:rPr>
        <w:t xml:space="preserve">(in gray above, </w:t>
      </w:r>
      <w:proofErr w:type="gramStart"/>
      <w:r>
        <w:rPr>
          <w:rFonts w:cstheme="minorHAnsi"/>
          <w:color w:val="000000"/>
          <w:sz w:val="24"/>
          <w:szCs w:val="24"/>
        </w:rPr>
        <w:t>compare</w:t>
      </w:r>
      <w:proofErr w:type="gramEnd"/>
      <w:r>
        <w:rPr>
          <w:rFonts w:cstheme="minorHAnsi"/>
          <w:color w:val="000000"/>
          <w:sz w:val="24"/>
          <w:szCs w:val="24"/>
        </w:rPr>
        <w:t xml:space="preserve"> to </w:t>
      </w:r>
      <w:r w:rsidR="0046162A">
        <w:rPr>
          <w:rFonts w:cstheme="minorHAnsi"/>
          <w:color w:val="000000"/>
          <w:sz w:val="24"/>
          <w:szCs w:val="24"/>
        </w:rPr>
        <w:t>1</w:t>
      </w:r>
      <w:r w:rsidR="00BA1CF2">
        <w:rPr>
          <w:rFonts w:cstheme="minorHAnsi"/>
          <w:color w:val="000000"/>
          <w:sz w:val="24"/>
          <w:szCs w:val="24"/>
        </w:rPr>
        <w:t>–</w:t>
      </w:r>
      <w:r w:rsidR="0046162A">
        <w:rPr>
          <w:rFonts w:cstheme="minorHAnsi"/>
          <w:color w:val="000000"/>
          <w:sz w:val="24"/>
          <w:szCs w:val="24"/>
        </w:rPr>
        <w:t>2</w:t>
      </w:r>
      <w:r w:rsidR="00BA1CF2">
        <w:rPr>
          <w:rFonts w:cstheme="minorHAnsi"/>
          <w:color w:val="000000"/>
          <w:sz w:val="24"/>
          <w:szCs w:val="24"/>
        </w:rPr>
        <w:t>–</w:t>
      </w:r>
      <w:r w:rsidR="0046162A">
        <w:rPr>
          <w:rFonts w:cstheme="minorHAnsi"/>
          <w:color w:val="000000"/>
          <w:sz w:val="24"/>
          <w:szCs w:val="24"/>
        </w:rPr>
        <w:t xml:space="preserve">3 in </w:t>
      </w:r>
      <w:r>
        <w:rPr>
          <w:rFonts w:cstheme="minorHAnsi"/>
          <w:color w:val="000000"/>
          <w:sz w:val="24"/>
          <w:szCs w:val="24"/>
        </w:rPr>
        <w:t>black below)</w:t>
      </w:r>
      <w:r w:rsidR="009A67A5">
        <w:rPr>
          <w:rFonts w:cstheme="minorHAnsi"/>
          <w:color w:val="000000"/>
          <w:sz w:val="24"/>
          <w:szCs w:val="24"/>
        </w:rPr>
        <w:t xml:space="preserve">. Just as in </w:t>
      </w:r>
      <w:r w:rsidR="009A67A5" w:rsidRPr="007C6FF8">
        <w:rPr>
          <w:rFonts w:cstheme="minorHAnsi"/>
          <w:color w:val="000000"/>
          <w:sz w:val="24"/>
          <w:szCs w:val="24"/>
        </w:rPr>
        <w:t>V14</w:t>
      </w:r>
      <w:r w:rsidR="009A67A5">
        <w:rPr>
          <w:rFonts w:cstheme="minorHAnsi"/>
          <w:color w:val="000000"/>
          <w:sz w:val="24"/>
          <w:szCs w:val="24"/>
        </w:rPr>
        <w:t>, metric uncertainty is coordinated with tonal tension</w:t>
      </w:r>
      <w:r>
        <w:rPr>
          <w:rFonts w:cstheme="minorHAnsi"/>
          <w:color w:val="000000"/>
          <w:sz w:val="24"/>
          <w:szCs w:val="24"/>
        </w:rPr>
        <w:t xml:space="preserve">. </w:t>
      </w:r>
      <w:r w:rsidR="009A67A5">
        <w:rPr>
          <w:rFonts w:cstheme="minorHAnsi"/>
          <w:color w:val="000000"/>
          <w:sz w:val="24"/>
          <w:szCs w:val="24"/>
        </w:rPr>
        <w:t>T</w:t>
      </w:r>
      <w:r w:rsidR="0046162A">
        <w:rPr>
          <w:rFonts w:cstheme="minorHAnsi"/>
          <w:color w:val="000000"/>
          <w:sz w:val="24"/>
          <w:szCs w:val="24"/>
        </w:rPr>
        <w:t>he modal final</w:t>
      </w:r>
      <w:ins w:id="491" w:author="Kyle Hutchinson" w:date="2025-08-05T11:53:00Z" w16du:dateUtc="2025-08-05T15:53:00Z">
        <w:r w:rsidR="00376C91">
          <w:rPr>
            <w:rFonts w:cstheme="minorHAnsi"/>
            <w:color w:val="000000"/>
            <w:sz w:val="24"/>
            <w:szCs w:val="24"/>
          </w:rPr>
          <w:t>, F,</w:t>
        </w:r>
      </w:ins>
      <w:r w:rsidR="0046162A">
        <w:rPr>
          <w:rFonts w:cstheme="minorHAnsi"/>
          <w:color w:val="000000"/>
          <w:sz w:val="24"/>
          <w:szCs w:val="24"/>
        </w:rPr>
        <w:t xml:space="preserve"> is broached for the first time within </w:t>
      </w:r>
      <w:r w:rsidR="009A67A5">
        <w:rPr>
          <w:rFonts w:cstheme="minorHAnsi"/>
          <w:color w:val="000000"/>
          <w:sz w:val="24"/>
          <w:szCs w:val="24"/>
        </w:rPr>
        <w:t>this metrically uncertain passage</w:t>
      </w:r>
      <w:ins w:id="492" w:author="Kyle Hutchinson" w:date="2025-08-05T11:54:00Z" w16du:dateUtc="2025-08-05T15:54:00Z">
        <w:r w:rsidR="00376C91">
          <w:rPr>
            <w:rFonts w:cstheme="minorHAnsi"/>
            <w:color w:val="000000"/>
            <w:sz w:val="24"/>
            <w:szCs w:val="24"/>
          </w:rPr>
          <w:t xml:space="preserve"> </w:t>
        </w:r>
      </w:ins>
      <w:del w:id="493" w:author="Segall, Christopher (segallcr)" w:date="2025-07-11T14:08:00Z">
        <w:r w:rsidR="009A67A5" w:rsidDel="00CA0CE8">
          <w:rPr>
            <w:rFonts w:cstheme="minorHAnsi"/>
            <w:color w:val="000000"/>
            <w:sz w:val="24"/>
            <w:szCs w:val="24"/>
          </w:rPr>
          <w:delText xml:space="preserve"> (as in </w:delText>
        </w:r>
        <w:r w:rsidR="009A67A5" w:rsidRPr="00CA0CE8" w:rsidDel="00CA0CE8">
          <w:rPr>
            <w:rFonts w:cstheme="minorHAnsi"/>
            <w:color w:val="000000"/>
            <w:sz w:val="24"/>
            <w:szCs w:val="24"/>
          </w:rPr>
          <w:delText>V14</w:delText>
        </w:r>
        <w:r w:rsidR="009A67A5" w:rsidDel="00CA0CE8">
          <w:rPr>
            <w:rFonts w:cstheme="minorHAnsi"/>
            <w:color w:val="000000"/>
            <w:sz w:val="24"/>
            <w:szCs w:val="24"/>
          </w:rPr>
          <w:delText>)</w:delText>
        </w:r>
      </w:del>
      <w:del w:id="494" w:author="Kyle Hutchinson" w:date="2025-08-05T11:53:00Z" w16du:dateUtc="2025-08-05T15:53:00Z">
        <w:r w:rsidR="009A67A5" w:rsidDel="00376C91">
          <w:rPr>
            <w:rFonts w:cstheme="minorHAnsi"/>
            <w:color w:val="000000"/>
            <w:sz w:val="24"/>
            <w:szCs w:val="24"/>
          </w:rPr>
          <w:delText xml:space="preserve">, now </w:delText>
        </w:r>
        <w:r w:rsidR="0046162A" w:rsidDel="00376C91">
          <w:rPr>
            <w:rFonts w:cstheme="minorHAnsi"/>
            <w:color w:val="000000"/>
            <w:sz w:val="24"/>
            <w:szCs w:val="24"/>
          </w:rPr>
          <w:delText>F in</w:delText>
        </w:r>
      </w:del>
      <w:ins w:id="495" w:author="Kyle Hutchinson" w:date="2025-08-05T11:53:00Z" w16du:dateUtc="2025-08-05T15:53:00Z">
        <w:r w:rsidR="00376C91">
          <w:rPr>
            <w:rFonts w:cstheme="minorHAnsi"/>
            <w:color w:val="000000"/>
            <w:sz w:val="24"/>
            <w:szCs w:val="24"/>
          </w:rPr>
          <w:t>(</w:t>
        </w:r>
      </w:ins>
      <w:del w:id="496" w:author="Kyle Hutchinson" w:date="2025-08-05T11:54:00Z" w16du:dateUtc="2025-08-05T15:54:00Z">
        <w:r w:rsidR="0046162A" w:rsidDel="00376C91">
          <w:rPr>
            <w:rFonts w:cstheme="minorHAnsi"/>
            <w:color w:val="000000"/>
            <w:sz w:val="24"/>
            <w:szCs w:val="24"/>
          </w:rPr>
          <w:delText xml:space="preserve"> </w:delText>
        </w:r>
      </w:del>
      <w:r w:rsidR="0046162A">
        <w:rPr>
          <w:rFonts w:cstheme="minorHAnsi"/>
          <w:color w:val="000000"/>
          <w:sz w:val="24"/>
          <w:szCs w:val="24"/>
        </w:rPr>
        <w:t>m. 4</w:t>
      </w:r>
      <w:ins w:id="497" w:author="Kyle Hutchinson" w:date="2025-08-05T11:54:00Z" w16du:dateUtc="2025-08-05T15:54:00Z">
        <w:r w:rsidR="00376C91">
          <w:rPr>
            <w:rFonts w:cstheme="minorHAnsi"/>
            <w:color w:val="000000"/>
            <w:sz w:val="24"/>
            <w:szCs w:val="24"/>
          </w:rPr>
          <w:t>),</w:t>
        </w:r>
      </w:ins>
      <w:del w:id="498" w:author="Kyle Hutchinson" w:date="2025-08-05T11:54:00Z" w16du:dateUtc="2025-08-05T15:54:00Z">
        <w:r w:rsidR="0046162A" w:rsidDel="00376C91">
          <w:rPr>
            <w:rFonts w:cstheme="minorHAnsi"/>
            <w:color w:val="000000"/>
            <w:sz w:val="24"/>
            <w:szCs w:val="24"/>
          </w:rPr>
          <w:delText>.</w:delText>
        </w:r>
      </w:del>
      <w:ins w:id="499" w:author="Kyle Hutchinson" w:date="2025-08-05T11:54:00Z" w16du:dateUtc="2025-08-05T15:54:00Z">
        <w:r w:rsidR="00376C91">
          <w:rPr>
            <w:rFonts w:cstheme="minorHAnsi"/>
            <w:color w:val="000000"/>
            <w:sz w:val="24"/>
            <w:szCs w:val="24"/>
          </w:rPr>
          <w:t xml:space="preserve"> </w:t>
        </w:r>
      </w:ins>
      <w:del w:id="500" w:author="Kyle Hutchinson" w:date="2025-08-05T11:54:00Z" w16du:dateUtc="2025-08-05T15:54:00Z">
        <w:r w:rsidR="0046162A" w:rsidDel="00376C91">
          <w:rPr>
            <w:rFonts w:cstheme="minorHAnsi"/>
            <w:color w:val="000000"/>
            <w:sz w:val="24"/>
            <w:szCs w:val="24"/>
          </w:rPr>
          <w:delText xml:space="preserve"> </w:delText>
        </w:r>
        <w:r w:rsidR="00015F5C" w:rsidDel="00376C91">
          <w:rPr>
            <w:rFonts w:cstheme="minorHAnsi"/>
            <w:color w:val="000000"/>
            <w:sz w:val="24"/>
            <w:szCs w:val="24"/>
          </w:rPr>
          <w:delText>B</w:delText>
        </w:r>
      </w:del>
      <w:ins w:id="501" w:author="Kyle Hutchinson" w:date="2025-08-05T11:54:00Z" w16du:dateUtc="2025-08-05T15:54:00Z">
        <w:r w:rsidR="00376C91">
          <w:rPr>
            <w:rFonts w:cstheme="minorHAnsi"/>
            <w:color w:val="000000"/>
            <w:sz w:val="24"/>
            <w:szCs w:val="24"/>
          </w:rPr>
          <w:t>b</w:t>
        </w:r>
      </w:ins>
      <w:r w:rsidR="00015F5C">
        <w:rPr>
          <w:rFonts w:cstheme="minorHAnsi"/>
          <w:color w:val="000000"/>
          <w:sz w:val="24"/>
          <w:szCs w:val="24"/>
        </w:rPr>
        <w:t xml:space="preserve">ut the finality of F is quickly undercut by the </w:t>
      </w:r>
      <w:r w:rsidR="00B82531">
        <w:rPr>
          <w:rFonts w:cstheme="minorHAnsi"/>
          <w:color w:val="000000"/>
          <w:sz w:val="24"/>
          <w:szCs w:val="24"/>
        </w:rPr>
        <w:t xml:space="preserve">accompanying </w:t>
      </w:r>
      <w:r w:rsidR="00015F5C">
        <w:rPr>
          <w:rFonts w:cstheme="minorHAnsi"/>
          <w:color w:val="000000"/>
          <w:sz w:val="24"/>
          <w:szCs w:val="24"/>
        </w:rPr>
        <w:t>tenor</w:t>
      </w:r>
      <w:r w:rsidR="00B82531">
        <w:rPr>
          <w:rFonts w:cstheme="minorHAnsi"/>
          <w:color w:val="000000"/>
          <w:sz w:val="24"/>
          <w:szCs w:val="24"/>
        </w:rPr>
        <w:t>’s</w:t>
      </w:r>
      <w:r w:rsidR="00015F5C">
        <w:rPr>
          <w:rFonts w:cstheme="minorHAnsi"/>
          <w:color w:val="000000"/>
          <w:sz w:val="24"/>
          <w:szCs w:val="24"/>
        </w:rPr>
        <w:t xml:space="preserve"> </w:t>
      </w:r>
      <w:del w:id="502" w:author="Kyle Hutchinson" w:date="2025-08-05T11:54:00Z" w16du:dateUtc="2025-08-05T15:54:00Z">
        <w:r w:rsidR="00B82531" w:rsidDel="00376C91">
          <w:rPr>
            <w:rFonts w:cstheme="minorHAnsi"/>
            <w:color w:val="000000"/>
            <w:sz w:val="24"/>
            <w:szCs w:val="24"/>
          </w:rPr>
          <w:delText>desertion of the perfect octave F/f</w:delText>
        </w:r>
      </w:del>
      <w:ins w:id="503" w:author="Segall, Christopher (segallcr)" w:date="2025-07-11T14:09:00Z">
        <w:del w:id="504" w:author="Kyle Hutchinson" w:date="2025-08-05T11:54:00Z" w16du:dateUtc="2025-08-05T15:54:00Z">
          <w:r w:rsidR="00945255" w:rsidDel="00376C91">
            <w:rPr>
              <w:rFonts w:cstheme="minorHAnsi"/>
              <w:color w:val="000000"/>
              <w:sz w:val="24"/>
              <w:szCs w:val="24"/>
            </w:rPr>
            <w:delText>–F</w:delText>
          </w:r>
        </w:del>
      </w:ins>
      <w:del w:id="505" w:author="Kyle Hutchinson" w:date="2025-08-05T11:54:00Z" w16du:dateUtc="2025-08-05T15:54:00Z">
        <w:r w:rsidR="00B82531" w:rsidDel="00376C91">
          <w:rPr>
            <w:rFonts w:cstheme="minorHAnsi"/>
            <w:color w:val="000000"/>
            <w:sz w:val="24"/>
            <w:szCs w:val="24"/>
          </w:rPr>
          <w:delText xml:space="preserve"> to </w:delText>
        </w:r>
      </w:del>
      <w:r w:rsidR="00015F5C">
        <w:rPr>
          <w:rFonts w:cstheme="minorHAnsi"/>
          <w:color w:val="000000"/>
          <w:sz w:val="24"/>
          <w:szCs w:val="24"/>
        </w:rPr>
        <w:t xml:space="preserve">skip up to A, forming </w:t>
      </w:r>
      <w:r w:rsidR="00B82531">
        <w:rPr>
          <w:rFonts w:cstheme="minorHAnsi"/>
          <w:color w:val="000000"/>
          <w:sz w:val="24"/>
          <w:szCs w:val="24"/>
        </w:rPr>
        <w:t xml:space="preserve">an </w:t>
      </w:r>
      <w:r w:rsidR="00015F5C">
        <w:rPr>
          <w:rFonts w:cstheme="minorHAnsi"/>
          <w:color w:val="000000"/>
          <w:sz w:val="24"/>
          <w:szCs w:val="24"/>
        </w:rPr>
        <w:t>imperfect sixth</w:t>
      </w:r>
      <w:r w:rsidR="00B82531">
        <w:rPr>
          <w:rFonts w:cstheme="minorHAnsi"/>
          <w:color w:val="000000"/>
          <w:sz w:val="24"/>
          <w:szCs w:val="24"/>
        </w:rPr>
        <w:t xml:space="preserve"> that pulls weakly toward</w:t>
      </w:r>
      <w:del w:id="506" w:author="Segall, Christopher (segallcr)" w:date="2025-07-11T14:10:00Z">
        <w:r w:rsidR="00B82531" w:rsidDel="003B6A73">
          <w:rPr>
            <w:rFonts w:cstheme="minorHAnsi"/>
            <w:color w:val="000000"/>
            <w:sz w:val="24"/>
            <w:szCs w:val="24"/>
          </w:rPr>
          <w:delText>s</w:delText>
        </w:r>
      </w:del>
      <w:r w:rsidR="00B82531">
        <w:rPr>
          <w:rFonts w:cstheme="minorHAnsi"/>
          <w:color w:val="000000"/>
          <w:sz w:val="24"/>
          <w:szCs w:val="24"/>
        </w:rPr>
        <w:t xml:space="preserve"> G</w:t>
      </w:r>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T</w:t>
      </w:r>
      <w:r w:rsidR="00015F5C">
        <w:rPr>
          <w:rFonts w:cstheme="minorHAnsi"/>
          <w:color w:val="000000"/>
          <w:sz w:val="24"/>
          <w:szCs w:val="24"/>
        </w:rPr>
        <w:t xml:space="preserve">he cantus </w:t>
      </w:r>
      <w:r w:rsidR="00C41A6D">
        <w:rPr>
          <w:rFonts w:cstheme="minorHAnsi"/>
          <w:color w:val="000000"/>
          <w:sz w:val="24"/>
          <w:szCs w:val="24"/>
        </w:rPr>
        <w:t xml:space="preserve">then </w:t>
      </w:r>
      <w:del w:id="507" w:author="Segall, Christopher (segallcr)" w:date="2025-07-11T14:11:00Z">
        <w:r w:rsidR="00015F5C" w:rsidDel="00BC3F86">
          <w:rPr>
            <w:rFonts w:cstheme="minorHAnsi"/>
            <w:color w:val="000000"/>
            <w:sz w:val="24"/>
            <w:szCs w:val="24"/>
          </w:rPr>
          <w:delText xml:space="preserve">takes up a new phrase </w:delText>
        </w:r>
      </w:del>
      <w:ins w:id="508" w:author="Segall, Christopher (segallcr)" w:date="2025-07-11T14:11:00Z">
        <w:r w:rsidR="00BC3F86">
          <w:rPr>
            <w:rFonts w:cstheme="minorHAnsi"/>
            <w:color w:val="000000"/>
            <w:sz w:val="24"/>
            <w:szCs w:val="24"/>
          </w:rPr>
          <w:t xml:space="preserve">leaps </w:t>
        </w:r>
      </w:ins>
      <w:r w:rsidR="00015F5C">
        <w:rPr>
          <w:rFonts w:cstheme="minorHAnsi"/>
          <w:color w:val="000000"/>
          <w:sz w:val="24"/>
          <w:szCs w:val="24"/>
        </w:rPr>
        <w:t>a tritone</w:t>
      </w:r>
      <w:del w:id="509" w:author="Segall, Christopher (segallcr)" w:date="2025-07-11T14:11:00Z">
        <w:r w:rsidR="00015F5C" w:rsidDel="00BC3F86">
          <w:rPr>
            <w:rFonts w:cstheme="minorHAnsi"/>
            <w:color w:val="000000"/>
            <w:sz w:val="24"/>
            <w:szCs w:val="24"/>
          </w:rPr>
          <w:delText xml:space="preserve"> away</w:delText>
        </w:r>
      </w:del>
      <w:r w:rsidR="00C41A6D">
        <w:rPr>
          <w:rFonts w:cstheme="minorHAnsi"/>
          <w:color w:val="000000"/>
          <w:sz w:val="24"/>
          <w:szCs w:val="24"/>
        </w:rPr>
        <w:t>,</w:t>
      </w:r>
      <w:r w:rsidR="00015F5C">
        <w:rPr>
          <w:rFonts w:cstheme="minorHAnsi"/>
          <w:color w:val="000000"/>
          <w:sz w:val="24"/>
          <w:szCs w:val="24"/>
        </w:rPr>
        <w:t xml:space="preserve"> </w:t>
      </w:r>
      <w:r w:rsidR="00C41A6D">
        <w:rPr>
          <w:rFonts w:cstheme="minorHAnsi"/>
          <w:color w:val="000000"/>
          <w:sz w:val="24"/>
          <w:szCs w:val="24"/>
        </w:rPr>
        <w:t xml:space="preserve">abandoning closure on F to begin again </w:t>
      </w:r>
      <w:r w:rsidR="00015F5C">
        <w:rPr>
          <w:rFonts w:cstheme="minorHAnsi"/>
          <w:color w:val="000000"/>
          <w:sz w:val="24"/>
          <w:szCs w:val="24"/>
        </w:rPr>
        <w:t xml:space="preserve">on B (m. 5). </w:t>
      </w:r>
      <w:r>
        <w:rPr>
          <w:rFonts w:cstheme="minorHAnsi"/>
          <w:color w:val="000000"/>
          <w:sz w:val="24"/>
          <w:szCs w:val="24"/>
        </w:rPr>
        <w:t>A</w:t>
      </w:r>
      <w:r w:rsidR="00322618">
        <w:rPr>
          <w:rFonts w:cstheme="minorHAnsi"/>
          <w:color w:val="000000"/>
          <w:sz w:val="24"/>
          <w:szCs w:val="24"/>
        </w:rPr>
        <w:t xml:space="preserve">nother equipollent </w:t>
      </w:r>
      <w:r w:rsidR="00470D87">
        <w:rPr>
          <w:rFonts w:cstheme="minorHAnsi"/>
          <w:color w:val="000000"/>
          <w:sz w:val="24"/>
          <w:szCs w:val="24"/>
        </w:rPr>
        <w:t xml:space="preserve">grouping </w:t>
      </w:r>
      <w:r>
        <w:rPr>
          <w:rFonts w:cstheme="minorHAnsi"/>
          <w:color w:val="000000"/>
          <w:sz w:val="24"/>
          <w:szCs w:val="24"/>
        </w:rPr>
        <w:t xml:space="preserve">change </w:t>
      </w:r>
      <w:r w:rsidR="00470D87">
        <w:rPr>
          <w:rFonts w:cstheme="minorHAnsi"/>
          <w:color w:val="000000"/>
          <w:sz w:val="24"/>
          <w:szCs w:val="24"/>
        </w:rPr>
        <w:t xml:space="preserve">in </w:t>
      </w:r>
      <w:r>
        <w:rPr>
          <w:rFonts w:cstheme="minorHAnsi"/>
          <w:color w:val="000000"/>
          <w:sz w:val="24"/>
          <w:szCs w:val="24"/>
        </w:rPr>
        <w:t xml:space="preserve">m. 7 </w:t>
      </w:r>
      <w:r w:rsidR="00322618">
        <w:rPr>
          <w:rFonts w:cstheme="minorHAnsi"/>
          <w:color w:val="000000"/>
          <w:sz w:val="24"/>
          <w:szCs w:val="24"/>
        </w:rPr>
        <w:t xml:space="preserve">(in the cantus alone) </w:t>
      </w:r>
      <w:r w:rsidR="0046162A">
        <w:rPr>
          <w:rFonts w:cstheme="minorHAnsi"/>
          <w:color w:val="000000"/>
          <w:sz w:val="24"/>
          <w:szCs w:val="24"/>
        </w:rPr>
        <w:t xml:space="preserve">restores a sense of metric normalcy, </w:t>
      </w:r>
      <w:r w:rsidR="00470D87">
        <w:rPr>
          <w:rFonts w:cstheme="minorHAnsi"/>
          <w:color w:val="000000"/>
          <w:sz w:val="24"/>
          <w:szCs w:val="24"/>
        </w:rPr>
        <w:t xml:space="preserve">defining </w:t>
      </w:r>
      <w:r w:rsidR="00703911">
        <w:rPr>
          <w:rFonts w:cstheme="minorHAnsi"/>
          <w:color w:val="000000"/>
          <w:sz w:val="24"/>
          <w:szCs w:val="24"/>
        </w:rPr>
        <w:t xml:space="preserve">again </w:t>
      </w:r>
      <w:r w:rsidR="00470D87">
        <w:rPr>
          <w:rFonts w:cstheme="minorHAnsi"/>
          <w:color w:val="000000"/>
          <w:sz w:val="24"/>
          <w:szCs w:val="24"/>
        </w:rPr>
        <w:t>a</w:t>
      </w:r>
      <w:r w:rsidR="00C07F88">
        <w:rPr>
          <w:rFonts w:cstheme="minorHAnsi"/>
          <w:color w:val="000000"/>
          <w:sz w:val="24"/>
          <w:szCs w:val="24"/>
        </w:rPr>
        <w:t xml:space="preserve"> parenthetical passage (mm. 3</w:t>
      </w:r>
      <w:r w:rsidR="00BA1CF2">
        <w:rPr>
          <w:rFonts w:cstheme="minorHAnsi"/>
          <w:color w:val="000000"/>
          <w:sz w:val="24"/>
          <w:szCs w:val="24"/>
        </w:rPr>
        <w:t>–</w:t>
      </w:r>
      <w:r w:rsidR="00C07F88">
        <w:rPr>
          <w:rFonts w:cstheme="minorHAnsi"/>
          <w:color w:val="000000"/>
          <w:sz w:val="24"/>
          <w:szCs w:val="24"/>
        </w:rPr>
        <w:t xml:space="preserve">7) in which tonal closure is </w:t>
      </w:r>
      <w:del w:id="510" w:author="Kyle Hutchinson" w:date="2025-08-05T11:55:00Z" w16du:dateUtc="2025-08-05T15:55:00Z">
        <w:r w:rsidR="00C07F88" w:rsidDel="00376C91">
          <w:rPr>
            <w:rFonts w:cstheme="minorHAnsi"/>
            <w:color w:val="000000"/>
            <w:sz w:val="24"/>
            <w:szCs w:val="24"/>
          </w:rPr>
          <w:delText xml:space="preserve">tried </w:delText>
        </w:r>
      </w:del>
      <w:ins w:id="511" w:author="Kyle Hutchinson" w:date="2025-08-05T11:55:00Z" w16du:dateUtc="2025-08-05T15:55:00Z">
        <w:r w:rsidR="00376C91">
          <w:rPr>
            <w:rFonts w:cstheme="minorHAnsi"/>
            <w:color w:val="000000"/>
            <w:sz w:val="24"/>
            <w:szCs w:val="24"/>
          </w:rPr>
          <w:t xml:space="preserve">attempted </w:t>
        </w:r>
      </w:ins>
      <w:r w:rsidR="00C07F88">
        <w:rPr>
          <w:rFonts w:cstheme="minorHAnsi"/>
          <w:color w:val="000000"/>
          <w:sz w:val="24"/>
          <w:szCs w:val="24"/>
        </w:rPr>
        <w:t>but not yet fully realized</w:t>
      </w:r>
      <w:r>
        <w:rPr>
          <w:rFonts w:cstheme="minorHAnsi"/>
          <w:color w:val="000000"/>
          <w:sz w:val="24"/>
          <w:szCs w:val="24"/>
        </w:rPr>
        <w:t xml:space="preserve">. </w:t>
      </w:r>
      <w:r w:rsidR="004D0F45">
        <w:rPr>
          <w:rFonts w:cstheme="minorHAnsi"/>
          <w:color w:val="000000"/>
          <w:sz w:val="24"/>
          <w:szCs w:val="24"/>
        </w:rPr>
        <w:t xml:space="preserve">Immediately </w:t>
      </w:r>
      <w:del w:id="512" w:author="Segall, Christopher (segallcr)" w:date="2025-07-23T11:36:00Z">
        <w:r w:rsidR="004D0F45" w:rsidDel="00787C7D">
          <w:rPr>
            <w:rFonts w:cstheme="minorHAnsi"/>
            <w:color w:val="000000"/>
            <w:sz w:val="24"/>
            <w:szCs w:val="24"/>
          </w:rPr>
          <w:delText>upon what I am calling the</w:delText>
        </w:r>
      </w:del>
      <w:ins w:id="513" w:author="Segall, Christopher (segallcr)" w:date="2025-07-23T11:36:00Z">
        <w:r w:rsidR="00787C7D">
          <w:rPr>
            <w:rFonts w:cstheme="minorHAnsi"/>
            <w:color w:val="000000"/>
            <w:sz w:val="24"/>
            <w:szCs w:val="24"/>
          </w:rPr>
          <w:t>following this</w:t>
        </w:r>
      </w:ins>
      <w:r w:rsidR="004D0F45">
        <w:rPr>
          <w:rFonts w:cstheme="minorHAnsi"/>
          <w:color w:val="000000"/>
          <w:sz w:val="24"/>
          <w:szCs w:val="24"/>
        </w:rPr>
        <w:t xml:space="preserve"> restoration of metrical normalcy</w:t>
      </w:r>
      <w:del w:id="514" w:author="Kyle Hutchinson" w:date="2025-08-05T11:55:00Z" w16du:dateUtc="2025-08-05T15:55:00Z">
        <w:r w:rsidR="004D0F45" w:rsidDel="00376C91">
          <w:rPr>
            <w:rFonts w:cstheme="minorHAnsi"/>
            <w:color w:val="000000"/>
            <w:sz w:val="24"/>
            <w:szCs w:val="24"/>
          </w:rPr>
          <w:delText>,</w:delText>
        </w:r>
      </w:del>
      <w:r w:rsidR="004D0F45">
        <w:rPr>
          <w:rFonts w:cstheme="minorHAnsi"/>
          <w:color w:val="000000"/>
          <w:sz w:val="24"/>
          <w:szCs w:val="24"/>
        </w:rPr>
        <w:t xml:space="preserve"> the </w:t>
      </w:r>
      <w:del w:id="515" w:author="Segall, Christopher (segallcr)" w:date="2025-07-11T14:12:00Z">
        <w:r w:rsidR="004D0F45" w:rsidDel="00D85DA2">
          <w:rPr>
            <w:rFonts w:cstheme="minorHAnsi"/>
            <w:color w:val="000000"/>
            <w:sz w:val="24"/>
            <w:szCs w:val="24"/>
          </w:rPr>
          <w:delText xml:space="preserve">melody </w:delText>
        </w:r>
      </w:del>
      <w:ins w:id="516" w:author="Segall, Christopher (segallcr)" w:date="2025-07-23T11:36:00Z">
        <w:r w:rsidR="00C20DE7">
          <w:rPr>
            <w:rFonts w:cstheme="minorHAnsi"/>
            <w:color w:val="000000"/>
            <w:sz w:val="24"/>
            <w:szCs w:val="24"/>
          </w:rPr>
          <w:t>song</w:t>
        </w:r>
      </w:ins>
      <w:ins w:id="517" w:author="Segall, Christopher (segallcr)" w:date="2025-07-11T14:12:00Z">
        <w:r w:rsidR="00D85DA2">
          <w:rPr>
            <w:rFonts w:cstheme="minorHAnsi"/>
            <w:color w:val="000000"/>
            <w:sz w:val="24"/>
            <w:szCs w:val="24"/>
          </w:rPr>
          <w:t xml:space="preserve"> </w:t>
        </w:r>
      </w:ins>
      <w:r w:rsidR="004D0F45">
        <w:rPr>
          <w:rFonts w:cstheme="minorHAnsi"/>
          <w:color w:val="000000"/>
          <w:sz w:val="24"/>
          <w:szCs w:val="24"/>
        </w:rPr>
        <w:t xml:space="preserve">cadences </w:t>
      </w:r>
      <w:r w:rsidR="00B42D34">
        <w:rPr>
          <w:rFonts w:cstheme="minorHAnsi"/>
          <w:color w:val="000000"/>
          <w:sz w:val="24"/>
          <w:szCs w:val="24"/>
        </w:rPr>
        <w:t xml:space="preserve">definitively </w:t>
      </w:r>
      <w:r w:rsidR="004D0F45">
        <w:rPr>
          <w:rFonts w:cstheme="minorHAnsi"/>
          <w:color w:val="000000"/>
          <w:sz w:val="24"/>
          <w:szCs w:val="24"/>
        </w:rPr>
        <w:t xml:space="preserve">on </w:t>
      </w:r>
      <w:r w:rsidR="007F753E">
        <w:rPr>
          <w:rFonts w:cstheme="minorHAnsi"/>
          <w:color w:val="000000"/>
          <w:sz w:val="24"/>
          <w:szCs w:val="24"/>
        </w:rPr>
        <w:t xml:space="preserve">octave </w:t>
      </w:r>
      <w:r w:rsidR="004D0F45">
        <w:rPr>
          <w:rFonts w:cstheme="minorHAnsi"/>
          <w:color w:val="000000"/>
          <w:sz w:val="24"/>
          <w:szCs w:val="24"/>
        </w:rPr>
        <w:t>C</w:t>
      </w:r>
      <w:r w:rsidR="007F753E">
        <w:rPr>
          <w:rFonts w:cstheme="minorHAnsi"/>
          <w:color w:val="000000"/>
          <w:sz w:val="24"/>
          <w:szCs w:val="24"/>
        </w:rPr>
        <w:t>s</w:t>
      </w:r>
      <w:r w:rsidR="004D0F45">
        <w:rPr>
          <w:rFonts w:cstheme="minorHAnsi"/>
          <w:color w:val="000000"/>
          <w:sz w:val="24"/>
          <w:szCs w:val="24"/>
        </w:rPr>
        <w:t xml:space="preserve"> (^5), the </w:t>
      </w:r>
      <w:proofErr w:type="spellStart"/>
      <w:r w:rsidR="00512AFD">
        <w:rPr>
          <w:rFonts w:cstheme="minorHAnsi"/>
          <w:color w:val="000000"/>
          <w:sz w:val="24"/>
          <w:szCs w:val="24"/>
        </w:rPr>
        <w:t>l</w:t>
      </w:r>
      <w:r w:rsidR="00D054A3">
        <w:rPr>
          <w:rFonts w:cstheme="minorHAnsi"/>
          <w:color w:val="000000"/>
          <w:sz w:val="24"/>
          <w:szCs w:val="24"/>
        </w:rPr>
        <w:t>ydian</w:t>
      </w:r>
      <w:proofErr w:type="spellEnd"/>
      <w:r w:rsidR="00D054A3">
        <w:rPr>
          <w:rFonts w:cstheme="minorHAnsi"/>
          <w:color w:val="000000"/>
          <w:sz w:val="24"/>
          <w:szCs w:val="24"/>
        </w:rPr>
        <w:t xml:space="preserve"> mode’s </w:t>
      </w:r>
      <w:r w:rsidR="004D0F45">
        <w:rPr>
          <w:rFonts w:cstheme="minorHAnsi"/>
          <w:color w:val="000000"/>
          <w:sz w:val="24"/>
          <w:szCs w:val="24"/>
        </w:rPr>
        <w:t>tenor.</w:t>
      </w:r>
    </w:p>
    <w:p w14:paraId="7E46035E" w14:textId="77777777" w:rsidR="006B7218" w:rsidRDefault="006B7218" w:rsidP="006B7218">
      <w:pPr>
        <w:spacing w:line="480" w:lineRule="auto"/>
        <w:rPr>
          <w:rFonts w:cstheme="minorHAnsi"/>
          <w:color w:val="000000"/>
          <w:sz w:val="24"/>
          <w:szCs w:val="24"/>
        </w:rPr>
      </w:pPr>
    </w:p>
    <w:p w14:paraId="02B96A18" w14:textId="5D040D9F" w:rsidR="00CD60B5" w:rsidRDefault="00CD60B5" w:rsidP="00CD60B5">
      <w:pPr>
        <w:spacing w:line="480" w:lineRule="auto"/>
        <w:rPr>
          <w:rFonts w:cstheme="minorHAnsi"/>
          <w:color w:val="000000"/>
          <w:sz w:val="24"/>
          <w:szCs w:val="24"/>
        </w:rPr>
      </w:pPr>
      <w:r>
        <w:rPr>
          <w:rFonts w:cstheme="minorHAnsi"/>
          <w:b/>
          <w:bCs/>
          <w:color w:val="000000"/>
          <w:sz w:val="24"/>
          <w:szCs w:val="24"/>
        </w:rPr>
        <w:t>Example 6</w:t>
      </w:r>
      <w:r w:rsidRPr="00275E09">
        <w:rPr>
          <w:rFonts w:cstheme="minorHAnsi"/>
          <w:b/>
          <w:bCs/>
          <w:color w:val="000000"/>
          <w:sz w:val="24"/>
          <w:szCs w:val="24"/>
        </w:rPr>
        <w:t xml:space="preserve"> </w:t>
      </w:r>
      <w:ins w:id="518" w:author="Segall, Christopher (segallcr)" w:date="2025-07-11T14:12:00Z">
        <w:r w:rsidR="00661DAD" w:rsidRPr="00C20DE7">
          <w:rPr>
            <w:rFonts w:cstheme="minorHAnsi"/>
            <w:color w:val="000000"/>
            <w:sz w:val="24"/>
            <w:szCs w:val="24"/>
            <w:rPrChange w:id="519" w:author="Segall, Christopher (segallcr)" w:date="2025-07-23T11:36:00Z">
              <w:rPr>
                <w:rFonts w:cstheme="minorHAnsi"/>
                <w:b/>
                <w:bCs/>
                <w:color w:val="000000"/>
                <w:sz w:val="24"/>
                <w:szCs w:val="24"/>
              </w:rPr>
            </w:rPrChange>
          </w:rPr>
          <w:t>Guillaume de</w:t>
        </w:r>
        <w:r w:rsidR="00661DAD">
          <w:rPr>
            <w:rFonts w:cstheme="minorHAnsi"/>
            <w:b/>
            <w:bCs/>
            <w:color w:val="000000"/>
            <w:sz w:val="24"/>
            <w:szCs w:val="24"/>
          </w:rPr>
          <w:t xml:space="preserve"> </w:t>
        </w:r>
      </w:ins>
      <w:r w:rsidRPr="00275E09">
        <w:rPr>
          <w:rFonts w:cstheme="minorHAnsi"/>
          <w:color w:val="000000"/>
          <w:sz w:val="24"/>
          <w:szCs w:val="24"/>
        </w:rPr>
        <w:t>Machaut</w:t>
      </w:r>
      <w:r>
        <w:rPr>
          <w:rFonts w:cstheme="minorHAnsi"/>
          <w:color w:val="000000"/>
          <w:sz w:val="24"/>
          <w:szCs w:val="24"/>
        </w:rPr>
        <w:t xml:space="preserve">, </w:t>
      </w:r>
      <w:r w:rsidRPr="00275E09">
        <w:rPr>
          <w:rFonts w:cstheme="minorHAnsi"/>
          <w:color w:val="000000"/>
          <w:sz w:val="24"/>
          <w:szCs w:val="24"/>
        </w:rPr>
        <w:t xml:space="preserve">“En ma </w:t>
      </w:r>
      <w:proofErr w:type="spellStart"/>
      <w:r w:rsidRPr="00275E09">
        <w:rPr>
          <w:rFonts w:cstheme="minorHAnsi"/>
          <w:color w:val="000000"/>
          <w:sz w:val="24"/>
          <w:szCs w:val="24"/>
        </w:rPr>
        <w:t>cuer</w:t>
      </w:r>
      <w:proofErr w:type="spellEnd"/>
      <w:r w:rsidRPr="00275E09">
        <w:rPr>
          <w:rFonts w:cstheme="minorHAnsi"/>
          <w:color w:val="000000"/>
          <w:sz w:val="24"/>
          <w:szCs w:val="24"/>
        </w:rPr>
        <w:t>” (</w:t>
      </w:r>
      <w:r w:rsidRPr="007A449E">
        <w:rPr>
          <w:rFonts w:cstheme="minorHAnsi"/>
          <w:color w:val="000000"/>
          <w:sz w:val="24"/>
          <w:szCs w:val="24"/>
        </w:rPr>
        <w:t>V27/24</w:t>
      </w:r>
      <w:ins w:id="520" w:author="Segall, Christopher (segallcr)" w:date="2025-07-23T11:37:00Z">
        <w:r w:rsidR="007A449E">
          <w:rPr>
            <w:rFonts w:cstheme="minorHAnsi"/>
            <w:color w:val="000000"/>
            <w:sz w:val="24"/>
            <w:szCs w:val="24"/>
          </w:rPr>
          <w:t>)</w:t>
        </w:r>
      </w:ins>
      <w:r>
        <w:rPr>
          <w:rFonts w:cstheme="minorHAnsi"/>
          <w:color w:val="000000"/>
          <w:sz w:val="24"/>
          <w:szCs w:val="24"/>
        </w:rPr>
        <w:t xml:space="preserve">, </w:t>
      </w:r>
      <w:r w:rsidRPr="00275E09">
        <w:rPr>
          <w:rFonts w:cstheme="minorHAnsi"/>
          <w:color w:val="000000"/>
          <w:sz w:val="24"/>
          <w:szCs w:val="24"/>
        </w:rPr>
        <w:t>refrain</w:t>
      </w:r>
      <w:del w:id="521" w:author="Segall, Christopher (segallcr)" w:date="2025-07-23T11:37:00Z">
        <w:r w:rsidRPr="00275E09" w:rsidDel="007A449E">
          <w:rPr>
            <w:rFonts w:cstheme="minorHAnsi"/>
            <w:color w:val="000000"/>
            <w:sz w:val="24"/>
            <w:szCs w:val="24"/>
          </w:rPr>
          <w:delText xml:space="preserve"> only</w:delText>
        </w:r>
      </w:del>
      <w:del w:id="522" w:author="Segall, Christopher (segallcr)" w:date="2025-07-11T14:12:00Z">
        <w:r w:rsidRPr="00275E09" w:rsidDel="00661DAD">
          <w:rPr>
            <w:rFonts w:cstheme="minorHAnsi"/>
            <w:color w:val="000000"/>
            <w:sz w:val="24"/>
            <w:szCs w:val="24"/>
          </w:rPr>
          <w:delText xml:space="preserve">); </w:delText>
        </w:r>
      </w:del>
      <w:ins w:id="523" w:author="Segall, Christopher (segallcr)" w:date="2025-07-11T14:12:00Z">
        <w:r w:rsidR="00661DAD">
          <w:rPr>
            <w:rFonts w:cstheme="minorHAnsi"/>
            <w:color w:val="000000"/>
            <w:sz w:val="24"/>
            <w:szCs w:val="24"/>
          </w:rPr>
          <w:t>,</w:t>
        </w:r>
        <w:r w:rsidR="00661DAD" w:rsidRPr="00275E09">
          <w:rPr>
            <w:rFonts w:cstheme="minorHAnsi"/>
            <w:color w:val="000000"/>
            <w:sz w:val="24"/>
            <w:szCs w:val="24"/>
          </w:rPr>
          <w:t xml:space="preserve"> </w:t>
        </w:r>
      </w:ins>
      <w:r>
        <w:rPr>
          <w:rFonts w:cstheme="minorHAnsi"/>
          <w:color w:val="000000"/>
          <w:sz w:val="24"/>
          <w:szCs w:val="24"/>
        </w:rPr>
        <w:t>two options metrically interpreted.</w:t>
      </w:r>
    </w:p>
    <w:p w14:paraId="1E27D89D" w14:textId="77777777" w:rsidR="00CD60B5" w:rsidRDefault="00CD60B5" w:rsidP="00CD60B5">
      <w:pPr>
        <w:spacing w:line="480" w:lineRule="auto"/>
        <w:rPr>
          <w:rFonts w:cstheme="minorHAnsi"/>
          <w:color w:val="000000"/>
          <w:sz w:val="24"/>
          <w:szCs w:val="24"/>
        </w:rPr>
      </w:pPr>
    </w:p>
    <w:p w14:paraId="056FF798" w14:textId="4F48DCDB" w:rsidR="00A242F8" w:rsidRDefault="00A242F8" w:rsidP="006B7218">
      <w:pPr>
        <w:spacing w:line="480" w:lineRule="auto"/>
        <w:rPr>
          <w:rFonts w:cstheme="minorHAnsi"/>
          <w:color w:val="000000"/>
          <w:sz w:val="24"/>
          <w:szCs w:val="24"/>
        </w:rPr>
      </w:pPr>
      <w:r>
        <w:rPr>
          <w:rFonts w:cstheme="minorHAnsi"/>
          <w:color w:val="000000"/>
          <w:sz w:val="24"/>
          <w:szCs w:val="24"/>
        </w:rPr>
        <w:t xml:space="preserve">Another metrical </w:t>
      </w:r>
      <w:r w:rsidR="00A06C92">
        <w:rPr>
          <w:rFonts w:cstheme="minorHAnsi"/>
          <w:color w:val="000000"/>
          <w:sz w:val="24"/>
          <w:szCs w:val="24"/>
        </w:rPr>
        <w:t>swap in m. 9 denies comfortable entrainment in the overarching grouping</w:t>
      </w:r>
      <w:r>
        <w:rPr>
          <w:rFonts w:cstheme="minorHAnsi"/>
          <w:color w:val="000000"/>
          <w:sz w:val="24"/>
          <w:szCs w:val="24"/>
        </w:rPr>
        <w:t xml:space="preserve"> </w:t>
      </w:r>
      <w:r w:rsidR="00A06C92">
        <w:rPr>
          <w:rFonts w:cstheme="minorHAnsi"/>
          <w:color w:val="000000"/>
          <w:sz w:val="24"/>
          <w:szCs w:val="24"/>
        </w:rPr>
        <w:t>pattern</w:t>
      </w:r>
      <w:r w:rsidR="00597EB3">
        <w:rPr>
          <w:rFonts w:cstheme="minorHAnsi"/>
          <w:color w:val="000000"/>
          <w:sz w:val="24"/>
          <w:szCs w:val="24"/>
        </w:rPr>
        <w:t xml:space="preserve">, marking off a passage </w:t>
      </w:r>
      <w:r>
        <w:rPr>
          <w:rFonts w:cstheme="minorHAnsi"/>
          <w:color w:val="000000"/>
          <w:sz w:val="24"/>
          <w:szCs w:val="24"/>
        </w:rPr>
        <w:t>(mm. 9</w:t>
      </w:r>
      <w:r w:rsidR="00BA1CF2">
        <w:rPr>
          <w:rFonts w:cstheme="minorHAnsi"/>
          <w:color w:val="000000"/>
          <w:sz w:val="24"/>
          <w:szCs w:val="24"/>
        </w:rPr>
        <w:t>–</w:t>
      </w:r>
      <w:r>
        <w:rPr>
          <w:rFonts w:cstheme="minorHAnsi"/>
          <w:color w:val="000000"/>
          <w:sz w:val="24"/>
          <w:szCs w:val="24"/>
        </w:rPr>
        <w:t xml:space="preserve">13) </w:t>
      </w:r>
      <w:r w:rsidR="00597EB3">
        <w:rPr>
          <w:rFonts w:cstheme="minorHAnsi"/>
          <w:color w:val="000000"/>
          <w:sz w:val="24"/>
          <w:szCs w:val="24"/>
        </w:rPr>
        <w:t xml:space="preserve">that again </w:t>
      </w:r>
      <w:r>
        <w:rPr>
          <w:rFonts w:cstheme="minorHAnsi"/>
          <w:color w:val="000000"/>
          <w:sz w:val="24"/>
          <w:szCs w:val="24"/>
        </w:rPr>
        <w:t>conclud</w:t>
      </w:r>
      <w:r w:rsidR="00597EB3">
        <w:rPr>
          <w:rFonts w:cstheme="minorHAnsi"/>
          <w:color w:val="000000"/>
          <w:sz w:val="24"/>
          <w:szCs w:val="24"/>
        </w:rPr>
        <w:t>es</w:t>
      </w:r>
      <w:r>
        <w:rPr>
          <w:rFonts w:cstheme="minorHAnsi"/>
          <w:color w:val="000000"/>
          <w:sz w:val="24"/>
          <w:szCs w:val="24"/>
        </w:rPr>
        <w:t xml:space="preserve"> with a cadence to an </w:t>
      </w:r>
      <w:proofErr w:type="spellStart"/>
      <w:r w:rsidRPr="00A242F8">
        <w:rPr>
          <w:rFonts w:cstheme="minorHAnsi"/>
          <w:i/>
          <w:iCs/>
          <w:color w:val="000000"/>
          <w:sz w:val="24"/>
          <w:szCs w:val="24"/>
        </w:rPr>
        <w:t>ouvert</w:t>
      </w:r>
      <w:proofErr w:type="spellEnd"/>
      <w:r>
        <w:rPr>
          <w:rFonts w:cstheme="minorHAnsi"/>
          <w:color w:val="000000"/>
          <w:sz w:val="24"/>
          <w:szCs w:val="24"/>
        </w:rPr>
        <w:t xml:space="preserve"> scale degree. Arrival this time is on </w:t>
      </w:r>
      <w:r w:rsidR="00A90D40">
        <w:rPr>
          <w:rFonts w:cstheme="minorHAnsi"/>
          <w:color w:val="000000"/>
          <w:sz w:val="24"/>
          <w:szCs w:val="24"/>
        </w:rPr>
        <w:t xml:space="preserve">a tonicized </w:t>
      </w:r>
      <w:r>
        <w:rPr>
          <w:rFonts w:cstheme="minorHAnsi"/>
          <w:color w:val="000000"/>
          <w:sz w:val="24"/>
          <w:szCs w:val="24"/>
        </w:rPr>
        <w:t xml:space="preserve">G (^2) in m. </w:t>
      </w:r>
      <w:commentRangeStart w:id="524"/>
      <w:r>
        <w:rPr>
          <w:rFonts w:cstheme="minorHAnsi"/>
          <w:color w:val="000000"/>
          <w:sz w:val="24"/>
          <w:szCs w:val="24"/>
        </w:rPr>
        <w:t>14</w:t>
      </w:r>
      <w:commentRangeEnd w:id="524"/>
      <w:r w:rsidR="00097E6F">
        <w:rPr>
          <w:rStyle w:val="CommentReference"/>
        </w:rPr>
        <w:commentReference w:id="524"/>
      </w:r>
      <w:del w:id="525" w:author="Kyle Hutchinson" w:date="2025-08-05T11:56:00Z" w16du:dateUtc="2025-08-05T15:56:00Z">
        <w:r w:rsidDel="00097E6F">
          <w:rPr>
            <w:rFonts w:cstheme="minorHAnsi"/>
            <w:color w:val="000000"/>
            <w:sz w:val="24"/>
            <w:szCs w:val="24"/>
          </w:rPr>
          <w:delText>, a</w:delText>
        </w:r>
        <w:r w:rsidR="0053010F" w:rsidDel="00097E6F">
          <w:rPr>
            <w:rFonts w:cstheme="minorHAnsi"/>
            <w:color w:val="000000"/>
            <w:sz w:val="24"/>
            <w:szCs w:val="24"/>
          </w:rPr>
          <w:delText>nother</w:delText>
        </w:r>
        <w:r w:rsidDel="00097E6F">
          <w:rPr>
            <w:rFonts w:cstheme="minorHAnsi"/>
            <w:color w:val="000000"/>
            <w:sz w:val="24"/>
            <w:szCs w:val="24"/>
          </w:rPr>
          <w:delText xml:space="preserve"> common place for medial cadences in the </w:delText>
        </w:r>
        <w:r w:rsidR="00B2537F" w:rsidDel="00097E6F">
          <w:rPr>
            <w:rFonts w:cstheme="minorHAnsi"/>
            <w:color w:val="000000"/>
            <w:sz w:val="24"/>
            <w:szCs w:val="24"/>
          </w:rPr>
          <w:delText>l</w:delText>
        </w:r>
        <w:r w:rsidDel="00097E6F">
          <w:rPr>
            <w:rFonts w:cstheme="minorHAnsi"/>
            <w:color w:val="000000"/>
            <w:sz w:val="24"/>
            <w:szCs w:val="24"/>
          </w:rPr>
          <w:delText>ydian mode</w:delText>
        </w:r>
      </w:del>
      <w:r w:rsidR="001759D0">
        <w:rPr>
          <w:rFonts w:cstheme="minorHAnsi"/>
          <w:color w:val="000000"/>
          <w:sz w:val="24"/>
          <w:szCs w:val="24"/>
        </w:rPr>
        <w:t xml:space="preserve">, </w:t>
      </w:r>
      <w:r w:rsidR="003B7E01">
        <w:rPr>
          <w:rFonts w:cstheme="minorHAnsi"/>
          <w:color w:val="000000"/>
          <w:sz w:val="24"/>
          <w:szCs w:val="24"/>
        </w:rPr>
        <w:t>echoed</w:t>
      </w:r>
      <w:r>
        <w:rPr>
          <w:rFonts w:cstheme="minorHAnsi"/>
          <w:color w:val="000000"/>
          <w:sz w:val="24"/>
          <w:szCs w:val="24"/>
        </w:rPr>
        <w:t xml:space="preserve"> </w:t>
      </w:r>
      <w:r w:rsidR="00471A9B">
        <w:rPr>
          <w:rFonts w:cstheme="minorHAnsi"/>
          <w:color w:val="000000"/>
          <w:sz w:val="24"/>
          <w:szCs w:val="24"/>
        </w:rPr>
        <w:t xml:space="preserve">quite </w:t>
      </w:r>
      <w:r w:rsidR="001759D0">
        <w:rPr>
          <w:rFonts w:cstheme="minorHAnsi"/>
          <w:color w:val="000000"/>
          <w:sz w:val="24"/>
          <w:szCs w:val="24"/>
        </w:rPr>
        <w:t>strongly in m. 16</w:t>
      </w:r>
      <w:r>
        <w:rPr>
          <w:rFonts w:cstheme="minorHAnsi"/>
          <w:color w:val="000000"/>
          <w:sz w:val="24"/>
          <w:szCs w:val="24"/>
        </w:rPr>
        <w:t>.</w:t>
      </w:r>
      <w:r w:rsidR="00D52D4D">
        <w:rPr>
          <w:rFonts w:cstheme="minorHAnsi"/>
          <w:color w:val="000000"/>
          <w:sz w:val="24"/>
          <w:szCs w:val="24"/>
        </w:rPr>
        <w:t xml:space="preserve"> The regularity of </w:t>
      </w:r>
      <w:r w:rsidR="00696542">
        <w:rPr>
          <w:rFonts w:cstheme="minorHAnsi"/>
          <w:color w:val="000000"/>
          <w:sz w:val="24"/>
          <w:szCs w:val="24"/>
        </w:rPr>
        <w:t xml:space="preserve">preparing </w:t>
      </w:r>
      <w:r w:rsidR="00D52D4D">
        <w:rPr>
          <w:rFonts w:cstheme="minorHAnsi"/>
          <w:color w:val="000000"/>
          <w:sz w:val="24"/>
          <w:szCs w:val="24"/>
        </w:rPr>
        <w:t xml:space="preserve">cadential articulation </w:t>
      </w:r>
      <w:r w:rsidR="00696542">
        <w:rPr>
          <w:rFonts w:cstheme="minorHAnsi"/>
          <w:color w:val="000000"/>
          <w:sz w:val="24"/>
          <w:szCs w:val="24"/>
        </w:rPr>
        <w:t xml:space="preserve">with </w:t>
      </w:r>
      <w:r w:rsidR="00D52D4D">
        <w:rPr>
          <w:rFonts w:cstheme="minorHAnsi"/>
          <w:color w:val="000000"/>
          <w:sz w:val="24"/>
          <w:szCs w:val="24"/>
        </w:rPr>
        <w:t xml:space="preserve">equipollent metrical play </w:t>
      </w:r>
      <w:del w:id="526" w:author="Segall, Christopher (segallcr)" w:date="2025-07-11T14:15:00Z">
        <w:r w:rsidR="00D52D4D" w:rsidDel="00814198">
          <w:rPr>
            <w:rFonts w:cstheme="minorHAnsi"/>
            <w:color w:val="000000"/>
            <w:sz w:val="24"/>
            <w:szCs w:val="24"/>
          </w:rPr>
          <w:delText xml:space="preserve">by now </w:delText>
        </w:r>
      </w:del>
      <w:r w:rsidR="00D52D4D">
        <w:rPr>
          <w:rFonts w:cstheme="minorHAnsi"/>
          <w:color w:val="000000"/>
          <w:sz w:val="24"/>
          <w:szCs w:val="24"/>
        </w:rPr>
        <w:t>suggests a formal device</w:t>
      </w:r>
      <w:ins w:id="527" w:author="Segall, Christopher (segallcr)" w:date="2025-07-23T11:38:00Z">
        <w:r w:rsidR="00994003">
          <w:rPr>
            <w:rFonts w:cstheme="minorHAnsi"/>
            <w:color w:val="000000"/>
            <w:sz w:val="24"/>
            <w:szCs w:val="24"/>
          </w:rPr>
          <w:t>,</w:t>
        </w:r>
      </w:ins>
      <w:r w:rsidR="00D52D4D">
        <w:rPr>
          <w:rFonts w:cstheme="minorHAnsi"/>
          <w:color w:val="000000"/>
          <w:sz w:val="24"/>
          <w:szCs w:val="24"/>
        </w:rPr>
        <w:t xml:space="preserve"> in this </w:t>
      </w:r>
      <w:r w:rsidR="00696542">
        <w:rPr>
          <w:rFonts w:cstheme="minorHAnsi"/>
          <w:color w:val="000000"/>
          <w:sz w:val="24"/>
          <w:szCs w:val="24"/>
        </w:rPr>
        <w:t xml:space="preserve">song </w:t>
      </w:r>
      <w:r w:rsidR="004C2F13">
        <w:rPr>
          <w:rFonts w:cstheme="minorHAnsi"/>
          <w:color w:val="000000"/>
          <w:sz w:val="24"/>
          <w:szCs w:val="24"/>
        </w:rPr>
        <w:t>at least</w:t>
      </w:r>
      <w:r w:rsidR="00D52D4D">
        <w:rPr>
          <w:rFonts w:cstheme="minorHAnsi"/>
          <w:color w:val="000000"/>
          <w:sz w:val="24"/>
          <w:szCs w:val="24"/>
        </w:rPr>
        <w:t>.</w:t>
      </w:r>
      <w:r w:rsidR="00ED2485">
        <w:rPr>
          <w:rFonts w:cstheme="minorHAnsi"/>
          <w:color w:val="000000"/>
          <w:sz w:val="24"/>
          <w:szCs w:val="24"/>
        </w:rPr>
        <w:t xml:space="preserve"> The </w:t>
      </w:r>
      <w:del w:id="528" w:author="Segall, Christopher (segallcr)" w:date="2025-07-11T14:16:00Z">
        <w:r w:rsidR="00ED2485" w:rsidDel="00DA4253">
          <w:rPr>
            <w:rFonts w:cstheme="minorHAnsi"/>
            <w:color w:val="000000"/>
            <w:sz w:val="24"/>
            <w:szCs w:val="24"/>
          </w:rPr>
          <w:delText xml:space="preserve">same </w:delText>
        </w:r>
        <w:r w:rsidR="007A6C4B" w:rsidDel="00DA4253">
          <w:rPr>
            <w:rFonts w:cstheme="minorHAnsi"/>
            <w:color w:val="000000"/>
            <w:sz w:val="24"/>
            <w:szCs w:val="24"/>
          </w:rPr>
          <w:delText xml:space="preserve">motivated </w:delText>
        </w:r>
      </w:del>
      <w:ins w:id="529" w:author="Segall, Christopher (segallcr)" w:date="2025-07-11T14:16:00Z">
        <w:r w:rsidR="00DA4253">
          <w:rPr>
            <w:rFonts w:cstheme="minorHAnsi"/>
            <w:color w:val="000000"/>
            <w:sz w:val="24"/>
            <w:szCs w:val="24"/>
          </w:rPr>
          <w:t xml:space="preserve">dyad </w:t>
        </w:r>
      </w:ins>
      <w:r w:rsidR="00ED2485">
        <w:rPr>
          <w:rFonts w:cstheme="minorHAnsi"/>
          <w:color w:val="000000"/>
          <w:sz w:val="24"/>
          <w:szCs w:val="24"/>
        </w:rPr>
        <w:t>A</w:t>
      </w:r>
      <w:del w:id="530" w:author="Segall, Christopher (segallcr)" w:date="2025-07-11T14:16:00Z">
        <w:r w:rsidR="00ED2485" w:rsidDel="00EA025D">
          <w:rPr>
            <w:rFonts w:cstheme="minorHAnsi"/>
            <w:color w:val="000000"/>
            <w:sz w:val="24"/>
            <w:szCs w:val="24"/>
          </w:rPr>
          <w:delText>/</w:delText>
        </w:r>
      </w:del>
      <w:ins w:id="531" w:author="Segall, Christopher (segallcr)" w:date="2025-07-11T14:16:00Z">
        <w:r w:rsidR="00EA025D">
          <w:rPr>
            <w:rFonts w:cstheme="minorHAnsi"/>
            <w:color w:val="000000"/>
            <w:sz w:val="24"/>
            <w:szCs w:val="24"/>
          </w:rPr>
          <w:t>–</w:t>
        </w:r>
      </w:ins>
      <w:r w:rsidR="00ED2485">
        <w:rPr>
          <w:rFonts w:cstheme="minorHAnsi"/>
          <w:color w:val="000000"/>
          <w:sz w:val="24"/>
          <w:szCs w:val="24"/>
        </w:rPr>
        <w:t>F</w:t>
      </w:r>
      <w:r w:rsidR="00BE107D">
        <w:rPr>
          <w:rFonts w:cstheme="minorHAnsi"/>
          <w:color w:val="000000"/>
          <w:sz w:val="24"/>
          <w:szCs w:val="24"/>
        </w:rPr>
        <w:t>(</w:t>
      </w:r>
      <w:r w:rsidR="009D54AB" w:rsidRPr="009D54AB">
        <w:rPr>
          <w:rFonts w:cstheme="minorHAnsi"/>
          <w:color w:val="000000"/>
          <w:sz w:val="24"/>
          <w:szCs w:val="24"/>
        </w:rPr>
        <w:t>ƒ</w:t>
      </w:r>
      <w:r w:rsidR="00BE107D">
        <w:rPr>
          <w:rFonts w:cstheme="minorHAnsi"/>
          <w:color w:val="000000"/>
          <w:sz w:val="24"/>
          <w:szCs w:val="24"/>
        </w:rPr>
        <w:t>)</w:t>
      </w:r>
      <w:r w:rsidR="00ED2485">
        <w:rPr>
          <w:rFonts w:cstheme="minorHAnsi"/>
          <w:color w:val="000000"/>
          <w:sz w:val="24"/>
          <w:szCs w:val="24"/>
        </w:rPr>
        <w:t xml:space="preserve"> </w:t>
      </w:r>
      <w:del w:id="532" w:author="Segall, Christopher (segallcr)" w:date="2025-07-11T14:16:00Z">
        <w:r w:rsidR="00ED2485" w:rsidDel="00DA4253">
          <w:rPr>
            <w:rFonts w:cstheme="minorHAnsi"/>
            <w:color w:val="000000"/>
            <w:sz w:val="24"/>
            <w:szCs w:val="24"/>
          </w:rPr>
          <w:delText xml:space="preserve">dyad </w:delText>
        </w:r>
      </w:del>
      <w:r w:rsidR="008241ED">
        <w:rPr>
          <w:rFonts w:cstheme="minorHAnsi"/>
          <w:color w:val="000000"/>
          <w:sz w:val="24"/>
          <w:szCs w:val="24"/>
        </w:rPr>
        <w:t xml:space="preserve">appears </w:t>
      </w:r>
      <w:r w:rsidR="00ED2485">
        <w:rPr>
          <w:rFonts w:cstheme="minorHAnsi"/>
          <w:color w:val="000000"/>
          <w:sz w:val="24"/>
          <w:szCs w:val="24"/>
        </w:rPr>
        <w:t>at the beginning of a new phrase in m. 17</w:t>
      </w:r>
      <w:r w:rsidR="008241ED">
        <w:rPr>
          <w:rFonts w:cstheme="minorHAnsi"/>
          <w:color w:val="000000"/>
          <w:sz w:val="24"/>
          <w:szCs w:val="24"/>
        </w:rPr>
        <w:t xml:space="preserve">, but </w:t>
      </w:r>
      <w:del w:id="533" w:author="Kyle Hutchinson" w:date="2025-08-05T11:57:00Z" w16du:dateUtc="2025-08-05T15:57:00Z">
        <w:r w:rsidR="002E55E9" w:rsidDel="00097E6F">
          <w:rPr>
            <w:rFonts w:cstheme="minorHAnsi"/>
            <w:color w:val="000000"/>
            <w:sz w:val="24"/>
            <w:szCs w:val="24"/>
          </w:rPr>
          <w:delText xml:space="preserve">the </w:delText>
        </w:r>
      </w:del>
      <w:ins w:id="534" w:author="Kyle Hutchinson" w:date="2025-08-05T11:57:00Z" w16du:dateUtc="2025-08-05T15:57:00Z">
        <w:r w:rsidR="00097E6F">
          <w:rPr>
            <w:rFonts w:cstheme="minorHAnsi"/>
            <w:color w:val="000000"/>
            <w:sz w:val="24"/>
            <w:szCs w:val="24"/>
          </w:rPr>
          <w:t xml:space="preserve">its target </w:t>
        </w:r>
      </w:ins>
      <w:r w:rsidR="002E55E9">
        <w:rPr>
          <w:rFonts w:cstheme="minorHAnsi"/>
          <w:color w:val="000000"/>
          <w:sz w:val="24"/>
          <w:szCs w:val="24"/>
        </w:rPr>
        <w:t>G</w:t>
      </w:r>
      <w:ins w:id="535" w:author="Kyle Hutchinson" w:date="2025-08-05T11:58:00Z" w16du:dateUtc="2025-08-05T15:58:00Z">
        <w:r w:rsidR="00702F58">
          <w:rPr>
            <w:rFonts w:cstheme="minorHAnsi"/>
            <w:color w:val="000000"/>
            <w:sz w:val="24"/>
            <w:szCs w:val="24"/>
          </w:rPr>
          <w:t>, as ^2,</w:t>
        </w:r>
      </w:ins>
      <w:r w:rsidR="002E55E9">
        <w:rPr>
          <w:rFonts w:cstheme="minorHAnsi"/>
          <w:color w:val="000000"/>
          <w:sz w:val="24"/>
          <w:szCs w:val="24"/>
        </w:rPr>
        <w:t xml:space="preserve"> </w:t>
      </w:r>
      <w:del w:id="536" w:author="Kyle Hutchinson" w:date="2025-08-05T11:57:00Z" w16du:dateUtc="2025-08-05T15:57:00Z">
        <w:r w:rsidR="002E55E9" w:rsidDel="00097E6F">
          <w:rPr>
            <w:rFonts w:cstheme="minorHAnsi"/>
            <w:color w:val="000000"/>
            <w:sz w:val="24"/>
            <w:szCs w:val="24"/>
          </w:rPr>
          <w:delText xml:space="preserve">it targets </w:delText>
        </w:r>
      </w:del>
      <w:r w:rsidR="00ED2485">
        <w:rPr>
          <w:rFonts w:cstheme="minorHAnsi"/>
          <w:color w:val="000000"/>
          <w:sz w:val="24"/>
          <w:szCs w:val="24"/>
        </w:rPr>
        <w:t xml:space="preserve">is </w:t>
      </w:r>
      <w:del w:id="537" w:author="Kyle Hutchinson" w:date="2025-08-05T11:58:00Z" w16du:dateUtc="2025-08-05T15:58:00Z">
        <w:r w:rsidR="008241ED" w:rsidDel="00702F58">
          <w:rPr>
            <w:rFonts w:cstheme="minorHAnsi"/>
            <w:color w:val="000000"/>
            <w:sz w:val="24"/>
            <w:szCs w:val="24"/>
          </w:rPr>
          <w:delText>a faint reminiscence</w:delText>
        </w:r>
      </w:del>
      <w:ins w:id="538" w:author="Segall, Christopher (segallcr)" w:date="2025-07-23T11:38:00Z">
        <w:del w:id="539" w:author="Kyle Hutchinson" w:date="2025-08-05T11:58:00Z" w16du:dateUtc="2025-08-05T15:58:00Z">
          <w:r w:rsidR="00CD79FA" w:rsidDel="00702F58">
            <w:rPr>
              <w:rFonts w:cstheme="minorHAnsi"/>
              <w:color w:val="000000"/>
              <w:sz w:val="24"/>
              <w:szCs w:val="24"/>
            </w:rPr>
            <w:delText>,</w:delText>
          </w:r>
        </w:del>
      </w:ins>
      <w:del w:id="540" w:author="Kyle Hutchinson" w:date="2025-08-05T11:58:00Z" w16du:dateUtc="2025-08-05T15:58:00Z">
        <w:r w:rsidR="008241ED" w:rsidDel="00702F58">
          <w:rPr>
            <w:rFonts w:cstheme="minorHAnsi"/>
            <w:color w:val="000000"/>
            <w:sz w:val="24"/>
            <w:szCs w:val="24"/>
          </w:rPr>
          <w:delText xml:space="preserve"> as </w:delText>
        </w:r>
        <w:r w:rsidR="001B5C6E" w:rsidDel="00702F58">
          <w:rPr>
            <w:rFonts w:cstheme="minorHAnsi"/>
            <w:color w:val="000000"/>
            <w:sz w:val="24"/>
            <w:szCs w:val="24"/>
          </w:rPr>
          <w:delText>^2</w:delText>
        </w:r>
        <w:r w:rsidR="008241ED" w:rsidDel="00702F58">
          <w:rPr>
            <w:rFonts w:cstheme="minorHAnsi"/>
            <w:color w:val="000000"/>
            <w:sz w:val="24"/>
            <w:szCs w:val="24"/>
          </w:rPr>
          <w:delText xml:space="preserve"> is </w:delText>
        </w:r>
      </w:del>
      <w:r w:rsidR="00ED2485">
        <w:rPr>
          <w:rFonts w:cstheme="minorHAnsi"/>
          <w:color w:val="000000"/>
          <w:sz w:val="24"/>
          <w:szCs w:val="24"/>
        </w:rPr>
        <w:t>subordinate</w:t>
      </w:r>
      <w:del w:id="541" w:author="Kyle Hutchinson" w:date="2025-08-05T11:58:00Z" w16du:dateUtc="2025-08-05T15:58:00Z">
        <w:r w:rsidR="00ED2485" w:rsidDel="00702F58">
          <w:rPr>
            <w:rFonts w:cstheme="minorHAnsi"/>
            <w:color w:val="000000"/>
            <w:sz w:val="24"/>
            <w:szCs w:val="24"/>
          </w:rPr>
          <w:delText>d</w:delText>
        </w:r>
      </w:del>
      <w:r w:rsidR="00ED2485">
        <w:rPr>
          <w:rFonts w:cstheme="minorHAnsi"/>
          <w:color w:val="000000"/>
          <w:sz w:val="24"/>
          <w:szCs w:val="24"/>
        </w:rPr>
        <w:t xml:space="preserve"> to the final F</w:t>
      </w:r>
      <w:r w:rsidR="002E55E9">
        <w:rPr>
          <w:rFonts w:cstheme="minorHAnsi"/>
          <w:color w:val="000000"/>
          <w:sz w:val="24"/>
          <w:szCs w:val="24"/>
        </w:rPr>
        <w:t xml:space="preserve"> that closes the refrain</w:t>
      </w:r>
      <w:r w:rsidR="008241ED">
        <w:rPr>
          <w:rFonts w:cstheme="minorHAnsi"/>
          <w:color w:val="000000"/>
          <w:sz w:val="24"/>
          <w:szCs w:val="24"/>
        </w:rPr>
        <w:t xml:space="preserve"> (m. 22)</w:t>
      </w:r>
      <w:r w:rsidR="00ED2485">
        <w:rPr>
          <w:rFonts w:cstheme="minorHAnsi"/>
          <w:color w:val="000000"/>
          <w:sz w:val="24"/>
          <w:szCs w:val="24"/>
        </w:rPr>
        <w:t xml:space="preserve">. </w:t>
      </w:r>
      <w:r w:rsidR="006F3ACB">
        <w:rPr>
          <w:rFonts w:cstheme="minorHAnsi"/>
          <w:color w:val="000000"/>
          <w:sz w:val="24"/>
          <w:szCs w:val="24"/>
        </w:rPr>
        <w:t xml:space="preserve">The descending </w:t>
      </w:r>
      <w:proofErr w:type="spellStart"/>
      <w:r w:rsidR="00846B20">
        <w:rPr>
          <w:rFonts w:cstheme="minorHAnsi"/>
          <w:color w:val="000000"/>
          <w:sz w:val="24"/>
          <w:szCs w:val="24"/>
        </w:rPr>
        <w:t>l</w:t>
      </w:r>
      <w:r w:rsidR="006F3ACB">
        <w:rPr>
          <w:rFonts w:cstheme="minorHAnsi"/>
          <w:color w:val="000000"/>
          <w:sz w:val="24"/>
          <w:szCs w:val="24"/>
        </w:rPr>
        <w:t>ydian</w:t>
      </w:r>
      <w:proofErr w:type="spellEnd"/>
      <w:r w:rsidR="006F3ACB">
        <w:rPr>
          <w:rFonts w:cstheme="minorHAnsi"/>
          <w:color w:val="000000"/>
          <w:sz w:val="24"/>
          <w:szCs w:val="24"/>
        </w:rPr>
        <w:t xml:space="preserve"> pentachord C</w:t>
      </w:r>
      <w:r w:rsidR="00846B20">
        <w:rPr>
          <w:rFonts w:cstheme="minorHAnsi"/>
          <w:color w:val="000000"/>
          <w:sz w:val="24"/>
          <w:szCs w:val="24"/>
        </w:rPr>
        <w:t>–</w:t>
      </w:r>
      <w:r w:rsidR="006F3ACB">
        <w:rPr>
          <w:rFonts w:cstheme="minorHAnsi"/>
          <w:color w:val="000000"/>
          <w:sz w:val="24"/>
          <w:szCs w:val="24"/>
        </w:rPr>
        <w:t xml:space="preserve">F in the cantus aligns with the ascending </w:t>
      </w:r>
      <w:del w:id="542" w:author="Segall, Christopher (segallcr)" w:date="2025-07-23T11:39:00Z">
        <w:r w:rsidR="00D811B6" w:rsidDel="00CD79FA">
          <w:rPr>
            <w:rFonts w:cstheme="minorHAnsi"/>
            <w:color w:val="000000"/>
            <w:sz w:val="24"/>
            <w:szCs w:val="24"/>
          </w:rPr>
          <w:delText xml:space="preserve">Lydian </w:delText>
        </w:r>
      </w:del>
      <w:proofErr w:type="spellStart"/>
      <w:ins w:id="543" w:author="Segall, Christopher (segallcr)" w:date="2025-07-23T11:39:00Z">
        <w:r w:rsidR="00CD79FA">
          <w:rPr>
            <w:rFonts w:cstheme="minorHAnsi"/>
            <w:color w:val="000000"/>
            <w:sz w:val="24"/>
            <w:szCs w:val="24"/>
          </w:rPr>
          <w:t>lydian</w:t>
        </w:r>
        <w:proofErr w:type="spellEnd"/>
        <w:r w:rsidR="00CD79FA">
          <w:rPr>
            <w:rFonts w:cstheme="minorHAnsi"/>
            <w:color w:val="000000"/>
            <w:sz w:val="24"/>
            <w:szCs w:val="24"/>
          </w:rPr>
          <w:t xml:space="preserve"> </w:t>
        </w:r>
      </w:ins>
      <w:r w:rsidR="006F3ACB">
        <w:rPr>
          <w:rFonts w:cstheme="minorHAnsi"/>
          <w:color w:val="000000"/>
          <w:sz w:val="24"/>
          <w:szCs w:val="24"/>
        </w:rPr>
        <w:t>tetrachord C</w:t>
      </w:r>
      <w:r w:rsidR="00BA1CF2">
        <w:rPr>
          <w:rFonts w:cstheme="minorHAnsi"/>
          <w:color w:val="000000"/>
          <w:sz w:val="24"/>
          <w:szCs w:val="24"/>
        </w:rPr>
        <w:t>–</w:t>
      </w:r>
      <w:r w:rsidR="006F3ACB">
        <w:rPr>
          <w:rFonts w:cstheme="minorHAnsi"/>
          <w:color w:val="000000"/>
          <w:sz w:val="24"/>
          <w:szCs w:val="24"/>
        </w:rPr>
        <w:t xml:space="preserve">F </w:t>
      </w:r>
      <w:r w:rsidR="006F3ACB">
        <w:rPr>
          <w:rFonts w:cstheme="minorHAnsi"/>
          <w:color w:val="000000"/>
          <w:sz w:val="24"/>
          <w:szCs w:val="24"/>
        </w:rPr>
        <w:lastRenderedPageBreak/>
        <w:t xml:space="preserve">in the tenor </w:t>
      </w:r>
      <w:r w:rsidR="001C0A34">
        <w:rPr>
          <w:rFonts w:cstheme="minorHAnsi"/>
          <w:color w:val="000000"/>
          <w:sz w:val="24"/>
          <w:szCs w:val="24"/>
        </w:rPr>
        <w:t>(mm. 19</w:t>
      </w:r>
      <w:r w:rsidR="00BA1CF2">
        <w:rPr>
          <w:rFonts w:cstheme="minorHAnsi"/>
          <w:color w:val="000000"/>
          <w:sz w:val="24"/>
          <w:szCs w:val="24"/>
        </w:rPr>
        <w:t>–</w:t>
      </w:r>
      <w:r w:rsidR="001C0A34">
        <w:rPr>
          <w:rFonts w:cstheme="minorHAnsi"/>
          <w:color w:val="000000"/>
          <w:sz w:val="24"/>
          <w:szCs w:val="24"/>
        </w:rPr>
        <w:t xml:space="preserve">22) </w:t>
      </w:r>
      <w:r w:rsidR="006F3ACB">
        <w:rPr>
          <w:rFonts w:cstheme="minorHAnsi"/>
          <w:color w:val="000000"/>
          <w:sz w:val="24"/>
          <w:szCs w:val="24"/>
        </w:rPr>
        <w:t>to affirm the hegemony of F</w:t>
      </w:r>
      <w:r w:rsidR="00AE6B59">
        <w:rPr>
          <w:rFonts w:cstheme="minorHAnsi"/>
          <w:color w:val="000000"/>
          <w:sz w:val="24"/>
          <w:szCs w:val="24"/>
        </w:rPr>
        <w:t>, hinted at only once before in the un</w:t>
      </w:r>
      <w:r w:rsidR="003D1E8A">
        <w:rPr>
          <w:rFonts w:cstheme="minorHAnsi"/>
          <w:color w:val="000000"/>
          <w:sz w:val="24"/>
          <w:szCs w:val="24"/>
        </w:rPr>
        <w:t>certain</w:t>
      </w:r>
      <w:r w:rsidR="00AE6B59">
        <w:rPr>
          <w:rFonts w:cstheme="minorHAnsi"/>
          <w:color w:val="000000"/>
          <w:sz w:val="24"/>
          <w:szCs w:val="24"/>
        </w:rPr>
        <w:t xml:space="preserve"> pocket of m. 4</w:t>
      </w:r>
      <w:r w:rsidR="006F3ACB">
        <w:rPr>
          <w:rFonts w:cstheme="minorHAnsi"/>
          <w:color w:val="000000"/>
          <w:sz w:val="24"/>
          <w:szCs w:val="24"/>
        </w:rPr>
        <w:t>.</w:t>
      </w:r>
      <w:r w:rsidR="00FA23C5">
        <w:rPr>
          <w:rStyle w:val="FootnoteReference"/>
          <w:rFonts w:cstheme="minorHAnsi"/>
          <w:color w:val="000000"/>
          <w:sz w:val="24"/>
          <w:szCs w:val="24"/>
        </w:rPr>
        <w:footnoteReference w:id="28"/>
      </w:r>
    </w:p>
    <w:p w14:paraId="08E3A436" w14:textId="77777777" w:rsidR="006B7218" w:rsidRDefault="006B7218" w:rsidP="006B7218">
      <w:pPr>
        <w:spacing w:line="480" w:lineRule="auto"/>
        <w:rPr>
          <w:rFonts w:cstheme="minorHAnsi"/>
          <w:color w:val="000000"/>
          <w:sz w:val="24"/>
          <w:szCs w:val="24"/>
        </w:rPr>
      </w:pPr>
    </w:p>
    <w:p w14:paraId="3B0D9322" w14:textId="14F705C7" w:rsidR="005B3E15" w:rsidRDefault="008D22EE" w:rsidP="006B7218">
      <w:pPr>
        <w:spacing w:line="480" w:lineRule="auto"/>
        <w:rPr>
          <w:rFonts w:cstheme="minorHAnsi"/>
          <w:color w:val="000000"/>
          <w:sz w:val="24"/>
          <w:szCs w:val="24"/>
        </w:rPr>
      </w:pPr>
      <w:r>
        <w:rPr>
          <w:rFonts w:cstheme="minorHAnsi"/>
          <w:color w:val="000000"/>
          <w:sz w:val="24"/>
          <w:szCs w:val="24"/>
        </w:rPr>
        <w:t>Metrical ambiguity</w:t>
      </w:r>
      <w:ins w:id="544" w:author="Kyle Hutchinson" w:date="2025-08-05T13:04:00Z" w16du:dateUtc="2025-08-05T17:04:00Z">
        <w:r w:rsidR="00A4579C">
          <w:rPr>
            <w:rFonts w:cstheme="minorHAnsi"/>
            <w:color w:val="000000"/>
            <w:sz w:val="24"/>
            <w:szCs w:val="24"/>
          </w:rPr>
          <w:t xml:space="preserve">, </w:t>
        </w:r>
      </w:ins>
      <w:del w:id="545" w:author="Kyle Hutchinson" w:date="2025-08-05T13:04:00Z" w16du:dateUtc="2025-08-05T17:04:00Z">
        <w:r w:rsidDel="00A4579C">
          <w:rPr>
            <w:rFonts w:cstheme="minorHAnsi"/>
            <w:color w:val="000000"/>
            <w:sz w:val="24"/>
            <w:szCs w:val="24"/>
          </w:rPr>
          <w:delText xml:space="preserve"> looms, </w:delText>
        </w:r>
      </w:del>
      <w:r>
        <w:rPr>
          <w:rFonts w:cstheme="minorHAnsi"/>
          <w:color w:val="000000"/>
          <w:sz w:val="24"/>
          <w:szCs w:val="24"/>
        </w:rPr>
        <w:t>however</w:t>
      </w:r>
      <w:ins w:id="546" w:author="Kyle Hutchinson" w:date="2025-08-05T13:04:00Z" w16du:dateUtc="2025-08-05T17:04:00Z">
        <w:r w:rsidR="00A4579C">
          <w:rPr>
            <w:rFonts w:cstheme="minorHAnsi"/>
            <w:color w:val="000000"/>
            <w:sz w:val="24"/>
            <w:szCs w:val="24"/>
          </w:rPr>
          <w:t>, remains active</w:t>
        </w:r>
      </w:ins>
      <w:r>
        <w:rPr>
          <w:rFonts w:cstheme="minorHAnsi"/>
          <w:color w:val="000000"/>
          <w:sz w:val="24"/>
          <w:szCs w:val="24"/>
        </w:rPr>
        <w:t xml:space="preserve">. </w:t>
      </w:r>
      <w:ins w:id="547" w:author="Segall, Christopher (segallcr)" w:date="2025-07-11T14:19:00Z">
        <w:r w:rsidR="0004354E">
          <w:rPr>
            <w:rFonts w:cstheme="minorHAnsi"/>
            <w:color w:val="000000"/>
            <w:sz w:val="24"/>
            <w:szCs w:val="24"/>
          </w:rPr>
          <w:t xml:space="preserve">In the approach to </w:t>
        </w:r>
      </w:ins>
      <w:del w:id="548" w:author="Segall, Christopher (segallcr)" w:date="2025-07-11T14:19:00Z">
        <w:r w:rsidDel="00BD66F5">
          <w:rPr>
            <w:rFonts w:cstheme="minorHAnsi"/>
            <w:color w:val="000000"/>
            <w:sz w:val="24"/>
            <w:szCs w:val="24"/>
          </w:rPr>
          <w:delText xml:space="preserve">This </w:delText>
        </w:r>
      </w:del>
      <w:ins w:id="549" w:author="Segall, Christopher (segallcr)" w:date="2025-07-11T14:19:00Z">
        <w:r w:rsidR="00BD66F5">
          <w:rPr>
            <w:rFonts w:cstheme="minorHAnsi"/>
            <w:color w:val="000000"/>
            <w:sz w:val="24"/>
            <w:szCs w:val="24"/>
          </w:rPr>
          <w:t xml:space="preserve">the </w:t>
        </w:r>
      </w:ins>
      <w:r>
        <w:rPr>
          <w:rFonts w:cstheme="minorHAnsi"/>
          <w:color w:val="000000"/>
          <w:sz w:val="24"/>
          <w:szCs w:val="24"/>
        </w:rPr>
        <w:t>final F</w:t>
      </w:r>
      <w:ins w:id="550" w:author="Segall, Christopher (segallcr)" w:date="2025-07-11T14:20:00Z">
        <w:r w:rsidR="00BD66F5">
          <w:rPr>
            <w:rFonts w:cstheme="minorHAnsi"/>
            <w:color w:val="000000"/>
            <w:sz w:val="24"/>
            <w:szCs w:val="24"/>
          </w:rPr>
          <w:t>,</w:t>
        </w:r>
      </w:ins>
      <w:r>
        <w:rPr>
          <w:rFonts w:cstheme="minorHAnsi"/>
          <w:color w:val="000000"/>
          <w:sz w:val="24"/>
          <w:szCs w:val="24"/>
        </w:rPr>
        <w:t xml:space="preserve"> </w:t>
      </w:r>
      <w:del w:id="551" w:author="Segall, Christopher (segallcr)" w:date="2025-07-11T14:20:00Z">
        <w:r w:rsidR="008379BB" w:rsidDel="00BD66F5">
          <w:rPr>
            <w:rFonts w:cstheme="minorHAnsi"/>
            <w:color w:val="000000"/>
            <w:sz w:val="24"/>
            <w:szCs w:val="24"/>
          </w:rPr>
          <w:delText xml:space="preserve">(m. 22) </w:delText>
        </w:r>
        <w:r w:rsidDel="00BD66F5">
          <w:rPr>
            <w:rFonts w:cstheme="minorHAnsi"/>
            <w:color w:val="000000"/>
            <w:sz w:val="24"/>
            <w:szCs w:val="24"/>
          </w:rPr>
          <w:delText xml:space="preserve">is approached </w:delText>
        </w:r>
        <w:r w:rsidR="003F5F48" w:rsidDel="00BD66F5">
          <w:rPr>
            <w:rFonts w:cstheme="minorHAnsi"/>
            <w:color w:val="000000"/>
            <w:sz w:val="24"/>
            <w:szCs w:val="24"/>
          </w:rPr>
          <w:delText xml:space="preserve">in the cantus </w:delText>
        </w:r>
        <w:r w:rsidDel="00BD66F5">
          <w:rPr>
            <w:rFonts w:cstheme="minorHAnsi"/>
            <w:color w:val="000000"/>
            <w:sz w:val="24"/>
            <w:szCs w:val="24"/>
          </w:rPr>
          <w:delText xml:space="preserve">through </w:delText>
        </w:r>
        <w:r w:rsidDel="00C52719">
          <w:rPr>
            <w:rFonts w:cstheme="minorHAnsi"/>
            <w:color w:val="000000"/>
            <w:sz w:val="24"/>
            <w:szCs w:val="24"/>
          </w:rPr>
          <w:delText xml:space="preserve">a measure of </w:delText>
        </w:r>
      </w:del>
      <w:ins w:id="552" w:author="Segall, Christopher (segallcr)" w:date="2025-07-11T14:20:00Z">
        <w:r w:rsidR="00C52719">
          <w:rPr>
            <w:rFonts w:cstheme="minorHAnsi"/>
            <w:color w:val="000000"/>
            <w:sz w:val="24"/>
            <w:szCs w:val="24"/>
          </w:rPr>
          <w:t xml:space="preserve">m. 20 yields a pattern of </w:t>
        </w:r>
      </w:ins>
      <w:r>
        <w:rPr>
          <w:rFonts w:cstheme="minorHAnsi"/>
          <w:color w:val="000000"/>
          <w:sz w:val="24"/>
          <w:szCs w:val="24"/>
        </w:rPr>
        <w:t xml:space="preserve">iambs identical to </w:t>
      </w:r>
      <w:ins w:id="553" w:author="Segall, Christopher (segallcr)" w:date="2025-07-11T14:20:00Z">
        <w:r w:rsidR="00C52719">
          <w:rPr>
            <w:rFonts w:cstheme="minorHAnsi"/>
            <w:color w:val="000000"/>
            <w:sz w:val="24"/>
            <w:szCs w:val="24"/>
          </w:rPr>
          <w:t xml:space="preserve">those of </w:t>
        </w:r>
      </w:ins>
      <w:r>
        <w:rPr>
          <w:rFonts w:cstheme="minorHAnsi"/>
          <w:color w:val="000000"/>
          <w:sz w:val="24"/>
          <w:szCs w:val="24"/>
        </w:rPr>
        <w:t>m. 3</w:t>
      </w:r>
      <w:del w:id="554" w:author="Segall, Christopher (segallcr)" w:date="2025-07-11T14:20:00Z">
        <w:r w:rsidDel="00C52719">
          <w:rPr>
            <w:rFonts w:cstheme="minorHAnsi"/>
            <w:color w:val="000000"/>
            <w:sz w:val="24"/>
            <w:szCs w:val="24"/>
          </w:rPr>
          <w:delText xml:space="preserve"> (see m. 20)</w:delText>
        </w:r>
      </w:del>
      <w:r>
        <w:rPr>
          <w:rFonts w:cstheme="minorHAnsi"/>
          <w:color w:val="000000"/>
          <w:sz w:val="24"/>
          <w:szCs w:val="24"/>
        </w:rPr>
        <w:t>, interpreted above as destabilizing.</w:t>
      </w:r>
      <w:r w:rsidR="00D36470">
        <w:rPr>
          <w:rFonts w:cstheme="minorHAnsi"/>
          <w:color w:val="000000"/>
          <w:sz w:val="24"/>
          <w:szCs w:val="24"/>
        </w:rPr>
        <w:t xml:space="preserve"> </w:t>
      </w:r>
      <w:r w:rsidR="005B3E15">
        <w:rPr>
          <w:rFonts w:cstheme="minorHAnsi"/>
          <w:color w:val="000000"/>
          <w:sz w:val="24"/>
          <w:szCs w:val="24"/>
        </w:rPr>
        <w:t xml:space="preserve">There are five such measures of ambiguous </w:t>
      </w:r>
      <w:r w:rsidR="00D36470">
        <w:rPr>
          <w:rFonts w:cstheme="minorHAnsi"/>
          <w:color w:val="000000"/>
          <w:sz w:val="24"/>
          <w:szCs w:val="24"/>
        </w:rPr>
        <w:t>iambs in the cantus</w:t>
      </w:r>
      <w:ins w:id="555" w:author="Segall, Christopher (segallcr)" w:date="2025-07-11T14:20:00Z">
        <w:r w:rsidR="004638AE">
          <w:rPr>
            <w:rFonts w:cstheme="minorHAnsi"/>
            <w:color w:val="000000"/>
            <w:sz w:val="24"/>
            <w:szCs w:val="24"/>
          </w:rPr>
          <w:t>,</w:t>
        </w:r>
      </w:ins>
      <w:r w:rsidR="00D36470">
        <w:rPr>
          <w:rFonts w:cstheme="minorHAnsi"/>
          <w:color w:val="000000"/>
          <w:sz w:val="24"/>
          <w:szCs w:val="24"/>
        </w:rPr>
        <w:t xml:space="preserve"> </w:t>
      </w:r>
      <w:r w:rsidR="005B3E15">
        <w:rPr>
          <w:rFonts w:cstheme="minorHAnsi"/>
          <w:color w:val="000000"/>
          <w:sz w:val="24"/>
          <w:szCs w:val="24"/>
        </w:rPr>
        <w:t xml:space="preserve">and if they are </w:t>
      </w:r>
      <w:r w:rsidR="00CD5FDB">
        <w:rPr>
          <w:rFonts w:cstheme="minorHAnsi"/>
          <w:color w:val="000000"/>
          <w:sz w:val="24"/>
          <w:szCs w:val="24"/>
        </w:rPr>
        <w:t xml:space="preserve">read </w:t>
      </w:r>
      <w:r w:rsidR="005B3E15">
        <w:rPr>
          <w:rFonts w:cstheme="minorHAnsi"/>
          <w:color w:val="000000"/>
          <w:sz w:val="24"/>
          <w:szCs w:val="24"/>
        </w:rPr>
        <w:t xml:space="preserve">consistently </w:t>
      </w:r>
      <w:r w:rsidR="004D4E5E">
        <w:rPr>
          <w:rFonts w:cstheme="minorHAnsi"/>
          <w:color w:val="000000"/>
          <w:sz w:val="24"/>
          <w:szCs w:val="24"/>
        </w:rPr>
        <w:t xml:space="preserve">across </w:t>
      </w:r>
      <w:r w:rsidR="003266ED">
        <w:rPr>
          <w:rFonts w:cstheme="minorHAnsi"/>
          <w:color w:val="000000"/>
          <w:sz w:val="24"/>
          <w:szCs w:val="24"/>
        </w:rPr>
        <w:t xml:space="preserve">the </w:t>
      </w:r>
      <w:proofErr w:type="spellStart"/>
      <w:r w:rsidR="003266ED">
        <w:rPr>
          <w:rFonts w:cstheme="minorHAnsi"/>
          <w:color w:val="000000"/>
          <w:sz w:val="24"/>
          <w:szCs w:val="24"/>
        </w:rPr>
        <w:t>virelai’s</w:t>
      </w:r>
      <w:proofErr w:type="spellEnd"/>
      <w:r w:rsidR="003266ED">
        <w:rPr>
          <w:rFonts w:cstheme="minorHAnsi"/>
          <w:color w:val="000000"/>
          <w:sz w:val="24"/>
          <w:szCs w:val="24"/>
        </w:rPr>
        <w:t xml:space="preserve"> </w:t>
      </w:r>
      <w:del w:id="556" w:author="Segall, Christopher (segallcr)" w:date="2025-07-11T14:23:00Z">
        <w:r w:rsidR="004D4E5E" w:rsidRPr="0068053F" w:rsidDel="0068053F">
          <w:rPr>
            <w:rFonts w:cstheme="minorHAnsi"/>
            <w:i/>
            <w:iCs/>
            <w:color w:val="000000"/>
            <w:sz w:val="24"/>
            <w:szCs w:val="24"/>
          </w:rPr>
          <w:delText>formes fixes</w:delText>
        </w:r>
        <w:r w:rsidR="004D4E5E" w:rsidDel="0068053F">
          <w:rPr>
            <w:rFonts w:cstheme="minorHAnsi"/>
            <w:color w:val="000000"/>
            <w:sz w:val="24"/>
            <w:szCs w:val="24"/>
          </w:rPr>
          <w:delText xml:space="preserve"> </w:delText>
        </w:r>
      </w:del>
      <w:r w:rsidR="004D4E5E">
        <w:rPr>
          <w:rFonts w:cstheme="minorHAnsi"/>
          <w:color w:val="000000"/>
          <w:sz w:val="24"/>
          <w:szCs w:val="24"/>
        </w:rPr>
        <w:t xml:space="preserve">repeats, </w:t>
      </w:r>
      <w:r w:rsidR="005B3E15">
        <w:rPr>
          <w:rFonts w:cstheme="minorHAnsi"/>
          <w:color w:val="000000"/>
          <w:sz w:val="24"/>
          <w:szCs w:val="24"/>
        </w:rPr>
        <w:t>the song</w:t>
      </w:r>
      <w:r w:rsidR="00880733">
        <w:rPr>
          <w:rFonts w:cstheme="minorHAnsi"/>
          <w:color w:val="000000"/>
          <w:sz w:val="24"/>
          <w:szCs w:val="24"/>
        </w:rPr>
        <w:t xml:space="preserve"> </w:t>
      </w:r>
      <w:del w:id="557" w:author="Segall, Christopher (segallcr)" w:date="2025-07-11T14:23:00Z">
        <w:r w:rsidR="00880733" w:rsidDel="0068053F">
          <w:rPr>
            <w:rFonts w:cstheme="minorHAnsi"/>
            <w:color w:val="000000"/>
            <w:sz w:val="24"/>
            <w:szCs w:val="24"/>
          </w:rPr>
          <w:delText xml:space="preserve">seems to </w:delText>
        </w:r>
      </w:del>
      <w:r w:rsidR="00880733">
        <w:rPr>
          <w:rFonts w:cstheme="minorHAnsi"/>
          <w:color w:val="000000"/>
          <w:sz w:val="24"/>
          <w:szCs w:val="24"/>
        </w:rPr>
        <w:t>end</w:t>
      </w:r>
      <w:ins w:id="558" w:author="Segall, Christopher (segallcr)" w:date="2025-07-11T14:23:00Z">
        <w:r w:rsidR="0068053F">
          <w:rPr>
            <w:rFonts w:cstheme="minorHAnsi"/>
            <w:color w:val="000000"/>
            <w:sz w:val="24"/>
            <w:szCs w:val="24"/>
          </w:rPr>
          <w:t>s</w:t>
        </w:r>
      </w:ins>
      <w:r w:rsidR="00880733">
        <w:rPr>
          <w:rFonts w:cstheme="minorHAnsi"/>
          <w:color w:val="000000"/>
          <w:sz w:val="24"/>
          <w:szCs w:val="24"/>
        </w:rPr>
        <w:t xml:space="preserve"> </w:t>
      </w:r>
      <w:r w:rsidR="00096718">
        <w:rPr>
          <w:rFonts w:cstheme="minorHAnsi"/>
          <w:color w:val="000000"/>
          <w:sz w:val="24"/>
          <w:szCs w:val="24"/>
        </w:rPr>
        <w:t xml:space="preserve">on </w:t>
      </w:r>
      <w:r w:rsidR="00880733">
        <w:rPr>
          <w:rFonts w:cstheme="minorHAnsi"/>
          <w:color w:val="000000"/>
          <w:sz w:val="24"/>
          <w:szCs w:val="24"/>
        </w:rPr>
        <w:t>uncertain</w:t>
      </w:r>
      <w:r w:rsidR="00096718">
        <w:rPr>
          <w:rFonts w:cstheme="minorHAnsi"/>
          <w:color w:val="000000"/>
          <w:sz w:val="24"/>
          <w:szCs w:val="24"/>
        </w:rPr>
        <w:t>ty</w:t>
      </w:r>
      <w:r w:rsidR="005B3E15">
        <w:rPr>
          <w:rFonts w:cstheme="minorHAnsi"/>
          <w:color w:val="000000"/>
          <w:sz w:val="24"/>
          <w:szCs w:val="24"/>
        </w:rPr>
        <w:t xml:space="preserve">. </w:t>
      </w:r>
      <w:r w:rsidR="009A4E65">
        <w:rPr>
          <w:rFonts w:cstheme="minorHAnsi"/>
          <w:color w:val="000000"/>
          <w:sz w:val="24"/>
          <w:szCs w:val="24"/>
        </w:rPr>
        <w:t xml:space="preserve">The </w:t>
      </w:r>
      <w:r w:rsidR="00880733">
        <w:rPr>
          <w:rFonts w:cstheme="minorHAnsi"/>
          <w:color w:val="000000"/>
          <w:sz w:val="24"/>
          <w:szCs w:val="24"/>
        </w:rPr>
        <w:t>refrain is repeated three times in the standard fixed form</w:t>
      </w:r>
      <w:r w:rsidR="00FA23C5">
        <w:rPr>
          <w:rFonts w:cstheme="minorHAnsi"/>
          <w:color w:val="000000"/>
          <w:sz w:val="24"/>
          <w:szCs w:val="24"/>
        </w:rPr>
        <w:t xml:space="preserve"> </w:t>
      </w:r>
      <w:commentRangeStart w:id="559"/>
      <w:proofErr w:type="spellStart"/>
      <w:r w:rsidR="00880733">
        <w:rPr>
          <w:rFonts w:cstheme="minorHAnsi"/>
          <w:color w:val="000000"/>
          <w:sz w:val="24"/>
          <w:szCs w:val="24"/>
        </w:rPr>
        <w:t>AbbaA</w:t>
      </w:r>
      <w:commentRangeEnd w:id="559"/>
      <w:proofErr w:type="spellEnd"/>
      <w:r w:rsidR="00BF2EDB">
        <w:rPr>
          <w:rStyle w:val="CommentReference"/>
        </w:rPr>
        <w:commentReference w:id="559"/>
      </w:r>
      <w:ins w:id="560" w:author="Kyle Hutchinson" w:date="2025-08-05T13:05:00Z" w16du:dateUtc="2025-08-05T17:05:00Z">
        <w:r w:rsidR="00A4579C">
          <w:rPr>
            <w:rFonts w:cstheme="minorHAnsi"/>
            <w:color w:val="000000"/>
            <w:sz w:val="24"/>
            <w:szCs w:val="24"/>
          </w:rPr>
          <w:t>:</w:t>
        </w:r>
      </w:ins>
      <w:del w:id="561" w:author="Kyle Hutchinson" w:date="2025-08-05T13:05:00Z" w16du:dateUtc="2025-08-05T17:05:00Z">
        <w:r w:rsidR="00880733" w:rsidDel="00A4579C">
          <w:rPr>
            <w:rFonts w:cstheme="minorHAnsi"/>
            <w:color w:val="000000"/>
            <w:sz w:val="24"/>
            <w:szCs w:val="24"/>
          </w:rPr>
          <w:delText>, in which</w:delText>
        </w:r>
      </w:del>
      <w:r w:rsidR="00880733">
        <w:rPr>
          <w:rFonts w:cstheme="minorHAnsi"/>
          <w:color w:val="000000"/>
          <w:sz w:val="24"/>
          <w:szCs w:val="24"/>
        </w:rPr>
        <w:t xml:space="preserve"> </w:t>
      </w:r>
      <w:ins w:id="562" w:author="Segall, Christopher (segallcr)" w:date="2025-07-11T14:24:00Z">
        <w:r w:rsidR="000B5F5D">
          <w:rPr>
            <w:rFonts w:cstheme="minorHAnsi"/>
            <w:color w:val="000000"/>
            <w:sz w:val="24"/>
            <w:szCs w:val="24"/>
          </w:rPr>
          <w:t xml:space="preserve">uppercase </w:t>
        </w:r>
      </w:ins>
      <w:r w:rsidR="00880733">
        <w:rPr>
          <w:rFonts w:cstheme="minorHAnsi"/>
          <w:color w:val="000000"/>
          <w:sz w:val="24"/>
          <w:szCs w:val="24"/>
        </w:rPr>
        <w:t xml:space="preserve">letters A and B represent different music </w:t>
      </w:r>
      <w:r w:rsidR="009A4E65">
        <w:rPr>
          <w:rFonts w:cstheme="minorHAnsi"/>
          <w:color w:val="000000"/>
          <w:sz w:val="24"/>
          <w:szCs w:val="24"/>
        </w:rPr>
        <w:t xml:space="preserve">(refrain and verse) </w:t>
      </w:r>
      <w:r w:rsidR="00880733">
        <w:rPr>
          <w:rFonts w:cstheme="minorHAnsi"/>
          <w:color w:val="000000"/>
          <w:sz w:val="24"/>
          <w:szCs w:val="24"/>
        </w:rPr>
        <w:t>and lower</w:t>
      </w:r>
      <w:del w:id="563" w:author="Segall, Christopher (segallcr)" w:date="2025-07-11T14:24:00Z">
        <w:r w:rsidR="00880733" w:rsidDel="000B5F5D">
          <w:rPr>
            <w:rFonts w:cstheme="minorHAnsi"/>
            <w:color w:val="000000"/>
            <w:sz w:val="24"/>
            <w:szCs w:val="24"/>
          </w:rPr>
          <w:delText xml:space="preserve"> </w:delText>
        </w:r>
      </w:del>
      <w:r w:rsidR="00880733">
        <w:rPr>
          <w:rFonts w:cstheme="minorHAnsi"/>
          <w:color w:val="000000"/>
          <w:sz w:val="24"/>
          <w:szCs w:val="24"/>
        </w:rPr>
        <w:t xml:space="preserve">case </w:t>
      </w:r>
      <w:ins w:id="564" w:author="Segall, Christopher (segallcr)" w:date="2025-07-11T14:24:00Z">
        <w:r w:rsidR="000B5F5D">
          <w:rPr>
            <w:rFonts w:cstheme="minorHAnsi"/>
            <w:color w:val="000000"/>
            <w:sz w:val="24"/>
            <w:szCs w:val="24"/>
          </w:rPr>
          <w:t xml:space="preserve">letters </w:t>
        </w:r>
      </w:ins>
      <w:r w:rsidR="00880733">
        <w:rPr>
          <w:rFonts w:cstheme="minorHAnsi"/>
          <w:color w:val="000000"/>
          <w:sz w:val="24"/>
          <w:szCs w:val="24"/>
        </w:rPr>
        <w:t>indicate</w:t>
      </w:r>
      <w:del w:id="565" w:author="Segall, Christopher (segallcr)" w:date="2025-07-11T14:24:00Z">
        <w:r w:rsidR="00880733" w:rsidDel="000B5F5D">
          <w:rPr>
            <w:rFonts w:cstheme="minorHAnsi"/>
            <w:color w:val="000000"/>
            <w:sz w:val="24"/>
            <w:szCs w:val="24"/>
          </w:rPr>
          <w:delText>s</w:delText>
        </w:r>
      </w:del>
      <w:r w:rsidR="00880733">
        <w:rPr>
          <w:rFonts w:cstheme="minorHAnsi"/>
          <w:color w:val="000000"/>
          <w:sz w:val="24"/>
          <w:szCs w:val="24"/>
        </w:rPr>
        <w:t xml:space="preserve"> new lyrics </w:t>
      </w:r>
      <w:r w:rsidR="003E1C4F">
        <w:rPr>
          <w:rFonts w:cstheme="minorHAnsi"/>
          <w:color w:val="000000"/>
          <w:sz w:val="24"/>
          <w:szCs w:val="24"/>
        </w:rPr>
        <w:t xml:space="preserve">set </w:t>
      </w:r>
      <w:r w:rsidR="00880733">
        <w:rPr>
          <w:rFonts w:cstheme="minorHAnsi"/>
          <w:color w:val="000000"/>
          <w:sz w:val="24"/>
          <w:szCs w:val="24"/>
        </w:rPr>
        <w:t xml:space="preserve">to the same music. </w:t>
      </w:r>
      <w:commentRangeStart w:id="566"/>
      <w:r w:rsidR="00202C48">
        <w:rPr>
          <w:rFonts w:cstheme="minorHAnsi"/>
          <w:color w:val="000000"/>
          <w:sz w:val="24"/>
          <w:szCs w:val="24"/>
        </w:rPr>
        <w:t>When the refrain is set to new lyrics (lower</w:t>
      </w:r>
      <w:del w:id="567" w:author="Segall, Christopher (segallcr)" w:date="2025-07-11T14:24:00Z">
        <w:r w:rsidR="00202C48" w:rsidDel="007A3C93">
          <w:rPr>
            <w:rFonts w:cstheme="minorHAnsi"/>
            <w:color w:val="000000"/>
            <w:sz w:val="24"/>
            <w:szCs w:val="24"/>
          </w:rPr>
          <w:delText xml:space="preserve"> </w:delText>
        </w:r>
      </w:del>
      <w:r w:rsidR="00202C48">
        <w:rPr>
          <w:rFonts w:cstheme="minorHAnsi"/>
          <w:color w:val="000000"/>
          <w:sz w:val="24"/>
          <w:szCs w:val="24"/>
        </w:rPr>
        <w:t xml:space="preserve">case a), </w:t>
      </w:r>
      <w:r w:rsidR="00850222">
        <w:rPr>
          <w:rFonts w:cstheme="minorHAnsi"/>
          <w:color w:val="000000"/>
          <w:sz w:val="24"/>
          <w:szCs w:val="24"/>
        </w:rPr>
        <w:t xml:space="preserve">the passages of </w:t>
      </w:r>
      <w:r w:rsidR="007A181A">
        <w:rPr>
          <w:rFonts w:cstheme="minorHAnsi"/>
          <w:color w:val="000000"/>
          <w:sz w:val="24"/>
          <w:szCs w:val="24"/>
        </w:rPr>
        <w:t>uncertainty</w:t>
      </w:r>
      <w:del w:id="568" w:author="Kyle Hutchinson" w:date="2025-08-05T13:06:00Z" w16du:dateUtc="2025-08-05T17:06:00Z">
        <w:r w:rsidR="007A181A" w:rsidDel="00A4579C">
          <w:rPr>
            <w:rFonts w:cstheme="minorHAnsi"/>
            <w:color w:val="000000"/>
            <w:sz w:val="24"/>
            <w:szCs w:val="24"/>
          </w:rPr>
          <w:delText xml:space="preserve"> </w:delText>
        </w:r>
        <w:r w:rsidR="00850222" w:rsidDel="00A4579C">
          <w:rPr>
            <w:rFonts w:cstheme="minorHAnsi"/>
            <w:color w:val="000000"/>
            <w:sz w:val="24"/>
            <w:szCs w:val="24"/>
          </w:rPr>
          <w:delText>just</w:delText>
        </w:r>
      </w:del>
      <w:r w:rsidR="00850222">
        <w:rPr>
          <w:rFonts w:cstheme="minorHAnsi"/>
          <w:color w:val="000000"/>
          <w:sz w:val="24"/>
          <w:szCs w:val="24"/>
        </w:rPr>
        <w:t xml:space="preserve"> discussed</w:t>
      </w:r>
      <w:ins w:id="569" w:author="Kyle Hutchinson" w:date="2025-08-05T13:06:00Z" w16du:dateUtc="2025-08-05T17:06:00Z">
        <w:r w:rsidR="00A4579C">
          <w:rPr>
            <w:rFonts w:cstheme="minorHAnsi"/>
            <w:color w:val="000000"/>
            <w:sz w:val="24"/>
            <w:szCs w:val="24"/>
          </w:rPr>
          <w:t xml:space="preserve"> previously</w:t>
        </w:r>
      </w:ins>
      <w:del w:id="570" w:author="Kyle Hutchinson" w:date="2025-08-05T13:06:00Z" w16du:dateUtc="2025-08-05T17:06:00Z">
        <w:r w:rsidR="00850222" w:rsidDel="00A4579C">
          <w:rPr>
            <w:rFonts w:cstheme="minorHAnsi"/>
            <w:color w:val="000000"/>
            <w:sz w:val="24"/>
            <w:szCs w:val="24"/>
          </w:rPr>
          <w:delText xml:space="preserve"> will</w:delText>
        </w:r>
      </w:del>
      <w:r w:rsidR="00850222">
        <w:rPr>
          <w:rFonts w:cstheme="minorHAnsi"/>
          <w:color w:val="000000"/>
          <w:sz w:val="24"/>
          <w:szCs w:val="24"/>
        </w:rPr>
        <w:t xml:space="preserve"> </w:t>
      </w:r>
      <w:r w:rsidR="00202C48">
        <w:rPr>
          <w:rFonts w:cstheme="minorHAnsi"/>
          <w:color w:val="000000"/>
          <w:sz w:val="24"/>
          <w:szCs w:val="24"/>
        </w:rPr>
        <w:t xml:space="preserve">swap places with </w:t>
      </w:r>
      <w:r w:rsidR="00850222">
        <w:rPr>
          <w:rFonts w:cstheme="minorHAnsi"/>
          <w:color w:val="000000"/>
          <w:sz w:val="24"/>
          <w:szCs w:val="24"/>
        </w:rPr>
        <w:t>what was stable the first time through</w:t>
      </w:r>
      <w:r w:rsidR="00AE3DB0">
        <w:rPr>
          <w:rFonts w:cstheme="minorHAnsi"/>
          <w:color w:val="000000"/>
          <w:sz w:val="24"/>
          <w:szCs w:val="24"/>
        </w:rPr>
        <w:t>.</w:t>
      </w:r>
      <w:commentRangeEnd w:id="566"/>
      <w:r w:rsidR="003713E2">
        <w:rPr>
          <w:rStyle w:val="CommentReference"/>
        </w:rPr>
        <w:commentReference w:id="566"/>
      </w:r>
      <w:r w:rsidR="00850222">
        <w:rPr>
          <w:rFonts w:cstheme="minorHAnsi"/>
          <w:color w:val="000000"/>
          <w:sz w:val="24"/>
          <w:szCs w:val="24"/>
        </w:rPr>
        <w:t xml:space="preserve"> </w:t>
      </w:r>
      <w:ins w:id="571" w:author="Kyle Hutchinson" w:date="2025-08-05T13:09:00Z" w16du:dateUtc="2025-08-05T17:09:00Z">
        <w:r w:rsidR="00A4579C">
          <w:rPr>
            <w:rFonts w:cstheme="minorHAnsi"/>
            <w:color w:val="000000"/>
            <w:sz w:val="24"/>
            <w:szCs w:val="24"/>
          </w:rPr>
          <w:t>F</w:t>
        </w:r>
      </w:ins>
      <w:del w:id="572" w:author="Kyle Hutchinson" w:date="2025-08-05T13:09:00Z" w16du:dateUtc="2025-08-05T17:09:00Z">
        <w:r w:rsidR="00085BD9" w:rsidDel="00A4579C">
          <w:rPr>
            <w:rFonts w:cstheme="minorHAnsi"/>
            <w:color w:val="000000"/>
            <w:sz w:val="24"/>
            <w:szCs w:val="24"/>
          </w:rPr>
          <w:delText>And t</w:delText>
        </w:r>
        <w:r w:rsidR="00850222" w:rsidDel="00A4579C">
          <w:rPr>
            <w:rFonts w:cstheme="minorHAnsi"/>
            <w:color w:val="000000"/>
            <w:sz w:val="24"/>
            <w:szCs w:val="24"/>
          </w:rPr>
          <w:delText>hen, f</w:delText>
        </w:r>
      </w:del>
      <w:r w:rsidR="00850222">
        <w:rPr>
          <w:rFonts w:cstheme="minorHAnsi"/>
          <w:color w:val="000000"/>
          <w:sz w:val="24"/>
          <w:szCs w:val="24"/>
        </w:rPr>
        <w:t xml:space="preserve">ittingly, </w:t>
      </w:r>
      <w:r w:rsidR="00C341BA">
        <w:rPr>
          <w:rFonts w:cstheme="minorHAnsi"/>
          <w:color w:val="000000"/>
          <w:sz w:val="24"/>
          <w:szCs w:val="24"/>
        </w:rPr>
        <w:t xml:space="preserve">the refrain </w:t>
      </w:r>
      <w:ins w:id="573" w:author="Kyle Hutchinson" w:date="2025-08-05T13:09:00Z" w16du:dateUtc="2025-08-05T17:09:00Z">
        <w:r w:rsidR="00A4579C">
          <w:rPr>
            <w:rFonts w:cstheme="minorHAnsi"/>
            <w:color w:val="000000"/>
            <w:sz w:val="24"/>
            <w:szCs w:val="24"/>
          </w:rPr>
          <w:t xml:space="preserve">then </w:t>
        </w:r>
      </w:ins>
      <w:del w:id="574" w:author="Kyle Hutchinson" w:date="2025-08-05T13:07:00Z" w16du:dateUtc="2025-08-05T17:07:00Z">
        <w:r w:rsidR="00C341BA" w:rsidDel="00A4579C">
          <w:rPr>
            <w:rFonts w:cstheme="minorHAnsi"/>
            <w:color w:val="000000"/>
            <w:sz w:val="24"/>
            <w:szCs w:val="24"/>
          </w:rPr>
          <w:delText xml:space="preserve">will </w:delText>
        </w:r>
      </w:del>
      <w:r w:rsidR="00C341BA">
        <w:rPr>
          <w:rFonts w:cstheme="minorHAnsi"/>
          <w:color w:val="000000"/>
          <w:sz w:val="24"/>
          <w:szCs w:val="24"/>
        </w:rPr>
        <w:t>revert</w:t>
      </w:r>
      <w:ins w:id="575" w:author="Kyle Hutchinson" w:date="2025-08-05T13:07:00Z" w16du:dateUtc="2025-08-05T17:07:00Z">
        <w:r w:rsidR="00A4579C">
          <w:rPr>
            <w:rFonts w:cstheme="minorHAnsi"/>
            <w:color w:val="000000"/>
            <w:sz w:val="24"/>
            <w:szCs w:val="24"/>
          </w:rPr>
          <w:t>s</w:t>
        </w:r>
      </w:ins>
      <w:r w:rsidR="00C341BA">
        <w:rPr>
          <w:rFonts w:cstheme="minorHAnsi"/>
          <w:color w:val="000000"/>
          <w:sz w:val="24"/>
          <w:szCs w:val="24"/>
        </w:rPr>
        <w:t xml:space="preserve"> to </w:t>
      </w:r>
      <w:del w:id="576" w:author="Kyle Hutchinson" w:date="2025-08-05T13:07:00Z" w16du:dateUtc="2025-08-05T17:07:00Z">
        <w:r w:rsidR="00C341BA" w:rsidDel="00A4579C">
          <w:rPr>
            <w:rFonts w:cstheme="minorHAnsi"/>
            <w:color w:val="000000"/>
            <w:sz w:val="24"/>
            <w:szCs w:val="24"/>
          </w:rPr>
          <w:delText xml:space="preserve">normal </w:delText>
        </w:r>
      </w:del>
      <w:ins w:id="577" w:author="Kyle Hutchinson" w:date="2025-08-05T13:07:00Z" w16du:dateUtc="2025-08-05T17:07:00Z">
        <w:r w:rsidR="00A4579C">
          <w:rPr>
            <w:rFonts w:cstheme="minorHAnsi"/>
            <w:color w:val="000000"/>
            <w:sz w:val="24"/>
            <w:szCs w:val="24"/>
          </w:rPr>
          <w:t xml:space="preserve">its original orientation </w:t>
        </w:r>
      </w:ins>
      <w:r w:rsidR="00C341BA">
        <w:rPr>
          <w:rFonts w:cstheme="minorHAnsi"/>
          <w:color w:val="000000"/>
          <w:sz w:val="24"/>
          <w:szCs w:val="24"/>
        </w:rPr>
        <w:t xml:space="preserve">upon the third and final statement </w:t>
      </w:r>
      <w:r w:rsidR="00202C48">
        <w:rPr>
          <w:rFonts w:cstheme="minorHAnsi"/>
          <w:color w:val="000000"/>
          <w:sz w:val="24"/>
          <w:szCs w:val="24"/>
        </w:rPr>
        <w:t>(</w:t>
      </w:r>
      <w:del w:id="578" w:author="Segall, Christopher (segallcr)" w:date="2025-07-11T14:24:00Z">
        <w:r w:rsidR="00202C48" w:rsidDel="007A3C93">
          <w:rPr>
            <w:rFonts w:cstheme="minorHAnsi"/>
            <w:color w:val="000000"/>
            <w:sz w:val="24"/>
            <w:szCs w:val="24"/>
          </w:rPr>
          <w:delText xml:space="preserve">capital </w:delText>
        </w:r>
      </w:del>
      <w:ins w:id="579" w:author="Segall, Christopher (segallcr)" w:date="2025-07-11T14:24:00Z">
        <w:r w:rsidR="007A3C93">
          <w:rPr>
            <w:rFonts w:cstheme="minorHAnsi"/>
            <w:color w:val="000000"/>
            <w:sz w:val="24"/>
            <w:szCs w:val="24"/>
          </w:rPr>
          <w:t xml:space="preserve">uppercase </w:t>
        </w:r>
      </w:ins>
      <w:r w:rsidR="00202C48">
        <w:rPr>
          <w:rFonts w:cstheme="minorHAnsi"/>
          <w:color w:val="000000"/>
          <w:sz w:val="24"/>
          <w:szCs w:val="24"/>
        </w:rPr>
        <w:t>A)</w:t>
      </w:r>
      <w:ins w:id="580" w:author="Kyle Hutchinson" w:date="2025-08-05T13:09:00Z" w16du:dateUtc="2025-08-05T17:09:00Z">
        <w:r w:rsidR="00A4579C">
          <w:rPr>
            <w:rFonts w:cstheme="minorHAnsi"/>
            <w:color w:val="000000"/>
            <w:sz w:val="24"/>
            <w:szCs w:val="24"/>
          </w:rPr>
          <w:t xml:space="preserve">, in which </w:t>
        </w:r>
      </w:ins>
      <w:del w:id="581" w:author="Kyle Hutchinson" w:date="2025-08-05T13:07:00Z" w16du:dateUtc="2025-08-05T17:07:00Z">
        <w:r w:rsidR="00202C48" w:rsidDel="00A4579C">
          <w:rPr>
            <w:rFonts w:cstheme="minorHAnsi"/>
            <w:color w:val="000000"/>
            <w:sz w:val="24"/>
            <w:szCs w:val="24"/>
          </w:rPr>
          <w:delText xml:space="preserve">, </w:delText>
        </w:r>
        <w:r w:rsidR="00C341BA" w:rsidDel="00A4579C">
          <w:rPr>
            <w:rFonts w:cstheme="minorHAnsi"/>
            <w:color w:val="000000"/>
            <w:sz w:val="24"/>
            <w:szCs w:val="24"/>
          </w:rPr>
          <w:delText>when</w:delText>
        </w:r>
      </w:del>
      <w:del w:id="582" w:author="Kyle Hutchinson" w:date="2025-08-05T13:09:00Z" w16du:dateUtc="2025-08-05T17:09:00Z">
        <w:r w:rsidR="00C341BA" w:rsidDel="00A4579C">
          <w:rPr>
            <w:rFonts w:cstheme="minorHAnsi"/>
            <w:color w:val="000000"/>
            <w:sz w:val="24"/>
            <w:szCs w:val="24"/>
          </w:rPr>
          <w:delText xml:space="preserve"> </w:delText>
        </w:r>
      </w:del>
      <w:r w:rsidR="00C341BA">
        <w:rPr>
          <w:rFonts w:cstheme="minorHAnsi"/>
          <w:color w:val="000000"/>
          <w:sz w:val="24"/>
          <w:szCs w:val="24"/>
        </w:rPr>
        <w:t xml:space="preserve">the original lyrics are </w:t>
      </w:r>
      <w:r w:rsidR="00085BD9">
        <w:rPr>
          <w:rFonts w:cstheme="minorHAnsi"/>
          <w:color w:val="000000"/>
          <w:sz w:val="24"/>
          <w:szCs w:val="24"/>
        </w:rPr>
        <w:t xml:space="preserve">restored </w:t>
      </w:r>
      <w:del w:id="583" w:author="Kyle Hutchinson" w:date="2025-08-05T13:06:00Z" w16du:dateUtc="2025-08-05T17:06:00Z">
        <w:r w:rsidR="00C341BA" w:rsidDel="00A4579C">
          <w:rPr>
            <w:rFonts w:cstheme="minorHAnsi"/>
            <w:color w:val="000000"/>
            <w:sz w:val="24"/>
            <w:szCs w:val="24"/>
          </w:rPr>
          <w:delText xml:space="preserve">to the </w:delText>
        </w:r>
        <w:r w:rsidR="00085BD9" w:rsidDel="00A4579C">
          <w:rPr>
            <w:rFonts w:cstheme="minorHAnsi"/>
            <w:color w:val="000000"/>
            <w:sz w:val="24"/>
            <w:szCs w:val="24"/>
          </w:rPr>
          <w:delText xml:space="preserve">refrain </w:delText>
        </w:r>
      </w:del>
      <w:r w:rsidR="00C341BA">
        <w:rPr>
          <w:rFonts w:cstheme="minorHAnsi"/>
          <w:color w:val="000000"/>
          <w:sz w:val="24"/>
          <w:szCs w:val="24"/>
        </w:rPr>
        <w:t>and the piece en</w:t>
      </w:r>
      <w:ins w:id="584" w:author="Kyle Hutchinson" w:date="2025-08-05T13:07:00Z" w16du:dateUtc="2025-08-05T17:07:00Z">
        <w:r w:rsidR="00A4579C">
          <w:rPr>
            <w:rFonts w:cstheme="minorHAnsi"/>
            <w:color w:val="000000"/>
            <w:sz w:val="24"/>
            <w:szCs w:val="24"/>
          </w:rPr>
          <w:t>ds</w:t>
        </w:r>
      </w:ins>
      <w:del w:id="585" w:author="Kyle Hutchinson" w:date="2025-08-05T13:07:00Z" w16du:dateUtc="2025-08-05T17:07:00Z">
        <w:r w:rsidR="00C341BA" w:rsidDel="00A4579C">
          <w:rPr>
            <w:rFonts w:cstheme="minorHAnsi"/>
            <w:color w:val="000000"/>
            <w:sz w:val="24"/>
            <w:szCs w:val="24"/>
          </w:rPr>
          <w:delText>ded</w:delText>
        </w:r>
      </w:del>
      <w:ins w:id="586" w:author="Kyle Hutchinson" w:date="2025-08-05T13:08:00Z" w16du:dateUtc="2025-08-05T17:08:00Z">
        <w:r w:rsidR="00A4579C">
          <w:rPr>
            <w:rFonts w:cstheme="minorHAnsi"/>
            <w:color w:val="000000"/>
            <w:sz w:val="24"/>
            <w:szCs w:val="24"/>
          </w:rPr>
          <w:t xml:space="preserve">, but does so </w:t>
        </w:r>
      </w:ins>
      <w:del w:id="587" w:author="Kyle Hutchinson" w:date="2025-08-05T13:08:00Z" w16du:dateUtc="2025-08-05T17:08:00Z">
        <w:r w:rsidR="00C341BA" w:rsidDel="00A4579C">
          <w:rPr>
            <w:rFonts w:cstheme="minorHAnsi"/>
            <w:color w:val="000000"/>
            <w:sz w:val="24"/>
            <w:szCs w:val="24"/>
          </w:rPr>
          <w:delText>.</w:delText>
        </w:r>
        <w:r w:rsidR="00306827" w:rsidDel="00A4579C">
          <w:rPr>
            <w:rFonts w:cstheme="minorHAnsi"/>
            <w:color w:val="000000"/>
            <w:sz w:val="24"/>
            <w:szCs w:val="24"/>
          </w:rPr>
          <w:delText xml:space="preserve"> </w:delText>
        </w:r>
        <w:r w:rsidR="00390D71" w:rsidDel="00A4579C">
          <w:rPr>
            <w:rFonts w:cstheme="minorHAnsi"/>
            <w:color w:val="000000"/>
            <w:sz w:val="24"/>
            <w:szCs w:val="24"/>
          </w:rPr>
          <w:delText>But</w:delText>
        </w:r>
        <w:r w:rsidR="00AA296B" w:rsidDel="00A4579C">
          <w:rPr>
            <w:rFonts w:cstheme="minorHAnsi"/>
            <w:color w:val="000000"/>
            <w:sz w:val="24"/>
            <w:szCs w:val="24"/>
          </w:rPr>
          <w:delText xml:space="preserve"> </w:delText>
        </w:r>
        <w:r w:rsidR="00085BD9" w:rsidDel="00A4579C">
          <w:rPr>
            <w:rFonts w:cstheme="minorHAnsi"/>
            <w:color w:val="000000"/>
            <w:sz w:val="24"/>
            <w:szCs w:val="24"/>
          </w:rPr>
          <w:delText xml:space="preserve">that </w:delText>
        </w:r>
        <w:r w:rsidR="00AA296B" w:rsidDel="00A4579C">
          <w:rPr>
            <w:rFonts w:cstheme="minorHAnsi"/>
            <w:color w:val="000000"/>
            <w:sz w:val="24"/>
            <w:szCs w:val="24"/>
          </w:rPr>
          <w:delText>means</w:delText>
        </w:r>
        <w:r w:rsidR="00306827" w:rsidDel="00A4579C">
          <w:rPr>
            <w:rFonts w:cstheme="minorHAnsi"/>
            <w:color w:val="000000"/>
            <w:sz w:val="24"/>
            <w:szCs w:val="24"/>
          </w:rPr>
          <w:delText xml:space="preserve">, of course, </w:delText>
        </w:r>
        <w:r w:rsidR="00AA296B" w:rsidDel="00A4579C">
          <w:rPr>
            <w:rFonts w:cstheme="minorHAnsi"/>
            <w:color w:val="000000"/>
            <w:sz w:val="24"/>
            <w:szCs w:val="24"/>
          </w:rPr>
          <w:delText xml:space="preserve">that </w:delText>
        </w:r>
        <w:r w:rsidR="00306827" w:rsidDel="00A4579C">
          <w:rPr>
            <w:rFonts w:cstheme="minorHAnsi"/>
            <w:color w:val="000000"/>
            <w:sz w:val="24"/>
            <w:szCs w:val="24"/>
          </w:rPr>
          <w:delText xml:space="preserve">the song ends </w:delText>
        </w:r>
      </w:del>
      <w:r w:rsidR="00306827">
        <w:rPr>
          <w:rFonts w:cstheme="minorHAnsi"/>
          <w:color w:val="000000"/>
          <w:sz w:val="24"/>
          <w:szCs w:val="24"/>
        </w:rPr>
        <w:t xml:space="preserve">with </w:t>
      </w:r>
      <w:r w:rsidR="00F31252">
        <w:rPr>
          <w:rFonts w:cstheme="minorHAnsi"/>
          <w:color w:val="000000"/>
          <w:sz w:val="24"/>
          <w:szCs w:val="24"/>
        </w:rPr>
        <w:t>uncertainty</w:t>
      </w:r>
      <w:r w:rsidR="00390D71">
        <w:rPr>
          <w:rFonts w:cstheme="minorHAnsi"/>
          <w:color w:val="000000"/>
          <w:sz w:val="24"/>
          <w:szCs w:val="24"/>
        </w:rPr>
        <w:t xml:space="preserve">. </w:t>
      </w:r>
      <w:r w:rsidR="001A18A4">
        <w:rPr>
          <w:rFonts w:cstheme="minorHAnsi"/>
          <w:color w:val="000000"/>
          <w:sz w:val="24"/>
          <w:szCs w:val="24"/>
        </w:rPr>
        <w:t xml:space="preserve">Rather than being a dissatisfying conclusion, </w:t>
      </w:r>
      <w:ins w:id="588" w:author="Kyle Hutchinson" w:date="2025-08-05T13:08:00Z" w16du:dateUtc="2025-08-05T17:08:00Z">
        <w:r w:rsidR="00A4579C">
          <w:rPr>
            <w:rFonts w:cstheme="minorHAnsi"/>
            <w:color w:val="000000"/>
            <w:sz w:val="24"/>
            <w:szCs w:val="24"/>
          </w:rPr>
          <w:t xml:space="preserve">however, </w:t>
        </w:r>
      </w:ins>
      <w:r w:rsidR="001A18A4">
        <w:rPr>
          <w:rFonts w:cstheme="minorHAnsi"/>
          <w:color w:val="000000"/>
          <w:sz w:val="24"/>
          <w:szCs w:val="24"/>
        </w:rPr>
        <w:t>s</w:t>
      </w:r>
      <w:r w:rsidR="000917AB">
        <w:rPr>
          <w:rFonts w:cstheme="minorHAnsi"/>
          <w:color w:val="000000"/>
          <w:sz w:val="24"/>
          <w:szCs w:val="24"/>
        </w:rPr>
        <w:t xml:space="preserve">uch a reading pairs honestly with </w:t>
      </w:r>
      <w:r w:rsidR="00AA296B">
        <w:rPr>
          <w:rFonts w:cstheme="minorHAnsi"/>
          <w:color w:val="000000"/>
          <w:sz w:val="24"/>
          <w:szCs w:val="24"/>
        </w:rPr>
        <w:t xml:space="preserve">the </w:t>
      </w:r>
      <w:r w:rsidR="000917AB">
        <w:rPr>
          <w:rFonts w:cstheme="minorHAnsi"/>
          <w:color w:val="000000"/>
          <w:sz w:val="24"/>
          <w:szCs w:val="24"/>
        </w:rPr>
        <w:t xml:space="preserve">protagonist’s </w:t>
      </w:r>
      <w:r w:rsidR="00AA296B">
        <w:rPr>
          <w:rFonts w:cstheme="minorHAnsi"/>
          <w:color w:val="000000"/>
          <w:sz w:val="24"/>
          <w:szCs w:val="24"/>
        </w:rPr>
        <w:t xml:space="preserve">closing sentiment: if the </w:t>
      </w:r>
      <w:r w:rsidR="000917AB" w:rsidRPr="000917AB">
        <w:rPr>
          <w:rFonts w:cstheme="minorHAnsi"/>
          <w:i/>
          <w:iCs/>
          <w:color w:val="000000"/>
          <w:sz w:val="24"/>
          <w:szCs w:val="24"/>
        </w:rPr>
        <w:t>dame</w:t>
      </w:r>
      <w:r w:rsidR="00AA296B">
        <w:rPr>
          <w:rFonts w:cstheme="minorHAnsi"/>
          <w:color w:val="000000"/>
          <w:sz w:val="24"/>
          <w:szCs w:val="24"/>
        </w:rPr>
        <w:t xml:space="preserve"> </w:t>
      </w:r>
      <w:r w:rsidR="000917AB">
        <w:rPr>
          <w:rFonts w:cstheme="minorHAnsi"/>
          <w:color w:val="000000"/>
          <w:sz w:val="24"/>
          <w:szCs w:val="24"/>
        </w:rPr>
        <w:t>remains unmoved by Love</w:t>
      </w:r>
      <w:r w:rsidR="00AA296B">
        <w:rPr>
          <w:rFonts w:cstheme="minorHAnsi"/>
          <w:color w:val="000000"/>
          <w:sz w:val="24"/>
          <w:szCs w:val="24"/>
        </w:rPr>
        <w:t>, it will be the death of him</w:t>
      </w:r>
      <w:r w:rsidR="00201F22">
        <w:rPr>
          <w:rFonts w:cstheme="minorHAnsi"/>
          <w:color w:val="000000"/>
          <w:sz w:val="24"/>
          <w:szCs w:val="24"/>
        </w:rPr>
        <w:t xml:space="preserve"> </w:t>
      </w:r>
      <w:r w:rsidR="00AA296B">
        <w:rPr>
          <w:rFonts w:cstheme="minorHAnsi"/>
          <w:color w:val="000000"/>
          <w:sz w:val="24"/>
          <w:szCs w:val="24"/>
        </w:rPr>
        <w:t>(</w:t>
      </w:r>
      <w:proofErr w:type="spellStart"/>
      <w:r w:rsidR="00AA296B" w:rsidRPr="00AA296B">
        <w:rPr>
          <w:rFonts w:cstheme="minorHAnsi"/>
          <w:i/>
          <w:iCs/>
          <w:color w:val="000000"/>
          <w:sz w:val="24"/>
          <w:szCs w:val="24"/>
        </w:rPr>
        <w:t>s’Amours</w:t>
      </w:r>
      <w:proofErr w:type="spellEnd"/>
      <w:r w:rsidR="00AA296B" w:rsidRPr="00AA296B">
        <w:rPr>
          <w:rFonts w:cstheme="minorHAnsi"/>
          <w:i/>
          <w:iCs/>
          <w:color w:val="000000"/>
          <w:sz w:val="24"/>
          <w:szCs w:val="24"/>
        </w:rPr>
        <w:t xml:space="preserve"> par son </w:t>
      </w:r>
      <w:proofErr w:type="spellStart"/>
      <w:r w:rsidR="00AA296B" w:rsidRPr="00AA296B">
        <w:rPr>
          <w:rFonts w:cstheme="minorHAnsi"/>
          <w:i/>
          <w:iCs/>
          <w:color w:val="000000"/>
          <w:sz w:val="24"/>
          <w:szCs w:val="24"/>
        </w:rPr>
        <w:t>doulz</w:t>
      </w:r>
      <w:proofErr w:type="spellEnd"/>
      <w:r w:rsidR="00AA296B" w:rsidRPr="00AA296B">
        <w:rPr>
          <w:rFonts w:cstheme="minorHAnsi"/>
          <w:i/>
          <w:iCs/>
          <w:color w:val="000000"/>
          <w:sz w:val="24"/>
          <w:szCs w:val="24"/>
        </w:rPr>
        <w:t xml:space="preserve"> plaisir </w:t>
      </w:r>
      <w:del w:id="589" w:author="Segall, Christopher (segallcr)" w:date="2025-07-23T11:43:00Z">
        <w:r w:rsidR="00AA296B" w:rsidRPr="00AA296B" w:rsidDel="009F1801">
          <w:rPr>
            <w:rFonts w:cstheme="minorHAnsi"/>
            <w:i/>
            <w:iCs/>
            <w:color w:val="000000"/>
            <w:sz w:val="24"/>
            <w:szCs w:val="24"/>
          </w:rPr>
          <w:delText xml:space="preserve">n’I </w:delText>
        </w:r>
      </w:del>
      <w:proofErr w:type="spellStart"/>
      <w:ins w:id="590" w:author="Segall, Christopher (segallcr)" w:date="2025-07-23T11:43:00Z">
        <w:r w:rsidR="009F1801" w:rsidRPr="00AA296B">
          <w:rPr>
            <w:rFonts w:cstheme="minorHAnsi"/>
            <w:i/>
            <w:iCs/>
            <w:color w:val="000000"/>
            <w:sz w:val="24"/>
            <w:szCs w:val="24"/>
          </w:rPr>
          <w:t>n’</w:t>
        </w:r>
        <w:r w:rsidR="009F1801">
          <w:rPr>
            <w:rFonts w:cstheme="minorHAnsi"/>
            <w:i/>
            <w:iCs/>
            <w:color w:val="000000"/>
            <w:sz w:val="24"/>
            <w:szCs w:val="24"/>
          </w:rPr>
          <w:t>i</w:t>
        </w:r>
        <w:proofErr w:type="spellEnd"/>
        <w:r w:rsidR="009F1801" w:rsidRPr="00AA296B">
          <w:rPr>
            <w:rFonts w:cstheme="minorHAnsi"/>
            <w:i/>
            <w:iCs/>
            <w:color w:val="000000"/>
            <w:sz w:val="24"/>
            <w:szCs w:val="24"/>
          </w:rPr>
          <w:t xml:space="preserve"> </w:t>
        </w:r>
      </w:ins>
      <w:r w:rsidR="00AA296B" w:rsidRPr="00AA296B">
        <w:rPr>
          <w:rFonts w:cstheme="minorHAnsi"/>
          <w:i/>
          <w:iCs/>
          <w:color w:val="000000"/>
          <w:sz w:val="24"/>
          <w:szCs w:val="24"/>
        </w:rPr>
        <w:t xml:space="preserve">met </w:t>
      </w:r>
      <w:proofErr w:type="spellStart"/>
      <w:r w:rsidR="00AA296B" w:rsidRPr="00AA296B">
        <w:rPr>
          <w:rFonts w:cstheme="minorHAnsi"/>
          <w:i/>
          <w:iCs/>
          <w:color w:val="000000"/>
          <w:sz w:val="24"/>
          <w:szCs w:val="24"/>
        </w:rPr>
        <w:t>accort</w:t>
      </w:r>
      <w:proofErr w:type="spellEnd"/>
      <w:r w:rsidR="00AA296B" w:rsidRPr="00AA296B">
        <w:rPr>
          <w:rFonts w:cstheme="minorHAnsi"/>
          <w:i/>
          <w:iCs/>
          <w:color w:val="000000"/>
          <w:sz w:val="24"/>
          <w:szCs w:val="24"/>
        </w:rPr>
        <w:t xml:space="preserve"> </w:t>
      </w:r>
      <w:proofErr w:type="spellStart"/>
      <w:r w:rsidR="00AA296B" w:rsidRPr="00AA296B">
        <w:rPr>
          <w:rFonts w:cstheme="minorHAnsi"/>
          <w:i/>
          <w:iCs/>
          <w:color w:val="000000"/>
          <w:sz w:val="24"/>
          <w:szCs w:val="24"/>
        </w:rPr>
        <w:t>aveuc</w:t>
      </w:r>
      <w:proofErr w:type="spellEnd"/>
      <w:r w:rsidR="00AA296B" w:rsidRPr="00AA296B">
        <w:rPr>
          <w:rFonts w:cstheme="minorHAnsi"/>
          <w:i/>
          <w:iCs/>
          <w:color w:val="000000"/>
          <w:sz w:val="24"/>
          <w:szCs w:val="24"/>
        </w:rPr>
        <w:t xml:space="preserve"> ma dame, pour mort me </w:t>
      </w:r>
      <w:proofErr w:type="spellStart"/>
      <w:r w:rsidR="00AA296B" w:rsidRPr="00AA296B">
        <w:rPr>
          <w:rFonts w:cstheme="minorHAnsi"/>
          <w:i/>
          <w:iCs/>
          <w:color w:val="000000"/>
          <w:sz w:val="24"/>
          <w:szCs w:val="24"/>
        </w:rPr>
        <w:t>doy</w:t>
      </w:r>
      <w:proofErr w:type="spellEnd"/>
      <w:r w:rsidR="00AA296B" w:rsidRPr="00AA296B">
        <w:rPr>
          <w:rFonts w:cstheme="minorHAnsi"/>
          <w:i/>
          <w:iCs/>
          <w:color w:val="000000"/>
          <w:sz w:val="24"/>
          <w:szCs w:val="24"/>
        </w:rPr>
        <w:t xml:space="preserve"> </w:t>
      </w:r>
      <w:proofErr w:type="spellStart"/>
      <w:r w:rsidR="00AA296B" w:rsidRPr="00AA296B">
        <w:rPr>
          <w:rFonts w:cstheme="minorHAnsi"/>
          <w:i/>
          <w:iCs/>
          <w:color w:val="000000"/>
          <w:sz w:val="24"/>
          <w:szCs w:val="24"/>
        </w:rPr>
        <w:t>tenir</w:t>
      </w:r>
      <w:proofErr w:type="spellEnd"/>
      <w:r w:rsidR="00AA296B">
        <w:rPr>
          <w:rFonts w:cstheme="minorHAnsi"/>
          <w:color w:val="000000"/>
          <w:sz w:val="24"/>
          <w:szCs w:val="24"/>
        </w:rPr>
        <w:t>).</w:t>
      </w:r>
    </w:p>
    <w:p w14:paraId="7E33FE80" w14:textId="77777777" w:rsidR="006B7218" w:rsidRDefault="006B7218" w:rsidP="006B7218">
      <w:pPr>
        <w:spacing w:line="480" w:lineRule="auto"/>
        <w:rPr>
          <w:rFonts w:cstheme="minorHAnsi"/>
          <w:color w:val="000000"/>
          <w:sz w:val="24"/>
          <w:szCs w:val="24"/>
        </w:rPr>
      </w:pPr>
    </w:p>
    <w:p w14:paraId="1ECDF8B0" w14:textId="77777777" w:rsidR="008C7F5D" w:rsidRDefault="00A6412B" w:rsidP="006B7218">
      <w:pPr>
        <w:spacing w:line="480" w:lineRule="auto"/>
        <w:rPr>
          <w:ins w:id="591" w:author="Kyle Hutchinson" w:date="2025-08-05T13:11:00Z" w16du:dateUtc="2025-08-05T17:11:00Z"/>
          <w:rFonts w:cstheme="minorHAnsi"/>
          <w:color w:val="000000"/>
          <w:sz w:val="24"/>
          <w:szCs w:val="24"/>
        </w:rPr>
      </w:pPr>
      <w:r w:rsidRPr="007572D3">
        <w:rPr>
          <w:rFonts w:cstheme="minorHAnsi"/>
          <w:color w:val="000000"/>
          <w:sz w:val="24"/>
          <w:szCs w:val="24"/>
        </w:rPr>
        <w:lastRenderedPageBreak/>
        <w:t>The examples so far have bee</w:t>
      </w:r>
      <w:r>
        <w:rPr>
          <w:rFonts w:cstheme="minorHAnsi"/>
          <w:color w:val="000000"/>
          <w:sz w:val="24"/>
          <w:szCs w:val="24"/>
        </w:rPr>
        <w:t xml:space="preserve">n analyzed at the </w:t>
      </w:r>
      <w:r w:rsidRPr="001D430C">
        <w:rPr>
          <w:rFonts w:cstheme="minorHAnsi"/>
          <w:i/>
          <w:color w:val="000000"/>
          <w:sz w:val="24"/>
          <w:szCs w:val="24"/>
        </w:rPr>
        <w:t>tempus</w:t>
      </w:r>
      <w:r>
        <w:rPr>
          <w:rFonts w:cstheme="minorHAnsi"/>
          <w:color w:val="000000"/>
          <w:sz w:val="24"/>
          <w:szCs w:val="24"/>
        </w:rPr>
        <w:t xml:space="preserve"> level of mensuration</w:t>
      </w:r>
      <w:ins w:id="592" w:author="Kyle Hutchinson" w:date="2025-08-05T13:09:00Z" w16du:dateUtc="2025-08-05T17:09:00Z">
        <w:r w:rsidR="004E47A5">
          <w:rPr>
            <w:rFonts w:cstheme="minorHAnsi"/>
            <w:color w:val="000000"/>
            <w:sz w:val="24"/>
            <w:szCs w:val="24"/>
          </w:rPr>
          <w:t xml:space="preserve"> by</w:t>
        </w:r>
      </w:ins>
      <w:del w:id="593" w:author="Kyle Hutchinson" w:date="2025-08-05T13:09:00Z" w16du:dateUtc="2025-08-05T17:09:00Z">
        <w:r w:rsidDel="004E47A5">
          <w:rPr>
            <w:rFonts w:cstheme="minorHAnsi"/>
            <w:color w:val="000000"/>
            <w:sz w:val="24"/>
            <w:szCs w:val="24"/>
          </w:rPr>
          <w:delText>,</w:delText>
        </w:r>
      </w:del>
      <w:r>
        <w:rPr>
          <w:rFonts w:cstheme="minorHAnsi"/>
          <w:color w:val="000000"/>
          <w:sz w:val="24"/>
          <w:szCs w:val="24"/>
        </w:rPr>
        <w:t xml:space="preserve"> </w:t>
      </w:r>
      <w:r w:rsidR="007A5A3B">
        <w:rPr>
          <w:rFonts w:cstheme="minorHAnsi"/>
          <w:color w:val="000000"/>
          <w:sz w:val="24"/>
          <w:szCs w:val="24"/>
        </w:rPr>
        <w:t xml:space="preserve">counting </w:t>
      </w:r>
      <w:r>
        <w:rPr>
          <w:rFonts w:cstheme="minorHAnsi"/>
          <w:color w:val="000000"/>
          <w:sz w:val="24"/>
          <w:szCs w:val="24"/>
        </w:rPr>
        <w:t>each semibreve</w:t>
      </w:r>
      <w:r w:rsidR="007572D3">
        <w:rPr>
          <w:rFonts w:cstheme="minorHAnsi"/>
          <w:color w:val="000000"/>
          <w:sz w:val="24"/>
          <w:szCs w:val="24"/>
        </w:rPr>
        <w:t xml:space="preserve">, most often </w:t>
      </w:r>
      <w:r>
        <w:rPr>
          <w:rFonts w:cstheme="minorHAnsi"/>
          <w:color w:val="000000"/>
          <w:sz w:val="24"/>
          <w:szCs w:val="24"/>
        </w:rPr>
        <w:t>two beats per measure of 6/8.</w:t>
      </w:r>
      <w:r w:rsidRPr="0038424A">
        <w:rPr>
          <w:rFonts w:cstheme="minorHAnsi"/>
          <w:sz w:val="24"/>
          <w:szCs w:val="24"/>
        </w:rPr>
        <w:t xml:space="preserve"> </w:t>
      </w:r>
      <w:r>
        <w:rPr>
          <w:rFonts w:cstheme="minorHAnsi"/>
          <w:sz w:val="24"/>
          <w:szCs w:val="24"/>
        </w:rPr>
        <w:t>In m</w:t>
      </w:r>
      <w:r w:rsidRPr="0038424A">
        <w:rPr>
          <w:rFonts w:cstheme="minorHAnsi"/>
          <w:color w:val="000000"/>
          <w:sz w:val="24"/>
          <w:szCs w:val="24"/>
        </w:rPr>
        <w:t xml:space="preserve">y analysis of </w:t>
      </w:r>
      <w:ins w:id="594" w:author="Segall, Christopher (segallcr)" w:date="2025-07-23T11:44:00Z">
        <w:r w:rsidR="00024E88">
          <w:rPr>
            <w:sz w:val="24"/>
            <w:szCs w:val="24"/>
          </w:rPr>
          <w:t xml:space="preserve">“Se </w:t>
        </w:r>
        <w:proofErr w:type="spellStart"/>
        <w:r w:rsidR="00024E88">
          <w:rPr>
            <w:sz w:val="24"/>
            <w:szCs w:val="24"/>
          </w:rPr>
          <w:t>d’amer</w:t>
        </w:r>
        <w:proofErr w:type="spellEnd"/>
        <w:r w:rsidR="00024E88">
          <w:rPr>
            <w:sz w:val="24"/>
            <w:szCs w:val="24"/>
          </w:rPr>
          <w:t xml:space="preserve"> me </w:t>
        </w:r>
        <w:proofErr w:type="spellStart"/>
        <w:r w:rsidR="00024E88">
          <w:rPr>
            <w:sz w:val="24"/>
            <w:szCs w:val="24"/>
          </w:rPr>
          <w:t>repentoie</w:t>
        </w:r>
        <w:proofErr w:type="spellEnd"/>
        <w:r w:rsidR="00024E88">
          <w:rPr>
            <w:sz w:val="24"/>
            <w:szCs w:val="24"/>
          </w:rPr>
          <w:t>” (</w:t>
        </w:r>
      </w:ins>
      <w:r w:rsidRPr="00024E88">
        <w:rPr>
          <w:rFonts w:cstheme="minorHAnsi"/>
          <w:color w:val="000000"/>
          <w:sz w:val="24"/>
          <w:szCs w:val="24"/>
        </w:rPr>
        <w:t>V20</w:t>
      </w:r>
      <w:ins w:id="595" w:author="Segall, Christopher (segallcr)" w:date="2025-07-23T11:44:00Z">
        <w:r w:rsidR="00024E88">
          <w:rPr>
            <w:rFonts w:cstheme="minorHAnsi"/>
            <w:color w:val="000000"/>
            <w:sz w:val="24"/>
            <w:szCs w:val="24"/>
          </w:rPr>
          <w:t>)</w:t>
        </w:r>
      </w:ins>
      <w:r>
        <w:rPr>
          <w:rFonts w:cstheme="minorHAnsi"/>
          <w:color w:val="000000"/>
          <w:sz w:val="24"/>
          <w:szCs w:val="24"/>
        </w:rPr>
        <w:t xml:space="preserve">, I </w:t>
      </w:r>
      <w:r w:rsidR="007A5A3B">
        <w:rPr>
          <w:rFonts w:cstheme="minorHAnsi"/>
          <w:color w:val="000000"/>
          <w:sz w:val="24"/>
          <w:szCs w:val="24"/>
        </w:rPr>
        <w:t xml:space="preserve">will group </w:t>
      </w:r>
      <w:r w:rsidR="002F40E9">
        <w:rPr>
          <w:rFonts w:cstheme="minorHAnsi"/>
          <w:color w:val="000000"/>
          <w:sz w:val="24"/>
          <w:szCs w:val="24"/>
        </w:rPr>
        <w:t>measures (</w:t>
      </w:r>
      <w:commentRangeStart w:id="596"/>
      <w:r w:rsidR="002F40E9">
        <w:rPr>
          <w:rFonts w:cstheme="minorHAnsi"/>
          <w:color w:val="000000"/>
          <w:sz w:val="24"/>
          <w:szCs w:val="24"/>
        </w:rPr>
        <w:t>of 6/8</w:t>
      </w:r>
      <w:commentRangeEnd w:id="596"/>
      <w:r w:rsidR="000F3709">
        <w:rPr>
          <w:rStyle w:val="CommentReference"/>
        </w:rPr>
        <w:commentReference w:id="596"/>
      </w:r>
      <w:r w:rsidR="002F40E9">
        <w:rPr>
          <w:rFonts w:cstheme="minorHAnsi"/>
          <w:color w:val="000000"/>
          <w:sz w:val="24"/>
          <w:szCs w:val="24"/>
        </w:rPr>
        <w:t xml:space="preserve">) </w:t>
      </w:r>
      <w:r w:rsidR="007A5A3B">
        <w:rPr>
          <w:rFonts w:cstheme="minorHAnsi"/>
          <w:color w:val="000000"/>
          <w:sz w:val="24"/>
          <w:szCs w:val="24"/>
        </w:rPr>
        <w:t xml:space="preserve">at </w:t>
      </w:r>
      <w:r w:rsidRPr="0038424A">
        <w:rPr>
          <w:rFonts w:cstheme="minorHAnsi"/>
          <w:color w:val="000000"/>
          <w:sz w:val="24"/>
          <w:szCs w:val="24"/>
        </w:rPr>
        <w:t xml:space="preserve">the </w:t>
      </w:r>
      <w:r>
        <w:rPr>
          <w:rFonts w:cstheme="minorHAnsi"/>
          <w:color w:val="000000"/>
          <w:sz w:val="24"/>
          <w:szCs w:val="24"/>
        </w:rPr>
        <w:t xml:space="preserve">broader </w:t>
      </w:r>
      <w:r w:rsidRPr="0038424A">
        <w:rPr>
          <w:rFonts w:cstheme="minorHAnsi"/>
          <w:i/>
          <w:iCs/>
          <w:color w:val="000000"/>
          <w:sz w:val="24"/>
          <w:szCs w:val="24"/>
        </w:rPr>
        <w:t>modus</w:t>
      </w:r>
      <w:r w:rsidRPr="0038424A">
        <w:rPr>
          <w:rFonts w:cstheme="minorHAnsi"/>
          <w:color w:val="000000"/>
          <w:sz w:val="24"/>
          <w:szCs w:val="24"/>
        </w:rPr>
        <w:t xml:space="preserve"> level of mensuration</w:t>
      </w:r>
      <w:r w:rsidR="007A5A3B">
        <w:rPr>
          <w:rFonts w:cstheme="minorHAnsi"/>
          <w:color w:val="000000"/>
          <w:sz w:val="24"/>
          <w:szCs w:val="24"/>
        </w:rPr>
        <w:t>, akin to hypermeter in later European music</w:t>
      </w:r>
      <w:r w:rsidR="00B26EBB">
        <w:rPr>
          <w:rFonts w:cstheme="minorHAnsi"/>
          <w:color w:val="000000"/>
          <w:sz w:val="24"/>
          <w:szCs w:val="24"/>
        </w:rPr>
        <w:t xml:space="preserve">, </w:t>
      </w:r>
      <w:commentRangeStart w:id="597"/>
      <w:r w:rsidR="001C1107">
        <w:rPr>
          <w:rFonts w:cstheme="minorHAnsi"/>
          <w:color w:val="000000"/>
          <w:sz w:val="24"/>
          <w:szCs w:val="24"/>
        </w:rPr>
        <w:t xml:space="preserve">and </w:t>
      </w:r>
      <w:r w:rsidR="00B26EBB" w:rsidRPr="00F96D43">
        <w:rPr>
          <w:rFonts w:cstheme="minorHAnsi"/>
          <w:color w:val="000000"/>
          <w:sz w:val="24"/>
          <w:szCs w:val="24"/>
        </w:rPr>
        <w:t>retain the strong-weak relationship of beats 1</w:t>
      </w:r>
      <w:r w:rsidR="00D20EE2" w:rsidRPr="00F96D43">
        <w:rPr>
          <w:rFonts w:cstheme="minorHAnsi"/>
          <w:color w:val="000000"/>
          <w:sz w:val="24"/>
          <w:szCs w:val="24"/>
        </w:rPr>
        <w:t>–</w:t>
      </w:r>
      <w:r w:rsidR="00B26EBB" w:rsidRPr="00F96D43">
        <w:rPr>
          <w:rFonts w:cstheme="minorHAnsi"/>
          <w:color w:val="000000"/>
          <w:sz w:val="24"/>
          <w:szCs w:val="24"/>
        </w:rPr>
        <w:t>2</w:t>
      </w:r>
      <w:commentRangeEnd w:id="597"/>
      <w:r w:rsidR="00F96D43">
        <w:rPr>
          <w:rStyle w:val="CommentReference"/>
        </w:rPr>
        <w:commentReference w:id="597"/>
      </w:r>
      <w:r w:rsidR="007A5A3B">
        <w:rPr>
          <w:rFonts w:cstheme="minorHAnsi"/>
          <w:color w:val="000000"/>
          <w:sz w:val="24"/>
          <w:szCs w:val="24"/>
        </w:rPr>
        <w:t xml:space="preserve">. </w:t>
      </w:r>
      <w:r w:rsidRPr="00C23BC0">
        <w:rPr>
          <w:rFonts w:cstheme="minorHAnsi"/>
          <w:color w:val="000000"/>
          <w:sz w:val="24"/>
          <w:szCs w:val="24"/>
        </w:rPr>
        <w:t>T</w:t>
      </w:r>
      <w:r>
        <w:rPr>
          <w:rFonts w:cstheme="minorHAnsi"/>
          <w:color w:val="000000"/>
          <w:sz w:val="24"/>
          <w:szCs w:val="24"/>
        </w:rPr>
        <w:t xml:space="preserve">he parsing of </w:t>
      </w:r>
      <w:r>
        <w:rPr>
          <w:rFonts w:cstheme="minorHAnsi"/>
          <w:i/>
          <w:iCs/>
          <w:color w:val="000000"/>
          <w:sz w:val="24"/>
          <w:szCs w:val="24"/>
        </w:rPr>
        <w:t>m</w:t>
      </w:r>
      <w:r w:rsidRPr="0066298E">
        <w:rPr>
          <w:rFonts w:cstheme="minorHAnsi"/>
          <w:i/>
          <w:iCs/>
          <w:color w:val="000000"/>
          <w:sz w:val="24"/>
          <w:szCs w:val="24"/>
        </w:rPr>
        <w:t>odus</w:t>
      </w:r>
      <w:r>
        <w:rPr>
          <w:rFonts w:cstheme="minorHAnsi"/>
          <w:i/>
          <w:iCs/>
          <w:color w:val="000000"/>
          <w:sz w:val="24"/>
          <w:szCs w:val="24"/>
        </w:rPr>
        <w:t>,</w:t>
      </w:r>
      <w:r>
        <w:rPr>
          <w:rFonts w:cstheme="minorHAnsi"/>
          <w:color w:val="000000"/>
          <w:sz w:val="24"/>
          <w:szCs w:val="24"/>
        </w:rPr>
        <w:t xml:space="preserve"> </w:t>
      </w:r>
      <w:del w:id="598" w:author="Segall, Christopher (segallcr)" w:date="2025-07-12T10:32:00Z">
        <w:r w:rsidDel="00901CDC">
          <w:rPr>
            <w:rFonts w:cstheme="minorHAnsi"/>
            <w:color w:val="000000"/>
            <w:sz w:val="24"/>
            <w:szCs w:val="24"/>
          </w:rPr>
          <w:delText xml:space="preserve">a measure </w:delText>
        </w:r>
      </w:del>
      <w:ins w:id="599" w:author="Segall, Christopher (segallcr)" w:date="2025-07-12T10:32:00Z">
        <w:r w:rsidR="00901CDC">
          <w:rPr>
            <w:rFonts w:cstheme="minorHAnsi"/>
            <w:color w:val="000000"/>
            <w:sz w:val="24"/>
            <w:szCs w:val="24"/>
          </w:rPr>
          <w:t xml:space="preserve">the number </w:t>
        </w:r>
      </w:ins>
      <w:r>
        <w:rPr>
          <w:rFonts w:cstheme="minorHAnsi"/>
          <w:color w:val="000000"/>
          <w:sz w:val="24"/>
          <w:szCs w:val="24"/>
        </w:rPr>
        <w:t>of breves per long, requires an act of analytical interpretation when longs are not present in a melody’s notation</w:t>
      </w:r>
      <w:ins w:id="600" w:author="Segall, Christopher (segallcr)" w:date="2025-07-12T10:32:00Z">
        <w:r w:rsidR="00C436F7">
          <w:rPr>
            <w:rFonts w:cstheme="minorHAnsi"/>
            <w:color w:val="000000"/>
            <w:sz w:val="24"/>
            <w:szCs w:val="24"/>
          </w:rPr>
          <w:t xml:space="preserve"> (Maw 2004, 60; cf. Hoppin 1960</w:t>
        </w:r>
      </w:ins>
      <w:ins w:id="601" w:author="Segall, Christopher (segallcr)" w:date="2025-07-12T10:33:00Z">
        <w:r w:rsidR="00C436F7">
          <w:rPr>
            <w:rFonts w:cstheme="minorHAnsi"/>
            <w:color w:val="000000"/>
            <w:sz w:val="24"/>
            <w:szCs w:val="24"/>
          </w:rPr>
          <w:t>)</w:t>
        </w:r>
      </w:ins>
      <w:r>
        <w:rPr>
          <w:rFonts w:cstheme="minorHAnsi"/>
          <w:color w:val="000000"/>
          <w:sz w:val="24"/>
          <w:szCs w:val="24"/>
        </w:rPr>
        <w:t>.</w:t>
      </w:r>
      <w:del w:id="602" w:author="Segall, Christopher (segallcr)" w:date="2025-07-12T10:33:00Z">
        <w:r w:rsidDel="00C436F7">
          <w:rPr>
            <w:rStyle w:val="FootnoteReference"/>
            <w:rFonts w:cstheme="minorHAnsi"/>
            <w:color w:val="000000"/>
            <w:sz w:val="24"/>
            <w:szCs w:val="24"/>
          </w:rPr>
          <w:footnoteReference w:id="29"/>
        </w:r>
      </w:del>
      <w:r>
        <w:rPr>
          <w:rFonts w:cstheme="minorHAnsi"/>
          <w:color w:val="000000"/>
          <w:sz w:val="24"/>
          <w:szCs w:val="24"/>
        </w:rPr>
        <w:t xml:space="preserve"> This study continues modern analytical work on medieval meter by </w:t>
      </w:r>
      <w:del w:id="605" w:author="Segall, Christopher (segallcr)" w:date="2025-07-12T10:34:00Z">
        <w:r w:rsidDel="008D3C32">
          <w:rPr>
            <w:rFonts w:cstheme="minorHAnsi"/>
            <w:color w:val="000000"/>
            <w:sz w:val="24"/>
            <w:szCs w:val="24"/>
          </w:rPr>
          <w:delText xml:space="preserve">considering </w:delText>
        </w:r>
      </w:del>
      <w:ins w:id="606" w:author="Segall, Christopher (segallcr)" w:date="2025-07-12T10:34:00Z">
        <w:r w:rsidR="008D3C32">
          <w:rPr>
            <w:rFonts w:cstheme="minorHAnsi"/>
            <w:color w:val="000000"/>
            <w:sz w:val="24"/>
            <w:szCs w:val="24"/>
          </w:rPr>
          <w:t xml:space="preserve">reckoning </w:t>
        </w:r>
      </w:ins>
      <w:r>
        <w:rPr>
          <w:rFonts w:cstheme="minorHAnsi"/>
          <w:color w:val="000000"/>
          <w:sz w:val="24"/>
          <w:szCs w:val="24"/>
        </w:rPr>
        <w:t xml:space="preserve">mensural levels </w:t>
      </w:r>
      <w:del w:id="607" w:author="Segall, Christopher (segallcr)" w:date="2025-07-12T10:34:00Z">
        <w:r w:rsidDel="008D3C32">
          <w:rPr>
            <w:rFonts w:cstheme="minorHAnsi"/>
            <w:color w:val="000000"/>
            <w:sz w:val="24"/>
            <w:szCs w:val="24"/>
          </w:rPr>
          <w:delText xml:space="preserve">to be expressed </w:delText>
        </w:r>
      </w:del>
      <w:r>
        <w:rPr>
          <w:rFonts w:cstheme="minorHAnsi"/>
          <w:color w:val="000000"/>
          <w:sz w:val="24"/>
          <w:szCs w:val="24"/>
        </w:rPr>
        <w:t xml:space="preserve">not only by discrete notated rhythms but </w:t>
      </w:r>
      <w:ins w:id="608" w:author="Segall, Christopher (segallcr)" w:date="2025-07-12T10:34:00Z">
        <w:r w:rsidR="008D3C32">
          <w:rPr>
            <w:rFonts w:cstheme="minorHAnsi"/>
            <w:color w:val="000000"/>
            <w:sz w:val="24"/>
            <w:szCs w:val="24"/>
          </w:rPr>
          <w:t xml:space="preserve">also </w:t>
        </w:r>
      </w:ins>
      <w:r>
        <w:rPr>
          <w:rFonts w:cstheme="minorHAnsi"/>
          <w:color w:val="000000"/>
          <w:sz w:val="24"/>
          <w:szCs w:val="24"/>
        </w:rPr>
        <w:t>by free rhythm that add</w:t>
      </w:r>
      <w:r w:rsidR="001E08E9">
        <w:rPr>
          <w:rFonts w:cstheme="minorHAnsi"/>
          <w:color w:val="000000"/>
          <w:sz w:val="24"/>
          <w:szCs w:val="24"/>
        </w:rPr>
        <w:t>s</w:t>
      </w:r>
      <w:r>
        <w:rPr>
          <w:rFonts w:cstheme="minorHAnsi"/>
          <w:color w:val="000000"/>
          <w:sz w:val="24"/>
          <w:szCs w:val="24"/>
        </w:rPr>
        <w:t xml:space="preserve"> up to a given mensural unit. For example, a song may start with </w:t>
      </w:r>
      <w:r w:rsidR="00DF6A84">
        <w:rPr>
          <w:rFonts w:cstheme="minorHAnsi"/>
          <w:color w:val="000000"/>
          <w:sz w:val="24"/>
          <w:szCs w:val="24"/>
        </w:rPr>
        <w:t xml:space="preserve">two </w:t>
      </w:r>
      <w:r w:rsidR="00F56C78">
        <w:rPr>
          <w:rFonts w:cstheme="minorHAnsi"/>
          <w:color w:val="000000"/>
          <w:sz w:val="24"/>
          <w:szCs w:val="24"/>
        </w:rPr>
        <w:t xml:space="preserve">semibreves </w:t>
      </w:r>
      <w:r>
        <w:rPr>
          <w:rFonts w:cstheme="minorHAnsi"/>
          <w:color w:val="000000"/>
          <w:sz w:val="24"/>
          <w:szCs w:val="24"/>
        </w:rPr>
        <w:t xml:space="preserve">that </w:t>
      </w:r>
      <w:r w:rsidR="0074051C">
        <w:rPr>
          <w:rFonts w:cstheme="minorHAnsi"/>
          <w:color w:val="000000"/>
          <w:sz w:val="24"/>
          <w:szCs w:val="24"/>
        </w:rPr>
        <w:t xml:space="preserve">can </w:t>
      </w:r>
      <w:r>
        <w:rPr>
          <w:rFonts w:cstheme="minorHAnsi"/>
          <w:color w:val="000000"/>
          <w:sz w:val="24"/>
          <w:szCs w:val="24"/>
        </w:rPr>
        <w:t xml:space="preserve">be grouped as </w:t>
      </w:r>
      <w:r w:rsidR="00F56C78">
        <w:rPr>
          <w:rFonts w:cstheme="minorHAnsi"/>
          <w:color w:val="000000"/>
          <w:sz w:val="24"/>
          <w:szCs w:val="24"/>
        </w:rPr>
        <w:t xml:space="preserve">one </w:t>
      </w:r>
      <w:r w:rsidR="00F628A3">
        <w:rPr>
          <w:rFonts w:cstheme="minorHAnsi"/>
          <w:color w:val="000000"/>
          <w:sz w:val="24"/>
          <w:szCs w:val="24"/>
        </w:rPr>
        <w:t xml:space="preserve">(imperfect) </w:t>
      </w:r>
      <w:r w:rsidR="00F56C78">
        <w:rPr>
          <w:rFonts w:cstheme="minorHAnsi"/>
          <w:color w:val="000000"/>
          <w:sz w:val="24"/>
          <w:szCs w:val="24"/>
        </w:rPr>
        <w:t xml:space="preserve">breve’s </w:t>
      </w:r>
      <w:r>
        <w:rPr>
          <w:rFonts w:cstheme="minorHAnsi"/>
          <w:color w:val="000000"/>
          <w:sz w:val="24"/>
          <w:szCs w:val="24"/>
        </w:rPr>
        <w:t>duration</w:t>
      </w:r>
      <w:del w:id="609" w:author="Segall, Christopher (segallcr)" w:date="2025-07-12T10:35:00Z">
        <w:r w:rsidR="00F628A3" w:rsidDel="0045627E">
          <w:rPr>
            <w:rFonts w:cstheme="minorHAnsi"/>
            <w:color w:val="000000"/>
            <w:sz w:val="24"/>
            <w:szCs w:val="24"/>
          </w:rPr>
          <w:delText xml:space="preserve">; </w:delText>
        </w:r>
      </w:del>
      <w:ins w:id="610" w:author="Kyle Hutchinson" w:date="2025-08-05T13:10:00Z" w16du:dateUtc="2025-08-05T17:10:00Z">
        <w:r w:rsidR="008C7F5D">
          <w:rPr>
            <w:rFonts w:cstheme="minorHAnsi"/>
            <w:color w:val="000000"/>
            <w:sz w:val="24"/>
            <w:szCs w:val="24"/>
          </w:rPr>
          <w:t>:</w:t>
        </w:r>
      </w:ins>
      <w:ins w:id="611" w:author="Segall, Christopher (segallcr)" w:date="2025-07-12T10:35:00Z">
        <w:del w:id="612" w:author="Kyle Hutchinson" w:date="2025-08-05T13:10:00Z" w16du:dateUtc="2025-08-05T17:10:00Z">
          <w:r w:rsidR="0045627E" w:rsidDel="008C7F5D">
            <w:rPr>
              <w:rFonts w:cstheme="minorHAnsi"/>
              <w:color w:val="000000"/>
              <w:sz w:val="24"/>
              <w:szCs w:val="24"/>
            </w:rPr>
            <w:delText>,</w:delText>
          </w:r>
        </w:del>
        <w:r w:rsidR="0045627E">
          <w:rPr>
            <w:rFonts w:cstheme="minorHAnsi"/>
            <w:color w:val="000000"/>
            <w:sz w:val="24"/>
            <w:szCs w:val="24"/>
          </w:rPr>
          <w:t xml:space="preserve"> </w:t>
        </w:r>
      </w:ins>
      <w:r w:rsidR="00DF6A84">
        <w:rPr>
          <w:rFonts w:cstheme="minorHAnsi"/>
          <w:color w:val="000000"/>
          <w:sz w:val="24"/>
          <w:szCs w:val="24"/>
        </w:rPr>
        <w:t xml:space="preserve">a beat at the </w:t>
      </w:r>
      <w:r w:rsidR="00DF6A84" w:rsidRPr="00DF6A84">
        <w:rPr>
          <w:rFonts w:cstheme="minorHAnsi"/>
          <w:i/>
          <w:iCs/>
          <w:color w:val="000000"/>
          <w:sz w:val="24"/>
          <w:szCs w:val="24"/>
        </w:rPr>
        <w:t>modus</w:t>
      </w:r>
      <w:r w:rsidR="00DF6A84">
        <w:rPr>
          <w:rFonts w:cstheme="minorHAnsi"/>
          <w:color w:val="000000"/>
          <w:sz w:val="24"/>
          <w:szCs w:val="24"/>
        </w:rPr>
        <w:t xml:space="preserve"> level</w:t>
      </w:r>
      <w:r w:rsidR="00F628A3">
        <w:rPr>
          <w:rFonts w:cstheme="minorHAnsi"/>
          <w:color w:val="000000"/>
          <w:sz w:val="24"/>
          <w:szCs w:val="24"/>
        </w:rPr>
        <w:t xml:space="preserve">, </w:t>
      </w:r>
      <w:ins w:id="613" w:author="Kyle Hutchinson" w:date="2025-08-05T13:10:00Z" w16du:dateUtc="2025-08-05T17:10:00Z">
        <w:r w:rsidR="008C7F5D">
          <w:rPr>
            <w:rFonts w:cstheme="minorHAnsi"/>
            <w:color w:val="000000"/>
            <w:sz w:val="24"/>
            <w:szCs w:val="24"/>
          </w:rPr>
          <w:t xml:space="preserve">but </w:t>
        </w:r>
      </w:ins>
      <w:r w:rsidR="00F628A3">
        <w:rPr>
          <w:rFonts w:cstheme="minorHAnsi"/>
          <w:color w:val="000000"/>
          <w:sz w:val="24"/>
          <w:szCs w:val="24"/>
        </w:rPr>
        <w:t xml:space="preserve">a measure in transcription. </w:t>
      </w:r>
      <w:r w:rsidR="006552F6">
        <w:rPr>
          <w:rFonts w:cstheme="minorHAnsi"/>
          <w:color w:val="000000"/>
          <w:sz w:val="24"/>
          <w:szCs w:val="24"/>
        </w:rPr>
        <w:t>S</w:t>
      </w:r>
      <w:r w:rsidR="00DF6A84">
        <w:rPr>
          <w:rFonts w:cstheme="minorHAnsi"/>
          <w:color w:val="000000"/>
          <w:sz w:val="24"/>
          <w:szCs w:val="24"/>
        </w:rPr>
        <w:t xml:space="preserve">o </w:t>
      </w:r>
      <w:r w:rsidR="006552F6">
        <w:rPr>
          <w:rFonts w:cstheme="minorHAnsi"/>
          <w:color w:val="000000"/>
          <w:sz w:val="24"/>
          <w:szCs w:val="24"/>
        </w:rPr>
        <w:t xml:space="preserve">too </w:t>
      </w:r>
      <w:r w:rsidR="00DF6A84">
        <w:rPr>
          <w:rFonts w:cstheme="minorHAnsi"/>
          <w:color w:val="000000"/>
          <w:sz w:val="24"/>
          <w:szCs w:val="24"/>
        </w:rPr>
        <w:t xml:space="preserve">can one </w:t>
      </w:r>
      <w:proofErr w:type="gramStart"/>
      <w:r w:rsidR="00DF6A84">
        <w:rPr>
          <w:rFonts w:cstheme="minorHAnsi"/>
          <w:color w:val="000000"/>
          <w:sz w:val="24"/>
          <w:szCs w:val="24"/>
        </w:rPr>
        <w:t>semibreve</w:t>
      </w:r>
      <w:proofErr w:type="gramEnd"/>
      <w:r w:rsidR="00DF6A84">
        <w:rPr>
          <w:rFonts w:cstheme="minorHAnsi"/>
          <w:color w:val="000000"/>
          <w:sz w:val="24"/>
          <w:szCs w:val="24"/>
        </w:rPr>
        <w:t xml:space="preserve"> and three minims be</w:t>
      </w:r>
      <w:r>
        <w:rPr>
          <w:rFonts w:cstheme="minorHAnsi"/>
          <w:color w:val="000000"/>
          <w:sz w:val="24"/>
          <w:szCs w:val="24"/>
        </w:rPr>
        <w:t xml:space="preserve"> </w:t>
      </w:r>
      <w:r w:rsidR="00A67BD5">
        <w:rPr>
          <w:rFonts w:cstheme="minorHAnsi"/>
          <w:color w:val="000000"/>
          <w:sz w:val="24"/>
          <w:szCs w:val="24"/>
        </w:rPr>
        <w:t xml:space="preserve">grouped </w:t>
      </w:r>
      <w:r w:rsidR="00F56C78">
        <w:rPr>
          <w:rFonts w:cstheme="minorHAnsi"/>
          <w:color w:val="000000"/>
          <w:sz w:val="24"/>
          <w:szCs w:val="24"/>
        </w:rPr>
        <w:t xml:space="preserve">as one </w:t>
      </w:r>
      <w:r w:rsidR="00A67BD5" w:rsidRPr="00A67BD5">
        <w:rPr>
          <w:rFonts w:cstheme="minorHAnsi"/>
          <w:i/>
          <w:iCs/>
          <w:color w:val="000000"/>
          <w:sz w:val="24"/>
          <w:szCs w:val="24"/>
        </w:rPr>
        <w:t>modus</w:t>
      </w:r>
      <w:r w:rsidR="00A67BD5">
        <w:rPr>
          <w:rFonts w:cstheme="minorHAnsi"/>
          <w:color w:val="000000"/>
          <w:sz w:val="24"/>
          <w:szCs w:val="24"/>
        </w:rPr>
        <w:t xml:space="preserve"> </w:t>
      </w:r>
      <w:r w:rsidR="00F56C78">
        <w:rPr>
          <w:rFonts w:cstheme="minorHAnsi"/>
          <w:color w:val="000000"/>
          <w:sz w:val="24"/>
          <w:szCs w:val="24"/>
        </w:rPr>
        <w:t>beat</w:t>
      </w:r>
      <w:r w:rsidR="00B42A47">
        <w:rPr>
          <w:rFonts w:cstheme="minorHAnsi"/>
          <w:color w:val="000000"/>
          <w:sz w:val="24"/>
          <w:szCs w:val="24"/>
        </w:rPr>
        <w:t xml:space="preserve">, the three minims together equaling a second </w:t>
      </w:r>
      <w:proofErr w:type="gramStart"/>
      <w:r w:rsidR="00B42A47">
        <w:rPr>
          <w:rFonts w:cstheme="minorHAnsi"/>
          <w:color w:val="000000"/>
          <w:sz w:val="24"/>
          <w:szCs w:val="24"/>
        </w:rPr>
        <w:t>semibreve</w:t>
      </w:r>
      <w:proofErr w:type="gramEnd"/>
      <w:r w:rsidR="00A67BD5">
        <w:rPr>
          <w:rFonts w:cstheme="minorHAnsi"/>
          <w:color w:val="000000"/>
          <w:sz w:val="24"/>
          <w:szCs w:val="24"/>
        </w:rPr>
        <w:t xml:space="preserve"> </w:t>
      </w:r>
      <w:r w:rsidR="00A76679">
        <w:rPr>
          <w:rFonts w:cstheme="minorHAnsi"/>
          <w:color w:val="000000"/>
          <w:sz w:val="24"/>
          <w:szCs w:val="24"/>
        </w:rPr>
        <w:t xml:space="preserve">of </w:t>
      </w:r>
      <w:r w:rsidR="00A67BD5">
        <w:rPr>
          <w:rFonts w:cstheme="minorHAnsi"/>
          <w:color w:val="000000"/>
          <w:sz w:val="24"/>
          <w:szCs w:val="24"/>
        </w:rPr>
        <w:t>that measure</w:t>
      </w:r>
      <w:r>
        <w:rPr>
          <w:rFonts w:cstheme="minorHAnsi"/>
          <w:color w:val="000000"/>
          <w:sz w:val="24"/>
          <w:szCs w:val="24"/>
        </w:rPr>
        <w:t xml:space="preserve">. </w:t>
      </w:r>
    </w:p>
    <w:p w14:paraId="4EE24A50" w14:textId="77777777" w:rsidR="008C7F5D" w:rsidRDefault="008C7F5D" w:rsidP="006B7218">
      <w:pPr>
        <w:spacing w:line="480" w:lineRule="auto"/>
        <w:rPr>
          <w:ins w:id="614" w:author="Kyle Hutchinson" w:date="2025-08-05T13:11:00Z" w16du:dateUtc="2025-08-05T17:11:00Z"/>
          <w:rFonts w:cstheme="minorHAnsi"/>
          <w:color w:val="000000"/>
          <w:sz w:val="24"/>
          <w:szCs w:val="24"/>
        </w:rPr>
      </w:pPr>
    </w:p>
    <w:p w14:paraId="77802D75" w14:textId="6D040936" w:rsidR="00A6412B" w:rsidRDefault="00A76679" w:rsidP="006B7218">
      <w:pPr>
        <w:spacing w:line="480" w:lineRule="auto"/>
        <w:rPr>
          <w:rFonts w:cstheme="minorHAnsi"/>
          <w:color w:val="000000"/>
          <w:sz w:val="24"/>
          <w:szCs w:val="24"/>
        </w:rPr>
      </w:pPr>
      <w:del w:id="615" w:author="Kyle Hutchinson" w:date="2025-08-05T13:11:00Z" w16du:dateUtc="2025-08-05T17:11:00Z">
        <w:r w:rsidDel="008C7F5D">
          <w:rPr>
            <w:rFonts w:cstheme="minorHAnsi"/>
            <w:color w:val="000000"/>
            <w:sz w:val="24"/>
            <w:szCs w:val="24"/>
          </w:rPr>
          <w:delText>T</w:delText>
        </w:r>
        <w:r w:rsidR="00A67BD5" w:rsidRPr="00A67BD5" w:rsidDel="008C7F5D">
          <w:rPr>
            <w:rFonts w:cstheme="minorHAnsi"/>
            <w:color w:val="000000"/>
            <w:sz w:val="24"/>
            <w:szCs w:val="24"/>
          </w:rPr>
          <w:delText>he</w:delText>
        </w:r>
        <w:r w:rsidR="003952BC" w:rsidDel="008C7F5D">
          <w:rPr>
            <w:rFonts w:cstheme="minorHAnsi"/>
            <w:color w:val="000000"/>
            <w:sz w:val="24"/>
            <w:szCs w:val="24"/>
          </w:rPr>
          <w:delText xml:space="preserve"> simple math</w:delText>
        </w:r>
        <w:r w:rsidR="00A67BD5" w:rsidRPr="00A67BD5" w:rsidDel="008C7F5D">
          <w:rPr>
            <w:rFonts w:cstheme="minorHAnsi"/>
            <w:color w:val="000000"/>
            <w:sz w:val="24"/>
            <w:szCs w:val="24"/>
          </w:rPr>
          <w:delText xml:space="preserve"> </w:delText>
        </w:r>
        <w:r w:rsidR="003952BC" w:rsidDel="008C7F5D">
          <w:rPr>
            <w:rFonts w:cstheme="minorHAnsi"/>
            <w:color w:val="000000"/>
            <w:sz w:val="24"/>
            <w:szCs w:val="24"/>
          </w:rPr>
          <w:delText xml:space="preserve">of these </w:delText>
        </w:r>
        <w:r w:rsidR="00A67BD5" w:rsidRPr="00A67BD5" w:rsidDel="008C7F5D">
          <w:rPr>
            <w:rFonts w:cstheme="minorHAnsi"/>
            <w:color w:val="000000"/>
            <w:sz w:val="24"/>
            <w:szCs w:val="24"/>
          </w:rPr>
          <w:delText xml:space="preserve">examples </w:delText>
        </w:r>
        <w:r w:rsidR="003952BC" w:rsidDel="008C7F5D">
          <w:rPr>
            <w:rFonts w:cstheme="minorHAnsi"/>
            <w:color w:val="000000"/>
            <w:sz w:val="24"/>
            <w:szCs w:val="24"/>
          </w:rPr>
          <w:delText xml:space="preserve">was given </w:delText>
        </w:r>
        <w:r w:rsidR="00A67BD5" w:rsidRPr="00A67BD5" w:rsidDel="008C7F5D">
          <w:rPr>
            <w:rFonts w:cstheme="minorHAnsi"/>
            <w:color w:val="000000"/>
            <w:sz w:val="24"/>
            <w:szCs w:val="24"/>
          </w:rPr>
          <w:delText>without respect to pitch</w:delText>
        </w:r>
        <w:r w:rsidR="003952BC" w:rsidDel="008C7F5D">
          <w:rPr>
            <w:rFonts w:cstheme="minorHAnsi"/>
            <w:color w:val="000000"/>
            <w:sz w:val="24"/>
            <w:szCs w:val="24"/>
          </w:rPr>
          <w:delText xml:space="preserve"> or text setting</w:delText>
        </w:r>
        <w:r w:rsidDel="008C7F5D">
          <w:rPr>
            <w:rFonts w:cstheme="minorHAnsi"/>
            <w:color w:val="000000"/>
            <w:sz w:val="24"/>
            <w:szCs w:val="24"/>
          </w:rPr>
          <w:delText>.</w:delText>
        </w:r>
        <w:r w:rsidR="00A67BD5" w:rsidRPr="00A67BD5" w:rsidDel="008C7F5D">
          <w:rPr>
            <w:rFonts w:cstheme="minorHAnsi"/>
            <w:color w:val="000000"/>
            <w:sz w:val="24"/>
            <w:szCs w:val="24"/>
          </w:rPr>
          <w:delText xml:space="preserve"> </w:delText>
        </w:r>
      </w:del>
      <w:r w:rsidR="00A67BD5" w:rsidRPr="00A67BD5">
        <w:rPr>
          <w:sz w:val="24"/>
          <w:szCs w:val="24"/>
        </w:rPr>
        <w:t xml:space="preserve">When grouping free rhythm into larger durations, the analyst is often guided by melodic </w:t>
      </w:r>
      <w:del w:id="616" w:author="Segall, Christopher (segallcr)" w:date="2025-07-12T10:36:00Z">
        <w:r w:rsidR="00A67BD5" w:rsidRPr="00A67BD5" w:rsidDel="00293308">
          <w:rPr>
            <w:sz w:val="24"/>
            <w:szCs w:val="24"/>
          </w:rPr>
          <w:delText xml:space="preserve">sense </w:delText>
        </w:r>
      </w:del>
      <w:r w:rsidR="00A67BD5" w:rsidRPr="00A67BD5">
        <w:rPr>
          <w:sz w:val="24"/>
          <w:szCs w:val="24"/>
        </w:rPr>
        <w:t xml:space="preserve">units that express consonant intervals through neighbor or passing motions, </w:t>
      </w:r>
      <w:del w:id="617" w:author="Segall, Christopher (segallcr)" w:date="2025-07-12T10:36:00Z">
        <w:r w:rsidR="00A67BD5" w:rsidRPr="00A67BD5" w:rsidDel="00D06407">
          <w:rPr>
            <w:sz w:val="24"/>
            <w:szCs w:val="24"/>
          </w:rPr>
          <w:delText xml:space="preserve">by </w:delText>
        </w:r>
      </w:del>
      <w:r w:rsidR="00A67BD5" w:rsidRPr="00A67BD5">
        <w:rPr>
          <w:sz w:val="24"/>
          <w:szCs w:val="24"/>
        </w:rPr>
        <w:t xml:space="preserve">text alignment, </w:t>
      </w:r>
      <w:del w:id="618" w:author="Segall, Christopher (segallcr)" w:date="2025-07-12T10:36:00Z">
        <w:r w:rsidR="00A67BD5" w:rsidRPr="00A67BD5" w:rsidDel="00D06407">
          <w:rPr>
            <w:sz w:val="24"/>
            <w:szCs w:val="24"/>
          </w:rPr>
          <w:delText xml:space="preserve">by </w:delText>
        </w:r>
      </w:del>
      <w:r w:rsidR="00A67BD5" w:rsidRPr="00A67BD5">
        <w:rPr>
          <w:sz w:val="24"/>
          <w:szCs w:val="24"/>
        </w:rPr>
        <w:t xml:space="preserve">cadential pull and resolution, and, </w:t>
      </w:r>
      <w:r w:rsidR="008A6AD9">
        <w:rPr>
          <w:sz w:val="24"/>
          <w:szCs w:val="24"/>
        </w:rPr>
        <w:t>in polyphony</w:t>
      </w:r>
      <w:r w:rsidR="00A67BD5" w:rsidRPr="00A67BD5">
        <w:rPr>
          <w:sz w:val="24"/>
          <w:szCs w:val="24"/>
        </w:rPr>
        <w:t xml:space="preserve">, </w:t>
      </w:r>
      <w:del w:id="619" w:author="Segall, Christopher (segallcr)" w:date="2025-07-12T10:36:00Z">
        <w:r w:rsidR="00A67BD5" w:rsidRPr="00A67BD5" w:rsidDel="00D06407">
          <w:rPr>
            <w:sz w:val="24"/>
            <w:szCs w:val="24"/>
          </w:rPr>
          <w:delText xml:space="preserve">by </w:delText>
        </w:r>
      </w:del>
      <w:r w:rsidR="00A67BD5" w:rsidRPr="00A67BD5">
        <w:rPr>
          <w:sz w:val="24"/>
          <w:szCs w:val="24"/>
        </w:rPr>
        <w:t>blocks of harmonic identity.</w:t>
      </w:r>
      <w:r w:rsidR="00B803F7">
        <w:rPr>
          <w:sz w:val="24"/>
          <w:szCs w:val="24"/>
        </w:rPr>
        <w:t xml:space="preserve"> </w:t>
      </w:r>
      <w:r w:rsidR="00A6412B">
        <w:rPr>
          <w:rFonts w:cstheme="minorHAnsi"/>
          <w:color w:val="000000"/>
          <w:sz w:val="24"/>
          <w:szCs w:val="24"/>
        </w:rPr>
        <w:t xml:space="preserve">In </w:t>
      </w:r>
      <w:r w:rsidR="00776DE8" w:rsidRPr="00344B7D">
        <w:rPr>
          <w:rFonts w:cstheme="minorHAnsi"/>
          <w:b/>
          <w:bCs/>
          <w:color w:val="000000"/>
          <w:sz w:val="24"/>
          <w:szCs w:val="24"/>
          <w:u w:val="single"/>
        </w:rPr>
        <w:t>Example 7</w:t>
      </w:r>
      <w:r w:rsidR="00A6412B" w:rsidRPr="00FA3005">
        <w:rPr>
          <w:rFonts w:cstheme="minorHAnsi"/>
          <w:color w:val="000000"/>
          <w:sz w:val="24"/>
          <w:szCs w:val="24"/>
          <w:rPrChange w:id="620" w:author="Segall, Christopher (segallcr)" w:date="2025-07-23T14:10:00Z">
            <w:rPr>
              <w:rFonts w:cstheme="minorHAnsi"/>
              <w:b/>
              <w:bCs/>
              <w:color w:val="000000"/>
              <w:sz w:val="24"/>
              <w:szCs w:val="24"/>
            </w:rPr>
          </w:rPrChange>
        </w:rPr>
        <w:t>,</w:t>
      </w:r>
      <w:ins w:id="621" w:author="Segall, Christopher (segallcr)" w:date="2025-07-23T14:10:00Z">
        <w:r w:rsidR="00992C31">
          <w:rPr>
            <w:rFonts w:cstheme="minorHAnsi"/>
            <w:color w:val="000000"/>
            <w:sz w:val="24"/>
            <w:szCs w:val="24"/>
          </w:rPr>
          <w:t xml:space="preserve"> </w:t>
        </w:r>
        <w:proofErr w:type="spellStart"/>
        <w:r w:rsidR="00992C31">
          <w:rPr>
            <w:rFonts w:cstheme="minorHAnsi"/>
            <w:color w:val="000000"/>
            <w:sz w:val="24"/>
            <w:szCs w:val="24"/>
          </w:rPr>
          <w:t>barlines</w:t>
        </w:r>
        <w:proofErr w:type="spellEnd"/>
        <w:r w:rsidR="00992C31">
          <w:rPr>
            <w:rFonts w:cstheme="minorHAnsi"/>
            <w:color w:val="000000"/>
            <w:sz w:val="24"/>
            <w:szCs w:val="24"/>
          </w:rPr>
          <w:t xml:space="preserve"> alternate between dotted and solid.</w:t>
        </w:r>
      </w:ins>
      <w:r w:rsidR="00A6412B">
        <w:rPr>
          <w:rFonts w:cstheme="minorHAnsi"/>
          <w:color w:val="000000"/>
          <w:sz w:val="24"/>
          <w:szCs w:val="24"/>
        </w:rPr>
        <w:t xml:space="preserve"> </w:t>
      </w:r>
      <w:del w:id="622" w:author="Segall, Christopher (segallcr)" w:date="2025-07-12T10:37:00Z">
        <w:r w:rsidR="00A6412B" w:rsidDel="00C17278">
          <w:rPr>
            <w:rFonts w:cstheme="minorHAnsi"/>
            <w:color w:val="000000"/>
            <w:sz w:val="24"/>
            <w:szCs w:val="24"/>
          </w:rPr>
          <w:delText xml:space="preserve">broken </w:delText>
        </w:r>
      </w:del>
      <w:del w:id="623" w:author="Segall, Christopher (segallcr)" w:date="2025-07-23T14:10:00Z">
        <w:r w:rsidR="00A6412B" w:rsidDel="005B45E1">
          <w:rPr>
            <w:rFonts w:cstheme="minorHAnsi"/>
            <w:color w:val="000000"/>
            <w:sz w:val="24"/>
            <w:szCs w:val="24"/>
          </w:rPr>
          <w:delText>bar</w:delText>
        </w:r>
      </w:del>
      <w:del w:id="624" w:author="Segall, Christopher (segallcr)" w:date="2025-07-12T10:36:00Z">
        <w:r w:rsidR="00A6412B" w:rsidDel="00C17278">
          <w:rPr>
            <w:rFonts w:cstheme="minorHAnsi"/>
            <w:color w:val="000000"/>
            <w:sz w:val="24"/>
            <w:szCs w:val="24"/>
          </w:rPr>
          <w:delText xml:space="preserve"> </w:delText>
        </w:r>
      </w:del>
      <w:del w:id="625" w:author="Segall, Christopher (segallcr)" w:date="2025-07-23T14:10:00Z">
        <w:r w:rsidR="00A6412B" w:rsidDel="005B45E1">
          <w:rPr>
            <w:rFonts w:cstheme="minorHAnsi"/>
            <w:color w:val="000000"/>
            <w:sz w:val="24"/>
            <w:szCs w:val="24"/>
          </w:rPr>
          <w:delText xml:space="preserve">lines show </w:delText>
        </w:r>
      </w:del>
      <w:ins w:id="626" w:author="Segall, Christopher (segallcr)" w:date="2025-07-23T14:10:00Z">
        <w:r w:rsidR="005B45E1">
          <w:rPr>
            <w:rFonts w:cstheme="minorHAnsi"/>
            <w:color w:val="000000"/>
            <w:sz w:val="24"/>
            <w:szCs w:val="24"/>
          </w:rPr>
          <w:t xml:space="preserve">Each measure lasts for one </w:t>
        </w:r>
      </w:ins>
      <w:r w:rsidR="00A6412B">
        <w:rPr>
          <w:rFonts w:cstheme="minorHAnsi"/>
          <w:color w:val="000000"/>
          <w:sz w:val="24"/>
          <w:szCs w:val="24"/>
        </w:rPr>
        <w:t>breve</w:t>
      </w:r>
      <w:del w:id="627" w:author="Segall, Christopher (segallcr)" w:date="2025-07-23T14:10:00Z">
        <w:r w:rsidR="00A6412B" w:rsidDel="005B45E1">
          <w:rPr>
            <w:rFonts w:cstheme="minorHAnsi"/>
            <w:color w:val="000000"/>
            <w:sz w:val="24"/>
            <w:szCs w:val="24"/>
          </w:rPr>
          <w:delText>s</w:delText>
        </w:r>
      </w:del>
      <w:del w:id="628" w:author="Segall, Christopher (segallcr)" w:date="2025-07-23T14:11:00Z">
        <w:r w:rsidR="00A6412B" w:rsidDel="006629E5">
          <w:rPr>
            <w:rFonts w:cstheme="minorHAnsi"/>
            <w:color w:val="000000"/>
            <w:sz w:val="24"/>
            <w:szCs w:val="24"/>
          </w:rPr>
          <w:delText xml:space="preserve"> (with beats counting </w:delText>
        </w:r>
        <w:r w:rsidR="00A6412B" w:rsidRPr="005B4390" w:rsidDel="006629E5">
          <w:rPr>
            <w:rFonts w:cstheme="minorHAnsi"/>
            <w:i/>
            <w:iCs/>
            <w:color w:val="000000"/>
            <w:sz w:val="24"/>
            <w:szCs w:val="24"/>
          </w:rPr>
          <w:delText>tempus</w:delText>
        </w:r>
        <w:r w:rsidR="00A6412B" w:rsidDel="006629E5">
          <w:rPr>
            <w:rFonts w:cstheme="minorHAnsi"/>
            <w:color w:val="000000"/>
            <w:sz w:val="24"/>
            <w:szCs w:val="24"/>
          </w:rPr>
          <w:delText xml:space="preserve"> divisions)</w:delText>
        </w:r>
      </w:del>
      <w:ins w:id="629" w:author="Segall, Christopher (segallcr)" w:date="2025-07-23T14:11:00Z">
        <w:r w:rsidR="006629E5">
          <w:rPr>
            <w:rFonts w:cstheme="minorHAnsi"/>
            <w:color w:val="000000"/>
            <w:sz w:val="24"/>
            <w:szCs w:val="24"/>
          </w:rPr>
          <w:t>;</w:t>
        </w:r>
      </w:ins>
      <w:r w:rsidR="00A6412B">
        <w:rPr>
          <w:rFonts w:cstheme="minorHAnsi"/>
          <w:color w:val="000000"/>
          <w:sz w:val="24"/>
          <w:szCs w:val="24"/>
        </w:rPr>
        <w:t xml:space="preserve"> </w:t>
      </w:r>
      <w:del w:id="630" w:author="Segall, Christopher (segallcr)" w:date="2025-07-12T10:37:00Z">
        <w:r w:rsidR="00A6412B" w:rsidDel="00C17278">
          <w:rPr>
            <w:rFonts w:cstheme="minorHAnsi"/>
            <w:color w:val="000000"/>
            <w:sz w:val="24"/>
            <w:szCs w:val="24"/>
          </w:rPr>
          <w:delText xml:space="preserve">while full </w:delText>
        </w:r>
      </w:del>
      <w:ins w:id="631" w:author="Segall, Christopher (segallcr)" w:date="2025-07-23T14:11:00Z">
        <w:r w:rsidR="006629E5">
          <w:rPr>
            <w:rFonts w:cstheme="minorHAnsi"/>
            <w:color w:val="000000"/>
            <w:sz w:val="24"/>
            <w:szCs w:val="24"/>
          </w:rPr>
          <w:t xml:space="preserve">pairs of measures, demarcated by </w:t>
        </w:r>
      </w:ins>
      <w:ins w:id="632" w:author="Segall, Christopher (segallcr)" w:date="2025-07-12T10:37:00Z">
        <w:r w:rsidR="00C17278">
          <w:rPr>
            <w:rFonts w:cstheme="minorHAnsi"/>
            <w:color w:val="000000"/>
            <w:sz w:val="24"/>
            <w:szCs w:val="24"/>
          </w:rPr>
          <w:t xml:space="preserve">solid </w:t>
        </w:r>
      </w:ins>
      <w:proofErr w:type="spellStart"/>
      <w:r w:rsidR="00A6412B">
        <w:rPr>
          <w:rFonts w:cstheme="minorHAnsi"/>
          <w:color w:val="000000"/>
          <w:sz w:val="24"/>
          <w:szCs w:val="24"/>
        </w:rPr>
        <w:t>bar</w:t>
      </w:r>
      <w:del w:id="633" w:author="Segall, Christopher (segallcr)" w:date="2025-07-23T14:06:00Z">
        <w:r w:rsidR="00A6412B" w:rsidDel="001D41D8">
          <w:rPr>
            <w:rFonts w:cstheme="minorHAnsi"/>
            <w:color w:val="000000"/>
            <w:sz w:val="24"/>
            <w:szCs w:val="24"/>
          </w:rPr>
          <w:delText xml:space="preserve"> </w:delText>
        </w:r>
      </w:del>
      <w:r w:rsidR="00A6412B">
        <w:rPr>
          <w:rFonts w:cstheme="minorHAnsi"/>
          <w:color w:val="000000"/>
          <w:sz w:val="24"/>
          <w:szCs w:val="24"/>
        </w:rPr>
        <w:t>lines</w:t>
      </w:r>
      <w:proofErr w:type="spellEnd"/>
      <w:ins w:id="634" w:author="Segall, Christopher (segallcr)" w:date="2025-07-23T14:11:00Z">
        <w:r w:rsidR="006629E5">
          <w:rPr>
            <w:rFonts w:cstheme="minorHAnsi"/>
            <w:color w:val="000000"/>
            <w:sz w:val="24"/>
            <w:szCs w:val="24"/>
          </w:rPr>
          <w:t>,</w:t>
        </w:r>
      </w:ins>
      <w:r w:rsidR="00A6412B">
        <w:rPr>
          <w:rFonts w:cstheme="minorHAnsi"/>
          <w:color w:val="000000"/>
          <w:sz w:val="24"/>
          <w:szCs w:val="24"/>
        </w:rPr>
        <w:t xml:space="preserve"> show longs</w:t>
      </w:r>
      <w:del w:id="635" w:author="Segall, Christopher (segallcr)" w:date="2025-07-23T14:13:00Z">
        <w:r w:rsidR="00A6412B" w:rsidDel="00A404A2">
          <w:rPr>
            <w:rFonts w:cstheme="minorHAnsi"/>
            <w:color w:val="000000"/>
            <w:sz w:val="24"/>
            <w:szCs w:val="24"/>
          </w:rPr>
          <w:delText xml:space="preserve"> (with measures counting </w:delText>
        </w:r>
        <w:r w:rsidR="00A6412B" w:rsidRPr="002D0AC2" w:rsidDel="00A404A2">
          <w:rPr>
            <w:rFonts w:cstheme="minorHAnsi"/>
            <w:i/>
            <w:iCs/>
            <w:color w:val="000000"/>
            <w:sz w:val="24"/>
            <w:szCs w:val="24"/>
          </w:rPr>
          <w:delText>modus</w:delText>
        </w:r>
        <w:r w:rsidR="00A6412B" w:rsidDel="00A404A2">
          <w:rPr>
            <w:rFonts w:cstheme="minorHAnsi"/>
            <w:color w:val="000000"/>
            <w:sz w:val="24"/>
            <w:szCs w:val="24"/>
          </w:rPr>
          <w:delText xml:space="preserve"> divisions)</w:delText>
        </w:r>
      </w:del>
      <w:r w:rsidR="00A6412B">
        <w:rPr>
          <w:rFonts w:cstheme="minorHAnsi"/>
          <w:color w:val="000000"/>
          <w:sz w:val="24"/>
          <w:szCs w:val="24"/>
        </w:rPr>
        <w:t xml:space="preserve">. The </w:t>
      </w:r>
      <w:del w:id="636" w:author="Segall, Christopher (segallcr)" w:date="2025-07-12T10:38:00Z">
        <w:r w:rsidR="00A6412B" w:rsidDel="001E1CF4">
          <w:rPr>
            <w:rFonts w:cstheme="minorHAnsi"/>
            <w:color w:val="000000"/>
            <w:sz w:val="24"/>
            <w:szCs w:val="24"/>
          </w:rPr>
          <w:delText xml:space="preserve">same kinds of </w:delText>
        </w:r>
      </w:del>
      <w:r w:rsidR="00A6412B">
        <w:rPr>
          <w:rFonts w:cstheme="minorHAnsi"/>
          <w:color w:val="000000"/>
          <w:sz w:val="24"/>
          <w:szCs w:val="24"/>
        </w:rPr>
        <w:t xml:space="preserve">grouping complications found at the </w:t>
      </w:r>
      <w:r w:rsidR="00A6412B" w:rsidRPr="000F18F4">
        <w:rPr>
          <w:rFonts w:cstheme="minorHAnsi"/>
          <w:i/>
          <w:color w:val="000000"/>
          <w:sz w:val="24"/>
          <w:szCs w:val="24"/>
        </w:rPr>
        <w:t>tempus</w:t>
      </w:r>
      <w:r w:rsidR="00A6412B">
        <w:rPr>
          <w:rFonts w:cstheme="minorHAnsi"/>
          <w:color w:val="000000"/>
          <w:sz w:val="24"/>
          <w:szCs w:val="24"/>
        </w:rPr>
        <w:t xml:space="preserve"> level </w:t>
      </w:r>
      <w:del w:id="637" w:author="Segall, Christopher (segallcr)" w:date="2025-07-12T10:38:00Z">
        <w:r w:rsidR="00A6412B" w:rsidDel="001E1CF4">
          <w:rPr>
            <w:rFonts w:cstheme="minorHAnsi"/>
            <w:color w:val="000000"/>
            <w:sz w:val="24"/>
            <w:szCs w:val="24"/>
          </w:rPr>
          <w:delText xml:space="preserve">above </w:delText>
        </w:r>
      </w:del>
      <w:ins w:id="638" w:author="Segall, Christopher (segallcr)" w:date="2025-07-12T10:38:00Z">
        <w:r w:rsidR="001E1CF4">
          <w:rPr>
            <w:rFonts w:cstheme="minorHAnsi"/>
            <w:color w:val="000000"/>
            <w:sz w:val="24"/>
            <w:szCs w:val="24"/>
          </w:rPr>
          <w:t xml:space="preserve">in earlier examples </w:t>
        </w:r>
      </w:ins>
      <w:r w:rsidR="00A6412B">
        <w:rPr>
          <w:rFonts w:cstheme="minorHAnsi"/>
          <w:color w:val="000000"/>
          <w:sz w:val="24"/>
          <w:szCs w:val="24"/>
        </w:rPr>
        <w:t xml:space="preserve">can </w:t>
      </w:r>
      <w:ins w:id="639" w:author="Segall, Christopher (segallcr)" w:date="2025-07-12T10:38:00Z">
        <w:r w:rsidR="001E1CF4">
          <w:rPr>
            <w:rFonts w:cstheme="minorHAnsi"/>
            <w:color w:val="000000"/>
            <w:sz w:val="24"/>
            <w:szCs w:val="24"/>
          </w:rPr>
          <w:t xml:space="preserve">also </w:t>
        </w:r>
      </w:ins>
      <w:r w:rsidR="00A6412B">
        <w:rPr>
          <w:rFonts w:cstheme="minorHAnsi"/>
          <w:color w:val="000000"/>
          <w:sz w:val="24"/>
          <w:szCs w:val="24"/>
        </w:rPr>
        <w:t xml:space="preserve">be found at the </w:t>
      </w:r>
      <w:r w:rsidR="00A6412B" w:rsidRPr="00A75613">
        <w:rPr>
          <w:rFonts w:cstheme="minorHAnsi"/>
          <w:i/>
          <w:iCs/>
          <w:color w:val="000000"/>
          <w:sz w:val="24"/>
          <w:szCs w:val="24"/>
        </w:rPr>
        <w:t>modus</w:t>
      </w:r>
      <w:r w:rsidR="00A6412B">
        <w:rPr>
          <w:rFonts w:cstheme="minorHAnsi"/>
          <w:i/>
          <w:iCs/>
          <w:color w:val="000000"/>
          <w:sz w:val="24"/>
          <w:szCs w:val="24"/>
        </w:rPr>
        <w:t xml:space="preserve"> </w:t>
      </w:r>
      <w:r w:rsidR="00A6412B">
        <w:rPr>
          <w:rFonts w:cstheme="minorHAnsi"/>
          <w:color w:val="000000"/>
          <w:sz w:val="24"/>
          <w:szCs w:val="24"/>
        </w:rPr>
        <w:t xml:space="preserve">and </w:t>
      </w:r>
      <w:del w:id="640" w:author="Segall, Christopher (segallcr)" w:date="2025-07-12T10:38:00Z">
        <w:r w:rsidR="005718A7" w:rsidDel="001E1CF4">
          <w:rPr>
            <w:rFonts w:cstheme="minorHAnsi"/>
            <w:color w:val="000000"/>
            <w:sz w:val="24"/>
            <w:szCs w:val="24"/>
          </w:rPr>
          <w:delText xml:space="preserve">even the </w:delText>
        </w:r>
      </w:del>
      <w:proofErr w:type="spellStart"/>
      <w:r w:rsidR="00A6412B" w:rsidRPr="00132879">
        <w:rPr>
          <w:rFonts w:cstheme="minorHAnsi"/>
          <w:i/>
          <w:iCs/>
          <w:color w:val="000000"/>
          <w:sz w:val="24"/>
          <w:szCs w:val="24"/>
        </w:rPr>
        <w:t>maximodus</w:t>
      </w:r>
      <w:proofErr w:type="spellEnd"/>
      <w:r w:rsidR="00A6412B">
        <w:rPr>
          <w:rFonts w:cstheme="minorHAnsi"/>
          <w:color w:val="000000"/>
          <w:sz w:val="24"/>
          <w:szCs w:val="24"/>
        </w:rPr>
        <w:t xml:space="preserve"> level</w:t>
      </w:r>
      <w:ins w:id="641" w:author="Segall, Christopher (segallcr)" w:date="2025-07-12T10:38:00Z">
        <w:r w:rsidR="001E1CF4">
          <w:rPr>
            <w:rFonts w:cstheme="minorHAnsi"/>
            <w:color w:val="000000"/>
            <w:sz w:val="24"/>
            <w:szCs w:val="24"/>
          </w:rPr>
          <w:t>s</w:t>
        </w:r>
      </w:ins>
      <w:del w:id="642" w:author="Segall, Christopher (segallcr)" w:date="2025-07-12T10:38:00Z">
        <w:r w:rsidR="005718A7" w:rsidDel="001E1CF4">
          <w:rPr>
            <w:rFonts w:cstheme="minorHAnsi"/>
            <w:color w:val="000000"/>
            <w:sz w:val="24"/>
            <w:szCs w:val="24"/>
          </w:rPr>
          <w:delText xml:space="preserve"> above that</w:delText>
        </w:r>
        <w:r w:rsidR="00A6412B" w:rsidDel="001E1CF4">
          <w:rPr>
            <w:rFonts w:cstheme="minorHAnsi"/>
            <w:color w:val="000000"/>
            <w:sz w:val="24"/>
            <w:szCs w:val="24"/>
          </w:rPr>
          <w:delText>, too</w:delText>
        </w:r>
      </w:del>
      <w:r w:rsidR="00B803F7">
        <w:rPr>
          <w:rFonts w:cstheme="minorHAnsi"/>
          <w:color w:val="000000"/>
          <w:sz w:val="24"/>
          <w:szCs w:val="24"/>
        </w:rPr>
        <w:t xml:space="preserve">. </w:t>
      </w:r>
      <w:r w:rsidR="00A6412B">
        <w:rPr>
          <w:rFonts w:cstheme="minorHAnsi"/>
          <w:color w:val="000000"/>
          <w:sz w:val="24"/>
          <w:szCs w:val="24"/>
        </w:rPr>
        <w:t xml:space="preserve">Interpretive preferences like locating cadential arrivals on strong </w:t>
      </w:r>
      <w:commentRangeStart w:id="643"/>
      <w:r w:rsidR="00A6412B">
        <w:rPr>
          <w:rFonts w:cstheme="minorHAnsi"/>
          <w:color w:val="000000"/>
          <w:sz w:val="24"/>
          <w:szCs w:val="24"/>
        </w:rPr>
        <w:t>beats</w:t>
      </w:r>
      <w:commentRangeEnd w:id="643"/>
      <w:r w:rsidR="00A064CB">
        <w:rPr>
          <w:rStyle w:val="CommentReference"/>
        </w:rPr>
        <w:commentReference w:id="643"/>
      </w:r>
      <w:r w:rsidR="00A6412B">
        <w:rPr>
          <w:rFonts w:cstheme="minorHAnsi"/>
          <w:color w:val="000000"/>
          <w:sz w:val="24"/>
          <w:szCs w:val="24"/>
        </w:rPr>
        <w:t>—</w:t>
      </w:r>
      <w:ins w:id="644" w:author="Segall, Christopher (segallcr)" w:date="2025-07-12T10:39:00Z">
        <w:r w:rsidR="000C2743">
          <w:rPr>
            <w:rFonts w:cstheme="minorHAnsi"/>
            <w:color w:val="000000"/>
            <w:sz w:val="24"/>
            <w:szCs w:val="24"/>
          </w:rPr>
          <w:t xml:space="preserve">or </w:t>
        </w:r>
      </w:ins>
      <w:del w:id="645" w:author="Segall, Christopher (segallcr)" w:date="2025-07-12T10:39:00Z">
        <w:r w:rsidR="00A6412B" w:rsidDel="000C2743">
          <w:rPr>
            <w:rFonts w:cstheme="minorHAnsi"/>
            <w:color w:val="000000"/>
            <w:sz w:val="24"/>
            <w:szCs w:val="24"/>
          </w:rPr>
          <w:delText>secondly</w:delText>
        </w:r>
      </w:del>
      <w:ins w:id="646" w:author="Segall, Christopher (segallcr)" w:date="2025-07-12T10:39:00Z">
        <w:r w:rsidR="000C2743">
          <w:rPr>
            <w:rFonts w:cstheme="minorHAnsi"/>
            <w:color w:val="000000"/>
            <w:sz w:val="24"/>
            <w:szCs w:val="24"/>
          </w:rPr>
          <w:t>secondarily</w:t>
        </w:r>
      </w:ins>
      <w:r w:rsidR="00A6412B">
        <w:rPr>
          <w:rFonts w:cstheme="minorHAnsi"/>
          <w:color w:val="000000"/>
          <w:sz w:val="24"/>
          <w:szCs w:val="24"/>
        </w:rPr>
        <w:t xml:space="preserve">, on </w:t>
      </w:r>
      <w:del w:id="647" w:author="Segall, Christopher (segallcr)" w:date="2025-07-12T10:40:00Z">
        <w:r w:rsidR="00A6412B" w:rsidDel="000C2743">
          <w:rPr>
            <w:rFonts w:cstheme="minorHAnsi"/>
            <w:color w:val="000000"/>
            <w:sz w:val="24"/>
            <w:szCs w:val="24"/>
          </w:rPr>
          <w:lastRenderedPageBreak/>
          <w:delText xml:space="preserve">any beat </w:delText>
        </w:r>
      </w:del>
      <w:r w:rsidR="00A6412B">
        <w:rPr>
          <w:rFonts w:cstheme="minorHAnsi"/>
          <w:color w:val="000000"/>
          <w:sz w:val="24"/>
          <w:szCs w:val="24"/>
        </w:rPr>
        <w:t>rather than off</w:t>
      </w:r>
      <w:ins w:id="648" w:author="Segall, Christopher (segallcr)" w:date="2025-07-12T10:40:00Z">
        <w:r w:rsidR="000C2743">
          <w:rPr>
            <w:rFonts w:cstheme="minorHAnsi"/>
            <w:color w:val="000000"/>
            <w:sz w:val="24"/>
            <w:szCs w:val="24"/>
          </w:rPr>
          <w:t xml:space="preserve"> the beat</w:t>
        </w:r>
      </w:ins>
      <w:r w:rsidR="00A6412B">
        <w:rPr>
          <w:rFonts w:cstheme="minorHAnsi"/>
          <w:color w:val="000000"/>
          <w:sz w:val="24"/>
          <w:szCs w:val="24"/>
        </w:rPr>
        <w:t>—and situating stressed syllables on metrically strong positions while relegating final mute vowels to weak one</w:t>
      </w:r>
      <w:r w:rsidR="00B803F7">
        <w:rPr>
          <w:rFonts w:cstheme="minorHAnsi"/>
          <w:color w:val="000000"/>
          <w:sz w:val="24"/>
          <w:szCs w:val="24"/>
        </w:rPr>
        <w:t>s</w:t>
      </w:r>
      <w:r w:rsidR="00A6412B">
        <w:rPr>
          <w:rFonts w:cstheme="minorHAnsi"/>
          <w:color w:val="000000"/>
          <w:sz w:val="24"/>
          <w:szCs w:val="24"/>
        </w:rPr>
        <w:t xml:space="preserve"> </w:t>
      </w:r>
      <w:del w:id="649" w:author="Segall, Christopher (segallcr)" w:date="2025-07-23T14:18:00Z">
        <w:r w:rsidR="00A6412B" w:rsidDel="00FD4D60">
          <w:rPr>
            <w:rFonts w:cstheme="minorHAnsi"/>
            <w:color w:val="000000"/>
            <w:sz w:val="24"/>
            <w:szCs w:val="24"/>
          </w:rPr>
          <w:delText>can clarify broader rhythmic grouping in medieval French dance songs</w:delText>
        </w:r>
      </w:del>
      <w:ins w:id="650" w:author="Segall, Christopher (segallcr)" w:date="2025-07-23T14:18:00Z">
        <w:r w:rsidR="00FD4D60">
          <w:rPr>
            <w:rFonts w:cstheme="minorHAnsi"/>
            <w:color w:val="000000"/>
            <w:sz w:val="24"/>
            <w:szCs w:val="24"/>
          </w:rPr>
          <w:t>guide my analytical decisions</w:t>
        </w:r>
      </w:ins>
      <w:r w:rsidR="00A6412B">
        <w:rPr>
          <w:rFonts w:cstheme="minorHAnsi"/>
          <w:color w:val="000000"/>
          <w:sz w:val="24"/>
          <w:szCs w:val="24"/>
        </w:rPr>
        <w:t>.</w:t>
      </w:r>
      <w:commentRangeStart w:id="651"/>
      <w:r w:rsidR="00A6412B">
        <w:rPr>
          <w:rStyle w:val="FootnoteReference"/>
          <w:rFonts w:cstheme="minorHAnsi"/>
          <w:color w:val="000000"/>
          <w:sz w:val="24"/>
          <w:szCs w:val="24"/>
        </w:rPr>
        <w:footnoteReference w:id="30"/>
      </w:r>
      <w:commentRangeEnd w:id="651"/>
      <w:r w:rsidR="007813D4">
        <w:rPr>
          <w:rStyle w:val="CommentReference"/>
        </w:rPr>
        <w:commentReference w:id="651"/>
      </w:r>
    </w:p>
    <w:p w14:paraId="35758CA0" w14:textId="77777777" w:rsidR="006B7218" w:rsidRDefault="006B7218" w:rsidP="006B7218">
      <w:pPr>
        <w:spacing w:line="480" w:lineRule="auto"/>
        <w:rPr>
          <w:sz w:val="24"/>
          <w:szCs w:val="24"/>
        </w:rPr>
      </w:pPr>
    </w:p>
    <w:p w14:paraId="70EC2F96" w14:textId="50691C1D" w:rsidR="00A10388" w:rsidRPr="005D5ED9" w:rsidRDefault="00A10388" w:rsidP="00A10388">
      <w:pPr>
        <w:spacing w:line="480" w:lineRule="auto"/>
        <w:rPr>
          <w:sz w:val="24"/>
          <w:szCs w:val="24"/>
        </w:rPr>
      </w:pPr>
      <w:r>
        <w:rPr>
          <w:b/>
          <w:bCs/>
          <w:sz w:val="24"/>
          <w:szCs w:val="24"/>
        </w:rPr>
        <w:t>Example 7</w:t>
      </w:r>
      <w:r>
        <w:rPr>
          <w:sz w:val="24"/>
          <w:szCs w:val="24"/>
        </w:rPr>
        <w:t xml:space="preserve"> </w:t>
      </w:r>
      <w:ins w:id="652" w:author="Segall, Christopher (segallcr)" w:date="2025-07-12T10:46:00Z">
        <w:r w:rsidR="008A45FC">
          <w:rPr>
            <w:sz w:val="24"/>
            <w:szCs w:val="24"/>
          </w:rPr>
          <w:t>G</w:t>
        </w:r>
      </w:ins>
      <w:ins w:id="653" w:author="Segall, Christopher (segallcr)" w:date="2025-07-12T10:47:00Z">
        <w:r w:rsidR="008A45FC">
          <w:rPr>
            <w:sz w:val="24"/>
            <w:szCs w:val="24"/>
          </w:rPr>
          <w:t xml:space="preserve">uillaume de </w:t>
        </w:r>
      </w:ins>
      <w:r>
        <w:rPr>
          <w:sz w:val="24"/>
          <w:szCs w:val="24"/>
        </w:rPr>
        <w:t xml:space="preserve">Machaut, “Se </w:t>
      </w:r>
      <w:proofErr w:type="spellStart"/>
      <w:r>
        <w:rPr>
          <w:sz w:val="24"/>
          <w:szCs w:val="24"/>
        </w:rPr>
        <w:t>d’amer</w:t>
      </w:r>
      <w:proofErr w:type="spellEnd"/>
      <w:r>
        <w:rPr>
          <w:sz w:val="24"/>
          <w:szCs w:val="24"/>
        </w:rPr>
        <w:t xml:space="preserve"> me </w:t>
      </w:r>
      <w:proofErr w:type="spellStart"/>
      <w:r>
        <w:rPr>
          <w:sz w:val="24"/>
          <w:szCs w:val="24"/>
        </w:rPr>
        <w:t>repentoie</w:t>
      </w:r>
      <w:proofErr w:type="spellEnd"/>
      <w:r>
        <w:rPr>
          <w:sz w:val="24"/>
          <w:szCs w:val="24"/>
        </w:rPr>
        <w:t>” (</w:t>
      </w:r>
      <w:r w:rsidRPr="00C44EC6">
        <w:rPr>
          <w:sz w:val="24"/>
          <w:szCs w:val="24"/>
        </w:rPr>
        <w:t>V20</w:t>
      </w:r>
      <w:del w:id="654" w:author="Segall, Christopher (segallcr)" w:date="2025-07-12T10:47:00Z">
        <w:r w:rsidDel="008A45FC">
          <w:rPr>
            <w:sz w:val="24"/>
            <w:szCs w:val="24"/>
          </w:rPr>
          <w:delText xml:space="preserve">); </w:delText>
        </w:r>
      </w:del>
      <w:ins w:id="655" w:author="Segall, Christopher (segallcr)" w:date="2025-07-12T10:47:00Z">
        <w:r w:rsidR="008A45FC">
          <w:rPr>
            <w:sz w:val="24"/>
            <w:szCs w:val="24"/>
          </w:rPr>
          <w:t xml:space="preserve">), </w:t>
        </w:r>
      </w:ins>
      <w:r>
        <w:rPr>
          <w:sz w:val="24"/>
          <w:szCs w:val="24"/>
        </w:rPr>
        <w:t xml:space="preserve">metrically interpreted at the </w:t>
      </w:r>
      <w:r w:rsidRPr="002154EE">
        <w:rPr>
          <w:i/>
          <w:iCs/>
          <w:sz w:val="24"/>
          <w:szCs w:val="24"/>
        </w:rPr>
        <w:t>modus</w:t>
      </w:r>
      <w:r>
        <w:rPr>
          <w:sz w:val="24"/>
          <w:szCs w:val="24"/>
        </w:rPr>
        <w:t xml:space="preserve"> level.</w:t>
      </w:r>
    </w:p>
    <w:p w14:paraId="2FEA8381" w14:textId="77777777" w:rsidR="00A10388" w:rsidRDefault="00A10388" w:rsidP="00A10388">
      <w:pPr>
        <w:spacing w:line="480" w:lineRule="auto"/>
        <w:rPr>
          <w:sz w:val="24"/>
          <w:szCs w:val="24"/>
        </w:rPr>
      </w:pPr>
    </w:p>
    <w:p w14:paraId="542A6842" w14:textId="2FF1FF35" w:rsidR="00BC0AD3" w:rsidDel="00236D18" w:rsidRDefault="006C7B7D" w:rsidP="006B7218">
      <w:pPr>
        <w:spacing w:line="480" w:lineRule="auto"/>
        <w:rPr>
          <w:del w:id="656" w:author="Segall, Christopher (segallcr)" w:date="2025-07-23T14:20:00Z"/>
          <w:sz w:val="24"/>
          <w:szCs w:val="24"/>
        </w:rPr>
      </w:pPr>
      <w:del w:id="657" w:author="Segall, Christopher (segallcr)" w:date="2025-07-12T10:47:00Z">
        <w:r w:rsidDel="00EC6864">
          <w:rPr>
            <w:sz w:val="24"/>
            <w:szCs w:val="24"/>
          </w:rPr>
          <w:delText xml:space="preserve">Those </w:delText>
        </w:r>
        <w:r w:rsidRPr="00CC304F" w:rsidDel="00EC6864">
          <w:rPr>
            <w:i/>
            <w:sz w:val="24"/>
            <w:szCs w:val="24"/>
          </w:rPr>
          <w:delText>chanson</w:delText>
        </w:r>
        <w:r w:rsidDel="00EC6864">
          <w:rPr>
            <w:i/>
            <w:sz w:val="24"/>
            <w:szCs w:val="24"/>
          </w:rPr>
          <w:delText>s</w:delText>
        </w:r>
        <w:r w:rsidRPr="00CC304F" w:rsidDel="00EC6864">
          <w:rPr>
            <w:i/>
            <w:sz w:val="24"/>
            <w:szCs w:val="24"/>
          </w:rPr>
          <w:delText xml:space="preserve"> </w:delText>
        </w:r>
      </w:del>
      <w:ins w:id="658" w:author="Segall, Christopher (segallcr)" w:date="2025-07-12T10:47:00Z">
        <w:r w:rsidR="00EC6864">
          <w:rPr>
            <w:i/>
            <w:sz w:val="24"/>
            <w:szCs w:val="24"/>
          </w:rPr>
          <w:t>C</w:t>
        </w:r>
        <w:r w:rsidR="00EC6864" w:rsidRPr="00CC304F">
          <w:rPr>
            <w:i/>
            <w:sz w:val="24"/>
            <w:szCs w:val="24"/>
          </w:rPr>
          <w:t>hanson</w:t>
        </w:r>
        <w:r w:rsidR="00EC6864">
          <w:rPr>
            <w:i/>
            <w:sz w:val="24"/>
            <w:szCs w:val="24"/>
          </w:rPr>
          <w:t>s</w:t>
        </w:r>
        <w:r w:rsidR="00EC6864" w:rsidRPr="00CC304F">
          <w:rPr>
            <w:i/>
            <w:sz w:val="24"/>
            <w:szCs w:val="24"/>
          </w:rPr>
          <w:t xml:space="preserve"> </w:t>
        </w:r>
      </w:ins>
      <w:proofErr w:type="spellStart"/>
      <w:r w:rsidRPr="00CC304F">
        <w:rPr>
          <w:i/>
          <w:sz w:val="24"/>
          <w:szCs w:val="24"/>
        </w:rPr>
        <w:t>baladée</w:t>
      </w:r>
      <w:r>
        <w:rPr>
          <w:i/>
          <w:sz w:val="24"/>
          <w:szCs w:val="24"/>
        </w:rPr>
        <w:t>s</w:t>
      </w:r>
      <w:proofErr w:type="spellEnd"/>
      <w:r>
        <w:rPr>
          <w:sz w:val="24"/>
          <w:szCs w:val="24"/>
        </w:rPr>
        <w:t xml:space="preserve"> that do not feature grouping play can still be shaped by metrical organization. </w:t>
      </w:r>
      <w:r w:rsidR="009D3931">
        <w:rPr>
          <w:sz w:val="24"/>
          <w:szCs w:val="24"/>
        </w:rPr>
        <w:t xml:space="preserve">The form of </w:t>
      </w:r>
      <w:del w:id="659" w:author="Segall, Christopher (segallcr)" w:date="2025-07-23T14:20:00Z">
        <w:r w:rsidR="00A6412B" w:rsidDel="00236D18">
          <w:rPr>
            <w:sz w:val="24"/>
            <w:szCs w:val="24"/>
          </w:rPr>
          <w:delText xml:space="preserve">Machaut’s </w:delText>
        </w:r>
        <w:r w:rsidR="00A6412B" w:rsidRPr="00236D18" w:rsidDel="00236D18">
          <w:rPr>
            <w:sz w:val="24"/>
            <w:szCs w:val="24"/>
          </w:rPr>
          <w:delText>V20</w:delText>
        </w:r>
        <w:r w:rsidR="00BC0AD3" w:rsidDel="00236D18">
          <w:rPr>
            <w:sz w:val="24"/>
            <w:szCs w:val="24"/>
          </w:rPr>
          <w:delText xml:space="preserve">, </w:delText>
        </w:r>
      </w:del>
      <w:r w:rsidR="00BC0AD3">
        <w:rPr>
          <w:sz w:val="24"/>
          <w:szCs w:val="24"/>
        </w:rPr>
        <w:t xml:space="preserve">“Se </w:t>
      </w:r>
      <w:proofErr w:type="spellStart"/>
      <w:r w:rsidR="00BC0AD3">
        <w:rPr>
          <w:sz w:val="24"/>
          <w:szCs w:val="24"/>
        </w:rPr>
        <w:t>d’amer</w:t>
      </w:r>
      <w:proofErr w:type="spellEnd"/>
      <w:r w:rsidR="00BC0AD3">
        <w:rPr>
          <w:sz w:val="24"/>
          <w:szCs w:val="24"/>
        </w:rPr>
        <w:t xml:space="preserve"> me </w:t>
      </w:r>
      <w:proofErr w:type="spellStart"/>
      <w:r w:rsidR="00BC0AD3">
        <w:rPr>
          <w:sz w:val="24"/>
          <w:szCs w:val="24"/>
        </w:rPr>
        <w:t>repentoie</w:t>
      </w:r>
      <w:proofErr w:type="spellEnd"/>
      <w:del w:id="660" w:author="Segall, Christopher (segallcr)" w:date="2025-07-23T14:20:00Z">
        <w:r w:rsidR="00BC0AD3" w:rsidDel="00236D18">
          <w:rPr>
            <w:sz w:val="24"/>
            <w:szCs w:val="24"/>
          </w:rPr>
          <w:delText>,</w:delText>
        </w:r>
      </w:del>
      <w:r w:rsidR="00BC0AD3">
        <w:rPr>
          <w:sz w:val="24"/>
          <w:szCs w:val="24"/>
        </w:rPr>
        <w:t>”</w:t>
      </w:r>
      <w:r w:rsidR="00A6412B">
        <w:rPr>
          <w:sz w:val="24"/>
          <w:szCs w:val="24"/>
        </w:rPr>
        <w:t xml:space="preserve"> </w:t>
      </w:r>
      <w:r w:rsidR="009D3931">
        <w:rPr>
          <w:sz w:val="24"/>
          <w:szCs w:val="24"/>
        </w:rPr>
        <w:t xml:space="preserve">is </w:t>
      </w:r>
      <w:r w:rsidR="00545829">
        <w:rPr>
          <w:sz w:val="24"/>
          <w:szCs w:val="24"/>
        </w:rPr>
        <w:t>enlivened by a metrical narrative</w:t>
      </w:r>
      <w:r w:rsidR="009D3931">
        <w:rPr>
          <w:sz w:val="24"/>
          <w:szCs w:val="24"/>
        </w:rPr>
        <w:t xml:space="preserve"> that plays out across its repeats</w:t>
      </w:r>
      <w:del w:id="661" w:author="Segall, Christopher (segallcr)" w:date="2025-07-23T14:20:00Z">
        <w:r w:rsidR="00545829" w:rsidDel="00236D18">
          <w:rPr>
            <w:sz w:val="24"/>
            <w:szCs w:val="24"/>
          </w:rPr>
          <w:delText xml:space="preserve">, as annotated </w:delText>
        </w:r>
        <w:r w:rsidR="00A6412B" w:rsidDel="00236D18">
          <w:rPr>
            <w:sz w:val="24"/>
            <w:szCs w:val="24"/>
          </w:rPr>
          <w:delText xml:space="preserve">in </w:delText>
        </w:r>
        <w:r w:rsidR="00776DE8" w:rsidRPr="00344B7D" w:rsidDel="00236D18">
          <w:rPr>
            <w:sz w:val="24"/>
            <w:szCs w:val="24"/>
          </w:rPr>
          <w:delText>Example 7</w:delText>
        </w:r>
      </w:del>
      <w:r w:rsidR="00545829" w:rsidRPr="00344B7D">
        <w:rPr>
          <w:sz w:val="24"/>
          <w:szCs w:val="24"/>
        </w:rPr>
        <w:t>.</w:t>
      </w:r>
      <w:ins w:id="662" w:author="Segall, Christopher (segallcr)" w:date="2025-07-23T14:20:00Z">
        <w:r w:rsidR="00236D18">
          <w:rPr>
            <w:sz w:val="24"/>
            <w:szCs w:val="24"/>
          </w:rPr>
          <w:t xml:space="preserve"> </w:t>
        </w:r>
      </w:ins>
    </w:p>
    <w:p w14:paraId="027AC23C" w14:textId="71D855AA" w:rsidR="00BC0AD3" w:rsidDel="00236D18" w:rsidRDefault="00BC0AD3">
      <w:pPr>
        <w:spacing w:line="480" w:lineRule="auto"/>
        <w:rPr>
          <w:del w:id="663" w:author="Segall, Christopher (segallcr)" w:date="2025-07-23T14:20:00Z"/>
          <w:sz w:val="24"/>
          <w:szCs w:val="24"/>
        </w:rPr>
        <w:pPrChange w:id="664" w:author="Segall, Christopher (segallcr)" w:date="2025-07-23T14:20:00Z">
          <w:pPr>
            <w:spacing w:line="480" w:lineRule="auto"/>
            <w:jc w:val="center"/>
          </w:pPr>
        </w:pPrChange>
      </w:pPr>
    </w:p>
    <w:p w14:paraId="0B5CEA2D" w14:textId="1A0A33E9" w:rsidR="00A6412B" w:rsidRDefault="00A6412B" w:rsidP="006B7218">
      <w:pPr>
        <w:spacing w:line="480" w:lineRule="auto"/>
        <w:rPr>
          <w:sz w:val="24"/>
          <w:szCs w:val="24"/>
        </w:rPr>
      </w:pPr>
      <w:r>
        <w:rPr>
          <w:sz w:val="24"/>
          <w:szCs w:val="24"/>
        </w:rPr>
        <w:t xml:space="preserve">Machaut </w:t>
      </w:r>
      <w:ins w:id="665" w:author="Kyle Hutchinson" w:date="2025-08-06T12:49:00Z" w16du:dateUtc="2025-08-06T16:49:00Z">
        <w:r w:rsidR="00866AFF">
          <w:rPr>
            <w:sz w:val="24"/>
            <w:szCs w:val="24"/>
          </w:rPr>
          <w:t xml:space="preserve">generally </w:t>
        </w:r>
      </w:ins>
      <w:r>
        <w:rPr>
          <w:sz w:val="24"/>
          <w:szCs w:val="24"/>
        </w:rPr>
        <w:t>sets his poem in units of two or four bars</w:t>
      </w:r>
      <w:del w:id="666" w:author="Kyle Hutchinson" w:date="2025-08-06T12:49:00Z" w16du:dateUtc="2025-08-06T16:49:00Z">
        <w:r w:rsidDel="00866AFF">
          <w:rPr>
            <w:sz w:val="24"/>
            <w:szCs w:val="24"/>
          </w:rPr>
          <w:delText>, for the most part</w:delText>
        </w:r>
      </w:del>
      <w:r>
        <w:rPr>
          <w:sz w:val="24"/>
          <w:szCs w:val="24"/>
        </w:rPr>
        <w:t xml:space="preserve">, neatly expressing imperfect </w:t>
      </w:r>
      <w:r w:rsidRPr="00591A7C">
        <w:rPr>
          <w:i/>
          <w:iCs/>
          <w:sz w:val="24"/>
          <w:szCs w:val="24"/>
        </w:rPr>
        <w:t>modus</w:t>
      </w:r>
      <w:r>
        <w:rPr>
          <w:i/>
          <w:iCs/>
          <w:sz w:val="24"/>
          <w:szCs w:val="24"/>
        </w:rPr>
        <w:t xml:space="preserve">. </w:t>
      </w:r>
      <w:r>
        <w:rPr>
          <w:sz w:val="24"/>
          <w:szCs w:val="24"/>
        </w:rPr>
        <w:t xml:space="preserve">But the regular pace of declamation established in the refrain, two syllables per </w:t>
      </w:r>
      <w:r w:rsidR="003856D4">
        <w:rPr>
          <w:sz w:val="24"/>
          <w:szCs w:val="24"/>
        </w:rPr>
        <w:t>measure</w:t>
      </w:r>
      <w:r>
        <w:rPr>
          <w:sz w:val="24"/>
          <w:szCs w:val="24"/>
        </w:rPr>
        <w:t xml:space="preserve">, is disrupted by the first ending’s </w:t>
      </w:r>
      <w:commentRangeStart w:id="667"/>
      <w:r w:rsidR="00025D94">
        <w:rPr>
          <w:sz w:val="24"/>
          <w:szCs w:val="24"/>
        </w:rPr>
        <w:t xml:space="preserve">protracted </w:t>
      </w:r>
      <w:r>
        <w:rPr>
          <w:sz w:val="24"/>
          <w:szCs w:val="24"/>
        </w:rPr>
        <w:t>two bars per syllable</w:t>
      </w:r>
      <w:commentRangeEnd w:id="667"/>
      <w:r w:rsidR="00245444">
        <w:rPr>
          <w:rStyle w:val="CommentReference"/>
        </w:rPr>
        <w:commentReference w:id="667"/>
      </w:r>
      <w:r>
        <w:rPr>
          <w:sz w:val="24"/>
          <w:szCs w:val="24"/>
        </w:rPr>
        <w:t xml:space="preserve">. </w:t>
      </w:r>
      <w:r w:rsidR="00F4384A">
        <w:rPr>
          <w:sz w:val="24"/>
          <w:szCs w:val="24"/>
        </w:rPr>
        <w:t xml:space="preserve">The melody opens with an octave’s cascade from high </w:t>
      </w:r>
      <w:del w:id="668" w:author="Segall, Christopher (segallcr)" w:date="2025-07-23T14:22:00Z">
        <w:r w:rsidR="00F4384A" w:rsidDel="007448B3">
          <w:rPr>
            <w:sz w:val="24"/>
            <w:szCs w:val="24"/>
          </w:rPr>
          <w:delText xml:space="preserve">G </w:delText>
        </w:r>
      </w:del>
      <w:r w:rsidR="00F4384A">
        <w:rPr>
          <w:sz w:val="24"/>
          <w:szCs w:val="24"/>
        </w:rPr>
        <w:t>to low</w:t>
      </w:r>
      <w:ins w:id="669" w:author="Segall, Christopher (segallcr)" w:date="2025-07-23T14:22:00Z">
        <w:r w:rsidR="007448B3">
          <w:rPr>
            <w:sz w:val="24"/>
            <w:szCs w:val="24"/>
          </w:rPr>
          <w:t xml:space="preserve"> G</w:t>
        </w:r>
      </w:ins>
      <w:r w:rsidR="00F4384A">
        <w:rPr>
          <w:sz w:val="24"/>
          <w:szCs w:val="24"/>
        </w:rPr>
        <w:t xml:space="preserve">, whereupon an inflected </w:t>
      </w:r>
      <w:proofErr w:type="spellStart"/>
      <w:r w:rsidR="00F4384A">
        <w:rPr>
          <w:sz w:val="24"/>
          <w:szCs w:val="24"/>
        </w:rPr>
        <w:t>F</w:t>
      </w:r>
      <w:r w:rsidR="00E94183" w:rsidRPr="00E94183">
        <w:rPr>
          <w:sz w:val="24"/>
          <w:szCs w:val="24"/>
        </w:rPr>
        <w:t>ƒ</w:t>
      </w:r>
      <w:proofErr w:type="spellEnd"/>
      <w:r w:rsidR="00F4384A">
        <w:rPr>
          <w:sz w:val="24"/>
          <w:szCs w:val="24"/>
        </w:rPr>
        <w:t xml:space="preserve"> overshoots the final G to land on an open A (^2) on a </w:t>
      </w:r>
      <w:commentRangeStart w:id="670"/>
      <w:commentRangeStart w:id="671"/>
      <w:r w:rsidR="00F4384A">
        <w:rPr>
          <w:sz w:val="24"/>
          <w:szCs w:val="24"/>
        </w:rPr>
        <w:t>strong beat 1</w:t>
      </w:r>
      <w:commentRangeEnd w:id="670"/>
      <w:r w:rsidR="008616E2">
        <w:rPr>
          <w:rStyle w:val="CommentReference"/>
        </w:rPr>
        <w:commentReference w:id="670"/>
      </w:r>
      <w:commentRangeEnd w:id="671"/>
      <w:r w:rsidR="00866AFF">
        <w:rPr>
          <w:rStyle w:val="CommentReference"/>
        </w:rPr>
        <w:commentReference w:id="671"/>
      </w:r>
      <w:r w:rsidR="00F4384A">
        <w:rPr>
          <w:sz w:val="24"/>
          <w:szCs w:val="24"/>
        </w:rPr>
        <w:t xml:space="preserve"> in m. 11. </w:t>
      </w:r>
      <w:r>
        <w:rPr>
          <w:sz w:val="24"/>
          <w:szCs w:val="24"/>
        </w:rPr>
        <w:t xml:space="preserve">If this </w:t>
      </w:r>
      <w:proofErr w:type="spellStart"/>
      <w:r>
        <w:rPr>
          <w:sz w:val="24"/>
          <w:szCs w:val="24"/>
        </w:rPr>
        <w:t>F</w:t>
      </w:r>
      <w:r w:rsidR="009D54AB" w:rsidRPr="009D54AB">
        <w:rPr>
          <w:sz w:val="24"/>
          <w:szCs w:val="24"/>
        </w:rPr>
        <w:t>ƒ</w:t>
      </w:r>
      <w:proofErr w:type="spellEnd"/>
      <w:r>
        <w:rPr>
          <w:sz w:val="24"/>
          <w:szCs w:val="24"/>
        </w:rPr>
        <w:t xml:space="preserve"> leading tone </w:t>
      </w:r>
      <w:ins w:id="672" w:author="Kyle Hutchinson" w:date="2025-08-06T12:51:00Z" w16du:dateUtc="2025-08-06T16:51:00Z">
        <w:r w:rsidR="00866AFF">
          <w:rPr>
            <w:sz w:val="24"/>
            <w:szCs w:val="24"/>
          </w:rPr>
          <w:t xml:space="preserve">had </w:t>
        </w:r>
      </w:ins>
      <w:r>
        <w:rPr>
          <w:sz w:val="24"/>
          <w:szCs w:val="24"/>
        </w:rPr>
        <w:t xml:space="preserve">resolved to G in m. 10, rather than </w:t>
      </w:r>
      <w:r w:rsidR="00ED6D74">
        <w:rPr>
          <w:sz w:val="24"/>
          <w:szCs w:val="24"/>
        </w:rPr>
        <w:t xml:space="preserve">pass through it to </w:t>
      </w:r>
      <w:r>
        <w:rPr>
          <w:sz w:val="24"/>
          <w:szCs w:val="24"/>
        </w:rPr>
        <w:t xml:space="preserve">A </w:t>
      </w:r>
      <w:r w:rsidR="00ED6D74">
        <w:rPr>
          <w:sz w:val="24"/>
          <w:szCs w:val="24"/>
        </w:rPr>
        <w:t xml:space="preserve">in the </w:t>
      </w:r>
      <w:del w:id="673" w:author="Segall, Christopher (segallcr)" w:date="2025-07-23T14:24:00Z">
        <w:r w:rsidR="00ED6D74" w:rsidDel="00134B66">
          <w:rPr>
            <w:sz w:val="24"/>
            <w:szCs w:val="24"/>
          </w:rPr>
          <w:delText xml:space="preserve">next </w:delText>
        </w:r>
      </w:del>
      <w:ins w:id="674" w:author="Segall, Christopher (segallcr)" w:date="2025-07-23T14:24:00Z">
        <w:r w:rsidR="00134B66">
          <w:rPr>
            <w:sz w:val="24"/>
            <w:szCs w:val="24"/>
          </w:rPr>
          <w:t xml:space="preserve">following </w:t>
        </w:r>
      </w:ins>
      <w:r w:rsidR="00ED6D74">
        <w:rPr>
          <w:sz w:val="24"/>
          <w:szCs w:val="24"/>
        </w:rPr>
        <w:t>measure</w:t>
      </w:r>
      <w:r>
        <w:rPr>
          <w:sz w:val="24"/>
          <w:szCs w:val="24"/>
        </w:rPr>
        <w:t xml:space="preserve">, the refrain would take </w:t>
      </w:r>
      <w:r w:rsidR="00E14ED2">
        <w:rPr>
          <w:sz w:val="24"/>
          <w:szCs w:val="24"/>
        </w:rPr>
        <w:t>the</w:t>
      </w:r>
      <w:r>
        <w:rPr>
          <w:sz w:val="24"/>
          <w:szCs w:val="24"/>
        </w:rPr>
        <w:t xml:space="preserve"> balanced shape of 4+2+4 bars. As a result of the first ending’s melodic elongation to five bars (4+2+5), the </w:t>
      </w:r>
      <w:r w:rsidR="00822DC7">
        <w:rPr>
          <w:sz w:val="24"/>
          <w:szCs w:val="24"/>
        </w:rPr>
        <w:t xml:space="preserve">strong-weak relationship of the refrain’s metrical organization is </w:t>
      </w:r>
      <w:del w:id="675" w:author="Kyle Hutchinson" w:date="2025-08-06T12:52:00Z" w16du:dateUtc="2025-08-06T16:52:00Z">
        <w:r w:rsidR="00822DC7" w:rsidDel="00866AFF">
          <w:rPr>
            <w:sz w:val="24"/>
            <w:szCs w:val="24"/>
          </w:rPr>
          <w:delText xml:space="preserve">exactly </w:delText>
        </w:r>
        <w:r w:rsidR="00491D60" w:rsidDel="00866AFF">
          <w:rPr>
            <w:sz w:val="24"/>
            <w:szCs w:val="24"/>
          </w:rPr>
          <w:delText>flipped</w:delText>
        </w:r>
      </w:del>
      <w:ins w:id="676" w:author="Kyle Hutchinson" w:date="2025-08-06T12:52:00Z" w16du:dateUtc="2025-08-06T16:52:00Z">
        <w:r w:rsidR="00866AFF">
          <w:rPr>
            <w:sz w:val="24"/>
            <w:szCs w:val="24"/>
          </w:rPr>
          <w:t>inverted</w:t>
        </w:r>
      </w:ins>
      <w:r w:rsidR="00491D60">
        <w:rPr>
          <w:sz w:val="24"/>
          <w:szCs w:val="24"/>
        </w:rPr>
        <w:t xml:space="preserve"> </w:t>
      </w:r>
      <w:r>
        <w:rPr>
          <w:sz w:val="24"/>
          <w:szCs w:val="24"/>
        </w:rPr>
        <w:t>when repeat</w:t>
      </w:r>
      <w:r w:rsidR="00491D60">
        <w:rPr>
          <w:sz w:val="24"/>
          <w:szCs w:val="24"/>
        </w:rPr>
        <w:t>ed</w:t>
      </w:r>
      <w:del w:id="677" w:author="Segall, Christopher (segallcr)" w:date="2025-07-23T14:25:00Z">
        <w:r w:rsidDel="00006FFB">
          <w:rPr>
            <w:sz w:val="24"/>
            <w:szCs w:val="24"/>
          </w:rPr>
          <w:delText xml:space="preserve"> according to the </w:delText>
        </w:r>
        <w:r w:rsidRPr="00787A61" w:rsidDel="00006FFB">
          <w:rPr>
            <w:i/>
            <w:iCs/>
            <w:sz w:val="24"/>
            <w:szCs w:val="24"/>
          </w:rPr>
          <w:delText>forme fixe</w:delText>
        </w:r>
      </w:del>
      <w:r>
        <w:rPr>
          <w:sz w:val="24"/>
          <w:szCs w:val="24"/>
        </w:rPr>
        <w:t xml:space="preserve">. The refrain’s second ending, however, is shorter than the first by </w:t>
      </w:r>
      <w:del w:id="678" w:author="Segall, Christopher (segallcr)" w:date="2025-07-23T14:25:00Z">
        <w:r w:rsidDel="00595B37">
          <w:rPr>
            <w:sz w:val="24"/>
            <w:szCs w:val="24"/>
          </w:rPr>
          <w:delText xml:space="preserve">a </w:delText>
        </w:r>
      </w:del>
      <w:ins w:id="679" w:author="Segall, Christopher (segallcr)" w:date="2025-07-23T14:25:00Z">
        <w:r w:rsidR="00595B37">
          <w:rPr>
            <w:sz w:val="24"/>
            <w:szCs w:val="24"/>
          </w:rPr>
          <w:t xml:space="preserve">one </w:t>
        </w:r>
      </w:ins>
      <w:r>
        <w:rPr>
          <w:sz w:val="24"/>
          <w:szCs w:val="24"/>
        </w:rPr>
        <w:t xml:space="preserve">measure and, </w:t>
      </w:r>
      <w:ins w:id="680" w:author="Kyle Hutchinson" w:date="2025-08-06T12:52:00Z" w16du:dateUtc="2025-08-06T16:52:00Z">
        <w:r w:rsidR="00866AFF">
          <w:rPr>
            <w:sz w:val="24"/>
            <w:szCs w:val="24"/>
          </w:rPr>
          <w:t xml:space="preserve">with </w:t>
        </w:r>
      </w:ins>
      <w:r>
        <w:rPr>
          <w:sz w:val="24"/>
          <w:szCs w:val="24"/>
        </w:rPr>
        <w:t>balance</w:t>
      </w:r>
      <w:ins w:id="681" w:author="Kyle Hutchinson" w:date="2025-08-06T12:52:00Z" w16du:dateUtc="2025-08-06T16:52:00Z">
        <w:r w:rsidR="00866AFF">
          <w:rPr>
            <w:sz w:val="24"/>
            <w:szCs w:val="24"/>
          </w:rPr>
          <w:t xml:space="preserve"> now</w:t>
        </w:r>
      </w:ins>
      <w:r>
        <w:rPr>
          <w:sz w:val="24"/>
          <w:szCs w:val="24"/>
        </w:rPr>
        <w:t xml:space="preserve"> restored, the closed cadence on final G (m. 14) </w:t>
      </w:r>
      <w:r>
        <w:rPr>
          <w:sz w:val="24"/>
          <w:szCs w:val="24"/>
        </w:rPr>
        <w:lastRenderedPageBreak/>
        <w:t xml:space="preserve">also falls on a </w:t>
      </w:r>
      <w:commentRangeStart w:id="682"/>
      <w:r>
        <w:rPr>
          <w:sz w:val="24"/>
          <w:szCs w:val="24"/>
        </w:rPr>
        <w:t xml:space="preserve">strong </w:t>
      </w:r>
      <w:r w:rsidR="008D150D">
        <w:rPr>
          <w:sz w:val="24"/>
          <w:szCs w:val="24"/>
        </w:rPr>
        <w:t>beat 1</w:t>
      </w:r>
      <w:commentRangeEnd w:id="682"/>
      <w:r w:rsidR="00595B37">
        <w:rPr>
          <w:rStyle w:val="CommentReference"/>
        </w:rPr>
        <w:commentReference w:id="682"/>
      </w:r>
      <w:r>
        <w:rPr>
          <w:sz w:val="24"/>
          <w:szCs w:val="24"/>
        </w:rPr>
        <w:t>. If both refrain endings were of the same length</w:t>
      </w:r>
      <w:r w:rsidR="00806B35">
        <w:rPr>
          <w:sz w:val="24"/>
          <w:szCs w:val="24"/>
        </w:rPr>
        <w:t>,</w:t>
      </w:r>
      <w:r>
        <w:rPr>
          <w:sz w:val="24"/>
          <w:szCs w:val="24"/>
        </w:rPr>
        <w:t xml:space="preserve"> the final cadence </w:t>
      </w:r>
      <w:r w:rsidR="00FE57D1">
        <w:rPr>
          <w:sz w:val="24"/>
          <w:szCs w:val="24"/>
        </w:rPr>
        <w:t xml:space="preserve">would </w:t>
      </w:r>
      <w:ins w:id="683" w:author="Kyle Hutchinson" w:date="2025-08-06T12:53:00Z" w16du:dateUtc="2025-08-06T16:53:00Z">
        <w:r w:rsidR="00866AFF">
          <w:rPr>
            <w:sz w:val="24"/>
            <w:szCs w:val="24"/>
          </w:rPr>
          <w:t xml:space="preserve">have </w:t>
        </w:r>
      </w:ins>
      <w:r w:rsidR="00806B35">
        <w:rPr>
          <w:sz w:val="24"/>
          <w:szCs w:val="24"/>
        </w:rPr>
        <w:t>land</w:t>
      </w:r>
      <w:ins w:id="684" w:author="Kyle Hutchinson" w:date="2025-08-06T12:53:00Z" w16du:dateUtc="2025-08-06T16:53:00Z">
        <w:r w:rsidR="00866AFF">
          <w:rPr>
            <w:sz w:val="24"/>
            <w:szCs w:val="24"/>
          </w:rPr>
          <w:t>ed</w:t>
        </w:r>
      </w:ins>
      <w:r w:rsidR="00806B35">
        <w:rPr>
          <w:sz w:val="24"/>
          <w:szCs w:val="24"/>
        </w:rPr>
        <w:t xml:space="preserve"> </w:t>
      </w:r>
      <w:r>
        <w:rPr>
          <w:sz w:val="24"/>
          <w:szCs w:val="24"/>
        </w:rPr>
        <w:t xml:space="preserve">on </w:t>
      </w:r>
      <w:r w:rsidR="00806B35">
        <w:rPr>
          <w:sz w:val="24"/>
          <w:szCs w:val="24"/>
        </w:rPr>
        <w:t xml:space="preserve">a </w:t>
      </w:r>
      <w:r w:rsidR="00135308">
        <w:rPr>
          <w:sz w:val="24"/>
          <w:szCs w:val="24"/>
        </w:rPr>
        <w:t>weak beat</w:t>
      </w:r>
      <w:r w:rsidR="00806B35">
        <w:rPr>
          <w:sz w:val="24"/>
          <w:szCs w:val="24"/>
        </w:rPr>
        <w:t>.</w:t>
      </w:r>
    </w:p>
    <w:p w14:paraId="21CF5038" w14:textId="77777777" w:rsidR="006B7218" w:rsidRDefault="006B7218" w:rsidP="006B7218">
      <w:pPr>
        <w:spacing w:line="480" w:lineRule="auto"/>
        <w:rPr>
          <w:sz w:val="24"/>
          <w:szCs w:val="24"/>
        </w:rPr>
      </w:pPr>
    </w:p>
    <w:p w14:paraId="06907FD1" w14:textId="3186708B" w:rsidR="00A6412B" w:rsidRDefault="00A6412B" w:rsidP="006B7218">
      <w:pPr>
        <w:spacing w:line="480" w:lineRule="auto"/>
        <w:rPr>
          <w:sz w:val="24"/>
          <w:szCs w:val="24"/>
        </w:rPr>
      </w:pPr>
      <w:r>
        <w:rPr>
          <w:sz w:val="24"/>
          <w:szCs w:val="24"/>
        </w:rPr>
        <w:t>T</w:t>
      </w:r>
      <w:r w:rsidRPr="005D5ED9">
        <w:rPr>
          <w:sz w:val="24"/>
          <w:szCs w:val="24"/>
        </w:rPr>
        <w:t>he B section</w:t>
      </w:r>
      <w:r>
        <w:rPr>
          <w:sz w:val="24"/>
          <w:szCs w:val="24"/>
        </w:rPr>
        <w:t xml:space="preserve"> </w:t>
      </w:r>
      <w:del w:id="685" w:author="Kyle Hutchinson" w:date="2025-08-06T14:23:00Z" w16du:dateUtc="2025-08-06T18:23:00Z">
        <w:r w:rsidRPr="005D5ED9" w:rsidDel="0017786D">
          <w:rPr>
            <w:sz w:val="24"/>
            <w:szCs w:val="24"/>
          </w:rPr>
          <w:delText>sets forth</w:delText>
        </w:r>
      </w:del>
      <w:ins w:id="686" w:author="Kyle Hutchinson" w:date="2025-08-06T14:23:00Z" w16du:dateUtc="2025-08-06T18:23:00Z">
        <w:r w:rsidR="0017786D">
          <w:rPr>
            <w:sz w:val="24"/>
            <w:szCs w:val="24"/>
          </w:rPr>
          <w:t>begins</w:t>
        </w:r>
      </w:ins>
      <w:r w:rsidRPr="005D5ED9">
        <w:rPr>
          <w:sz w:val="24"/>
          <w:szCs w:val="24"/>
        </w:rPr>
        <w:t xml:space="preserve"> </w:t>
      </w:r>
      <w:r w:rsidR="00BF0255">
        <w:rPr>
          <w:sz w:val="24"/>
          <w:szCs w:val="24"/>
        </w:rPr>
        <w:t xml:space="preserve">on a weak beat </w:t>
      </w:r>
      <w:r w:rsidRPr="005D5ED9">
        <w:rPr>
          <w:sz w:val="24"/>
          <w:szCs w:val="24"/>
        </w:rPr>
        <w:t>(</w:t>
      </w:r>
      <w:r>
        <w:rPr>
          <w:sz w:val="24"/>
          <w:szCs w:val="24"/>
        </w:rPr>
        <w:t>m. 15</w:t>
      </w:r>
      <w:r w:rsidRPr="005D5ED9">
        <w:rPr>
          <w:sz w:val="24"/>
          <w:szCs w:val="24"/>
        </w:rPr>
        <w:t>)</w:t>
      </w:r>
      <w:ins w:id="687" w:author="Segall, Christopher (segallcr)" w:date="2025-07-23T14:26:00Z">
        <w:r w:rsidR="009139E9">
          <w:rPr>
            <w:sz w:val="24"/>
            <w:szCs w:val="24"/>
          </w:rPr>
          <w:t>,</w:t>
        </w:r>
      </w:ins>
      <w:r>
        <w:rPr>
          <w:sz w:val="24"/>
          <w:szCs w:val="24"/>
        </w:rPr>
        <w:t xml:space="preserve"> </w:t>
      </w:r>
      <w:del w:id="688" w:author="Kyle Hutchinson" w:date="2025-08-06T12:53:00Z" w16du:dateUtc="2025-08-06T16:53:00Z">
        <w:r w:rsidDel="001F68F8">
          <w:rPr>
            <w:sz w:val="24"/>
            <w:szCs w:val="24"/>
          </w:rPr>
          <w:delText xml:space="preserve">opening again on high G, </w:delText>
        </w:r>
      </w:del>
      <w:r>
        <w:rPr>
          <w:sz w:val="24"/>
          <w:szCs w:val="24"/>
        </w:rPr>
        <w:t xml:space="preserve">recalling the </w:t>
      </w:r>
      <w:r w:rsidR="00BF0255">
        <w:rPr>
          <w:sz w:val="24"/>
          <w:szCs w:val="24"/>
        </w:rPr>
        <w:t>refrain</w:t>
      </w:r>
      <w:ins w:id="689" w:author="Kyle Hutchinson" w:date="2025-08-06T12:53:00Z" w16du:dateUtc="2025-08-06T16:53:00Z">
        <w:r w:rsidR="001F68F8">
          <w:rPr>
            <w:sz w:val="24"/>
            <w:szCs w:val="24"/>
          </w:rPr>
          <w:t xml:space="preserve"> by opening again on high G</w:t>
        </w:r>
      </w:ins>
      <w:r>
        <w:rPr>
          <w:sz w:val="24"/>
          <w:szCs w:val="24"/>
        </w:rPr>
        <w:t xml:space="preserve">, </w:t>
      </w:r>
      <w:del w:id="690" w:author="Segall, Christopher (segallcr)" w:date="2025-07-12T10:57:00Z">
        <w:r w:rsidDel="00FE31CB">
          <w:rPr>
            <w:sz w:val="24"/>
            <w:szCs w:val="24"/>
          </w:rPr>
          <w:delText>but only</w:delText>
        </w:r>
      </w:del>
      <w:ins w:id="691" w:author="Kyle Hutchinson" w:date="2025-08-06T12:53:00Z" w16du:dateUtc="2025-08-06T16:53:00Z">
        <w:r w:rsidR="001F68F8">
          <w:rPr>
            <w:sz w:val="24"/>
            <w:szCs w:val="24"/>
          </w:rPr>
          <w:t>but</w:t>
        </w:r>
      </w:ins>
      <w:ins w:id="692" w:author="Segall, Christopher (segallcr)" w:date="2025-07-12T10:57:00Z">
        <w:del w:id="693" w:author="Kyle Hutchinson" w:date="2025-08-06T12:53:00Z" w16du:dateUtc="2025-08-06T16:53:00Z">
          <w:r w:rsidR="00FE31CB" w:rsidDel="001F68F8">
            <w:rPr>
              <w:sz w:val="24"/>
              <w:szCs w:val="24"/>
            </w:rPr>
            <w:delText>this time</w:delText>
          </w:r>
        </w:del>
      </w:ins>
      <w:r>
        <w:rPr>
          <w:sz w:val="24"/>
          <w:szCs w:val="24"/>
        </w:rPr>
        <w:t xml:space="preserve"> winding down</w:t>
      </w:r>
      <w:ins w:id="694" w:author="Kyle Hutchinson" w:date="2025-08-06T12:53:00Z" w16du:dateUtc="2025-08-06T16:53:00Z">
        <w:r w:rsidR="001F68F8">
          <w:rPr>
            <w:sz w:val="24"/>
            <w:szCs w:val="24"/>
          </w:rPr>
          <w:t>ward</w:t>
        </w:r>
      </w:ins>
      <w:ins w:id="695" w:author="Kyle Hutchinson" w:date="2025-08-06T12:54:00Z" w16du:dateUtc="2025-08-06T16:54:00Z">
        <w:r w:rsidR="001F68F8">
          <w:rPr>
            <w:sz w:val="24"/>
            <w:szCs w:val="24"/>
          </w:rPr>
          <w:t xml:space="preserve"> this time</w:t>
        </w:r>
      </w:ins>
      <w:r>
        <w:rPr>
          <w:sz w:val="24"/>
          <w:szCs w:val="24"/>
        </w:rPr>
        <w:t xml:space="preserve"> to an open cadence on D (^5) in m. 23</w:t>
      </w:r>
      <w:r w:rsidRPr="005D5ED9">
        <w:rPr>
          <w:sz w:val="24"/>
          <w:szCs w:val="24"/>
        </w:rPr>
        <w:t xml:space="preserve">. </w:t>
      </w:r>
      <w:del w:id="696" w:author="Kyle Hutchinson" w:date="2025-08-06T12:55:00Z" w16du:dateUtc="2025-08-06T16:55:00Z">
        <w:r w:rsidDel="00A4222C">
          <w:rPr>
            <w:sz w:val="24"/>
            <w:szCs w:val="24"/>
          </w:rPr>
          <w:delText>Just as</w:delText>
        </w:r>
      </w:del>
      <w:ins w:id="697" w:author="Kyle Hutchinson" w:date="2025-08-06T12:55:00Z" w16du:dateUtc="2025-08-06T16:55:00Z">
        <w:r w:rsidR="00A4222C">
          <w:rPr>
            <w:sz w:val="24"/>
            <w:szCs w:val="24"/>
          </w:rPr>
          <w:t>As</w:t>
        </w:r>
      </w:ins>
      <w:r>
        <w:rPr>
          <w:sz w:val="24"/>
          <w:szCs w:val="24"/>
        </w:rPr>
        <w:t xml:space="preserve"> in the refrain,</w:t>
      </w:r>
      <w:r w:rsidRPr="005D5ED9">
        <w:rPr>
          <w:sz w:val="24"/>
          <w:szCs w:val="24"/>
        </w:rPr>
        <w:t xml:space="preserve"> </w:t>
      </w:r>
      <w:r>
        <w:rPr>
          <w:sz w:val="24"/>
          <w:szCs w:val="24"/>
        </w:rPr>
        <w:t xml:space="preserve">the </w:t>
      </w:r>
      <w:r w:rsidR="00243D94">
        <w:rPr>
          <w:sz w:val="24"/>
          <w:szCs w:val="24"/>
        </w:rPr>
        <w:t xml:space="preserve">beat strengths </w:t>
      </w:r>
      <w:r>
        <w:rPr>
          <w:sz w:val="24"/>
          <w:szCs w:val="24"/>
        </w:rPr>
        <w:t xml:space="preserve">are </w:t>
      </w:r>
      <w:del w:id="698" w:author="Segall, Christopher (segallcr)" w:date="2025-07-12T10:57:00Z">
        <w:r w:rsidDel="00251168">
          <w:rPr>
            <w:sz w:val="24"/>
            <w:szCs w:val="24"/>
          </w:rPr>
          <w:delText xml:space="preserve">again </w:delText>
        </w:r>
      </w:del>
      <w:r w:rsidRPr="005D5ED9">
        <w:rPr>
          <w:sz w:val="24"/>
          <w:szCs w:val="24"/>
        </w:rPr>
        <w:t>reverse</w:t>
      </w:r>
      <w:r>
        <w:rPr>
          <w:sz w:val="24"/>
          <w:szCs w:val="24"/>
        </w:rPr>
        <w:t>d</w:t>
      </w:r>
      <w:r w:rsidRPr="005D5ED9">
        <w:rPr>
          <w:sz w:val="24"/>
          <w:szCs w:val="24"/>
        </w:rPr>
        <w:t xml:space="preserve"> when </w:t>
      </w:r>
      <w:r>
        <w:rPr>
          <w:sz w:val="24"/>
          <w:szCs w:val="24"/>
        </w:rPr>
        <w:t xml:space="preserve">B </w:t>
      </w:r>
      <w:r w:rsidRPr="005D5ED9">
        <w:rPr>
          <w:sz w:val="24"/>
          <w:szCs w:val="24"/>
        </w:rPr>
        <w:t>repeats</w:t>
      </w:r>
      <w:ins w:id="699" w:author="Kyle Hutchinson" w:date="2025-08-06T12:55:00Z" w16du:dateUtc="2025-08-06T16:55:00Z">
        <w:r w:rsidR="00A4222C">
          <w:rPr>
            <w:sz w:val="24"/>
            <w:szCs w:val="24"/>
          </w:rPr>
          <w:t xml:space="preserve"> </w:t>
        </w:r>
      </w:ins>
      <w:del w:id="700" w:author="Kyle Hutchinson" w:date="2025-08-06T12:55:00Z" w16du:dateUtc="2025-08-06T16:55:00Z">
        <w:r w:rsidRPr="007F013A" w:rsidDel="00A4222C">
          <w:rPr>
            <w:sz w:val="24"/>
            <w:szCs w:val="24"/>
          </w:rPr>
          <w:delText>.</w:delText>
        </w:r>
        <w:r w:rsidRPr="005D5ED9" w:rsidDel="00A4222C">
          <w:rPr>
            <w:sz w:val="24"/>
            <w:szCs w:val="24"/>
          </w:rPr>
          <w:delText xml:space="preserve"> </w:delText>
        </w:r>
        <w:r w:rsidDel="00A4222C">
          <w:rPr>
            <w:sz w:val="24"/>
            <w:szCs w:val="24"/>
          </w:rPr>
          <w:delText xml:space="preserve">This is </w:delText>
        </w:r>
      </w:del>
      <w:ins w:id="701" w:author="Kyle Hutchinson" w:date="2025-08-06T12:54:00Z" w16du:dateUtc="2025-08-06T16:54:00Z">
        <w:r w:rsidR="001F68F8">
          <w:rPr>
            <w:sz w:val="24"/>
            <w:szCs w:val="24"/>
          </w:rPr>
          <w:t>owing</w:t>
        </w:r>
      </w:ins>
      <w:del w:id="702" w:author="Kyle Hutchinson" w:date="2025-08-06T12:54:00Z" w16du:dateUtc="2025-08-06T16:54:00Z">
        <w:r w:rsidDel="001F68F8">
          <w:rPr>
            <w:sz w:val="24"/>
            <w:szCs w:val="24"/>
          </w:rPr>
          <w:delText>due</w:delText>
        </w:r>
      </w:del>
      <w:r>
        <w:rPr>
          <w:sz w:val="24"/>
          <w:szCs w:val="24"/>
        </w:rPr>
        <w:t xml:space="preserve"> to a musical setting of 4+5, </w:t>
      </w:r>
      <w:del w:id="703" w:author="Kyle Hutchinson" w:date="2025-08-06T12:55:00Z" w16du:dateUtc="2025-08-06T16:55:00Z">
        <w:r w:rsidDel="00A4222C">
          <w:rPr>
            <w:sz w:val="24"/>
            <w:szCs w:val="24"/>
          </w:rPr>
          <w:delText xml:space="preserve">resembling the A section’s 4+2+5 </w:delText>
        </w:r>
      </w:del>
      <w:r>
        <w:rPr>
          <w:sz w:val="24"/>
          <w:szCs w:val="24"/>
        </w:rPr>
        <w:t xml:space="preserve">but with the “extra” </w:t>
      </w:r>
      <w:r w:rsidR="003856D4">
        <w:rPr>
          <w:sz w:val="24"/>
          <w:szCs w:val="24"/>
        </w:rPr>
        <w:t xml:space="preserve">measure </w:t>
      </w:r>
      <w:del w:id="704" w:author="Kyle Hutchinson" w:date="2025-08-06T12:55:00Z" w16du:dateUtc="2025-08-06T16:55:00Z">
        <w:r w:rsidDel="00A4222C">
          <w:rPr>
            <w:sz w:val="24"/>
            <w:szCs w:val="24"/>
          </w:rPr>
          <w:delText xml:space="preserve">being </w:delText>
        </w:r>
      </w:del>
      <w:ins w:id="705" w:author="Kyle Hutchinson" w:date="2025-08-06T12:55:00Z" w16du:dateUtc="2025-08-06T16:55:00Z">
        <w:r w:rsidR="00A4222C">
          <w:rPr>
            <w:sz w:val="24"/>
            <w:szCs w:val="24"/>
          </w:rPr>
          <w:t>occu</w:t>
        </w:r>
      </w:ins>
      <w:ins w:id="706" w:author="Kyle Hutchinson" w:date="2025-08-06T12:56:00Z" w16du:dateUtc="2025-08-06T16:56:00Z">
        <w:r w:rsidR="00A4222C">
          <w:rPr>
            <w:sz w:val="24"/>
            <w:szCs w:val="24"/>
          </w:rPr>
          <w:t>r</w:t>
        </w:r>
      </w:ins>
      <w:ins w:id="707" w:author="Kyle Hutchinson" w:date="2025-08-06T12:55:00Z" w16du:dateUtc="2025-08-06T16:55:00Z">
        <w:r w:rsidR="00A4222C">
          <w:rPr>
            <w:sz w:val="24"/>
            <w:szCs w:val="24"/>
          </w:rPr>
          <w:t xml:space="preserve">ring </w:t>
        </w:r>
      </w:ins>
      <w:r>
        <w:rPr>
          <w:sz w:val="24"/>
          <w:szCs w:val="24"/>
        </w:rPr>
        <w:t>at the front of the group of five</w:t>
      </w:r>
      <w:ins w:id="708" w:author="Kyle Hutchinson" w:date="2025-08-06T12:56:00Z" w16du:dateUtc="2025-08-06T16:56:00Z">
        <w:r w:rsidR="00A4222C">
          <w:rPr>
            <w:sz w:val="24"/>
            <w:szCs w:val="24"/>
          </w:rPr>
          <w:t xml:space="preserve"> rather than the end</w:t>
        </w:r>
      </w:ins>
      <w:r>
        <w:rPr>
          <w:sz w:val="24"/>
          <w:szCs w:val="24"/>
        </w:rPr>
        <w:t>. There is an incipient melodic return of the refrain’s opening four bars in mm. 20</w:t>
      </w:r>
      <w:r w:rsidR="00D20EE2">
        <w:rPr>
          <w:rFonts w:cstheme="minorHAnsi"/>
          <w:color w:val="000000"/>
          <w:sz w:val="24"/>
          <w:szCs w:val="24"/>
        </w:rPr>
        <w:t>–</w:t>
      </w:r>
      <w:r>
        <w:rPr>
          <w:sz w:val="24"/>
          <w:szCs w:val="24"/>
        </w:rPr>
        <w:t xml:space="preserve">23, the extra </w:t>
      </w:r>
      <w:r w:rsidR="003856D4">
        <w:rPr>
          <w:sz w:val="24"/>
          <w:szCs w:val="24"/>
        </w:rPr>
        <w:t xml:space="preserve">measure </w:t>
      </w:r>
      <w:r>
        <w:rPr>
          <w:sz w:val="24"/>
          <w:szCs w:val="24"/>
        </w:rPr>
        <w:t xml:space="preserve">being the </w:t>
      </w:r>
      <w:proofErr w:type="spellStart"/>
      <w:r>
        <w:rPr>
          <w:sz w:val="24"/>
          <w:szCs w:val="24"/>
        </w:rPr>
        <w:t>anacrustic</w:t>
      </w:r>
      <w:proofErr w:type="spellEnd"/>
      <w:r>
        <w:rPr>
          <w:sz w:val="24"/>
          <w:szCs w:val="24"/>
        </w:rPr>
        <w:t xml:space="preserve"> m. 19. The way </w:t>
      </w:r>
      <w:del w:id="709" w:author="Segall, Christopher (segallcr)" w:date="2025-07-12T11:00:00Z">
        <w:r w:rsidDel="00F82548">
          <w:rPr>
            <w:sz w:val="24"/>
            <w:szCs w:val="24"/>
          </w:rPr>
          <w:delText xml:space="preserve">its </w:delText>
        </w:r>
      </w:del>
      <w:ins w:id="710" w:author="Segall, Christopher (segallcr)" w:date="2025-07-12T11:00:00Z">
        <w:r w:rsidR="00F82548">
          <w:rPr>
            <w:sz w:val="24"/>
            <w:szCs w:val="24"/>
          </w:rPr>
          <w:t xml:space="preserve">that the </w:t>
        </w:r>
      </w:ins>
      <w:proofErr w:type="spellStart"/>
      <w:r>
        <w:rPr>
          <w:sz w:val="24"/>
          <w:szCs w:val="24"/>
        </w:rPr>
        <w:t>C</w:t>
      </w:r>
      <w:r w:rsidR="009D54AB" w:rsidRPr="009D54AB">
        <w:rPr>
          <w:sz w:val="24"/>
          <w:szCs w:val="24"/>
        </w:rPr>
        <w:t>ƒ</w:t>
      </w:r>
      <w:proofErr w:type="spellEnd"/>
      <w:r>
        <w:rPr>
          <w:sz w:val="24"/>
          <w:szCs w:val="24"/>
        </w:rPr>
        <w:t xml:space="preserve"> leading tone overshoots D recalls how </w:t>
      </w:r>
      <w:proofErr w:type="spellStart"/>
      <w:r>
        <w:rPr>
          <w:sz w:val="24"/>
          <w:szCs w:val="24"/>
        </w:rPr>
        <w:t>F</w:t>
      </w:r>
      <w:r w:rsidR="00243CA1" w:rsidRPr="00243CA1">
        <w:rPr>
          <w:sz w:val="24"/>
          <w:szCs w:val="24"/>
        </w:rPr>
        <w:t>ƒ</w:t>
      </w:r>
      <w:proofErr w:type="spellEnd"/>
      <w:r>
        <w:rPr>
          <w:sz w:val="24"/>
          <w:szCs w:val="24"/>
        </w:rPr>
        <w:t xml:space="preserve"> overshot G </w:t>
      </w:r>
      <w:del w:id="711" w:author="Segall, Christopher (segallcr)" w:date="2025-07-12T10:59:00Z">
        <w:r w:rsidDel="00584D93">
          <w:rPr>
            <w:sz w:val="24"/>
            <w:szCs w:val="24"/>
          </w:rPr>
          <w:delText xml:space="preserve">a fifth lower </w:delText>
        </w:r>
      </w:del>
      <w:r>
        <w:rPr>
          <w:sz w:val="24"/>
          <w:szCs w:val="24"/>
        </w:rPr>
        <w:t>at the end of the A section. It seems fitting that o</w:t>
      </w:r>
      <w:r w:rsidRPr="005D5ED9">
        <w:rPr>
          <w:sz w:val="24"/>
          <w:szCs w:val="24"/>
        </w:rPr>
        <w:t>nly in the final return of the refrain, where a (same music, new text) is succeeded by A (same music</w:t>
      </w:r>
      <w:r>
        <w:rPr>
          <w:sz w:val="24"/>
          <w:szCs w:val="24"/>
        </w:rPr>
        <w:t xml:space="preserve">, same </w:t>
      </w:r>
      <w:r w:rsidRPr="005D5ED9">
        <w:rPr>
          <w:sz w:val="24"/>
          <w:szCs w:val="24"/>
        </w:rPr>
        <w:t xml:space="preserve">text), </w:t>
      </w:r>
      <w:r>
        <w:rPr>
          <w:sz w:val="24"/>
          <w:szCs w:val="24"/>
        </w:rPr>
        <w:t xml:space="preserve">should </w:t>
      </w:r>
      <w:r w:rsidRPr="0008725F">
        <w:rPr>
          <w:sz w:val="24"/>
          <w:szCs w:val="24"/>
        </w:rPr>
        <w:t>V20</w:t>
      </w:r>
      <w:r w:rsidRPr="005D5ED9">
        <w:rPr>
          <w:sz w:val="24"/>
          <w:szCs w:val="24"/>
        </w:rPr>
        <w:t xml:space="preserve"> return the same music </w:t>
      </w:r>
      <w:r>
        <w:rPr>
          <w:sz w:val="24"/>
          <w:szCs w:val="24"/>
        </w:rPr>
        <w:t xml:space="preserve">and </w:t>
      </w:r>
      <w:r w:rsidR="00833A4F">
        <w:rPr>
          <w:sz w:val="24"/>
          <w:szCs w:val="24"/>
        </w:rPr>
        <w:t xml:space="preserve">same </w:t>
      </w:r>
      <w:r>
        <w:rPr>
          <w:sz w:val="24"/>
          <w:szCs w:val="24"/>
        </w:rPr>
        <w:t xml:space="preserve">text to </w:t>
      </w:r>
      <w:r w:rsidR="00833A4F">
        <w:rPr>
          <w:sz w:val="24"/>
          <w:szCs w:val="24"/>
        </w:rPr>
        <w:t xml:space="preserve">their original </w:t>
      </w:r>
      <w:r w:rsidR="006974B0">
        <w:rPr>
          <w:sz w:val="24"/>
          <w:szCs w:val="24"/>
        </w:rPr>
        <w:t xml:space="preserve">metrical </w:t>
      </w:r>
      <w:r w:rsidR="00833A4F">
        <w:rPr>
          <w:sz w:val="24"/>
          <w:szCs w:val="24"/>
        </w:rPr>
        <w:t>disposition</w:t>
      </w:r>
      <w:del w:id="712" w:author="Kyle Hutchinson" w:date="2025-08-06T14:23:00Z" w16du:dateUtc="2025-08-06T18:23:00Z">
        <w:r w:rsidRPr="005D5ED9" w:rsidDel="0017786D">
          <w:rPr>
            <w:sz w:val="24"/>
            <w:szCs w:val="24"/>
          </w:rPr>
          <w:delText>.</w:delText>
        </w:r>
        <w:r w:rsidDel="0017786D">
          <w:rPr>
            <w:sz w:val="24"/>
            <w:szCs w:val="24"/>
          </w:rPr>
          <w:delText xml:space="preserve"> The</w:delText>
        </w:r>
      </w:del>
      <w:ins w:id="713" w:author="Kyle Hutchinson" w:date="2025-08-06T14:23:00Z" w16du:dateUtc="2025-08-06T18:23:00Z">
        <w:r w:rsidR="0017786D">
          <w:rPr>
            <w:sz w:val="24"/>
            <w:szCs w:val="24"/>
          </w:rPr>
          <w:t>, thus tying together the musical</w:t>
        </w:r>
      </w:ins>
      <w:r>
        <w:rPr>
          <w:sz w:val="24"/>
          <w:szCs w:val="24"/>
        </w:rPr>
        <w:t xml:space="preserve"> threads of the </w:t>
      </w:r>
      <w:commentRangeStart w:id="714"/>
      <w:r>
        <w:rPr>
          <w:sz w:val="24"/>
          <w:szCs w:val="24"/>
        </w:rPr>
        <w:t>song</w:t>
      </w:r>
      <w:commentRangeEnd w:id="714"/>
      <w:r w:rsidR="0017786D">
        <w:rPr>
          <w:rStyle w:val="CommentReference"/>
        </w:rPr>
        <w:commentReference w:id="714"/>
      </w:r>
      <w:del w:id="715" w:author="Kyle Hutchinson" w:date="2025-08-06T14:24:00Z" w16du:dateUtc="2025-08-06T18:24:00Z">
        <w:r w:rsidDel="0017786D">
          <w:rPr>
            <w:sz w:val="24"/>
            <w:szCs w:val="24"/>
          </w:rPr>
          <w:delText xml:space="preserve"> thus tied together, it</w:delText>
        </w:r>
        <w:r w:rsidRPr="00DC39C7" w:rsidDel="0017786D">
          <w:rPr>
            <w:sz w:val="24"/>
            <w:szCs w:val="24"/>
          </w:rPr>
          <w:delText xml:space="preserve"> </w:delText>
        </w:r>
        <w:r w:rsidDel="0017786D">
          <w:rPr>
            <w:sz w:val="24"/>
            <w:szCs w:val="24"/>
          </w:rPr>
          <w:delText>finishes</w:delText>
        </w:r>
      </w:del>
      <w:r w:rsidRPr="005D5ED9">
        <w:rPr>
          <w:sz w:val="24"/>
          <w:szCs w:val="24"/>
        </w:rPr>
        <w:t>.</w:t>
      </w:r>
      <w:r>
        <w:rPr>
          <w:rStyle w:val="FootnoteReference"/>
          <w:sz w:val="24"/>
          <w:szCs w:val="24"/>
        </w:rPr>
        <w:footnoteReference w:id="31"/>
      </w:r>
    </w:p>
    <w:p w14:paraId="5F6B5A0F" w14:textId="77777777" w:rsidR="006B7218" w:rsidRDefault="006B7218" w:rsidP="006B7218">
      <w:pPr>
        <w:spacing w:line="480" w:lineRule="auto"/>
        <w:rPr>
          <w:rFonts w:cstheme="minorHAnsi"/>
          <w:color w:val="000000"/>
          <w:sz w:val="24"/>
          <w:szCs w:val="24"/>
        </w:rPr>
      </w:pPr>
    </w:p>
    <w:p w14:paraId="3C17773D" w14:textId="36AE39EB" w:rsidR="00A6412B" w:rsidRDefault="002035D8" w:rsidP="006B7218">
      <w:pPr>
        <w:spacing w:line="480" w:lineRule="auto"/>
        <w:rPr>
          <w:rFonts w:cstheme="minorHAnsi"/>
          <w:color w:val="000000"/>
          <w:sz w:val="24"/>
          <w:szCs w:val="24"/>
        </w:rPr>
      </w:pPr>
      <w:r w:rsidRPr="002035D8">
        <w:rPr>
          <w:rFonts w:cstheme="minorHAnsi"/>
          <w:color w:val="000000"/>
          <w:sz w:val="24"/>
          <w:szCs w:val="24"/>
        </w:rPr>
        <w:lastRenderedPageBreak/>
        <w:t xml:space="preserve">In addition to equipollent </w:t>
      </w:r>
      <w:r w:rsidR="00B66080">
        <w:rPr>
          <w:rFonts w:cstheme="minorHAnsi"/>
          <w:color w:val="000000"/>
          <w:sz w:val="24"/>
          <w:szCs w:val="24"/>
        </w:rPr>
        <w:t xml:space="preserve">changes </w:t>
      </w:r>
      <w:r w:rsidRPr="002035D8">
        <w:rPr>
          <w:rFonts w:cstheme="minorHAnsi"/>
          <w:color w:val="000000"/>
          <w:sz w:val="24"/>
          <w:szCs w:val="24"/>
        </w:rPr>
        <w:t xml:space="preserve">of metric grouping and off-kilter formal repeats, Machaut’s polyphonic </w:t>
      </w:r>
      <w:proofErr w:type="spellStart"/>
      <w:r w:rsidRPr="002035D8">
        <w:rPr>
          <w:rFonts w:cstheme="minorHAnsi"/>
          <w:color w:val="000000"/>
          <w:sz w:val="24"/>
          <w:szCs w:val="24"/>
        </w:rPr>
        <w:t>virelai</w:t>
      </w:r>
      <w:proofErr w:type="spellEnd"/>
      <w:r w:rsidRPr="002035D8">
        <w:rPr>
          <w:rFonts w:cstheme="minorHAnsi"/>
          <w:color w:val="000000"/>
          <w:sz w:val="24"/>
          <w:szCs w:val="24"/>
        </w:rPr>
        <w:t xml:space="preserve"> “De tout sui </w:t>
      </w:r>
      <w:proofErr w:type="spellStart"/>
      <w:r w:rsidRPr="002035D8">
        <w:rPr>
          <w:rFonts w:cstheme="minorHAnsi"/>
          <w:color w:val="000000"/>
          <w:sz w:val="24"/>
          <w:szCs w:val="24"/>
        </w:rPr>
        <w:t>si</w:t>
      </w:r>
      <w:proofErr w:type="spellEnd"/>
      <w:r w:rsidRPr="002035D8">
        <w:rPr>
          <w:rFonts w:cstheme="minorHAnsi"/>
          <w:color w:val="000000"/>
          <w:sz w:val="24"/>
          <w:szCs w:val="24"/>
        </w:rPr>
        <w:t xml:space="preserve"> </w:t>
      </w:r>
      <w:proofErr w:type="spellStart"/>
      <w:r w:rsidRPr="002035D8">
        <w:rPr>
          <w:rFonts w:cstheme="minorHAnsi"/>
          <w:color w:val="000000"/>
          <w:sz w:val="24"/>
          <w:szCs w:val="24"/>
        </w:rPr>
        <w:t>confortee</w:t>
      </w:r>
      <w:proofErr w:type="spellEnd"/>
      <w:r w:rsidRPr="002035D8">
        <w:rPr>
          <w:rFonts w:cstheme="minorHAnsi"/>
          <w:color w:val="000000"/>
          <w:sz w:val="24"/>
          <w:szCs w:val="24"/>
        </w:rPr>
        <w:t>”</w:t>
      </w:r>
      <w:ins w:id="720" w:author="Segall, Christopher (segallcr)" w:date="2025-07-23T14:31:00Z">
        <w:r w:rsidR="00737295">
          <w:rPr>
            <w:rFonts w:cstheme="minorHAnsi"/>
            <w:color w:val="000000"/>
            <w:sz w:val="24"/>
            <w:szCs w:val="24"/>
          </w:rPr>
          <w:t xml:space="preserve"> (V38/32)</w:t>
        </w:r>
      </w:ins>
      <w:r w:rsidRPr="002035D8">
        <w:rPr>
          <w:rFonts w:cstheme="minorHAnsi"/>
          <w:color w:val="000000"/>
          <w:sz w:val="24"/>
          <w:szCs w:val="24"/>
        </w:rPr>
        <w:t xml:space="preserve"> </w:t>
      </w:r>
      <w:r w:rsidR="00955083">
        <w:rPr>
          <w:rFonts w:cstheme="minorHAnsi"/>
          <w:color w:val="000000"/>
          <w:sz w:val="24"/>
          <w:szCs w:val="24"/>
        </w:rPr>
        <w:t xml:space="preserve">explores </w:t>
      </w:r>
      <w:r w:rsidRPr="002035D8">
        <w:rPr>
          <w:rFonts w:cstheme="minorHAnsi"/>
          <w:color w:val="000000"/>
          <w:sz w:val="24"/>
          <w:szCs w:val="24"/>
        </w:rPr>
        <w:t>metrical novelty</w:t>
      </w:r>
      <w:r w:rsidR="00B66080">
        <w:rPr>
          <w:rFonts w:cstheme="minorHAnsi"/>
          <w:color w:val="000000"/>
          <w:sz w:val="24"/>
          <w:szCs w:val="24"/>
        </w:rPr>
        <w:t xml:space="preserve"> </w:t>
      </w:r>
      <w:r w:rsidR="004711E7">
        <w:rPr>
          <w:rFonts w:cstheme="minorHAnsi"/>
          <w:color w:val="000000"/>
          <w:sz w:val="24"/>
          <w:szCs w:val="24"/>
        </w:rPr>
        <w:t xml:space="preserve">in </w:t>
      </w:r>
      <w:r w:rsidR="003142B8">
        <w:rPr>
          <w:rFonts w:cstheme="minorHAnsi"/>
          <w:color w:val="000000"/>
          <w:sz w:val="24"/>
          <w:szCs w:val="24"/>
        </w:rPr>
        <w:t xml:space="preserve">connection </w:t>
      </w:r>
      <w:r w:rsidR="004711E7">
        <w:rPr>
          <w:rFonts w:cstheme="minorHAnsi"/>
          <w:color w:val="000000"/>
          <w:sz w:val="24"/>
          <w:szCs w:val="24"/>
        </w:rPr>
        <w:t xml:space="preserve">with </w:t>
      </w:r>
      <w:r w:rsidRPr="002035D8">
        <w:rPr>
          <w:rFonts w:cstheme="minorHAnsi"/>
          <w:color w:val="000000"/>
          <w:sz w:val="24"/>
          <w:szCs w:val="24"/>
        </w:rPr>
        <w:t>phra</w:t>
      </w:r>
      <w:r>
        <w:rPr>
          <w:rFonts w:cstheme="minorHAnsi"/>
          <w:color w:val="000000"/>
          <w:sz w:val="24"/>
          <w:szCs w:val="24"/>
        </w:rPr>
        <w:t xml:space="preserve">se organization. </w:t>
      </w:r>
      <w:r w:rsidR="00776DE8" w:rsidRPr="000537D8">
        <w:rPr>
          <w:rFonts w:cstheme="minorHAnsi"/>
          <w:b/>
          <w:color w:val="000000"/>
          <w:sz w:val="24"/>
          <w:szCs w:val="24"/>
          <w:u w:val="single"/>
        </w:rPr>
        <w:t>Example 8</w:t>
      </w:r>
      <w:r w:rsidR="00A6412B" w:rsidRPr="0016536D">
        <w:rPr>
          <w:rFonts w:cstheme="minorHAnsi"/>
          <w:bCs/>
          <w:color w:val="000000"/>
          <w:sz w:val="24"/>
          <w:szCs w:val="24"/>
        </w:rPr>
        <w:t xml:space="preserve"> </w:t>
      </w:r>
      <w:r w:rsidRPr="0016536D">
        <w:rPr>
          <w:rFonts w:cstheme="minorHAnsi"/>
          <w:bCs/>
          <w:color w:val="000000"/>
          <w:sz w:val="24"/>
          <w:szCs w:val="24"/>
        </w:rPr>
        <w:t xml:space="preserve">interprets </w:t>
      </w:r>
      <w:r w:rsidR="00A6412B" w:rsidRPr="0016536D">
        <w:rPr>
          <w:rFonts w:cstheme="minorHAnsi"/>
          <w:color w:val="000000"/>
          <w:sz w:val="24"/>
          <w:szCs w:val="24"/>
        </w:rPr>
        <w:t xml:space="preserve">the </w:t>
      </w:r>
      <w:r w:rsidRPr="0016536D">
        <w:rPr>
          <w:rFonts w:cstheme="minorHAnsi"/>
          <w:color w:val="000000"/>
          <w:sz w:val="24"/>
          <w:szCs w:val="24"/>
        </w:rPr>
        <w:t xml:space="preserve">song’s </w:t>
      </w:r>
      <w:r w:rsidR="00A6412B" w:rsidRPr="0016536D">
        <w:rPr>
          <w:rFonts w:cstheme="minorHAnsi"/>
          <w:color w:val="000000"/>
          <w:sz w:val="24"/>
          <w:szCs w:val="24"/>
        </w:rPr>
        <w:t>refrain</w:t>
      </w:r>
      <w:ins w:id="721" w:author="Kyle Hutchinson" w:date="2025-08-06T14:25:00Z" w16du:dateUtc="2025-08-06T18:25:00Z">
        <w:r w:rsidR="0017786D">
          <w:rPr>
            <w:rFonts w:cstheme="minorHAnsi"/>
            <w:color w:val="000000"/>
            <w:sz w:val="24"/>
            <w:szCs w:val="24"/>
          </w:rPr>
          <w:t>, with b</w:t>
        </w:r>
      </w:ins>
      <w:del w:id="722" w:author="Kyle Hutchinson" w:date="2025-08-06T14:25:00Z" w16du:dateUtc="2025-08-06T18:25:00Z">
        <w:r w:rsidRPr="0016536D" w:rsidDel="0017786D">
          <w:rPr>
            <w:rFonts w:cstheme="minorHAnsi"/>
            <w:color w:val="000000"/>
            <w:sz w:val="24"/>
            <w:szCs w:val="24"/>
          </w:rPr>
          <w:delText xml:space="preserve">. </w:delText>
        </w:r>
        <w:r w:rsidR="00E36035" w:rsidRPr="0016536D" w:rsidDel="0017786D">
          <w:rPr>
            <w:rFonts w:cstheme="minorHAnsi"/>
            <w:color w:val="000000"/>
            <w:sz w:val="24"/>
            <w:szCs w:val="24"/>
          </w:rPr>
          <w:delText>B</w:delText>
        </w:r>
      </w:del>
      <w:r w:rsidR="00E36035" w:rsidRPr="0016536D">
        <w:rPr>
          <w:rFonts w:cstheme="minorHAnsi"/>
          <w:color w:val="000000"/>
          <w:sz w:val="24"/>
          <w:szCs w:val="24"/>
        </w:rPr>
        <w:t>eats</w:t>
      </w:r>
      <w:del w:id="723" w:author="Kyle Hutchinson" w:date="2025-08-06T14:25:00Z" w16du:dateUtc="2025-08-06T18:25:00Z">
        <w:r w:rsidR="00E36035" w:rsidRPr="0016536D" w:rsidDel="0017786D">
          <w:rPr>
            <w:rFonts w:cstheme="minorHAnsi"/>
            <w:color w:val="000000"/>
            <w:sz w:val="24"/>
            <w:szCs w:val="24"/>
          </w:rPr>
          <w:delText xml:space="preserve"> </w:delText>
        </w:r>
        <w:r w:rsidR="00A6412B" w:rsidRPr="0016536D" w:rsidDel="0017786D">
          <w:rPr>
            <w:rFonts w:cstheme="minorHAnsi"/>
            <w:color w:val="000000"/>
            <w:sz w:val="24"/>
            <w:szCs w:val="24"/>
          </w:rPr>
          <w:delText>are</w:delText>
        </w:r>
      </w:del>
      <w:r w:rsidR="00A6412B" w:rsidRPr="0016536D">
        <w:rPr>
          <w:rFonts w:cstheme="minorHAnsi"/>
          <w:color w:val="000000"/>
          <w:sz w:val="24"/>
          <w:szCs w:val="24"/>
        </w:rPr>
        <w:t xml:space="preserve"> </w:t>
      </w:r>
      <w:r w:rsidR="00E36035" w:rsidRPr="0016536D">
        <w:rPr>
          <w:rFonts w:cstheme="minorHAnsi"/>
          <w:color w:val="000000"/>
          <w:sz w:val="24"/>
          <w:szCs w:val="24"/>
        </w:rPr>
        <w:t xml:space="preserve">labeled </w:t>
      </w:r>
      <w:r w:rsidR="00A6412B" w:rsidRPr="0016536D">
        <w:rPr>
          <w:rFonts w:cstheme="minorHAnsi"/>
          <w:color w:val="000000"/>
          <w:sz w:val="24"/>
          <w:szCs w:val="24"/>
        </w:rPr>
        <w:t xml:space="preserve">above the score at the </w:t>
      </w:r>
      <w:r w:rsidR="00A6412B" w:rsidRPr="0016536D">
        <w:rPr>
          <w:rFonts w:cstheme="minorHAnsi"/>
          <w:i/>
          <w:iCs/>
          <w:color w:val="000000"/>
          <w:sz w:val="24"/>
          <w:szCs w:val="24"/>
        </w:rPr>
        <w:t>modus</w:t>
      </w:r>
      <w:r w:rsidR="00A6412B" w:rsidRPr="0016536D">
        <w:rPr>
          <w:rFonts w:cstheme="minorHAnsi"/>
          <w:color w:val="000000"/>
          <w:sz w:val="24"/>
          <w:szCs w:val="24"/>
        </w:rPr>
        <w:t xml:space="preserve"> lev</w:t>
      </w:r>
      <w:r w:rsidR="00A6412B">
        <w:rPr>
          <w:rFonts w:cstheme="minorHAnsi"/>
          <w:color w:val="000000"/>
          <w:sz w:val="24"/>
          <w:szCs w:val="24"/>
        </w:rPr>
        <w:t xml:space="preserve">el. </w:t>
      </w:r>
      <w:r w:rsidR="00A6412B" w:rsidRPr="00D305FB">
        <w:rPr>
          <w:rFonts w:cstheme="minorHAnsi"/>
          <w:color w:val="000000"/>
          <w:sz w:val="24"/>
          <w:szCs w:val="24"/>
        </w:rPr>
        <w:t xml:space="preserve">This </w:t>
      </w:r>
      <w:r w:rsidR="00E36035" w:rsidRPr="00D305FB">
        <w:rPr>
          <w:rFonts w:cstheme="minorHAnsi"/>
          <w:color w:val="000000"/>
          <w:sz w:val="24"/>
          <w:szCs w:val="24"/>
        </w:rPr>
        <w:t xml:space="preserve">initial </w:t>
      </w:r>
      <w:r w:rsidR="00A6412B" w:rsidRPr="00D305FB">
        <w:rPr>
          <w:rFonts w:cstheme="minorHAnsi"/>
          <w:color w:val="000000"/>
          <w:sz w:val="24"/>
          <w:szCs w:val="24"/>
        </w:rPr>
        <w:t xml:space="preserve">example contains only the cantus part, </w:t>
      </w:r>
      <w:proofErr w:type="gramStart"/>
      <w:ins w:id="724" w:author="Kyle Hutchinson" w:date="2025-08-06T14:26:00Z" w16du:dateUtc="2025-08-06T18:26:00Z">
        <w:r w:rsidR="0017786D">
          <w:rPr>
            <w:rFonts w:cstheme="minorHAnsi"/>
            <w:color w:val="000000"/>
            <w:sz w:val="24"/>
            <w:szCs w:val="24"/>
          </w:rPr>
          <w:t xml:space="preserve">in order </w:t>
        </w:r>
      </w:ins>
      <w:r w:rsidR="00A6412B" w:rsidRPr="00D305FB">
        <w:rPr>
          <w:rFonts w:cstheme="minorHAnsi"/>
          <w:color w:val="000000"/>
          <w:sz w:val="24"/>
          <w:szCs w:val="24"/>
        </w:rPr>
        <w:t>to</w:t>
      </w:r>
      <w:proofErr w:type="gramEnd"/>
      <w:r w:rsidR="00A6412B" w:rsidRPr="00D305FB">
        <w:rPr>
          <w:rFonts w:cstheme="minorHAnsi"/>
          <w:color w:val="000000"/>
          <w:sz w:val="24"/>
          <w:szCs w:val="24"/>
        </w:rPr>
        <w:t xml:space="preserve"> discuss its structure in isolation</w:t>
      </w:r>
      <w:ins w:id="725" w:author="Segall, Christopher (segallcr)" w:date="2025-07-23T14:33:00Z">
        <w:r w:rsidR="00F50777">
          <w:rPr>
            <w:rFonts w:cstheme="minorHAnsi"/>
            <w:color w:val="000000"/>
            <w:sz w:val="24"/>
            <w:szCs w:val="24"/>
          </w:rPr>
          <w:t>; a full discussion of cantus and tenor together follows subsequently</w:t>
        </w:r>
      </w:ins>
      <w:r w:rsidR="00A6412B">
        <w:rPr>
          <w:rFonts w:cstheme="minorHAnsi"/>
          <w:color w:val="000000"/>
          <w:sz w:val="24"/>
          <w:szCs w:val="24"/>
        </w:rPr>
        <w:t>.</w:t>
      </w:r>
      <w:commentRangeStart w:id="726"/>
      <w:r w:rsidR="00A6412B">
        <w:rPr>
          <w:rStyle w:val="FootnoteReference"/>
          <w:rFonts w:cstheme="minorHAnsi"/>
          <w:color w:val="000000"/>
          <w:sz w:val="24"/>
          <w:szCs w:val="24"/>
        </w:rPr>
        <w:footnoteReference w:id="32"/>
      </w:r>
      <w:commentRangeEnd w:id="726"/>
      <w:r w:rsidR="00D90ED8">
        <w:rPr>
          <w:rStyle w:val="CommentReference"/>
        </w:rPr>
        <w:commentReference w:id="726"/>
      </w:r>
    </w:p>
    <w:p w14:paraId="6B463DDE" w14:textId="096AC334" w:rsidR="00A6412B" w:rsidRDefault="00A6412B" w:rsidP="00A6412B">
      <w:pPr>
        <w:spacing w:line="480" w:lineRule="auto"/>
        <w:jc w:val="center"/>
        <w:rPr>
          <w:rFonts w:cstheme="minorHAnsi"/>
          <w:color w:val="000000"/>
          <w:sz w:val="24"/>
          <w:szCs w:val="24"/>
        </w:rPr>
      </w:pPr>
    </w:p>
    <w:p w14:paraId="00C05E45" w14:textId="5B2ECAD8" w:rsidR="00A6412B" w:rsidRDefault="00776DE8" w:rsidP="00721757">
      <w:pPr>
        <w:spacing w:line="480" w:lineRule="auto"/>
        <w:rPr>
          <w:rFonts w:cstheme="minorHAnsi"/>
          <w:color w:val="000000"/>
          <w:sz w:val="24"/>
          <w:szCs w:val="24"/>
        </w:rPr>
      </w:pPr>
      <w:r>
        <w:rPr>
          <w:rFonts w:cstheme="minorHAnsi"/>
          <w:b/>
          <w:bCs/>
          <w:color w:val="000000"/>
          <w:sz w:val="24"/>
          <w:szCs w:val="24"/>
        </w:rPr>
        <w:t>Example 8</w:t>
      </w:r>
      <w:r w:rsidR="00A6412B">
        <w:rPr>
          <w:rFonts w:cstheme="minorHAnsi"/>
          <w:color w:val="000000"/>
          <w:sz w:val="24"/>
          <w:szCs w:val="24"/>
        </w:rPr>
        <w:t xml:space="preserve"> </w:t>
      </w:r>
      <w:ins w:id="741" w:author="Segall, Christopher (segallcr)" w:date="2025-07-12T11:03:00Z">
        <w:r w:rsidR="0019121B">
          <w:rPr>
            <w:rFonts w:cstheme="minorHAnsi"/>
            <w:color w:val="000000"/>
            <w:sz w:val="24"/>
            <w:szCs w:val="24"/>
          </w:rPr>
          <w:t>G</w:t>
        </w:r>
      </w:ins>
      <w:ins w:id="742" w:author="Segall, Christopher (segallcr)" w:date="2025-07-12T11:04:00Z">
        <w:r w:rsidR="0019121B">
          <w:rPr>
            <w:rFonts w:cstheme="minorHAnsi"/>
            <w:color w:val="000000"/>
            <w:sz w:val="24"/>
            <w:szCs w:val="24"/>
          </w:rPr>
          <w:t xml:space="preserve">uillaume de </w:t>
        </w:r>
      </w:ins>
      <w:r w:rsidR="00A6412B">
        <w:rPr>
          <w:rFonts w:cstheme="minorHAnsi"/>
          <w:color w:val="000000"/>
          <w:sz w:val="24"/>
          <w:szCs w:val="24"/>
        </w:rPr>
        <w:t>Machaut</w:t>
      </w:r>
      <w:r w:rsidR="001D3590">
        <w:rPr>
          <w:rFonts w:cstheme="minorHAnsi"/>
          <w:color w:val="000000"/>
          <w:sz w:val="24"/>
          <w:szCs w:val="24"/>
        </w:rPr>
        <w:t>,</w:t>
      </w:r>
      <w:r w:rsidR="00A6412B">
        <w:rPr>
          <w:rFonts w:cstheme="minorHAnsi"/>
          <w:color w:val="000000"/>
          <w:sz w:val="24"/>
          <w:szCs w:val="24"/>
        </w:rPr>
        <w:t xml:space="preserve"> “De tout sui </w:t>
      </w:r>
      <w:proofErr w:type="spellStart"/>
      <w:r w:rsidR="00A6412B">
        <w:rPr>
          <w:rFonts w:cstheme="minorHAnsi"/>
          <w:color w:val="000000"/>
          <w:sz w:val="24"/>
          <w:szCs w:val="24"/>
        </w:rPr>
        <w:t>si</w:t>
      </w:r>
      <w:proofErr w:type="spellEnd"/>
      <w:r w:rsidR="00A6412B">
        <w:rPr>
          <w:rFonts w:cstheme="minorHAnsi"/>
          <w:color w:val="000000"/>
          <w:sz w:val="24"/>
          <w:szCs w:val="24"/>
        </w:rPr>
        <w:t xml:space="preserve"> </w:t>
      </w:r>
      <w:proofErr w:type="spellStart"/>
      <w:r w:rsidR="00A6412B">
        <w:rPr>
          <w:rFonts w:cstheme="minorHAnsi"/>
          <w:color w:val="000000"/>
          <w:sz w:val="24"/>
          <w:szCs w:val="24"/>
        </w:rPr>
        <w:t>confortee</w:t>
      </w:r>
      <w:proofErr w:type="spellEnd"/>
      <w:r w:rsidR="00A6412B">
        <w:rPr>
          <w:rFonts w:cstheme="minorHAnsi"/>
          <w:color w:val="000000"/>
          <w:sz w:val="24"/>
          <w:szCs w:val="24"/>
        </w:rPr>
        <w:t>” (</w:t>
      </w:r>
      <w:r w:rsidR="001D3590" w:rsidRPr="00381428">
        <w:rPr>
          <w:rFonts w:cstheme="minorHAnsi"/>
          <w:color w:val="000000"/>
          <w:sz w:val="24"/>
          <w:szCs w:val="24"/>
        </w:rPr>
        <w:t>V38/32</w:t>
      </w:r>
      <w:ins w:id="743" w:author="Segall, Christopher (segallcr)" w:date="2025-07-12T11:04:00Z">
        <w:r w:rsidR="0019121B">
          <w:rPr>
            <w:rFonts w:cstheme="minorHAnsi"/>
            <w:color w:val="000000"/>
            <w:sz w:val="24"/>
            <w:szCs w:val="24"/>
          </w:rPr>
          <w:t>)</w:t>
        </w:r>
      </w:ins>
      <w:r w:rsidR="001D3590">
        <w:rPr>
          <w:rFonts w:cstheme="minorHAnsi"/>
          <w:color w:val="000000"/>
          <w:sz w:val="24"/>
          <w:szCs w:val="24"/>
        </w:rPr>
        <w:t xml:space="preserve">, </w:t>
      </w:r>
      <w:ins w:id="744" w:author="Segall, Christopher (segallcr)" w:date="2025-07-12T11:04:00Z">
        <w:r w:rsidR="0019121B">
          <w:rPr>
            <w:rFonts w:cstheme="minorHAnsi"/>
            <w:color w:val="000000"/>
            <w:sz w:val="24"/>
            <w:szCs w:val="24"/>
          </w:rPr>
          <w:t xml:space="preserve">refrain, </w:t>
        </w:r>
      </w:ins>
      <w:r w:rsidR="00A6412B">
        <w:rPr>
          <w:rFonts w:cstheme="minorHAnsi"/>
          <w:color w:val="000000"/>
          <w:sz w:val="24"/>
          <w:szCs w:val="24"/>
        </w:rPr>
        <w:t xml:space="preserve">cantus </w:t>
      </w:r>
      <w:del w:id="745" w:author="Segall, Christopher (segallcr)" w:date="2025-07-12T11:04:00Z">
        <w:r w:rsidR="00A6412B" w:rsidDel="0019121B">
          <w:rPr>
            <w:rFonts w:cstheme="minorHAnsi"/>
            <w:color w:val="000000"/>
            <w:sz w:val="24"/>
            <w:szCs w:val="24"/>
          </w:rPr>
          <w:delText xml:space="preserve">line of the refrain </w:delText>
        </w:r>
      </w:del>
      <w:r w:rsidR="00A6412B">
        <w:rPr>
          <w:rFonts w:cstheme="minorHAnsi"/>
          <w:color w:val="000000"/>
          <w:sz w:val="24"/>
          <w:szCs w:val="24"/>
        </w:rPr>
        <w:t>only</w:t>
      </w:r>
      <w:del w:id="746" w:author="Segall, Christopher (segallcr)" w:date="2025-07-12T11:04:00Z">
        <w:r w:rsidR="00A6412B" w:rsidDel="0019121B">
          <w:rPr>
            <w:rFonts w:cstheme="minorHAnsi"/>
            <w:color w:val="000000"/>
            <w:sz w:val="24"/>
            <w:szCs w:val="24"/>
          </w:rPr>
          <w:delText xml:space="preserve">); </w:delText>
        </w:r>
      </w:del>
      <w:ins w:id="747" w:author="Segall, Christopher (segallcr)" w:date="2025-07-12T11:04:00Z">
        <w:r w:rsidR="0019121B">
          <w:rPr>
            <w:rFonts w:cstheme="minorHAnsi"/>
            <w:color w:val="000000"/>
            <w:sz w:val="24"/>
            <w:szCs w:val="24"/>
          </w:rPr>
          <w:t xml:space="preserve">, </w:t>
        </w:r>
      </w:ins>
      <w:r w:rsidR="00E36035">
        <w:rPr>
          <w:rFonts w:cstheme="minorHAnsi"/>
          <w:color w:val="000000"/>
          <w:sz w:val="24"/>
          <w:szCs w:val="24"/>
        </w:rPr>
        <w:t xml:space="preserve">metrically interpreted </w:t>
      </w:r>
      <w:r w:rsidR="00A6412B">
        <w:rPr>
          <w:rFonts w:cstheme="minorHAnsi"/>
          <w:color w:val="000000"/>
          <w:sz w:val="24"/>
          <w:szCs w:val="24"/>
        </w:rPr>
        <w:t xml:space="preserve">at the </w:t>
      </w:r>
      <w:r w:rsidR="00A6412B" w:rsidRPr="00173F67">
        <w:rPr>
          <w:rFonts w:cstheme="minorHAnsi"/>
          <w:i/>
          <w:iCs/>
          <w:color w:val="000000"/>
          <w:sz w:val="24"/>
          <w:szCs w:val="24"/>
        </w:rPr>
        <w:t>modus</w:t>
      </w:r>
      <w:r w:rsidR="00A6412B">
        <w:rPr>
          <w:rFonts w:cstheme="minorHAnsi"/>
          <w:color w:val="000000"/>
          <w:sz w:val="24"/>
          <w:szCs w:val="24"/>
        </w:rPr>
        <w:t xml:space="preserve"> level</w:t>
      </w:r>
      <w:r w:rsidR="007631FE">
        <w:rPr>
          <w:rFonts w:cstheme="minorHAnsi"/>
          <w:color w:val="000000"/>
          <w:sz w:val="24"/>
          <w:szCs w:val="24"/>
        </w:rPr>
        <w:t>,</w:t>
      </w:r>
      <w:r w:rsidR="00A6412B">
        <w:rPr>
          <w:rFonts w:cstheme="minorHAnsi"/>
          <w:color w:val="000000"/>
          <w:sz w:val="24"/>
          <w:szCs w:val="24"/>
        </w:rPr>
        <w:t xml:space="preserve"> phrase organization</w:t>
      </w:r>
      <w:r w:rsidR="007D7A39">
        <w:rPr>
          <w:rFonts w:cstheme="minorHAnsi"/>
          <w:color w:val="000000"/>
          <w:sz w:val="24"/>
          <w:szCs w:val="24"/>
        </w:rPr>
        <w:t xml:space="preserve"> labeled</w:t>
      </w:r>
      <w:r w:rsidR="00721757">
        <w:rPr>
          <w:rFonts w:cstheme="minorHAnsi"/>
          <w:color w:val="000000"/>
          <w:sz w:val="24"/>
          <w:szCs w:val="24"/>
        </w:rPr>
        <w:t>.</w:t>
      </w:r>
    </w:p>
    <w:p w14:paraId="03BA3CE2" w14:textId="77777777" w:rsidR="006B7218" w:rsidRDefault="006B7218" w:rsidP="006B7218">
      <w:pPr>
        <w:spacing w:line="480" w:lineRule="auto"/>
        <w:rPr>
          <w:rFonts w:cstheme="minorHAnsi"/>
          <w:sz w:val="24"/>
          <w:szCs w:val="24"/>
        </w:rPr>
      </w:pPr>
    </w:p>
    <w:p w14:paraId="6EED30D7" w14:textId="44CF630C" w:rsidR="00A6412B" w:rsidRDefault="00A6412B" w:rsidP="006B7218">
      <w:pPr>
        <w:spacing w:line="480" w:lineRule="auto"/>
        <w:rPr>
          <w:ins w:id="748" w:author="Segall, Christopher (segallcr)" w:date="2025-07-12T11:10:00Z"/>
          <w:rFonts w:cstheme="minorHAnsi"/>
          <w:sz w:val="24"/>
          <w:szCs w:val="24"/>
        </w:rPr>
      </w:pPr>
      <w:r>
        <w:rPr>
          <w:rFonts w:cstheme="minorHAnsi"/>
          <w:sz w:val="24"/>
          <w:szCs w:val="24"/>
        </w:rPr>
        <w:t xml:space="preserve">The refrain of “De tout sui </w:t>
      </w:r>
      <w:proofErr w:type="spellStart"/>
      <w:r>
        <w:rPr>
          <w:rFonts w:cstheme="minorHAnsi"/>
          <w:sz w:val="24"/>
          <w:szCs w:val="24"/>
        </w:rPr>
        <w:t>si</w:t>
      </w:r>
      <w:proofErr w:type="spellEnd"/>
      <w:r>
        <w:rPr>
          <w:rFonts w:cstheme="minorHAnsi"/>
          <w:sz w:val="24"/>
          <w:szCs w:val="24"/>
        </w:rPr>
        <w:t xml:space="preserve"> </w:t>
      </w:r>
      <w:proofErr w:type="spellStart"/>
      <w:r>
        <w:rPr>
          <w:rFonts w:cstheme="minorHAnsi"/>
          <w:sz w:val="24"/>
          <w:szCs w:val="24"/>
        </w:rPr>
        <w:t>confortee</w:t>
      </w:r>
      <w:proofErr w:type="spellEnd"/>
      <w:r>
        <w:rPr>
          <w:rFonts w:cstheme="minorHAnsi"/>
          <w:sz w:val="24"/>
          <w:szCs w:val="24"/>
        </w:rPr>
        <w:t xml:space="preserve">” is essentially comprised of two phrases—labeled </w:t>
      </w:r>
      <w:r>
        <w:rPr>
          <w:rFonts w:ascii="Calibri" w:hAnsi="Calibri" w:cs="Calibri"/>
          <w:sz w:val="24"/>
          <w:szCs w:val="24"/>
        </w:rPr>
        <w:t>α</w:t>
      </w:r>
      <w:r>
        <w:rPr>
          <w:rFonts w:cstheme="minorHAnsi"/>
          <w:sz w:val="24"/>
          <w:szCs w:val="24"/>
        </w:rPr>
        <w:t xml:space="preserve"> and </w:t>
      </w:r>
      <w:r>
        <w:rPr>
          <w:rFonts w:ascii="Calibri" w:hAnsi="Calibri" w:cs="Calibri"/>
          <w:sz w:val="24"/>
          <w:szCs w:val="24"/>
        </w:rPr>
        <w:t>β</w:t>
      </w:r>
      <w:r>
        <w:rPr>
          <w:rFonts w:cstheme="minorHAnsi"/>
          <w:sz w:val="24"/>
          <w:szCs w:val="24"/>
        </w:rPr>
        <w:t xml:space="preserve"> in the </w:t>
      </w:r>
      <w:del w:id="749" w:author="Segall, Christopher (segallcr)" w:date="2025-07-12T11:04:00Z">
        <w:r w:rsidDel="002666BB">
          <w:rPr>
            <w:rFonts w:cstheme="minorHAnsi"/>
            <w:sz w:val="24"/>
            <w:szCs w:val="24"/>
          </w:rPr>
          <w:delText xml:space="preserve">Example </w:delText>
        </w:r>
      </w:del>
      <w:ins w:id="750" w:author="Segall, Christopher (segallcr)" w:date="2025-07-12T11:04:00Z">
        <w:r w:rsidR="002666BB">
          <w:rPr>
            <w:rFonts w:cstheme="minorHAnsi"/>
            <w:sz w:val="24"/>
            <w:szCs w:val="24"/>
          </w:rPr>
          <w:t xml:space="preserve">example </w:t>
        </w:r>
      </w:ins>
      <w:r>
        <w:rPr>
          <w:rFonts w:cstheme="minorHAnsi"/>
          <w:sz w:val="24"/>
          <w:szCs w:val="24"/>
        </w:rPr>
        <w:t>to distinguish them from formal labels A and B—varied</w:t>
      </w:r>
      <w:ins w:id="751" w:author="Kyle Hutchinson" w:date="2025-08-06T14:26:00Z" w16du:dateUtc="2025-08-06T18:26:00Z">
        <w:r w:rsidR="0017786D">
          <w:rPr>
            <w:rFonts w:cstheme="minorHAnsi"/>
            <w:sz w:val="24"/>
            <w:szCs w:val="24"/>
          </w:rPr>
          <w:t xml:space="preserve"> melodically, rhythmically, and metrically</w:t>
        </w:r>
      </w:ins>
      <w:r>
        <w:rPr>
          <w:rFonts w:cstheme="minorHAnsi"/>
          <w:sz w:val="24"/>
          <w:szCs w:val="24"/>
        </w:rPr>
        <w:t xml:space="preserve"> in their repetitions</w:t>
      </w:r>
      <w:del w:id="752" w:author="Kyle Hutchinson" w:date="2025-08-06T14:26:00Z" w16du:dateUtc="2025-08-06T18:26:00Z">
        <w:r w:rsidDel="0017786D">
          <w:rPr>
            <w:rFonts w:cstheme="minorHAnsi"/>
            <w:sz w:val="24"/>
            <w:szCs w:val="24"/>
          </w:rPr>
          <w:delText xml:space="preserve"> melodically, rhythmically, and metrically</w:delText>
        </w:r>
      </w:del>
      <w:r>
        <w:rPr>
          <w:rFonts w:cstheme="minorHAnsi"/>
          <w:sz w:val="24"/>
          <w:szCs w:val="24"/>
        </w:rPr>
        <w:t xml:space="preserve">. </w:t>
      </w:r>
      <w:r w:rsidR="00F1299E">
        <w:rPr>
          <w:rFonts w:cstheme="minorHAnsi"/>
          <w:iCs/>
          <w:color w:val="000000"/>
          <w:sz w:val="24"/>
          <w:szCs w:val="24"/>
        </w:rPr>
        <w:t xml:space="preserve">Simple beat counting foregrounds </w:t>
      </w:r>
      <w:r>
        <w:rPr>
          <w:rFonts w:cstheme="minorHAnsi"/>
          <w:color w:val="000000"/>
          <w:sz w:val="24"/>
          <w:szCs w:val="24"/>
        </w:rPr>
        <w:t>Machaut’s elastic approach to repetition</w:t>
      </w:r>
      <w:del w:id="753" w:author="Segall, Christopher (segallcr)" w:date="2025-07-12T11:06:00Z">
        <w:r w:rsidDel="005D76E7">
          <w:rPr>
            <w:rFonts w:cstheme="minorHAnsi"/>
            <w:color w:val="000000"/>
            <w:sz w:val="24"/>
            <w:szCs w:val="24"/>
          </w:rPr>
          <w:delText xml:space="preserve"> here</w:delText>
        </w:r>
      </w:del>
      <w:r>
        <w:rPr>
          <w:rFonts w:cstheme="minorHAnsi"/>
          <w:color w:val="000000"/>
          <w:sz w:val="24"/>
          <w:szCs w:val="24"/>
        </w:rPr>
        <w:t xml:space="preserve">, as the same melodic skeleton is </w:t>
      </w:r>
      <w:r w:rsidR="00F1299E">
        <w:rPr>
          <w:rFonts w:cstheme="minorHAnsi"/>
          <w:color w:val="000000"/>
          <w:sz w:val="24"/>
          <w:szCs w:val="24"/>
        </w:rPr>
        <w:t xml:space="preserve">realized </w:t>
      </w:r>
      <w:r>
        <w:rPr>
          <w:rFonts w:cstheme="minorHAnsi"/>
          <w:color w:val="000000"/>
          <w:sz w:val="24"/>
          <w:szCs w:val="24"/>
        </w:rPr>
        <w:t xml:space="preserve">across longer </w:t>
      </w:r>
      <w:r w:rsidR="00137B75">
        <w:rPr>
          <w:rFonts w:cstheme="minorHAnsi"/>
          <w:color w:val="000000"/>
          <w:sz w:val="24"/>
          <w:szCs w:val="24"/>
        </w:rPr>
        <w:t xml:space="preserve">and </w:t>
      </w:r>
      <w:r>
        <w:rPr>
          <w:rFonts w:cstheme="minorHAnsi"/>
          <w:color w:val="000000"/>
          <w:sz w:val="24"/>
          <w:szCs w:val="24"/>
        </w:rPr>
        <w:t xml:space="preserve">shorter time spans. </w:t>
      </w:r>
      <w:r>
        <w:rPr>
          <w:rFonts w:cstheme="minorHAnsi"/>
          <w:sz w:val="24"/>
          <w:szCs w:val="24"/>
        </w:rPr>
        <w:t xml:space="preserve">Phrase </w:t>
      </w:r>
      <w:r>
        <w:rPr>
          <w:rFonts w:ascii="Calibri" w:hAnsi="Calibri" w:cs="Calibri"/>
          <w:sz w:val="24"/>
          <w:szCs w:val="24"/>
        </w:rPr>
        <w:t>α</w:t>
      </w:r>
      <w:r>
        <w:rPr>
          <w:rFonts w:cstheme="minorHAnsi"/>
          <w:sz w:val="24"/>
          <w:szCs w:val="24"/>
        </w:rPr>
        <w:t xml:space="preserve"> circulates upper and lower neighbors around the pitch C, ultimately cadencing on that same open ^5 (mm. 4</w:t>
      </w:r>
      <w:r w:rsidR="00D20EE2">
        <w:rPr>
          <w:rFonts w:cstheme="minorHAnsi"/>
          <w:color w:val="000000"/>
          <w:sz w:val="24"/>
          <w:szCs w:val="24"/>
        </w:rPr>
        <w:t>–</w:t>
      </w:r>
      <w:r>
        <w:rPr>
          <w:rFonts w:cstheme="minorHAnsi"/>
          <w:sz w:val="24"/>
          <w:szCs w:val="24"/>
        </w:rPr>
        <w:t xml:space="preserve">5). Phrase </w:t>
      </w:r>
      <w:r>
        <w:rPr>
          <w:rFonts w:ascii="Calibri" w:hAnsi="Calibri" w:cs="Calibri"/>
          <w:sz w:val="24"/>
          <w:szCs w:val="24"/>
        </w:rPr>
        <w:t>α</w:t>
      </w:r>
      <w:r>
        <w:rPr>
          <w:rFonts w:cstheme="minorHAnsi"/>
          <w:sz w:val="24"/>
          <w:szCs w:val="24"/>
        </w:rPr>
        <w:t xml:space="preserve"> is prepared by what I </w:t>
      </w:r>
      <w:del w:id="754" w:author="Segall, Christopher (segallcr)" w:date="2025-07-12T11:08:00Z">
        <w:r w:rsidDel="001B6923">
          <w:rPr>
            <w:rFonts w:cstheme="minorHAnsi"/>
            <w:sz w:val="24"/>
            <w:szCs w:val="24"/>
          </w:rPr>
          <w:delText xml:space="preserve">take to be </w:delText>
        </w:r>
      </w:del>
      <w:ins w:id="755" w:author="Segall, Christopher (segallcr)" w:date="2025-07-12T11:08:00Z">
        <w:r w:rsidR="001B6923">
          <w:rPr>
            <w:rFonts w:cstheme="minorHAnsi"/>
            <w:sz w:val="24"/>
            <w:szCs w:val="24"/>
          </w:rPr>
          <w:t xml:space="preserve">consider </w:t>
        </w:r>
      </w:ins>
      <w:r>
        <w:rPr>
          <w:rFonts w:cstheme="minorHAnsi"/>
          <w:sz w:val="24"/>
          <w:szCs w:val="24"/>
        </w:rPr>
        <w:t>a pickup (m. 1) before the first downbeat</w:t>
      </w:r>
      <w:ins w:id="756" w:author="Segall, Christopher (segallcr)" w:date="2025-07-12T11:09:00Z">
        <w:r w:rsidR="005E6830">
          <w:rPr>
            <w:rFonts w:cstheme="minorHAnsi"/>
            <w:sz w:val="24"/>
            <w:szCs w:val="24"/>
          </w:rPr>
          <w:t xml:space="preserve"> (m. 2)</w:t>
        </w:r>
      </w:ins>
      <w:del w:id="757" w:author="Segall, Christopher (segallcr)" w:date="2025-07-12T11:08:00Z">
        <w:r w:rsidDel="005E6830">
          <w:rPr>
            <w:rFonts w:cstheme="minorHAnsi"/>
            <w:sz w:val="24"/>
            <w:szCs w:val="24"/>
          </w:rPr>
          <w:delText xml:space="preserve">. </w:delText>
        </w:r>
      </w:del>
      <w:ins w:id="758" w:author="Segall, Christopher (segallcr)" w:date="2025-07-12T11:08:00Z">
        <w:del w:id="759" w:author="Kyle Hutchinson" w:date="2025-08-06T14:27:00Z" w16du:dateUtc="2025-08-06T18:27:00Z">
          <w:r w:rsidR="005E6830" w:rsidDel="0017786D">
            <w:rPr>
              <w:rFonts w:cstheme="minorHAnsi"/>
              <w:sz w:val="24"/>
              <w:szCs w:val="24"/>
            </w:rPr>
            <w:delText xml:space="preserve">, </w:delText>
          </w:r>
        </w:del>
      </w:ins>
      <w:del w:id="760" w:author="Segall, Christopher (segallcr)" w:date="2025-07-12T11:08:00Z">
        <w:r w:rsidR="004C421E" w:rsidDel="005E6830">
          <w:rPr>
            <w:rFonts w:cstheme="minorHAnsi"/>
            <w:sz w:val="24"/>
            <w:szCs w:val="24"/>
          </w:rPr>
          <w:delText xml:space="preserve">Locating the downbeat </w:delText>
        </w:r>
        <w:r w:rsidDel="005E6830">
          <w:rPr>
            <w:rFonts w:cstheme="minorHAnsi"/>
            <w:sz w:val="24"/>
            <w:szCs w:val="24"/>
          </w:rPr>
          <w:delText xml:space="preserve">on m. 2 best responds to the song’s musical structure </w:delText>
        </w:r>
      </w:del>
      <w:del w:id="761" w:author="Kyle Hutchinson" w:date="2025-08-06T14:27:00Z" w16du:dateUtc="2025-08-06T18:27:00Z">
        <w:r w:rsidDel="0017786D">
          <w:rPr>
            <w:rFonts w:cstheme="minorHAnsi"/>
            <w:sz w:val="24"/>
            <w:szCs w:val="24"/>
          </w:rPr>
          <w:delText xml:space="preserve">for </w:delText>
        </w:r>
        <w:r w:rsidR="00C27C5A" w:rsidDel="0017786D">
          <w:rPr>
            <w:rFonts w:cstheme="minorHAnsi"/>
            <w:sz w:val="24"/>
            <w:szCs w:val="24"/>
          </w:rPr>
          <w:delText xml:space="preserve">a few </w:delText>
        </w:r>
        <w:r w:rsidDel="0017786D">
          <w:rPr>
            <w:rFonts w:cstheme="minorHAnsi"/>
            <w:sz w:val="24"/>
            <w:szCs w:val="24"/>
          </w:rPr>
          <w:delText>reasons</w:delText>
        </w:r>
      </w:del>
      <w:r>
        <w:rPr>
          <w:rFonts w:cstheme="minorHAnsi"/>
          <w:sz w:val="24"/>
          <w:szCs w:val="24"/>
        </w:rPr>
        <w:t xml:space="preserve">. First, </w:t>
      </w:r>
      <w:del w:id="762" w:author="Segall, Christopher (segallcr)" w:date="2025-07-23T14:50:00Z">
        <w:r w:rsidDel="005A39FE">
          <w:rPr>
            <w:rFonts w:cstheme="minorHAnsi"/>
            <w:sz w:val="24"/>
            <w:szCs w:val="24"/>
          </w:rPr>
          <w:delText xml:space="preserve">doing so </w:delText>
        </w:r>
      </w:del>
      <w:ins w:id="763" w:author="Segall, Christopher (segallcr)" w:date="2025-07-23T14:50:00Z">
        <w:r w:rsidR="005A39FE">
          <w:rPr>
            <w:rFonts w:cstheme="minorHAnsi"/>
            <w:sz w:val="24"/>
            <w:szCs w:val="24"/>
          </w:rPr>
          <w:t xml:space="preserve">this </w:t>
        </w:r>
      </w:ins>
      <w:ins w:id="764" w:author="Kyle Hutchinson" w:date="2025-08-06T14:27:00Z" w16du:dateUtc="2025-08-06T18:27:00Z">
        <w:r w:rsidR="0017786D">
          <w:rPr>
            <w:rFonts w:cstheme="minorHAnsi"/>
            <w:sz w:val="24"/>
            <w:szCs w:val="24"/>
          </w:rPr>
          <w:t xml:space="preserve">proposed pickup </w:t>
        </w:r>
      </w:ins>
      <w:r>
        <w:rPr>
          <w:rFonts w:cstheme="minorHAnsi"/>
          <w:sz w:val="24"/>
          <w:szCs w:val="24"/>
        </w:rPr>
        <w:t xml:space="preserve">ensures that the melodic, textual, and agogic accent on the cadential C in m. 4 </w:t>
      </w:r>
      <w:del w:id="765" w:author="Segall, Christopher (segallcr)" w:date="2025-07-12T11:09:00Z">
        <w:r w:rsidDel="00BC175D">
          <w:rPr>
            <w:rFonts w:cstheme="minorHAnsi"/>
            <w:sz w:val="24"/>
            <w:szCs w:val="24"/>
          </w:rPr>
          <w:delText xml:space="preserve">is corroborated </w:delText>
        </w:r>
      </w:del>
      <w:ins w:id="766" w:author="Segall, Christopher (segallcr)" w:date="2025-07-12T11:09:00Z">
        <w:r w:rsidR="00BC175D">
          <w:rPr>
            <w:rFonts w:cstheme="minorHAnsi"/>
            <w:sz w:val="24"/>
            <w:szCs w:val="24"/>
          </w:rPr>
          <w:t xml:space="preserve">coincides </w:t>
        </w:r>
      </w:ins>
      <w:r>
        <w:rPr>
          <w:rFonts w:cstheme="minorHAnsi"/>
          <w:sz w:val="24"/>
          <w:szCs w:val="24"/>
        </w:rPr>
        <w:t xml:space="preserve">with </w:t>
      </w:r>
      <w:r w:rsidR="00C272B4">
        <w:rPr>
          <w:rFonts w:cstheme="minorHAnsi"/>
          <w:sz w:val="24"/>
          <w:szCs w:val="24"/>
        </w:rPr>
        <w:t>the strong beat</w:t>
      </w:r>
      <w:r>
        <w:rPr>
          <w:rFonts w:cstheme="minorHAnsi"/>
          <w:sz w:val="24"/>
          <w:szCs w:val="24"/>
        </w:rPr>
        <w:t xml:space="preserve">. Second, a very close repeat of phrase </w:t>
      </w:r>
      <w:r>
        <w:rPr>
          <w:rFonts w:ascii="Calibri" w:hAnsi="Calibri" w:cs="Calibri"/>
          <w:sz w:val="24"/>
          <w:szCs w:val="24"/>
        </w:rPr>
        <w:t>α</w:t>
      </w:r>
      <w:r>
        <w:rPr>
          <w:rFonts w:cstheme="minorHAnsi"/>
          <w:sz w:val="24"/>
          <w:szCs w:val="24"/>
        </w:rPr>
        <w:t xml:space="preserve"> occurs without the pickup in mm. 14</w:t>
      </w:r>
      <w:r w:rsidR="00D20EE2">
        <w:rPr>
          <w:rFonts w:cstheme="minorHAnsi"/>
          <w:color w:val="000000"/>
          <w:sz w:val="24"/>
          <w:szCs w:val="24"/>
        </w:rPr>
        <w:t>–</w:t>
      </w:r>
      <w:r>
        <w:rPr>
          <w:rFonts w:cstheme="minorHAnsi"/>
          <w:sz w:val="24"/>
          <w:szCs w:val="24"/>
        </w:rPr>
        <w:t xml:space="preserve">16. Third, when the refrain </w:t>
      </w:r>
      <w:del w:id="767" w:author="Segall, Christopher (segallcr)" w:date="2025-07-12T11:10:00Z">
        <w:r w:rsidDel="00371DA2">
          <w:rPr>
            <w:rFonts w:cstheme="minorHAnsi"/>
            <w:sz w:val="24"/>
            <w:szCs w:val="24"/>
          </w:rPr>
          <w:delText>repeats</w:delText>
        </w:r>
      </w:del>
      <w:ins w:id="768" w:author="Segall, Christopher (segallcr)" w:date="2025-07-12T11:10:00Z">
        <w:r w:rsidR="00371DA2">
          <w:rPr>
            <w:rFonts w:cstheme="minorHAnsi"/>
            <w:sz w:val="24"/>
            <w:szCs w:val="24"/>
          </w:rPr>
          <w:t>is repeated,</w:t>
        </w:r>
      </w:ins>
      <w:r>
        <w:rPr>
          <w:rFonts w:cstheme="minorHAnsi"/>
          <w:sz w:val="24"/>
          <w:szCs w:val="24"/>
        </w:rPr>
        <w:t xml:space="preserve"> the pickup </w:t>
      </w:r>
      <w:r w:rsidR="007D5013">
        <w:rPr>
          <w:rFonts w:cstheme="minorHAnsi"/>
          <w:sz w:val="24"/>
          <w:szCs w:val="24"/>
        </w:rPr>
        <w:t>falls appropriately on weak beat 2</w:t>
      </w:r>
      <w:r>
        <w:rPr>
          <w:rFonts w:cstheme="minorHAnsi"/>
          <w:sz w:val="24"/>
          <w:szCs w:val="24"/>
        </w:rPr>
        <w:t xml:space="preserve">, preserving m. 2 as a </w:t>
      </w:r>
      <w:r>
        <w:rPr>
          <w:rFonts w:cstheme="minorHAnsi"/>
          <w:sz w:val="24"/>
          <w:szCs w:val="24"/>
        </w:rPr>
        <w:lastRenderedPageBreak/>
        <w:t xml:space="preserve">strong downbeat. Fourth, the transposable motive </w:t>
      </w:r>
      <w:ins w:id="769" w:author="Segall, Christopher (segallcr)" w:date="2025-07-12T11:10:00Z">
        <w:r w:rsidR="00711588">
          <w:rPr>
            <w:rFonts w:cstheme="minorHAnsi"/>
            <w:sz w:val="24"/>
            <w:szCs w:val="24"/>
          </w:rPr>
          <w:t xml:space="preserve">shown in </w:t>
        </w:r>
        <w:r w:rsidR="00711588">
          <w:rPr>
            <w:rFonts w:cstheme="minorHAnsi"/>
            <w:b/>
            <w:bCs/>
            <w:sz w:val="24"/>
            <w:szCs w:val="24"/>
            <w:u w:val="single"/>
          </w:rPr>
          <w:t>Example 9</w:t>
        </w:r>
      </w:ins>
      <w:r>
        <w:rPr>
          <w:rFonts w:cstheme="minorHAnsi"/>
          <w:sz w:val="24"/>
          <w:szCs w:val="24"/>
        </w:rPr>
        <w:t xml:space="preserve"> </w:t>
      </w:r>
      <w:del w:id="770" w:author="Segall, Christopher (segallcr)" w:date="2025-07-12T11:10:00Z">
        <w:r w:rsidDel="00711588">
          <w:rPr>
            <w:rFonts w:cstheme="minorHAnsi"/>
            <w:sz w:val="24"/>
            <w:szCs w:val="24"/>
          </w:rPr>
          <w:delText xml:space="preserve">is a recurrent one </w:delText>
        </w:r>
      </w:del>
      <w:ins w:id="771" w:author="Segall, Christopher (segallcr)" w:date="2025-07-12T11:10:00Z">
        <w:r w:rsidR="00711588">
          <w:rPr>
            <w:rFonts w:cstheme="minorHAnsi"/>
            <w:sz w:val="24"/>
            <w:szCs w:val="24"/>
          </w:rPr>
          <w:t xml:space="preserve">recurs </w:t>
        </w:r>
      </w:ins>
      <w:r>
        <w:rPr>
          <w:rFonts w:cstheme="minorHAnsi"/>
          <w:sz w:val="24"/>
          <w:szCs w:val="24"/>
        </w:rPr>
        <w:t>throughout Machaut’s songs.</w:t>
      </w:r>
      <w:r>
        <w:rPr>
          <w:rStyle w:val="FootnoteReference"/>
          <w:rFonts w:cstheme="minorHAnsi"/>
          <w:sz w:val="24"/>
          <w:szCs w:val="24"/>
        </w:rPr>
        <w:footnoteReference w:id="33"/>
      </w:r>
      <w:r>
        <w:rPr>
          <w:rFonts w:cstheme="minorHAnsi"/>
          <w:sz w:val="24"/>
          <w:szCs w:val="24"/>
        </w:rPr>
        <w:t xml:space="preserve"> In this </w:t>
      </w:r>
      <w:r w:rsidR="00A3699A">
        <w:rPr>
          <w:rFonts w:cstheme="minorHAnsi"/>
          <w:sz w:val="24"/>
          <w:szCs w:val="24"/>
        </w:rPr>
        <w:t xml:space="preserve">danced </w:t>
      </w:r>
      <w:r>
        <w:rPr>
          <w:rFonts w:cstheme="minorHAnsi"/>
          <w:sz w:val="24"/>
          <w:szCs w:val="24"/>
        </w:rPr>
        <w:t>song</w:t>
      </w:r>
      <w:ins w:id="777" w:author="Segall, Christopher (segallcr)" w:date="2025-07-12T11:12:00Z">
        <w:r w:rsidR="009F6DA8">
          <w:rPr>
            <w:rFonts w:cstheme="minorHAnsi"/>
            <w:sz w:val="24"/>
            <w:szCs w:val="24"/>
          </w:rPr>
          <w:t>,</w:t>
        </w:r>
      </w:ins>
      <w:r>
        <w:rPr>
          <w:rFonts w:cstheme="minorHAnsi"/>
          <w:sz w:val="24"/>
          <w:szCs w:val="24"/>
        </w:rPr>
        <w:t xml:space="preserve"> it is used as an </w:t>
      </w:r>
      <w:proofErr w:type="spellStart"/>
      <w:r>
        <w:rPr>
          <w:rFonts w:cstheme="minorHAnsi"/>
          <w:sz w:val="24"/>
          <w:szCs w:val="24"/>
        </w:rPr>
        <w:t>anacrustic</w:t>
      </w:r>
      <w:proofErr w:type="spellEnd"/>
      <w:r>
        <w:rPr>
          <w:rFonts w:cstheme="minorHAnsi"/>
          <w:sz w:val="24"/>
          <w:szCs w:val="24"/>
        </w:rPr>
        <w:t xml:space="preserve"> windup targeting the C of m. 2, a modally structural pitch (the tenor) made </w:t>
      </w:r>
      <w:commentRangeStart w:id="778"/>
      <w:r>
        <w:rPr>
          <w:rFonts w:cstheme="minorHAnsi"/>
          <w:sz w:val="24"/>
          <w:szCs w:val="24"/>
        </w:rPr>
        <w:t>sweeter</w:t>
      </w:r>
      <w:commentRangeEnd w:id="778"/>
      <w:r w:rsidR="0017786D">
        <w:rPr>
          <w:rStyle w:val="CommentReference"/>
        </w:rPr>
        <w:commentReference w:id="778"/>
      </w:r>
      <w:r>
        <w:rPr>
          <w:rFonts w:cstheme="minorHAnsi"/>
          <w:sz w:val="24"/>
          <w:szCs w:val="24"/>
        </w:rPr>
        <w:t xml:space="preserve"> by the prior accented passing tone B.</w:t>
      </w:r>
      <w:r>
        <w:rPr>
          <w:rStyle w:val="FootnoteReference"/>
          <w:rFonts w:cstheme="minorHAnsi"/>
          <w:sz w:val="24"/>
          <w:szCs w:val="24"/>
        </w:rPr>
        <w:footnoteReference w:id="34"/>
      </w:r>
    </w:p>
    <w:p w14:paraId="41A2441F" w14:textId="77777777" w:rsidR="00711588" w:rsidRDefault="00711588" w:rsidP="006B7218">
      <w:pPr>
        <w:spacing w:line="480" w:lineRule="auto"/>
        <w:rPr>
          <w:ins w:id="789" w:author="Segall, Christopher (segallcr)" w:date="2025-07-12T11:10:00Z"/>
          <w:rFonts w:cstheme="minorHAnsi"/>
          <w:sz w:val="24"/>
          <w:szCs w:val="24"/>
        </w:rPr>
      </w:pPr>
    </w:p>
    <w:p w14:paraId="4C3EC981" w14:textId="334251DE" w:rsidR="00711588" w:rsidRPr="00711588" w:rsidRDefault="00711588" w:rsidP="006B7218">
      <w:pPr>
        <w:spacing w:line="480" w:lineRule="auto"/>
        <w:rPr>
          <w:rFonts w:cstheme="minorHAnsi"/>
          <w:sz w:val="24"/>
          <w:szCs w:val="24"/>
          <w:u w:val="single"/>
          <w:rPrChange w:id="790" w:author="Segall, Christopher (segallcr)" w:date="2025-07-12T11:11:00Z">
            <w:rPr>
              <w:rFonts w:cstheme="minorHAnsi"/>
              <w:sz w:val="24"/>
              <w:szCs w:val="24"/>
            </w:rPr>
          </w:rPrChange>
        </w:rPr>
      </w:pPr>
      <w:ins w:id="791" w:author="Segall, Christopher (segallcr)" w:date="2025-07-12T11:11:00Z">
        <w:r>
          <w:rPr>
            <w:rFonts w:cstheme="minorHAnsi"/>
            <w:b/>
            <w:bCs/>
            <w:sz w:val="24"/>
            <w:szCs w:val="24"/>
          </w:rPr>
          <w:t xml:space="preserve">Example 9 </w:t>
        </w:r>
        <w:r w:rsidR="003232C5">
          <w:rPr>
            <w:rFonts w:cstheme="minorHAnsi"/>
            <w:sz w:val="24"/>
            <w:szCs w:val="24"/>
            <w:u w:val="single"/>
          </w:rPr>
          <w:t>Recurrent pitch motive in Guillaume de Machaut’s songs</w:t>
        </w:r>
        <w:r w:rsidR="00B25053">
          <w:rPr>
            <w:rFonts w:cstheme="minorHAnsi"/>
            <w:sz w:val="24"/>
            <w:szCs w:val="24"/>
            <w:u w:val="single"/>
          </w:rPr>
          <w:t>.</w:t>
        </w:r>
      </w:ins>
    </w:p>
    <w:p w14:paraId="117266F6" w14:textId="77777777" w:rsidR="006B7218" w:rsidRDefault="006B7218" w:rsidP="006B7218">
      <w:pPr>
        <w:spacing w:line="480" w:lineRule="auto"/>
        <w:rPr>
          <w:rFonts w:cstheme="minorHAnsi"/>
          <w:sz w:val="24"/>
          <w:szCs w:val="24"/>
        </w:rPr>
      </w:pPr>
    </w:p>
    <w:p w14:paraId="1C7795A8" w14:textId="4EB7CCBB" w:rsidR="00A6412B" w:rsidRPr="00C607C0" w:rsidRDefault="00A6412B" w:rsidP="006B7218">
      <w:pPr>
        <w:spacing w:line="480" w:lineRule="auto"/>
        <w:rPr>
          <w:rFonts w:ascii="Calibri" w:hAnsi="Calibri" w:cs="Calibri"/>
          <w:sz w:val="24"/>
          <w:szCs w:val="24"/>
        </w:rPr>
      </w:pPr>
      <w:r>
        <w:rPr>
          <w:rFonts w:cstheme="minorHAnsi"/>
          <w:sz w:val="24"/>
          <w:szCs w:val="24"/>
        </w:rPr>
        <w:t xml:space="preserve">Phrase </w:t>
      </w:r>
      <w:r>
        <w:rPr>
          <w:rFonts w:ascii="Calibri" w:hAnsi="Calibri" w:cs="Calibri"/>
          <w:sz w:val="24"/>
          <w:szCs w:val="24"/>
        </w:rPr>
        <w:t xml:space="preserve">β consists of an essentially stepwise ascent from the song’s final, F, to C and back </w:t>
      </w:r>
      <w:del w:id="792" w:author="Segall, Christopher (segallcr)" w:date="2025-07-12T11:14:00Z">
        <w:r w:rsidDel="00826EB2">
          <w:rPr>
            <w:rFonts w:ascii="Calibri" w:hAnsi="Calibri" w:cs="Calibri"/>
            <w:sz w:val="24"/>
            <w:szCs w:val="24"/>
          </w:rPr>
          <w:delText xml:space="preserve">to </w:delText>
        </w:r>
      </w:del>
      <w:r>
        <w:rPr>
          <w:rFonts w:ascii="Calibri" w:hAnsi="Calibri" w:cs="Calibri"/>
          <w:sz w:val="24"/>
          <w:szCs w:val="24"/>
        </w:rPr>
        <w:t xml:space="preserve">down again. </w:t>
      </w:r>
      <w:ins w:id="793" w:author="Segall, Christopher (segallcr)" w:date="2025-07-12T11:15:00Z">
        <w:r w:rsidR="005F6579">
          <w:rPr>
            <w:rFonts w:ascii="Calibri" w:hAnsi="Calibri" w:cs="Calibri"/>
            <w:sz w:val="24"/>
            <w:szCs w:val="24"/>
          </w:rPr>
          <w:t xml:space="preserve">Although </w:t>
        </w:r>
      </w:ins>
      <w:del w:id="794" w:author="Segall, Christopher (segallcr)" w:date="2025-07-12T11:15:00Z">
        <w:r w:rsidR="001B3EB8" w:rsidDel="005F6579">
          <w:rPr>
            <w:rFonts w:ascii="Calibri" w:hAnsi="Calibri" w:cs="Calibri"/>
            <w:sz w:val="24"/>
            <w:szCs w:val="24"/>
          </w:rPr>
          <w:delText>I</w:delText>
        </w:r>
        <w:r w:rsidR="009E5164" w:rsidDel="005F6579">
          <w:rPr>
            <w:rFonts w:ascii="Calibri" w:hAnsi="Calibri" w:cs="Calibri"/>
            <w:sz w:val="24"/>
            <w:szCs w:val="24"/>
          </w:rPr>
          <w:delText xml:space="preserve">t </w:delText>
        </w:r>
      </w:del>
      <w:ins w:id="795" w:author="Segall, Christopher (segallcr)" w:date="2025-07-12T11:15:00Z">
        <w:r w:rsidR="005F6579">
          <w:rPr>
            <w:rFonts w:ascii="Calibri" w:hAnsi="Calibri" w:cs="Calibri"/>
            <w:sz w:val="24"/>
            <w:szCs w:val="24"/>
          </w:rPr>
          <w:t xml:space="preserve">it </w:t>
        </w:r>
      </w:ins>
      <w:r w:rsidR="009E5164">
        <w:rPr>
          <w:rFonts w:ascii="Calibri" w:hAnsi="Calibri" w:cs="Calibri"/>
          <w:sz w:val="24"/>
          <w:szCs w:val="24"/>
        </w:rPr>
        <w:t xml:space="preserve">is </w:t>
      </w:r>
      <w:del w:id="796" w:author="Segall, Christopher (segallcr)" w:date="2025-07-12T11:15:00Z">
        <w:r w:rsidR="009E5164" w:rsidDel="005F6579">
          <w:rPr>
            <w:rFonts w:ascii="Calibri" w:hAnsi="Calibri" w:cs="Calibri"/>
            <w:sz w:val="24"/>
            <w:szCs w:val="24"/>
          </w:rPr>
          <w:delText xml:space="preserve">natural </w:delText>
        </w:r>
      </w:del>
      <w:ins w:id="797" w:author="Segall, Christopher (segallcr)" w:date="2025-07-12T11:15:00Z">
        <w:r w:rsidR="005F6579">
          <w:rPr>
            <w:rFonts w:ascii="Calibri" w:hAnsi="Calibri" w:cs="Calibri"/>
            <w:sz w:val="24"/>
            <w:szCs w:val="24"/>
          </w:rPr>
          <w:t xml:space="preserve">logical </w:t>
        </w:r>
      </w:ins>
      <w:r w:rsidR="009E5164">
        <w:rPr>
          <w:rFonts w:ascii="Calibri" w:hAnsi="Calibri" w:cs="Calibri"/>
          <w:sz w:val="24"/>
          <w:szCs w:val="24"/>
        </w:rPr>
        <w:t xml:space="preserve">that </w:t>
      </w:r>
      <w:r>
        <w:rPr>
          <w:rFonts w:ascii="Calibri" w:hAnsi="Calibri" w:cs="Calibri"/>
          <w:sz w:val="24"/>
          <w:szCs w:val="24"/>
        </w:rPr>
        <w:t xml:space="preserve">the tonally open phrase α </w:t>
      </w:r>
      <w:r w:rsidR="009E5164">
        <w:rPr>
          <w:rFonts w:ascii="Calibri" w:hAnsi="Calibri" w:cs="Calibri"/>
          <w:sz w:val="24"/>
          <w:szCs w:val="24"/>
        </w:rPr>
        <w:t xml:space="preserve">would be </w:t>
      </w:r>
      <w:r>
        <w:rPr>
          <w:rFonts w:ascii="Calibri" w:hAnsi="Calibri" w:cs="Calibri"/>
          <w:sz w:val="24"/>
          <w:szCs w:val="24"/>
        </w:rPr>
        <w:t>followed by the closure of phrase β</w:t>
      </w:r>
      <w:del w:id="798" w:author="Segall, Christopher (segallcr)" w:date="2025-07-12T11:15:00Z">
        <w:r w:rsidDel="005F6579">
          <w:rPr>
            <w:rFonts w:ascii="Calibri" w:hAnsi="Calibri" w:cs="Calibri"/>
            <w:sz w:val="24"/>
            <w:szCs w:val="24"/>
          </w:rPr>
          <w:delText>. While that is ultimately what happens</w:delText>
        </w:r>
      </w:del>
      <w:r>
        <w:rPr>
          <w:rFonts w:ascii="Calibri" w:hAnsi="Calibri" w:cs="Calibri"/>
          <w:sz w:val="24"/>
          <w:szCs w:val="24"/>
        </w:rPr>
        <w:t xml:space="preserve">, the detail of </w:t>
      </w:r>
      <w:r w:rsidRPr="00A10AB2">
        <w:rPr>
          <w:rFonts w:ascii="Calibri" w:hAnsi="Calibri" w:cs="Calibri"/>
          <w:sz w:val="24"/>
          <w:szCs w:val="24"/>
        </w:rPr>
        <w:t>V38/32</w:t>
      </w:r>
      <w:r>
        <w:rPr>
          <w:rFonts w:ascii="Calibri" w:hAnsi="Calibri" w:cs="Calibri"/>
          <w:sz w:val="24"/>
          <w:szCs w:val="24"/>
        </w:rPr>
        <w:t xml:space="preserve">’s melodic shape is </w:t>
      </w:r>
      <w:del w:id="799" w:author="Kyle Hutchinson" w:date="2025-08-07T19:04:00Z" w16du:dateUtc="2025-08-07T23:04:00Z">
        <w:r w:rsidDel="00F33401">
          <w:rPr>
            <w:rFonts w:ascii="Calibri" w:hAnsi="Calibri" w:cs="Calibri"/>
            <w:sz w:val="24"/>
            <w:szCs w:val="24"/>
          </w:rPr>
          <w:delText xml:space="preserve">a bit </w:delText>
        </w:r>
      </w:del>
      <w:r>
        <w:rPr>
          <w:rFonts w:ascii="Calibri" w:hAnsi="Calibri" w:cs="Calibri"/>
          <w:sz w:val="24"/>
          <w:szCs w:val="24"/>
        </w:rPr>
        <w:t xml:space="preserve">more complex. A summary sketch is presented as </w:t>
      </w:r>
      <w:r w:rsidR="00776DE8" w:rsidRPr="000537D8">
        <w:rPr>
          <w:rFonts w:ascii="Calibri" w:hAnsi="Calibri" w:cs="Calibri"/>
          <w:b/>
          <w:bCs/>
          <w:sz w:val="24"/>
          <w:szCs w:val="24"/>
          <w:u w:val="single"/>
        </w:rPr>
        <w:t xml:space="preserve">Example </w:t>
      </w:r>
      <w:del w:id="800" w:author="Segall, Christopher (segallcr)" w:date="2025-07-12T11:15:00Z">
        <w:r w:rsidR="00776DE8" w:rsidRPr="000537D8" w:rsidDel="00CC24C2">
          <w:rPr>
            <w:rFonts w:ascii="Calibri" w:hAnsi="Calibri" w:cs="Calibri"/>
            <w:b/>
            <w:bCs/>
            <w:sz w:val="24"/>
            <w:szCs w:val="24"/>
            <w:u w:val="single"/>
          </w:rPr>
          <w:delText>9</w:delText>
        </w:r>
        <w:r w:rsidDel="00CC24C2">
          <w:rPr>
            <w:rFonts w:ascii="Calibri" w:hAnsi="Calibri" w:cs="Calibri"/>
            <w:sz w:val="24"/>
            <w:szCs w:val="24"/>
          </w:rPr>
          <w:delText xml:space="preserve"> </w:delText>
        </w:r>
      </w:del>
      <w:ins w:id="801" w:author="Segall, Christopher (segallcr)" w:date="2025-07-12T11:15:00Z">
        <w:r w:rsidR="00CC24C2">
          <w:rPr>
            <w:rFonts w:ascii="Calibri" w:hAnsi="Calibri" w:cs="Calibri"/>
            <w:b/>
            <w:bCs/>
            <w:sz w:val="24"/>
            <w:szCs w:val="24"/>
            <w:u w:val="single"/>
          </w:rPr>
          <w:t>10</w:t>
        </w:r>
      </w:ins>
      <w:del w:id="802" w:author="Segall, Christopher (segallcr)" w:date="2025-07-23T14:54:00Z">
        <w:r w:rsidDel="003B3445">
          <w:rPr>
            <w:rFonts w:ascii="Calibri" w:hAnsi="Calibri" w:cs="Calibri"/>
            <w:sz w:val="24"/>
            <w:szCs w:val="24"/>
          </w:rPr>
          <w:delText>below</w:delText>
        </w:r>
      </w:del>
      <w:r>
        <w:rPr>
          <w:rFonts w:ascii="Calibri" w:hAnsi="Calibri" w:cs="Calibri"/>
          <w:sz w:val="24"/>
          <w:szCs w:val="24"/>
        </w:rPr>
        <w:t>, with phrases marked and cadences labeled O for open</w:t>
      </w:r>
      <w:r w:rsidR="00DD51D6">
        <w:rPr>
          <w:rFonts w:ascii="Calibri" w:hAnsi="Calibri" w:cs="Calibri"/>
          <w:sz w:val="24"/>
          <w:szCs w:val="24"/>
        </w:rPr>
        <w:t xml:space="preserve"> (</w:t>
      </w:r>
      <w:proofErr w:type="spellStart"/>
      <w:r w:rsidR="00DD51D6" w:rsidRPr="00DD51D6">
        <w:rPr>
          <w:rFonts w:ascii="Calibri" w:hAnsi="Calibri" w:cs="Calibri"/>
          <w:i/>
          <w:iCs/>
          <w:sz w:val="24"/>
          <w:szCs w:val="24"/>
        </w:rPr>
        <w:t>ouvert</w:t>
      </w:r>
      <w:proofErr w:type="spellEnd"/>
      <w:r w:rsidR="00DD51D6">
        <w:rPr>
          <w:rFonts w:ascii="Calibri" w:hAnsi="Calibri" w:cs="Calibri"/>
          <w:sz w:val="24"/>
          <w:szCs w:val="24"/>
        </w:rPr>
        <w:t>)</w:t>
      </w:r>
      <w:r>
        <w:rPr>
          <w:rFonts w:ascii="Calibri" w:hAnsi="Calibri" w:cs="Calibri"/>
          <w:sz w:val="24"/>
          <w:szCs w:val="24"/>
        </w:rPr>
        <w:t>, C for closed</w:t>
      </w:r>
      <w:r w:rsidR="00DD51D6">
        <w:rPr>
          <w:rFonts w:ascii="Calibri" w:hAnsi="Calibri" w:cs="Calibri"/>
          <w:sz w:val="24"/>
          <w:szCs w:val="24"/>
        </w:rPr>
        <w:t xml:space="preserve"> (</w:t>
      </w:r>
      <w:r w:rsidR="00DD51D6" w:rsidRPr="00DD51D6">
        <w:rPr>
          <w:rFonts w:ascii="Calibri" w:hAnsi="Calibri" w:cs="Calibri"/>
          <w:i/>
          <w:iCs/>
          <w:sz w:val="24"/>
          <w:szCs w:val="24"/>
        </w:rPr>
        <w:t>clos</w:t>
      </w:r>
      <w:r w:rsidR="00DD51D6">
        <w:rPr>
          <w:rFonts w:ascii="Calibri" w:hAnsi="Calibri" w:cs="Calibri"/>
          <w:sz w:val="24"/>
          <w:szCs w:val="24"/>
        </w:rPr>
        <w:t>)</w:t>
      </w:r>
      <w:r>
        <w:rPr>
          <w:rFonts w:ascii="Calibri" w:hAnsi="Calibri" w:cs="Calibri"/>
          <w:sz w:val="24"/>
          <w:szCs w:val="24"/>
        </w:rPr>
        <w:t xml:space="preserve">. The song’s </w:t>
      </w:r>
      <w:proofErr w:type="spellStart"/>
      <w:r w:rsidR="002D19DA">
        <w:rPr>
          <w:rFonts w:ascii="Calibri" w:hAnsi="Calibri" w:cs="Calibri"/>
          <w:sz w:val="24"/>
          <w:szCs w:val="24"/>
        </w:rPr>
        <w:t>l</w:t>
      </w:r>
      <w:r w:rsidR="00165044">
        <w:rPr>
          <w:rFonts w:ascii="Calibri" w:hAnsi="Calibri" w:cs="Calibri"/>
          <w:sz w:val="24"/>
          <w:szCs w:val="24"/>
        </w:rPr>
        <w:t>ydian</w:t>
      </w:r>
      <w:proofErr w:type="spellEnd"/>
      <w:r w:rsidR="00165044">
        <w:rPr>
          <w:rFonts w:ascii="Calibri" w:hAnsi="Calibri" w:cs="Calibri"/>
          <w:sz w:val="24"/>
          <w:szCs w:val="24"/>
        </w:rPr>
        <w:t xml:space="preserve"> </w:t>
      </w:r>
      <w:r>
        <w:rPr>
          <w:rFonts w:ascii="Calibri" w:hAnsi="Calibri" w:cs="Calibri"/>
          <w:sz w:val="24"/>
          <w:szCs w:val="24"/>
        </w:rPr>
        <w:t>final is emphasized by a stem.</w:t>
      </w:r>
    </w:p>
    <w:p w14:paraId="32B4FC1D" w14:textId="083A76DC" w:rsidR="00A6412B" w:rsidRDefault="00A6412B" w:rsidP="00A6412B">
      <w:pPr>
        <w:spacing w:line="480" w:lineRule="auto"/>
        <w:jc w:val="center"/>
        <w:rPr>
          <w:rFonts w:cstheme="minorHAnsi"/>
          <w:sz w:val="24"/>
          <w:szCs w:val="24"/>
        </w:rPr>
      </w:pPr>
    </w:p>
    <w:p w14:paraId="6438B335" w14:textId="36607EE2" w:rsidR="00A6412B" w:rsidRDefault="00776DE8" w:rsidP="00507AE6">
      <w:pPr>
        <w:spacing w:line="480" w:lineRule="auto"/>
        <w:rPr>
          <w:rFonts w:cstheme="minorHAnsi"/>
          <w:sz w:val="24"/>
          <w:szCs w:val="24"/>
        </w:rPr>
      </w:pPr>
      <w:commentRangeStart w:id="803"/>
      <w:r>
        <w:rPr>
          <w:rFonts w:cstheme="minorHAnsi"/>
          <w:b/>
          <w:bCs/>
          <w:sz w:val="24"/>
          <w:szCs w:val="24"/>
        </w:rPr>
        <w:lastRenderedPageBreak/>
        <w:t xml:space="preserve">Example </w:t>
      </w:r>
      <w:del w:id="804" w:author="Segall, Christopher (segallcr)" w:date="2025-07-12T11:16:00Z">
        <w:r w:rsidDel="000250C7">
          <w:rPr>
            <w:rFonts w:cstheme="minorHAnsi"/>
            <w:b/>
            <w:bCs/>
            <w:sz w:val="24"/>
            <w:szCs w:val="24"/>
          </w:rPr>
          <w:delText>9</w:delText>
        </w:r>
        <w:r w:rsidR="00A6412B" w:rsidDel="000250C7">
          <w:rPr>
            <w:rFonts w:cstheme="minorHAnsi"/>
            <w:sz w:val="24"/>
            <w:szCs w:val="24"/>
          </w:rPr>
          <w:delText xml:space="preserve"> </w:delText>
        </w:r>
      </w:del>
      <w:ins w:id="805" w:author="Segall, Christopher (segallcr)" w:date="2025-07-12T11:16:00Z">
        <w:r w:rsidR="000250C7">
          <w:rPr>
            <w:rFonts w:cstheme="minorHAnsi"/>
            <w:b/>
            <w:bCs/>
            <w:sz w:val="24"/>
            <w:szCs w:val="24"/>
          </w:rPr>
          <w:t>10</w:t>
        </w:r>
        <w:r w:rsidR="000250C7">
          <w:rPr>
            <w:rFonts w:cstheme="minorHAnsi"/>
            <w:sz w:val="24"/>
            <w:szCs w:val="24"/>
          </w:rPr>
          <w:t xml:space="preserve"> </w:t>
        </w:r>
      </w:ins>
      <w:commentRangeEnd w:id="803"/>
      <w:ins w:id="806" w:author="Segall, Christopher (segallcr)" w:date="2025-07-23T14:58:00Z">
        <w:r w:rsidR="0051446B">
          <w:rPr>
            <w:rStyle w:val="CommentReference"/>
          </w:rPr>
          <w:commentReference w:id="803"/>
        </w:r>
      </w:ins>
      <w:del w:id="807" w:author="Segall, Christopher (segallcr)" w:date="2025-07-12T11:17:00Z">
        <w:r w:rsidR="00507AE6" w:rsidDel="000250C7">
          <w:rPr>
            <w:rFonts w:cstheme="minorHAnsi"/>
            <w:sz w:val="24"/>
            <w:szCs w:val="24"/>
          </w:rPr>
          <w:delText>T</w:delText>
        </w:r>
        <w:r w:rsidR="00A6412B" w:rsidDel="000250C7">
          <w:rPr>
            <w:rFonts w:cstheme="minorHAnsi"/>
            <w:sz w:val="24"/>
            <w:szCs w:val="24"/>
          </w:rPr>
          <w:delText xml:space="preserve">onal summary of </w:delText>
        </w:r>
      </w:del>
      <w:ins w:id="808" w:author="Segall, Christopher (segallcr)" w:date="2025-07-12T11:16:00Z">
        <w:r w:rsidR="000250C7">
          <w:rPr>
            <w:rFonts w:cstheme="minorHAnsi"/>
            <w:sz w:val="24"/>
            <w:szCs w:val="24"/>
          </w:rPr>
          <w:t xml:space="preserve">Guillaume de </w:t>
        </w:r>
      </w:ins>
      <w:del w:id="809" w:author="Segall, Christopher (segallcr)" w:date="2025-07-12T11:16:00Z">
        <w:r w:rsidR="001D3590" w:rsidDel="000250C7">
          <w:rPr>
            <w:rFonts w:cstheme="minorHAnsi"/>
            <w:sz w:val="24"/>
            <w:szCs w:val="24"/>
          </w:rPr>
          <w:delText xml:space="preserve">Machaut’s </w:delText>
        </w:r>
      </w:del>
      <w:ins w:id="810" w:author="Segall, Christopher (segallcr)" w:date="2025-07-12T11:16:00Z">
        <w:r w:rsidR="000250C7">
          <w:rPr>
            <w:rFonts w:cstheme="minorHAnsi"/>
            <w:sz w:val="24"/>
            <w:szCs w:val="24"/>
          </w:rPr>
          <w:t xml:space="preserve">Machaut, </w:t>
        </w:r>
        <w:r w:rsidR="000250C7">
          <w:rPr>
            <w:rFonts w:cstheme="minorHAnsi"/>
            <w:color w:val="000000"/>
            <w:sz w:val="24"/>
            <w:szCs w:val="24"/>
          </w:rPr>
          <w:t xml:space="preserve">“De tout sui </w:t>
        </w:r>
        <w:proofErr w:type="spellStart"/>
        <w:r w:rsidR="000250C7">
          <w:rPr>
            <w:rFonts w:cstheme="minorHAnsi"/>
            <w:color w:val="000000"/>
            <w:sz w:val="24"/>
            <w:szCs w:val="24"/>
          </w:rPr>
          <w:t>si</w:t>
        </w:r>
        <w:proofErr w:type="spellEnd"/>
        <w:r w:rsidR="000250C7">
          <w:rPr>
            <w:rFonts w:cstheme="minorHAnsi"/>
            <w:color w:val="000000"/>
            <w:sz w:val="24"/>
            <w:szCs w:val="24"/>
          </w:rPr>
          <w:t xml:space="preserve"> </w:t>
        </w:r>
        <w:proofErr w:type="spellStart"/>
        <w:r w:rsidR="000250C7">
          <w:rPr>
            <w:rFonts w:cstheme="minorHAnsi"/>
            <w:color w:val="000000"/>
            <w:sz w:val="24"/>
            <w:szCs w:val="24"/>
          </w:rPr>
          <w:t>confortee</w:t>
        </w:r>
        <w:proofErr w:type="spellEnd"/>
        <w:r w:rsidR="000250C7">
          <w:rPr>
            <w:rFonts w:cstheme="minorHAnsi"/>
            <w:color w:val="000000"/>
            <w:sz w:val="24"/>
            <w:szCs w:val="24"/>
          </w:rPr>
          <w:t>”</w:t>
        </w:r>
        <w:r w:rsidR="000250C7">
          <w:rPr>
            <w:rFonts w:cstheme="minorHAnsi"/>
            <w:sz w:val="24"/>
            <w:szCs w:val="24"/>
          </w:rPr>
          <w:t xml:space="preserve"> </w:t>
        </w:r>
      </w:ins>
      <w:ins w:id="811" w:author="Segall, Christopher (segallcr)" w:date="2025-07-12T11:17:00Z">
        <w:r w:rsidR="000250C7">
          <w:rPr>
            <w:rFonts w:cstheme="minorHAnsi"/>
            <w:sz w:val="24"/>
            <w:szCs w:val="24"/>
          </w:rPr>
          <w:t>(</w:t>
        </w:r>
      </w:ins>
      <w:r w:rsidR="00A6412B" w:rsidRPr="00FD7937">
        <w:rPr>
          <w:rFonts w:cstheme="minorHAnsi"/>
          <w:sz w:val="24"/>
          <w:szCs w:val="24"/>
        </w:rPr>
        <w:t>V38/32</w:t>
      </w:r>
      <w:ins w:id="812" w:author="Segall, Christopher (segallcr)" w:date="2025-07-12T11:17:00Z">
        <w:r w:rsidR="000250C7">
          <w:rPr>
            <w:rFonts w:cstheme="minorHAnsi"/>
            <w:sz w:val="24"/>
            <w:szCs w:val="24"/>
          </w:rPr>
          <w:t>), refrain,</w:t>
        </w:r>
      </w:ins>
      <w:r w:rsidR="00A6412B">
        <w:rPr>
          <w:rFonts w:cstheme="minorHAnsi"/>
          <w:sz w:val="24"/>
          <w:szCs w:val="24"/>
        </w:rPr>
        <w:t xml:space="preserve"> </w:t>
      </w:r>
      <w:del w:id="813" w:author="Segall, Christopher (segallcr)" w:date="2025-07-12T11:17:00Z">
        <w:r w:rsidR="00A6412B" w:rsidDel="000250C7">
          <w:rPr>
            <w:rFonts w:cstheme="minorHAnsi"/>
            <w:sz w:val="24"/>
            <w:szCs w:val="24"/>
          </w:rPr>
          <w:delText>(</w:delText>
        </w:r>
      </w:del>
      <w:r w:rsidR="00A6412B">
        <w:rPr>
          <w:rFonts w:cstheme="minorHAnsi"/>
          <w:sz w:val="24"/>
          <w:szCs w:val="24"/>
        </w:rPr>
        <w:t xml:space="preserve">cantus </w:t>
      </w:r>
      <w:del w:id="814" w:author="Segall, Christopher (segallcr)" w:date="2025-07-12T11:17:00Z">
        <w:r w:rsidR="00A6412B" w:rsidDel="000250C7">
          <w:rPr>
            <w:rFonts w:cstheme="minorHAnsi"/>
            <w:sz w:val="24"/>
            <w:szCs w:val="24"/>
          </w:rPr>
          <w:delText xml:space="preserve">of the refrain </w:delText>
        </w:r>
      </w:del>
      <w:r w:rsidR="00A6412B">
        <w:rPr>
          <w:rFonts w:cstheme="minorHAnsi"/>
          <w:sz w:val="24"/>
          <w:szCs w:val="24"/>
        </w:rPr>
        <w:t>only</w:t>
      </w:r>
      <w:del w:id="815" w:author="Segall, Christopher (segallcr)" w:date="2025-07-12T11:17:00Z">
        <w:r w:rsidR="00A6412B" w:rsidDel="000250C7">
          <w:rPr>
            <w:rFonts w:cstheme="minorHAnsi"/>
            <w:sz w:val="24"/>
            <w:szCs w:val="24"/>
          </w:rPr>
          <w:delText xml:space="preserve">); </w:delText>
        </w:r>
      </w:del>
      <w:ins w:id="816" w:author="Segall, Christopher (segallcr)" w:date="2025-07-12T11:17:00Z">
        <w:r w:rsidR="000250C7">
          <w:rPr>
            <w:rFonts w:cstheme="minorHAnsi"/>
            <w:sz w:val="24"/>
            <w:szCs w:val="24"/>
          </w:rPr>
          <w:t xml:space="preserve">, tonal summary, </w:t>
        </w:r>
      </w:ins>
      <w:r w:rsidR="00A6412B">
        <w:rPr>
          <w:rFonts w:cstheme="minorHAnsi"/>
          <w:sz w:val="24"/>
          <w:szCs w:val="24"/>
        </w:rPr>
        <w:t>phras</w:t>
      </w:r>
      <w:r w:rsidR="008A64BD">
        <w:rPr>
          <w:rFonts w:cstheme="minorHAnsi"/>
          <w:sz w:val="24"/>
          <w:szCs w:val="24"/>
        </w:rPr>
        <w:t>ing</w:t>
      </w:r>
      <w:r w:rsidR="00A6412B">
        <w:rPr>
          <w:rFonts w:cstheme="minorHAnsi"/>
          <w:sz w:val="24"/>
          <w:szCs w:val="24"/>
        </w:rPr>
        <w:t xml:space="preserve"> and </w:t>
      </w:r>
      <w:r w:rsidR="00AC1401">
        <w:rPr>
          <w:rFonts w:cstheme="minorHAnsi"/>
          <w:sz w:val="24"/>
          <w:szCs w:val="24"/>
        </w:rPr>
        <w:t xml:space="preserve">cadential weight </w:t>
      </w:r>
      <w:r w:rsidR="00A6412B">
        <w:rPr>
          <w:rFonts w:cstheme="minorHAnsi"/>
          <w:sz w:val="24"/>
          <w:szCs w:val="24"/>
        </w:rPr>
        <w:t>marked</w:t>
      </w:r>
      <w:ins w:id="817" w:author="Segall, Christopher (segallcr)" w:date="2025-07-12T11:18:00Z">
        <w:r w:rsidR="00CF7074">
          <w:rPr>
            <w:rFonts w:cstheme="minorHAnsi"/>
            <w:sz w:val="24"/>
            <w:szCs w:val="24"/>
          </w:rPr>
          <w:t xml:space="preserve"> (O for </w:t>
        </w:r>
        <w:proofErr w:type="spellStart"/>
        <w:r w:rsidR="00CF7074">
          <w:rPr>
            <w:rFonts w:cstheme="minorHAnsi"/>
            <w:i/>
            <w:iCs/>
            <w:sz w:val="24"/>
            <w:szCs w:val="24"/>
          </w:rPr>
          <w:t>ouvert</w:t>
        </w:r>
        <w:proofErr w:type="spellEnd"/>
        <w:r w:rsidR="00CF7074">
          <w:rPr>
            <w:rFonts w:cstheme="minorHAnsi"/>
            <w:sz w:val="24"/>
            <w:szCs w:val="24"/>
          </w:rPr>
          <w:t xml:space="preserve">, C for </w:t>
        </w:r>
        <w:r w:rsidR="00CF7074">
          <w:rPr>
            <w:rFonts w:cstheme="minorHAnsi"/>
            <w:i/>
            <w:iCs/>
            <w:sz w:val="24"/>
            <w:szCs w:val="24"/>
          </w:rPr>
          <w:t>clos</w:t>
        </w:r>
        <w:r w:rsidR="00CF7074">
          <w:rPr>
            <w:rFonts w:cstheme="minorHAnsi"/>
            <w:sz w:val="24"/>
            <w:szCs w:val="24"/>
          </w:rPr>
          <w:t>)</w:t>
        </w:r>
      </w:ins>
      <w:r w:rsidR="00507AE6">
        <w:rPr>
          <w:rFonts w:cstheme="minorHAnsi"/>
          <w:sz w:val="24"/>
          <w:szCs w:val="24"/>
        </w:rPr>
        <w:t>.</w:t>
      </w:r>
    </w:p>
    <w:p w14:paraId="4D9EB571" w14:textId="77777777" w:rsidR="006B7218" w:rsidRDefault="006B7218" w:rsidP="00A6412B">
      <w:pPr>
        <w:spacing w:line="480" w:lineRule="auto"/>
        <w:rPr>
          <w:rFonts w:cstheme="minorHAnsi"/>
          <w:sz w:val="24"/>
          <w:szCs w:val="24"/>
        </w:rPr>
      </w:pPr>
    </w:p>
    <w:p w14:paraId="6E3FEDD0" w14:textId="539F87FF" w:rsidR="00A6412B" w:rsidRDefault="00A6412B" w:rsidP="00A6412B">
      <w:pPr>
        <w:spacing w:line="480" w:lineRule="auto"/>
        <w:rPr>
          <w:rFonts w:cstheme="minorHAnsi"/>
          <w:sz w:val="24"/>
          <w:szCs w:val="24"/>
        </w:rPr>
      </w:pPr>
      <w:r>
        <w:rPr>
          <w:rFonts w:cstheme="minorHAnsi"/>
          <w:sz w:val="24"/>
          <w:szCs w:val="24"/>
        </w:rPr>
        <w:t xml:space="preserve">In its first occurrence, </w:t>
      </w:r>
      <w:r>
        <w:rPr>
          <w:rFonts w:ascii="Calibri" w:hAnsi="Calibri" w:cs="Calibri"/>
          <w:sz w:val="24"/>
          <w:szCs w:val="24"/>
        </w:rPr>
        <w:t>phrase β’s F</w:t>
      </w:r>
      <w:r w:rsidR="00423429">
        <w:rPr>
          <w:rFonts w:cstheme="minorHAnsi"/>
          <w:color w:val="000000"/>
          <w:sz w:val="24"/>
          <w:szCs w:val="24"/>
        </w:rPr>
        <w:t>–</w:t>
      </w:r>
      <w:r>
        <w:rPr>
          <w:rFonts w:ascii="Calibri" w:hAnsi="Calibri" w:cs="Calibri"/>
          <w:sz w:val="24"/>
          <w:szCs w:val="24"/>
        </w:rPr>
        <w:t>C</w:t>
      </w:r>
      <w:r w:rsidR="00423429">
        <w:rPr>
          <w:rFonts w:cstheme="minorHAnsi"/>
          <w:color w:val="000000"/>
          <w:sz w:val="24"/>
          <w:szCs w:val="24"/>
        </w:rPr>
        <w:t>–</w:t>
      </w:r>
      <w:r>
        <w:rPr>
          <w:rFonts w:ascii="Calibri" w:hAnsi="Calibri" w:cs="Calibri"/>
          <w:sz w:val="24"/>
          <w:szCs w:val="24"/>
        </w:rPr>
        <w:t xml:space="preserve">F </w:t>
      </w:r>
      <w:del w:id="818" w:author="Segall, Christopher (segallcr)" w:date="2025-07-12T11:19:00Z">
        <w:r w:rsidDel="00DE19DF">
          <w:rPr>
            <w:rFonts w:ascii="Calibri" w:hAnsi="Calibri" w:cs="Calibri"/>
            <w:sz w:val="24"/>
            <w:szCs w:val="24"/>
          </w:rPr>
          <w:delText xml:space="preserve">scale </w:delText>
        </w:r>
      </w:del>
      <w:ins w:id="819" w:author="Segall, Christopher (segallcr)" w:date="2025-07-12T11:19:00Z">
        <w:r w:rsidR="00DE19DF">
          <w:rPr>
            <w:rFonts w:ascii="Calibri" w:hAnsi="Calibri" w:cs="Calibri"/>
            <w:sz w:val="24"/>
            <w:szCs w:val="24"/>
          </w:rPr>
          <w:t xml:space="preserve">motive </w:t>
        </w:r>
      </w:ins>
      <w:r>
        <w:rPr>
          <w:rFonts w:ascii="Calibri" w:hAnsi="Calibri" w:cs="Calibri"/>
          <w:sz w:val="24"/>
          <w:szCs w:val="24"/>
        </w:rPr>
        <w:t xml:space="preserve">is followed by an </w:t>
      </w:r>
      <w:proofErr w:type="spellStart"/>
      <w:r w:rsidRPr="00C14FA2">
        <w:rPr>
          <w:rFonts w:ascii="Calibri" w:hAnsi="Calibri" w:cs="Calibri"/>
          <w:i/>
          <w:iCs/>
          <w:sz w:val="24"/>
          <w:szCs w:val="24"/>
        </w:rPr>
        <w:t>ouvert</w:t>
      </w:r>
      <w:proofErr w:type="spellEnd"/>
      <w:r>
        <w:rPr>
          <w:rFonts w:ascii="Calibri" w:hAnsi="Calibri" w:cs="Calibri"/>
          <w:sz w:val="24"/>
          <w:szCs w:val="24"/>
        </w:rPr>
        <w:t xml:space="preserve"> termination on ^2 (mm. 11</w:t>
      </w:r>
      <w:r w:rsidR="00423429">
        <w:rPr>
          <w:rFonts w:cstheme="minorHAnsi"/>
          <w:color w:val="000000"/>
          <w:sz w:val="24"/>
          <w:szCs w:val="24"/>
        </w:rPr>
        <w:t>–</w:t>
      </w:r>
      <w:r>
        <w:rPr>
          <w:rFonts w:ascii="Calibri" w:hAnsi="Calibri" w:cs="Calibri"/>
          <w:sz w:val="24"/>
          <w:szCs w:val="24"/>
        </w:rPr>
        <w:t>12), postponing tonal closure for a later phrase. The return of phrase α (mm. 14</w:t>
      </w:r>
      <w:r w:rsidR="00423429">
        <w:rPr>
          <w:rFonts w:cstheme="minorHAnsi"/>
          <w:color w:val="000000"/>
          <w:sz w:val="24"/>
          <w:szCs w:val="24"/>
        </w:rPr>
        <w:t>–</w:t>
      </w:r>
      <w:r>
        <w:rPr>
          <w:rFonts w:ascii="Calibri" w:hAnsi="Calibri" w:cs="Calibri"/>
          <w:sz w:val="24"/>
          <w:szCs w:val="24"/>
        </w:rPr>
        <w:t xml:space="preserve">16) restarts the same melodic trajectory and is again followed by phrase β, to which is now appended a different </w:t>
      </w:r>
      <w:proofErr w:type="spellStart"/>
      <w:r w:rsidRPr="00C14FA2">
        <w:rPr>
          <w:rFonts w:ascii="Calibri" w:hAnsi="Calibri" w:cs="Calibri"/>
          <w:i/>
          <w:iCs/>
          <w:sz w:val="24"/>
          <w:szCs w:val="24"/>
        </w:rPr>
        <w:t>ouvert</w:t>
      </w:r>
      <w:proofErr w:type="spellEnd"/>
      <w:r>
        <w:rPr>
          <w:rFonts w:ascii="Calibri" w:hAnsi="Calibri" w:cs="Calibri"/>
          <w:sz w:val="24"/>
          <w:szCs w:val="24"/>
        </w:rPr>
        <w:t xml:space="preserve"> ending </w:t>
      </w:r>
      <w:del w:id="820" w:author="Kyle Hutchinson" w:date="2025-08-07T19:04:00Z" w16du:dateUtc="2025-08-07T23:04:00Z">
        <w:r w:rsidDel="00F33401">
          <w:rPr>
            <w:rFonts w:ascii="Calibri" w:hAnsi="Calibri" w:cs="Calibri"/>
            <w:sz w:val="24"/>
            <w:szCs w:val="24"/>
          </w:rPr>
          <w:delText>(</w:delText>
        </w:r>
      </w:del>
      <w:ins w:id="821" w:author="Kyle Hutchinson" w:date="2025-08-07T19:04:00Z" w16du:dateUtc="2025-08-07T23:04:00Z">
        <w:r w:rsidR="00F33401">
          <w:rPr>
            <w:rFonts w:ascii="Calibri" w:hAnsi="Calibri" w:cs="Calibri"/>
            <w:sz w:val="24"/>
            <w:szCs w:val="24"/>
          </w:rPr>
          <w:t xml:space="preserve"> on</w:t>
        </w:r>
      </w:ins>
      <w:r>
        <w:rPr>
          <w:rFonts w:ascii="Calibri" w:hAnsi="Calibri" w:cs="Calibri"/>
          <w:sz w:val="24"/>
          <w:szCs w:val="24"/>
        </w:rPr>
        <w:t xml:space="preserve">^7 </w:t>
      </w:r>
      <w:ins w:id="822" w:author="Kyle Hutchinson" w:date="2025-08-07T19:05:00Z" w16du:dateUtc="2025-08-07T23:05:00Z">
        <w:r w:rsidR="00F33401">
          <w:rPr>
            <w:rFonts w:ascii="Calibri" w:hAnsi="Calibri" w:cs="Calibri"/>
            <w:sz w:val="24"/>
            <w:szCs w:val="24"/>
          </w:rPr>
          <w:t>(</w:t>
        </w:r>
      </w:ins>
      <w:del w:id="823" w:author="Kyle Hutchinson" w:date="2025-08-07T19:05:00Z" w16du:dateUtc="2025-08-07T23:05:00Z">
        <w:r w:rsidDel="00F33401">
          <w:rPr>
            <w:rFonts w:ascii="Calibri" w:hAnsi="Calibri" w:cs="Calibri"/>
            <w:sz w:val="24"/>
            <w:szCs w:val="24"/>
          </w:rPr>
          <w:delText xml:space="preserve">in </w:delText>
        </w:r>
      </w:del>
      <w:r>
        <w:rPr>
          <w:rFonts w:ascii="Calibri" w:hAnsi="Calibri" w:cs="Calibri"/>
          <w:sz w:val="24"/>
          <w:szCs w:val="24"/>
        </w:rPr>
        <w:t>mm. 22</w:t>
      </w:r>
      <w:r w:rsidR="00423429">
        <w:rPr>
          <w:rFonts w:cstheme="minorHAnsi"/>
          <w:color w:val="000000"/>
          <w:sz w:val="24"/>
          <w:szCs w:val="24"/>
        </w:rPr>
        <w:t>–</w:t>
      </w:r>
      <w:r>
        <w:rPr>
          <w:rFonts w:ascii="Calibri" w:hAnsi="Calibri" w:cs="Calibri"/>
          <w:sz w:val="24"/>
          <w:szCs w:val="24"/>
        </w:rPr>
        <w:t xml:space="preserve">23). </w:t>
      </w:r>
      <w:del w:id="824" w:author="Kyle Hutchinson" w:date="2025-08-07T19:06:00Z" w16du:dateUtc="2025-08-07T23:06:00Z">
        <w:r w:rsidDel="00F33401">
          <w:rPr>
            <w:rFonts w:ascii="Calibri" w:hAnsi="Calibri" w:cs="Calibri"/>
            <w:sz w:val="24"/>
            <w:szCs w:val="24"/>
          </w:rPr>
          <w:delText>For t</w:delText>
        </w:r>
      </w:del>
      <w:ins w:id="825" w:author="Kyle Hutchinson" w:date="2025-08-07T19:06:00Z" w16du:dateUtc="2025-08-07T23:06:00Z">
        <w:r w:rsidR="00F33401">
          <w:rPr>
            <w:rFonts w:ascii="Calibri" w:hAnsi="Calibri" w:cs="Calibri"/>
            <w:sz w:val="24"/>
            <w:szCs w:val="24"/>
          </w:rPr>
          <w:t>T</w:t>
        </w:r>
      </w:ins>
      <w:r>
        <w:rPr>
          <w:rFonts w:ascii="Calibri" w:hAnsi="Calibri" w:cs="Calibri"/>
          <w:sz w:val="24"/>
          <w:szCs w:val="24"/>
        </w:rPr>
        <w:t>he refrain’s final phrase</w:t>
      </w:r>
      <w:ins w:id="826" w:author="Kyle Hutchinson" w:date="2025-08-07T19:06:00Z" w16du:dateUtc="2025-08-07T23:06:00Z">
        <w:r w:rsidR="00F33401">
          <w:rPr>
            <w:rFonts w:ascii="Calibri" w:hAnsi="Calibri" w:cs="Calibri"/>
            <w:sz w:val="24"/>
            <w:szCs w:val="24"/>
          </w:rPr>
          <w:t xml:space="preserve"> comprises</w:t>
        </w:r>
      </w:ins>
      <w:del w:id="827" w:author="Kyle Hutchinson" w:date="2025-08-07T19:06:00Z" w16du:dateUtc="2025-08-07T23:06:00Z">
        <w:r w:rsidDel="00F33401">
          <w:rPr>
            <w:rFonts w:ascii="Calibri" w:hAnsi="Calibri" w:cs="Calibri"/>
            <w:sz w:val="24"/>
            <w:szCs w:val="24"/>
          </w:rPr>
          <w:delText>,</w:delText>
        </w:r>
      </w:del>
      <w:r>
        <w:rPr>
          <w:rFonts w:ascii="Calibri" w:hAnsi="Calibri" w:cs="Calibri"/>
          <w:sz w:val="24"/>
          <w:szCs w:val="24"/>
        </w:rPr>
        <w:t xml:space="preserve"> β</w:t>
      </w:r>
      <w:ins w:id="828" w:author="Kyle Hutchinson" w:date="2025-08-07T19:06:00Z" w16du:dateUtc="2025-08-07T23:06:00Z">
        <w:r w:rsidR="00F33401">
          <w:rPr>
            <w:rFonts w:ascii="Calibri" w:hAnsi="Calibri" w:cs="Calibri"/>
            <w:sz w:val="24"/>
            <w:szCs w:val="24"/>
          </w:rPr>
          <w:t xml:space="preserve"> </w:t>
        </w:r>
      </w:ins>
      <w:del w:id="829" w:author="Kyle Hutchinson" w:date="2025-08-07T19:06:00Z" w16du:dateUtc="2025-08-07T23:06:00Z">
        <w:r w:rsidDel="00F33401">
          <w:rPr>
            <w:rFonts w:ascii="Calibri" w:hAnsi="Calibri" w:cs="Calibri"/>
            <w:sz w:val="24"/>
            <w:szCs w:val="24"/>
          </w:rPr>
          <w:delText xml:space="preserve"> is stated </w:delText>
        </w:r>
      </w:del>
      <w:r>
        <w:rPr>
          <w:rFonts w:ascii="Calibri" w:hAnsi="Calibri" w:cs="Calibri"/>
          <w:sz w:val="24"/>
          <w:szCs w:val="24"/>
        </w:rPr>
        <w:t>alone</w:t>
      </w:r>
      <w:ins w:id="830" w:author="Kyle Hutchinson" w:date="2025-08-07T19:06:00Z" w16du:dateUtc="2025-08-07T23:06:00Z">
        <w:r w:rsidR="00F33401">
          <w:rPr>
            <w:rFonts w:ascii="Calibri" w:hAnsi="Calibri" w:cs="Calibri"/>
            <w:sz w:val="24"/>
            <w:szCs w:val="24"/>
          </w:rPr>
          <w:t xml:space="preserve">, which finally </w:t>
        </w:r>
      </w:ins>
      <w:del w:id="831" w:author="Kyle Hutchinson" w:date="2025-08-07T19:06:00Z" w16du:dateUtc="2025-08-07T23:06:00Z">
        <w:r w:rsidDel="00F33401">
          <w:rPr>
            <w:rFonts w:ascii="Calibri" w:hAnsi="Calibri" w:cs="Calibri"/>
            <w:sz w:val="24"/>
            <w:szCs w:val="24"/>
          </w:rPr>
          <w:delText xml:space="preserve"> and only now</w:delText>
        </w:r>
      </w:del>
      <w:ins w:id="832" w:author="Kyle Hutchinson" w:date="2025-08-07T19:06:00Z" w16du:dateUtc="2025-08-07T23:06:00Z">
        <w:r w:rsidR="00F33401">
          <w:rPr>
            <w:rFonts w:ascii="Calibri" w:hAnsi="Calibri" w:cs="Calibri"/>
            <w:sz w:val="24"/>
            <w:szCs w:val="24"/>
          </w:rPr>
          <w:t>comes to</w:t>
        </w:r>
      </w:ins>
      <w:r>
        <w:rPr>
          <w:rFonts w:ascii="Calibri" w:hAnsi="Calibri" w:cs="Calibri"/>
          <w:sz w:val="24"/>
          <w:szCs w:val="24"/>
        </w:rPr>
        <w:t xml:space="preserve"> rest</w:t>
      </w:r>
      <w:del w:id="833" w:author="Kyle Hutchinson" w:date="2025-08-07T19:06:00Z" w16du:dateUtc="2025-08-07T23:06:00Z">
        <w:r w:rsidDel="00F33401">
          <w:rPr>
            <w:rFonts w:ascii="Calibri" w:hAnsi="Calibri" w:cs="Calibri"/>
            <w:sz w:val="24"/>
            <w:szCs w:val="24"/>
          </w:rPr>
          <w:delText>s</w:delText>
        </w:r>
      </w:del>
      <w:r>
        <w:rPr>
          <w:rFonts w:ascii="Calibri" w:hAnsi="Calibri" w:cs="Calibri"/>
          <w:sz w:val="24"/>
          <w:szCs w:val="24"/>
        </w:rPr>
        <w:t xml:space="preserve"> conclusively on its final F (mm. 27</w:t>
      </w:r>
      <w:r w:rsidR="00423429">
        <w:rPr>
          <w:rFonts w:cstheme="minorHAnsi"/>
          <w:color w:val="000000"/>
          <w:sz w:val="24"/>
          <w:szCs w:val="24"/>
        </w:rPr>
        <w:t>–</w:t>
      </w:r>
      <w:r>
        <w:rPr>
          <w:rFonts w:ascii="Calibri" w:hAnsi="Calibri" w:cs="Calibri"/>
          <w:sz w:val="24"/>
          <w:szCs w:val="24"/>
        </w:rPr>
        <w:t>28).</w:t>
      </w:r>
      <w:r>
        <w:rPr>
          <w:rStyle w:val="FootnoteReference"/>
          <w:rFonts w:ascii="Calibri" w:hAnsi="Calibri" w:cs="Calibri"/>
          <w:sz w:val="24"/>
          <w:szCs w:val="24"/>
        </w:rPr>
        <w:footnoteReference w:id="35"/>
      </w:r>
    </w:p>
    <w:p w14:paraId="0B354740" w14:textId="77777777" w:rsidR="006B7218" w:rsidRDefault="006B7218" w:rsidP="006B7218">
      <w:pPr>
        <w:spacing w:line="480" w:lineRule="auto"/>
        <w:rPr>
          <w:rFonts w:cstheme="minorHAnsi"/>
          <w:color w:val="000000"/>
          <w:sz w:val="24"/>
          <w:szCs w:val="24"/>
        </w:rPr>
      </w:pPr>
    </w:p>
    <w:p w14:paraId="2593448B" w14:textId="4ED8FA16" w:rsidR="00A6412B" w:rsidRDefault="00A6412B" w:rsidP="006B7218">
      <w:pPr>
        <w:spacing w:line="480" w:lineRule="auto"/>
        <w:rPr>
          <w:rFonts w:cstheme="minorHAnsi"/>
          <w:color w:val="000000"/>
          <w:sz w:val="24"/>
          <w:szCs w:val="24"/>
        </w:rPr>
      </w:pPr>
      <w:del w:id="836" w:author="Segall, Christopher (segallcr)" w:date="2025-07-12T11:22:00Z">
        <w:r w:rsidDel="009E587B">
          <w:rPr>
            <w:rFonts w:cstheme="minorHAnsi"/>
            <w:color w:val="000000"/>
            <w:sz w:val="24"/>
            <w:szCs w:val="24"/>
          </w:rPr>
          <w:delText xml:space="preserve">Recall in </w:delText>
        </w:r>
        <w:r w:rsidR="00776DE8" w:rsidRPr="000537D8" w:rsidDel="009E587B">
          <w:rPr>
            <w:rFonts w:cstheme="minorHAnsi"/>
            <w:color w:val="000000"/>
            <w:sz w:val="24"/>
            <w:szCs w:val="24"/>
          </w:rPr>
          <w:delText>Example 8</w:delText>
        </w:r>
        <w:r w:rsidDel="009E587B">
          <w:rPr>
            <w:rFonts w:cstheme="minorHAnsi"/>
            <w:color w:val="000000"/>
            <w:sz w:val="24"/>
            <w:szCs w:val="24"/>
          </w:rPr>
          <w:delText xml:space="preserve"> that</w:delText>
        </w:r>
      </w:del>
      <w:ins w:id="837" w:author="Segall, Christopher (segallcr)" w:date="2025-07-12T11:22:00Z">
        <w:r w:rsidR="009E587B">
          <w:rPr>
            <w:rFonts w:cstheme="minorHAnsi"/>
            <w:color w:val="000000"/>
            <w:sz w:val="24"/>
            <w:szCs w:val="24"/>
          </w:rPr>
          <w:t>Because</w:t>
        </w:r>
      </w:ins>
      <w:r>
        <w:rPr>
          <w:rFonts w:cstheme="minorHAnsi"/>
          <w:color w:val="000000"/>
          <w:sz w:val="24"/>
          <w:szCs w:val="24"/>
        </w:rPr>
        <w:t xml:space="preserve"> the initial measure was </w:t>
      </w:r>
      <w:del w:id="838" w:author="Segall, Christopher (segallcr)" w:date="2025-07-12T11:22:00Z">
        <w:r w:rsidDel="009E587B">
          <w:rPr>
            <w:rFonts w:cstheme="minorHAnsi"/>
            <w:color w:val="000000"/>
            <w:sz w:val="24"/>
            <w:szCs w:val="24"/>
          </w:rPr>
          <w:delText xml:space="preserve">taken </w:delText>
        </w:r>
      </w:del>
      <w:ins w:id="839" w:author="Segall, Christopher (segallcr)" w:date="2025-07-12T11:22:00Z">
        <w:r w:rsidR="009E587B">
          <w:rPr>
            <w:rFonts w:cstheme="minorHAnsi"/>
            <w:color w:val="000000"/>
            <w:sz w:val="24"/>
            <w:szCs w:val="24"/>
          </w:rPr>
          <w:t xml:space="preserve">interpreted </w:t>
        </w:r>
      </w:ins>
      <w:r>
        <w:rPr>
          <w:rFonts w:cstheme="minorHAnsi"/>
          <w:color w:val="000000"/>
          <w:sz w:val="24"/>
          <w:szCs w:val="24"/>
        </w:rPr>
        <w:t xml:space="preserve">as a pickup, </w:t>
      </w:r>
      <w:del w:id="840" w:author="Segall, Christopher (segallcr)" w:date="2025-07-12T11:22:00Z">
        <w:r w:rsidDel="00903795">
          <w:rPr>
            <w:rFonts w:cstheme="minorHAnsi"/>
            <w:color w:val="000000"/>
            <w:sz w:val="24"/>
            <w:szCs w:val="24"/>
          </w:rPr>
          <w:delText xml:space="preserve">the dual benefit of this metrical interpretation being the situation of </w:delText>
        </w:r>
      </w:del>
      <w:r>
        <w:rPr>
          <w:rFonts w:cstheme="minorHAnsi"/>
          <w:color w:val="000000"/>
          <w:sz w:val="24"/>
          <w:szCs w:val="24"/>
        </w:rPr>
        <w:t xml:space="preserve">the first cadence </w:t>
      </w:r>
      <w:ins w:id="841" w:author="Segall, Christopher (segallcr)" w:date="2025-07-12T11:22:00Z">
        <w:r w:rsidR="00903795">
          <w:rPr>
            <w:rFonts w:cstheme="minorHAnsi"/>
            <w:color w:val="000000"/>
            <w:sz w:val="24"/>
            <w:szCs w:val="24"/>
          </w:rPr>
          <w:t>land</w:t>
        </w:r>
      </w:ins>
      <w:ins w:id="842" w:author="Segall, Christopher (segallcr)" w:date="2025-07-23T14:59:00Z">
        <w:r w:rsidR="00DA63B0">
          <w:rPr>
            <w:rFonts w:cstheme="minorHAnsi"/>
            <w:color w:val="000000"/>
            <w:sz w:val="24"/>
            <w:szCs w:val="24"/>
          </w:rPr>
          <w:t>s</w:t>
        </w:r>
      </w:ins>
      <w:ins w:id="843" w:author="Segall, Christopher (segallcr)" w:date="2025-07-12T11:22:00Z">
        <w:r w:rsidR="00903795">
          <w:rPr>
            <w:rFonts w:cstheme="minorHAnsi"/>
            <w:color w:val="000000"/>
            <w:sz w:val="24"/>
            <w:szCs w:val="24"/>
          </w:rPr>
          <w:t xml:space="preserve"> </w:t>
        </w:r>
      </w:ins>
      <w:r>
        <w:rPr>
          <w:rFonts w:cstheme="minorHAnsi"/>
          <w:color w:val="000000"/>
          <w:sz w:val="24"/>
          <w:szCs w:val="24"/>
        </w:rPr>
        <w:t>on a downbeat (m. 4)</w:t>
      </w:r>
      <w:ins w:id="844" w:author="Segall, Christopher (segallcr)" w:date="2025-07-12T11:22:00Z">
        <w:r w:rsidR="00903795">
          <w:rPr>
            <w:rFonts w:cstheme="minorHAnsi"/>
            <w:color w:val="000000"/>
            <w:sz w:val="24"/>
            <w:szCs w:val="24"/>
          </w:rPr>
          <w:t>,</w:t>
        </w:r>
      </w:ins>
      <w:r>
        <w:rPr>
          <w:rFonts w:cstheme="minorHAnsi"/>
          <w:color w:val="000000"/>
          <w:sz w:val="24"/>
          <w:szCs w:val="24"/>
        </w:rPr>
        <w:t xml:space="preserve"> and </w:t>
      </w:r>
      <w:ins w:id="845" w:author="Segall, Christopher (segallcr)" w:date="2025-07-12T11:22:00Z">
        <w:r w:rsidR="00903795">
          <w:rPr>
            <w:rFonts w:cstheme="minorHAnsi"/>
            <w:color w:val="000000"/>
            <w:sz w:val="24"/>
            <w:szCs w:val="24"/>
          </w:rPr>
          <w:t>the following upbeat contain</w:t>
        </w:r>
      </w:ins>
      <w:ins w:id="846" w:author="Segall, Christopher (segallcr)" w:date="2025-07-23T14:59:00Z">
        <w:r w:rsidR="00DA63B0">
          <w:rPr>
            <w:rFonts w:cstheme="minorHAnsi"/>
            <w:color w:val="000000"/>
            <w:sz w:val="24"/>
            <w:szCs w:val="24"/>
          </w:rPr>
          <w:t>s</w:t>
        </w:r>
      </w:ins>
      <w:ins w:id="847" w:author="Segall, Christopher (segallcr)" w:date="2025-07-12T11:22:00Z">
        <w:r w:rsidR="00903795">
          <w:rPr>
            <w:rFonts w:cstheme="minorHAnsi"/>
            <w:color w:val="000000"/>
            <w:sz w:val="24"/>
            <w:szCs w:val="24"/>
          </w:rPr>
          <w:t xml:space="preserve"> </w:t>
        </w:r>
        <w:r w:rsidR="007D3955">
          <w:rPr>
            <w:rFonts w:cstheme="minorHAnsi"/>
            <w:color w:val="000000"/>
            <w:sz w:val="24"/>
            <w:szCs w:val="24"/>
          </w:rPr>
          <w:t xml:space="preserve">a </w:t>
        </w:r>
      </w:ins>
      <w:del w:id="848" w:author="Segall, Christopher (segallcr)" w:date="2025-07-12T11:22:00Z">
        <w:r w:rsidDel="007D3955">
          <w:rPr>
            <w:rFonts w:cstheme="minorHAnsi"/>
            <w:color w:val="000000"/>
            <w:sz w:val="24"/>
            <w:szCs w:val="24"/>
          </w:rPr>
          <w:delText xml:space="preserve">its </w:delText>
        </w:r>
      </w:del>
      <w:r>
        <w:rPr>
          <w:rFonts w:cstheme="minorHAnsi"/>
          <w:color w:val="000000"/>
          <w:sz w:val="24"/>
          <w:szCs w:val="24"/>
        </w:rPr>
        <w:t xml:space="preserve">final mute vowel </w:t>
      </w:r>
      <w:del w:id="849" w:author="Segall, Christopher (segallcr)" w:date="2025-07-12T11:22:00Z">
        <w:r w:rsidDel="007D3955">
          <w:rPr>
            <w:rFonts w:cstheme="minorHAnsi"/>
            <w:color w:val="000000"/>
            <w:sz w:val="24"/>
            <w:szCs w:val="24"/>
          </w:rPr>
          <w:delText xml:space="preserve">on the </w:delText>
        </w:r>
        <w:r w:rsidR="00CB3219" w:rsidDel="007D3955">
          <w:rPr>
            <w:rFonts w:cstheme="minorHAnsi"/>
            <w:color w:val="000000"/>
            <w:sz w:val="24"/>
            <w:szCs w:val="24"/>
          </w:rPr>
          <w:delText xml:space="preserve">upbeat </w:delText>
        </w:r>
        <w:r w:rsidDel="007D3955">
          <w:rPr>
            <w:rFonts w:cstheme="minorHAnsi"/>
            <w:color w:val="000000"/>
            <w:sz w:val="24"/>
            <w:szCs w:val="24"/>
          </w:rPr>
          <w:delText xml:space="preserve">thereafter </w:delText>
        </w:r>
      </w:del>
      <w:r>
        <w:rPr>
          <w:rFonts w:cstheme="minorHAnsi"/>
          <w:color w:val="000000"/>
          <w:sz w:val="24"/>
          <w:szCs w:val="24"/>
        </w:rPr>
        <w:t xml:space="preserve">(m. 5). If this </w:t>
      </w:r>
      <w:r w:rsidR="00645A41">
        <w:rPr>
          <w:rFonts w:cstheme="minorHAnsi"/>
          <w:color w:val="000000"/>
          <w:sz w:val="24"/>
          <w:szCs w:val="24"/>
        </w:rPr>
        <w:t xml:space="preserve">is fitting for the </w:t>
      </w:r>
      <w:r>
        <w:rPr>
          <w:rFonts w:cstheme="minorHAnsi"/>
          <w:color w:val="000000"/>
          <w:sz w:val="24"/>
          <w:szCs w:val="24"/>
        </w:rPr>
        <w:t xml:space="preserve">first phrase </w:t>
      </w:r>
      <w:r w:rsidR="000738CD">
        <w:rPr>
          <w:rFonts w:cstheme="minorHAnsi"/>
          <w:color w:val="000000"/>
          <w:sz w:val="24"/>
          <w:szCs w:val="24"/>
        </w:rPr>
        <w:t xml:space="preserve">of </w:t>
      </w:r>
      <w:del w:id="850" w:author="Segall, Christopher (segallcr)" w:date="2025-07-23T15:00:00Z">
        <w:r w:rsidRPr="00CD4480" w:rsidDel="00CD4480">
          <w:rPr>
            <w:rFonts w:cstheme="minorHAnsi"/>
            <w:color w:val="000000"/>
            <w:sz w:val="24"/>
            <w:szCs w:val="24"/>
          </w:rPr>
          <w:delText>V38/32</w:delText>
        </w:r>
      </w:del>
      <w:ins w:id="851" w:author="Segall, Christopher (segallcr)" w:date="2025-07-23T15:00:00Z">
        <w:r w:rsidR="00CD4480">
          <w:rPr>
            <w:rFonts w:cstheme="minorHAnsi"/>
            <w:color w:val="000000"/>
            <w:sz w:val="24"/>
            <w:szCs w:val="24"/>
          </w:rPr>
          <w:t>the song</w:t>
        </w:r>
      </w:ins>
      <w:r>
        <w:rPr>
          <w:rFonts w:cstheme="minorHAnsi"/>
          <w:color w:val="000000"/>
          <w:sz w:val="24"/>
          <w:szCs w:val="24"/>
        </w:rPr>
        <w:t xml:space="preserve">, the remainder </w:t>
      </w:r>
      <w:del w:id="852" w:author="Segall, Christopher (segallcr)" w:date="2025-07-23T15:00:00Z">
        <w:r w:rsidDel="00CD4480">
          <w:rPr>
            <w:rFonts w:cstheme="minorHAnsi"/>
            <w:color w:val="000000"/>
            <w:sz w:val="24"/>
            <w:szCs w:val="24"/>
          </w:rPr>
          <w:delText xml:space="preserve">of the song </w:delText>
        </w:r>
      </w:del>
      <w:r>
        <w:rPr>
          <w:rFonts w:cstheme="minorHAnsi"/>
          <w:color w:val="000000"/>
          <w:sz w:val="24"/>
          <w:szCs w:val="24"/>
        </w:rPr>
        <w:t xml:space="preserve">is more ambiguous. The other four cadences of the refrain are evenly split as to landing on the </w:t>
      </w:r>
      <w:r w:rsidR="00CB3219">
        <w:rPr>
          <w:rFonts w:cstheme="minorHAnsi"/>
          <w:color w:val="000000"/>
          <w:sz w:val="24"/>
          <w:szCs w:val="24"/>
        </w:rPr>
        <w:t xml:space="preserve">strong </w:t>
      </w:r>
      <w:r>
        <w:rPr>
          <w:rFonts w:cstheme="minorHAnsi"/>
          <w:color w:val="000000"/>
          <w:sz w:val="24"/>
          <w:szCs w:val="24"/>
        </w:rPr>
        <w:t xml:space="preserve">or </w:t>
      </w:r>
      <w:r w:rsidR="00CB3219">
        <w:rPr>
          <w:rFonts w:cstheme="minorHAnsi"/>
          <w:color w:val="000000"/>
          <w:sz w:val="24"/>
          <w:szCs w:val="24"/>
        </w:rPr>
        <w:t>weak beat</w:t>
      </w:r>
      <w:r>
        <w:rPr>
          <w:rFonts w:cstheme="minorHAnsi"/>
          <w:color w:val="000000"/>
          <w:sz w:val="24"/>
          <w:szCs w:val="24"/>
        </w:rPr>
        <w:t xml:space="preserve">, with the </w:t>
      </w:r>
      <w:del w:id="853" w:author="Segall, Christopher (segallcr)" w:date="2025-07-12T11:24:00Z">
        <w:r w:rsidDel="00670AFE">
          <w:rPr>
            <w:rFonts w:cstheme="minorHAnsi"/>
            <w:color w:val="000000"/>
            <w:sz w:val="24"/>
            <w:szCs w:val="24"/>
          </w:rPr>
          <w:delText>final cadence—the one that ultimately closes the song—ending</w:delText>
        </w:r>
      </w:del>
      <w:ins w:id="854" w:author="Segall, Christopher (segallcr)" w:date="2025-07-12T11:24:00Z">
        <w:r w:rsidR="00670AFE">
          <w:rPr>
            <w:rFonts w:cstheme="minorHAnsi"/>
            <w:color w:val="000000"/>
            <w:sz w:val="24"/>
            <w:szCs w:val="24"/>
          </w:rPr>
          <w:t>ultimate close arriving</w:t>
        </w:r>
      </w:ins>
      <w:r>
        <w:rPr>
          <w:rFonts w:cstheme="minorHAnsi"/>
          <w:color w:val="000000"/>
          <w:sz w:val="24"/>
          <w:szCs w:val="24"/>
        </w:rPr>
        <w:t xml:space="preserve"> against convention on </w:t>
      </w:r>
      <w:r w:rsidR="00CB3219">
        <w:rPr>
          <w:rFonts w:cstheme="minorHAnsi"/>
          <w:color w:val="000000"/>
          <w:sz w:val="24"/>
          <w:szCs w:val="24"/>
        </w:rPr>
        <w:t xml:space="preserve">a weak beat </w:t>
      </w:r>
      <w:r>
        <w:rPr>
          <w:rFonts w:cstheme="minorHAnsi"/>
          <w:color w:val="000000"/>
          <w:sz w:val="24"/>
          <w:szCs w:val="24"/>
        </w:rPr>
        <w:t xml:space="preserve">(m. 27). </w:t>
      </w:r>
      <w:del w:id="855" w:author="Segall, Christopher (segallcr)" w:date="2025-07-12T11:24:00Z">
        <w:r w:rsidDel="00574987">
          <w:rPr>
            <w:rFonts w:cstheme="minorHAnsi"/>
            <w:color w:val="000000"/>
            <w:sz w:val="24"/>
            <w:szCs w:val="24"/>
          </w:rPr>
          <w:delText>Whichever way</w:delText>
        </w:r>
      </w:del>
      <w:ins w:id="856" w:author="Segall, Christopher (segallcr)" w:date="2025-07-12T11:24:00Z">
        <w:r w:rsidR="00574987">
          <w:rPr>
            <w:rFonts w:cstheme="minorHAnsi"/>
            <w:color w:val="000000"/>
            <w:sz w:val="24"/>
            <w:szCs w:val="24"/>
          </w:rPr>
          <w:t>However</w:t>
        </w:r>
      </w:ins>
      <w:r>
        <w:rPr>
          <w:rFonts w:cstheme="minorHAnsi"/>
          <w:color w:val="000000"/>
          <w:sz w:val="24"/>
          <w:szCs w:val="24"/>
        </w:rPr>
        <w:t xml:space="preserve"> one regards the opening measure, the melodic repetitions that represent the heart of the song are metrically inconsistent.</w:t>
      </w:r>
    </w:p>
    <w:p w14:paraId="5D88A637" w14:textId="77777777" w:rsidR="006B7218" w:rsidRDefault="006B7218" w:rsidP="006B7218">
      <w:pPr>
        <w:spacing w:line="480" w:lineRule="auto"/>
        <w:rPr>
          <w:rFonts w:cstheme="minorHAnsi"/>
          <w:color w:val="000000"/>
          <w:sz w:val="24"/>
          <w:szCs w:val="24"/>
        </w:rPr>
      </w:pPr>
    </w:p>
    <w:p w14:paraId="61EAFE17" w14:textId="13F4A795" w:rsidR="00BE5CB1" w:rsidRDefault="00D92414" w:rsidP="006B7218">
      <w:pPr>
        <w:spacing w:line="480" w:lineRule="auto"/>
        <w:rPr>
          <w:rFonts w:cstheme="minorHAnsi"/>
          <w:color w:val="000000"/>
          <w:sz w:val="24"/>
          <w:szCs w:val="24"/>
        </w:rPr>
      </w:pPr>
      <w:commentRangeStart w:id="857"/>
      <w:r>
        <w:rPr>
          <w:rFonts w:cstheme="minorHAnsi"/>
          <w:color w:val="000000"/>
          <w:sz w:val="24"/>
          <w:szCs w:val="24"/>
        </w:rPr>
        <w:t xml:space="preserve">Probing </w:t>
      </w:r>
      <w:ins w:id="858" w:author="Segall, Christopher (segallcr)" w:date="2025-07-12T11:24:00Z">
        <w:r w:rsidR="00510F7B">
          <w:rPr>
            <w:rFonts w:cstheme="minorHAnsi"/>
            <w:color w:val="000000"/>
            <w:sz w:val="24"/>
            <w:szCs w:val="24"/>
          </w:rPr>
          <w:t xml:space="preserve">even </w:t>
        </w:r>
      </w:ins>
      <w:r>
        <w:rPr>
          <w:rFonts w:cstheme="minorHAnsi"/>
          <w:color w:val="000000"/>
          <w:sz w:val="24"/>
          <w:szCs w:val="24"/>
        </w:rPr>
        <w:t>broader metrical levels</w:t>
      </w:r>
      <w:del w:id="859" w:author="Segall, Christopher (segallcr)" w:date="2025-07-12T11:25:00Z">
        <w:r w:rsidDel="00510F7B">
          <w:rPr>
            <w:rFonts w:cstheme="minorHAnsi"/>
            <w:color w:val="000000"/>
            <w:sz w:val="24"/>
            <w:szCs w:val="24"/>
          </w:rPr>
          <w:delText xml:space="preserve">, beyond even </w:delText>
        </w:r>
        <w:r w:rsidR="00B507E2" w:rsidDel="00510F7B">
          <w:rPr>
            <w:rFonts w:cstheme="minorHAnsi"/>
            <w:color w:val="000000"/>
            <w:sz w:val="24"/>
            <w:szCs w:val="24"/>
          </w:rPr>
          <w:delText xml:space="preserve">the </w:delText>
        </w:r>
        <w:r w:rsidDel="00510F7B">
          <w:rPr>
            <w:rFonts w:cstheme="minorHAnsi"/>
            <w:color w:val="000000"/>
            <w:sz w:val="24"/>
            <w:szCs w:val="24"/>
          </w:rPr>
          <w:delText xml:space="preserve">long </w:delText>
        </w:r>
        <w:r w:rsidR="00B507E2" w:rsidDel="00510F7B">
          <w:rPr>
            <w:rFonts w:cstheme="minorHAnsi"/>
            <w:color w:val="000000"/>
            <w:sz w:val="24"/>
            <w:szCs w:val="24"/>
          </w:rPr>
          <w:delText xml:space="preserve">of </w:delText>
        </w:r>
        <w:r w:rsidDel="00510F7B">
          <w:rPr>
            <w:rFonts w:cstheme="minorHAnsi"/>
            <w:color w:val="000000"/>
            <w:sz w:val="24"/>
            <w:szCs w:val="24"/>
          </w:rPr>
          <w:delText>mensural notation, continues to</w:delText>
        </w:r>
      </w:del>
      <w:r>
        <w:rPr>
          <w:rFonts w:cstheme="minorHAnsi"/>
          <w:color w:val="000000"/>
          <w:sz w:val="24"/>
          <w:szCs w:val="24"/>
        </w:rPr>
        <w:t xml:space="preserve"> reveal</w:t>
      </w:r>
      <w:ins w:id="860" w:author="Segall, Christopher (segallcr)" w:date="2025-07-12T11:25:00Z">
        <w:r w:rsidR="00510F7B">
          <w:rPr>
            <w:rFonts w:cstheme="minorHAnsi"/>
            <w:color w:val="000000"/>
            <w:sz w:val="24"/>
            <w:szCs w:val="24"/>
          </w:rPr>
          <w:t>s</w:t>
        </w:r>
      </w:ins>
      <w:r>
        <w:rPr>
          <w:rFonts w:cstheme="minorHAnsi"/>
          <w:color w:val="000000"/>
          <w:sz w:val="24"/>
          <w:szCs w:val="24"/>
        </w:rPr>
        <w:t xml:space="preserve"> </w:t>
      </w:r>
      <w:ins w:id="861" w:author="Segall, Christopher (segallcr)" w:date="2025-07-12T11:25:00Z">
        <w:r w:rsidR="007A5D62">
          <w:rPr>
            <w:rFonts w:cstheme="minorHAnsi"/>
            <w:color w:val="000000"/>
            <w:sz w:val="24"/>
            <w:szCs w:val="24"/>
          </w:rPr>
          <w:t xml:space="preserve">both </w:t>
        </w:r>
      </w:ins>
      <w:del w:id="862" w:author="Segall, Christopher (segallcr)" w:date="2025-07-12T11:25:00Z">
        <w:r w:rsidDel="007A5D62">
          <w:rPr>
            <w:rFonts w:cstheme="minorHAnsi"/>
            <w:color w:val="000000"/>
            <w:sz w:val="24"/>
            <w:szCs w:val="24"/>
          </w:rPr>
          <w:delText xml:space="preserve">tonal </w:delText>
        </w:r>
      </w:del>
      <w:r w:rsidR="00A6412B">
        <w:rPr>
          <w:rFonts w:cstheme="minorHAnsi"/>
          <w:color w:val="000000"/>
          <w:sz w:val="24"/>
          <w:szCs w:val="24"/>
        </w:rPr>
        <w:t>congruences and irregularities</w:t>
      </w:r>
      <w:commentRangeEnd w:id="857"/>
      <w:r w:rsidR="00F33401">
        <w:rPr>
          <w:rStyle w:val="CommentReference"/>
        </w:rPr>
        <w:commentReference w:id="857"/>
      </w:r>
      <w:del w:id="863" w:author="Segall, Christopher (segallcr)" w:date="2025-07-23T15:46:00Z">
        <w:r w:rsidR="00A6412B" w:rsidDel="003D68F8">
          <w:rPr>
            <w:rFonts w:cstheme="minorHAnsi"/>
            <w:color w:val="000000"/>
            <w:sz w:val="24"/>
            <w:szCs w:val="24"/>
          </w:rPr>
          <w:delText xml:space="preserve"> in Machaut’s danced songs</w:delText>
        </w:r>
      </w:del>
      <w:r w:rsidR="00A6412B">
        <w:rPr>
          <w:rFonts w:cstheme="minorHAnsi"/>
          <w:color w:val="000000"/>
          <w:sz w:val="24"/>
          <w:szCs w:val="24"/>
        </w:rPr>
        <w:t xml:space="preserve">. </w:t>
      </w:r>
      <w:commentRangeStart w:id="864"/>
      <w:commentRangeStart w:id="865"/>
      <w:r w:rsidR="00A6412B">
        <w:rPr>
          <w:rFonts w:cstheme="minorHAnsi"/>
          <w:color w:val="000000"/>
          <w:sz w:val="24"/>
          <w:szCs w:val="24"/>
        </w:rPr>
        <w:t xml:space="preserve">Just as </w:t>
      </w:r>
      <w:r w:rsidR="005F64F9">
        <w:rPr>
          <w:rFonts w:cstheme="minorHAnsi"/>
          <w:color w:val="000000"/>
          <w:sz w:val="24"/>
          <w:szCs w:val="24"/>
        </w:rPr>
        <w:t xml:space="preserve">beat 1 </w:t>
      </w:r>
      <w:r w:rsidR="00A6412B">
        <w:rPr>
          <w:rFonts w:cstheme="minorHAnsi"/>
          <w:color w:val="000000"/>
          <w:sz w:val="24"/>
          <w:szCs w:val="24"/>
        </w:rPr>
        <w:t xml:space="preserve">accrues a sense of </w:t>
      </w:r>
      <w:r w:rsidR="00A6412B" w:rsidRPr="00C30D57">
        <w:rPr>
          <w:rFonts w:cstheme="minorHAnsi"/>
          <w:color w:val="000000"/>
          <w:sz w:val="24"/>
          <w:szCs w:val="24"/>
          <w:rPrChange w:id="866" w:author="Segall, Christopher (segallcr)" w:date="2025-07-23T16:08:00Z">
            <w:rPr>
              <w:rFonts w:cstheme="minorHAnsi"/>
              <w:i/>
              <w:iCs/>
              <w:color w:val="000000"/>
              <w:sz w:val="24"/>
              <w:szCs w:val="24"/>
            </w:rPr>
          </w:rPrChange>
        </w:rPr>
        <w:t>thesis</w:t>
      </w:r>
      <w:r w:rsidR="00A6412B">
        <w:rPr>
          <w:rFonts w:cstheme="minorHAnsi"/>
          <w:color w:val="000000"/>
          <w:sz w:val="24"/>
          <w:szCs w:val="24"/>
        </w:rPr>
        <w:t xml:space="preserve"> and </w:t>
      </w:r>
      <w:ins w:id="867" w:author="Segall, Christopher (segallcr)" w:date="2025-07-23T15:47:00Z">
        <w:r w:rsidR="00387146">
          <w:rPr>
            <w:rFonts w:cstheme="minorHAnsi"/>
            <w:color w:val="000000"/>
            <w:sz w:val="24"/>
            <w:szCs w:val="24"/>
          </w:rPr>
          <w:t xml:space="preserve">beat </w:t>
        </w:r>
      </w:ins>
      <w:r w:rsidR="005F64F9">
        <w:rPr>
          <w:rFonts w:cstheme="minorHAnsi"/>
          <w:color w:val="000000"/>
          <w:sz w:val="24"/>
          <w:szCs w:val="24"/>
        </w:rPr>
        <w:t xml:space="preserve">2 </w:t>
      </w:r>
      <w:r w:rsidR="00A6412B">
        <w:rPr>
          <w:rFonts w:cstheme="minorHAnsi"/>
          <w:color w:val="000000"/>
          <w:sz w:val="24"/>
          <w:szCs w:val="24"/>
        </w:rPr>
        <w:t xml:space="preserve">of </w:t>
      </w:r>
      <w:r w:rsidR="00A6412B" w:rsidRPr="00C30D57">
        <w:rPr>
          <w:rFonts w:cstheme="minorHAnsi"/>
          <w:color w:val="000000"/>
          <w:sz w:val="24"/>
          <w:szCs w:val="24"/>
          <w:rPrChange w:id="868" w:author="Segall, Christopher (segallcr)" w:date="2025-07-23T16:08:00Z">
            <w:rPr>
              <w:rFonts w:cstheme="minorHAnsi"/>
              <w:i/>
              <w:iCs/>
              <w:color w:val="000000"/>
              <w:sz w:val="24"/>
              <w:szCs w:val="24"/>
            </w:rPr>
          </w:rPrChange>
        </w:rPr>
        <w:t>arsis</w:t>
      </w:r>
      <w:r w:rsidR="005F64F9">
        <w:rPr>
          <w:rFonts w:cstheme="minorHAnsi"/>
          <w:color w:val="000000"/>
          <w:sz w:val="24"/>
          <w:szCs w:val="24"/>
        </w:rPr>
        <w:t xml:space="preserve"> as a song unfolds</w:t>
      </w:r>
      <w:r w:rsidR="00A568BF" w:rsidRPr="005F64F9">
        <w:rPr>
          <w:rFonts w:cstheme="minorHAnsi"/>
          <w:color w:val="000000"/>
          <w:sz w:val="24"/>
          <w:szCs w:val="24"/>
        </w:rPr>
        <w:t>,</w:t>
      </w:r>
      <w:r w:rsidR="00A6412B">
        <w:rPr>
          <w:rFonts w:cstheme="minorHAnsi"/>
          <w:color w:val="000000"/>
          <w:sz w:val="24"/>
          <w:szCs w:val="24"/>
        </w:rPr>
        <w:t xml:space="preserve"> every other </w:t>
      </w:r>
      <w:r w:rsidR="00A568BF">
        <w:rPr>
          <w:rFonts w:cstheme="minorHAnsi"/>
          <w:color w:val="000000"/>
          <w:sz w:val="24"/>
          <w:szCs w:val="24"/>
        </w:rPr>
        <w:t xml:space="preserve">downbeat (or every third downbeat, in perfect mensuration) </w:t>
      </w:r>
      <w:r w:rsidR="00A6412B">
        <w:rPr>
          <w:rFonts w:cstheme="minorHAnsi"/>
          <w:color w:val="000000"/>
          <w:sz w:val="24"/>
          <w:szCs w:val="24"/>
        </w:rPr>
        <w:t xml:space="preserve">can feel weightier </w:t>
      </w:r>
      <w:r w:rsidR="00A568BF">
        <w:rPr>
          <w:rFonts w:cstheme="minorHAnsi"/>
          <w:color w:val="000000"/>
          <w:sz w:val="24"/>
          <w:szCs w:val="24"/>
        </w:rPr>
        <w:t xml:space="preserve">still </w:t>
      </w:r>
      <w:r w:rsidR="00A6412B">
        <w:rPr>
          <w:rFonts w:cstheme="minorHAnsi"/>
          <w:color w:val="000000"/>
          <w:sz w:val="24"/>
          <w:szCs w:val="24"/>
        </w:rPr>
        <w:t xml:space="preserve">and parse the </w:t>
      </w:r>
      <w:r w:rsidR="00B0231B">
        <w:rPr>
          <w:rFonts w:cstheme="minorHAnsi"/>
          <w:color w:val="000000"/>
          <w:sz w:val="24"/>
          <w:szCs w:val="24"/>
        </w:rPr>
        <w:t xml:space="preserve">pitch </w:t>
      </w:r>
      <w:r w:rsidR="00A6412B">
        <w:rPr>
          <w:rFonts w:cstheme="minorHAnsi"/>
          <w:color w:val="000000"/>
          <w:sz w:val="24"/>
          <w:szCs w:val="24"/>
        </w:rPr>
        <w:t xml:space="preserve">structure </w:t>
      </w:r>
      <w:r w:rsidR="00A568BF">
        <w:rPr>
          <w:rFonts w:cstheme="minorHAnsi"/>
          <w:color w:val="000000"/>
          <w:sz w:val="24"/>
          <w:szCs w:val="24"/>
        </w:rPr>
        <w:t>into ever larger units</w:t>
      </w:r>
      <w:r w:rsidR="00A6412B">
        <w:rPr>
          <w:rFonts w:cstheme="minorHAnsi"/>
          <w:color w:val="000000"/>
          <w:sz w:val="24"/>
          <w:szCs w:val="24"/>
        </w:rPr>
        <w:t>.</w:t>
      </w:r>
      <w:commentRangeEnd w:id="864"/>
      <w:r w:rsidR="003D68F8">
        <w:rPr>
          <w:rStyle w:val="CommentReference"/>
        </w:rPr>
        <w:commentReference w:id="864"/>
      </w:r>
      <w:commentRangeEnd w:id="865"/>
      <w:r w:rsidR="00F33401">
        <w:rPr>
          <w:rStyle w:val="CommentReference"/>
        </w:rPr>
        <w:commentReference w:id="865"/>
      </w:r>
      <w:r w:rsidR="00A6412B">
        <w:rPr>
          <w:rFonts w:cstheme="minorHAnsi"/>
          <w:color w:val="000000"/>
          <w:sz w:val="24"/>
          <w:szCs w:val="24"/>
        </w:rPr>
        <w:t xml:space="preserve"> </w:t>
      </w:r>
      <w:r w:rsidR="00ED0530">
        <w:rPr>
          <w:rFonts w:cstheme="minorHAnsi"/>
          <w:color w:val="000000"/>
          <w:sz w:val="24"/>
          <w:szCs w:val="24"/>
        </w:rPr>
        <w:t xml:space="preserve">As before, tonal articulation and formal boundaries point to larger metrical divisions, </w:t>
      </w:r>
      <w:del w:id="869" w:author="Segall, Christopher (segallcr)" w:date="2025-07-12T11:26:00Z">
        <w:r w:rsidR="00ED0530" w:rsidDel="004B3A88">
          <w:rPr>
            <w:rFonts w:cstheme="minorHAnsi"/>
            <w:color w:val="000000"/>
            <w:sz w:val="24"/>
            <w:szCs w:val="24"/>
          </w:rPr>
          <w:delText xml:space="preserve">defining </w:delText>
        </w:r>
      </w:del>
      <w:ins w:id="870" w:author="Segall, Christopher (segallcr)" w:date="2025-07-12T11:26:00Z">
        <w:r w:rsidR="004B3A88">
          <w:rPr>
            <w:rFonts w:cstheme="minorHAnsi"/>
            <w:color w:val="000000"/>
            <w:sz w:val="24"/>
            <w:szCs w:val="24"/>
          </w:rPr>
          <w:t xml:space="preserve">establishing </w:t>
        </w:r>
      </w:ins>
      <w:commentRangeStart w:id="871"/>
      <w:r w:rsidR="00ED0530">
        <w:rPr>
          <w:rFonts w:cstheme="minorHAnsi"/>
          <w:color w:val="000000"/>
          <w:sz w:val="24"/>
          <w:szCs w:val="24"/>
        </w:rPr>
        <w:t>downbeats</w:t>
      </w:r>
      <w:commentRangeEnd w:id="871"/>
      <w:r w:rsidR="004B3A88">
        <w:rPr>
          <w:rStyle w:val="CommentReference"/>
        </w:rPr>
        <w:commentReference w:id="871"/>
      </w:r>
      <w:r w:rsidR="00ED0530">
        <w:rPr>
          <w:rFonts w:cstheme="minorHAnsi"/>
          <w:color w:val="000000"/>
          <w:sz w:val="24"/>
          <w:szCs w:val="24"/>
        </w:rPr>
        <w:t xml:space="preserve"> </w:t>
      </w:r>
      <w:ins w:id="872" w:author="Segall, Christopher (segallcr)" w:date="2025-07-12T11:26:00Z">
        <w:r w:rsidR="004B3A88">
          <w:rPr>
            <w:rFonts w:cstheme="minorHAnsi"/>
            <w:color w:val="000000"/>
            <w:sz w:val="24"/>
            <w:szCs w:val="24"/>
          </w:rPr>
          <w:t xml:space="preserve">that are </w:t>
        </w:r>
      </w:ins>
      <w:commentRangeStart w:id="873"/>
      <w:r w:rsidR="00A6412B">
        <w:rPr>
          <w:rFonts w:cstheme="minorHAnsi"/>
          <w:color w:val="000000"/>
          <w:sz w:val="24"/>
          <w:szCs w:val="24"/>
        </w:rPr>
        <w:t xml:space="preserve">more salient than those that occur merely out of alternation with </w:t>
      </w:r>
      <w:r w:rsidR="00D55503">
        <w:rPr>
          <w:rFonts w:cstheme="minorHAnsi"/>
          <w:color w:val="000000"/>
          <w:sz w:val="24"/>
          <w:szCs w:val="24"/>
        </w:rPr>
        <w:t>upbeats</w:t>
      </w:r>
      <w:commentRangeEnd w:id="873"/>
      <w:r w:rsidR="00EE4C50">
        <w:rPr>
          <w:rStyle w:val="CommentReference"/>
        </w:rPr>
        <w:commentReference w:id="873"/>
      </w:r>
      <w:r w:rsidR="00A6412B">
        <w:rPr>
          <w:rFonts w:cstheme="minorHAnsi"/>
          <w:color w:val="000000"/>
          <w:sz w:val="24"/>
          <w:szCs w:val="24"/>
        </w:rPr>
        <w:t xml:space="preserve">. </w:t>
      </w:r>
      <w:commentRangeStart w:id="874"/>
      <w:del w:id="875" w:author="Segall, Christopher (segallcr)" w:date="2025-07-23T15:51:00Z">
        <w:r w:rsidR="00776DE8" w:rsidRPr="00B000A2" w:rsidDel="004A3ABA">
          <w:rPr>
            <w:rFonts w:cstheme="minorHAnsi"/>
            <w:b/>
            <w:bCs/>
            <w:color w:val="000000"/>
            <w:sz w:val="24"/>
            <w:szCs w:val="24"/>
            <w:u w:val="single"/>
          </w:rPr>
          <w:delText>Example 10</w:delText>
        </w:r>
        <w:commentRangeEnd w:id="874"/>
        <w:r w:rsidR="00D06541" w:rsidDel="004A3ABA">
          <w:rPr>
            <w:rStyle w:val="CommentReference"/>
          </w:rPr>
          <w:commentReference w:id="874"/>
        </w:r>
        <w:r w:rsidR="00A6412B" w:rsidDel="004A3ABA">
          <w:rPr>
            <w:rFonts w:cstheme="minorHAnsi"/>
            <w:color w:val="000000"/>
            <w:sz w:val="24"/>
            <w:szCs w:val="24"/>
          </w:rPr>
          <w:delText xml:space="preserve"> </w:delText>
        </w:r>
      </w:del>
      <w:ins w:id="876" w:author="Segall, Christopher (segallcr)" w:date="2025-07-23T15:51:00Z">
        <w:r w:rsidR="004A3ABA">
          <w:rPr>
            <w:rFonts w:cstheme="minorHAnsi"/>
            <w:color w:val="000000"/>
            <w:sz w:val="24"/>
            <w:szCs w:val="24"/>
          </w:rPr>
          <w:t>Example 8</w:t>
        </w:r>
        <w:r w:rsidR="00F01046">
          <w:rPr>
            <w:rFonts w:cstheme="minorHAnsi"/>
            <w:color w:val="000000"/>
            <w:sz w:val="24"/>
            <w:szCs w:val="24"/>
          </w:rPr>
          <w:t xml:space="preserve"> </w:t>
        </w:r>
      </w:ins>
      <w:del w:id="877" w:author="Segall, Christopher (segallcr)" w:date="2025-07-12T11:27:00Z">
        <w:r w:rsidR="00A6412B" w:rsidDel="000361BA">
          <w:rPr>
            <w:rFonts w:cstheme="minorHAnsi"/>
            <w:color w:val="000000"/>
            <w:sz w:val="24"/>
            <w:szCs w:val="24"/>
          </w:rPr>
          <w:delText xml:space="preserve">is a foray into representing </w:delText>
        </w:r>
      </w:del>
      <w:ins w:id="878" w:author="Segall, Christopher (segallcr)" w:date="2025-07-23T15:51:00Z">
        <w:r w:rsidR="00F01046">
          <w:rPr>
            <w:rFonts w:cstheme="minorHAnsi"/>
            <w:color w:val="000000"/>
            <w:sz w:val="24"/>
            <w:szCs w:val="24"/>
          </w:rPr>
          <w:t>depicts</w:t>
        </w:r>
      </w:ins>
      <w:ins w:id="879" w:author="Segall, Christopher (segallcr)" w:date="2025-07-12T11:27:00Z">
        <w:r w:rsidR="000361BA">
          <w:rPr>
            <w:rFonts w:cstheme="minorHAnsi"/>
            <w:color w:val="000000"/>
            <w:sz w:val="24"/>
            <w:szCs w:val="24"/>
          </w:rPr>
          <w:t xml:space="preserve"> </w:t>
        </w:r>
      </w:ins>
      <w:r w:rsidR="00A6412B">
        <w:rPr>
          <w:rFonts w:cstheme="minorHAnsi"/>
          <w:color w:val="000000"/>
          <w:sz w:val="24"/>
          <w:szCs w:val="24"/>
        </w:rPr>
        <w:t xml:space="preserve">these </w:t>
      </w:r>
      <w:r w:rsidR="00ED5B8C">
        <w:rPr>
          <w:rFonts w:cstheme="minorHAnsi"/>
          <w:color w:val="000000"/>
          <w:sz w:val="24"/>
          <w:szCs w:val="24"/>
        </w:rPr>
        <w:t xml:space="preserve">deeper </w:t>
      </w:r>
      <w:r w:rsidR="00A6412B">
        <w:rPr>
          <w:rFonts w:cstheme="minorHAnsi"/>
          <w:color w:val="000000"/>
          <w:sz w:val="24"/>
          <w:szCs w:val="24"/>
        </w:rPr>
        <w:t>kinds of downbeats</w:t>
      </w:r>
      <w:del w:id="880" w:author="Segall, Christopher (segallcr)" w:date="2025-07-23T15:51:00Z">
        <w:r w:rsidR="00F37DF9" w:rsidDel="00F01046">
          <w:rPr>
            <w:rFonts w:cstheme="minorHAnsi"/>
            <w:color w:val="000000"/>
            <w:sz w:val="24"/>
            <w:szCs w:val="24"/>
          </w:rPr>
          <w:delText xml:space="preserve"> in Machaut</w:delText>
        </w:r>
      </w:del>
      <w:r w:rsidR="00A6412B">
        <w:rPr>
          <w:rFonts w:cstheme="minorHAnsi"/>
          <w:color w:val="000000"/>
          <w:sz w:val="24"/>
          <w:szCs w:val="24"/>
        </w:rPr>
        <w:t>, which in mensural terms reflect</w:t>
      </w:r>
      <w:del w:id="881" w:author="Segall, Christopher (segallcr)" w:date="2025-07-12T11:28:00Z">
        <w:r w:rsidR="00A6412B" w:rsidDel="00A602CD">
          <w:rPr>
            <w:rFonts w:cstheme="minorHAnsi"/>
            <w:color w:val="000000"/>
            <w:sz w:val="24"/>
            <w:szCs w:val="24"/>
          </w:rPr>
          <w:delText>s</w:delText>
        </w:r>
      </w:del>
      <w:r w:rsidR="00A6412B">
        <w:rPr>
          <w:rFonts w:cstheme="minorHAnsi"/>
          <w:color w:val="000000"/>
          <w:sz w:val="24"/>
          <w:szCs w:val="24"/>
        </w:rPr>
        <w:t xml:space="preserve"> the difference between </w:t>
      </w:r>
      <w:r w:rsidR="00A6412B" w:rsidRPr="00A30B0F">
        <w:rPr>
          <w:rFonts w:cstheme="minorHAnsi"/>
          <w:i/>
          <w:iCs/>
          <w:color w:val="000000"/>
          <w:sz w:val="24"/>
          <w:szCs w:val="24"/>
        </w:rPr>
        <w:t>modus</w:t>
      </w:r>
      <w:r w:rsidR="00A6412B">
        <w:rPr>
          <w:rFonts w:cstheme="minorHAnsi"/>
          <w:color w:val="000000"/>
          <w:sz w:val="24"/>
          <w:szCs w:val="24"/>
        </w:rPr>
        <w:t xml:space="preserve"> (breves per long, </w:t>
      </w:r>
      <w:del w:id="882" w:author="Segall, Christopher (segallcr)" w:date="2025-07-23T15:53:00Z">
        <w:r w:rsidR="00A6412B" w:rsidDel="00036667">
          <w:rPr>
            <w:rFonts w:cstheme="minorHAnsi"/>
            <w:color w:val="000000"/>
            <w:sz w:val="24"/>
            <w:szCs w:val="24"/>
          </w:rPr>
          <w:delText>all bar</w:delText>
        </w:r>
      </w:del>
      <w:del w:id="883" w:author="Segall, Christopher (segallcr)" w:date="2025-07-12T11:28:00Z">
        <w:r w:rsidR="00A6412B" w:rsidDel="00A602CD">
          <w:rPr>
            <w:rFonts w:cstheme="minorHAnsi"/>
            <w:color w:val="000000"/>
            <w:sz w:val="24"/>
            <w:szCs w:val="24"/>
          </w:rPr>
          <w:delText xml:space="preserve"> </w:delText>
        </w:r>
      </w:del>
      <w:del w:id="884" w:author="Segall, Christopher (segallcr)" w:date="2025-07-23T15:53:00Z">
        <w:r w:rsidR="00A6412B" w:rsidDel="00036667">
          <w:rPr>
            <w:rFonts w:cstheme="minorHAnsi"/>
            <w:color w:val="000000"/>
            <w:sz w:val="24"/>
            <w:szCs w:val="24"/>
          </w:rPr>
          <w:delText>lines in the example</w:delText>
        </w:r>
      </w:del>
      <w:ins w:id="885" w:author="Segall, Christopher (segallcr)" w:date="2025-07-23T15:53:00Z">
        <w:r w:rsidR="00036667">
          <w:rPr>
            <w:rFonts w:cstheme="minorHAnsi"/>
            <w:color w:val="000000"/>
            <w:sz w:val="24"/>
            <w:szCs w:val="24"/>
          </w:rPr>
          <w:t xml:space="preserve">or pairs of measures separated by a dotted </w:t>
        </w:r>
        <w:proofErr w:type="spellStart"/>
        <w:r w:rsidR="00036667">
          <w:rPr>
            <w:rFonts w:cstheme="minorHAnsi"/>
            <w:color w:val="000000"/>
            <w:sz w:val="24"/>
            <w:szCs w:val="24"/>
          </w:rPr>
          <w:t>barline</w:t>
        </w:r>
      </w:ins>
      <w:proofErr w:type="spellEnd"/>
      <w:r w:rsidR="00A6412B">
        <w:rPr>
          <w:rFonts w:cstheme="minorHAnsi"/>
          <w:color w:val="000000"/>
          <w:sz w:val="24"/>
          <w:szCs w:val="24"/>
        </w:rPr>
        <w:t xml:space="preserve">) and </w:t>
      </w:r>
      <w:proofErr w:type="spellStart"/>
      <w:r w:rsidR="00A6412B" w:rsidRPr="00A30B0F">
        <w:rPr>
          <w:rFonts w:cstheme="minorHAnsi"/>
          <w:i/>
          <w:iCs/>
          <w:color w:val="000000"/>
          <w:sz w:val="24"/>
          <w:szCs w:val="24"/>
        </w:rPr>
        <w:t>maximodus</w:t>
      </w:r>
      <w:proofErr w:type="spellEnd"/>
      <w:r w:rsidR="00A6412B">
        <w:rPr>
          <w:rFonts w:cstheme="minorHAnsi"/>
          <w:color w:val="000000"/>
          <w:sz w:val="24"/>
          <w:szCs w:val="24"/>
        </w:rPr>
        <w:t xml:space="preserve"> (longs per maxima, </w:t>
      </w:r>
      <w:del w:id="886" w:author="Segall, Christopher (segallcr)" w:date="2025-07-23T15:54:00Z">
        <w:r w:rsidR="00A6412B" w:rsidDel="00747079">
          <w:rPr>
            <w:rFonts w:cstheme="minorHAnsi"/>
            <w:color w:val="000000"/>
            <w:sz w:val="24"/>
            <w:szCs w:val="24"/>
          </w:rPr>
          <w:delText>only the unbroken bar</w:delText>
        </w:r>
      </w:del>
      <w:del w:id="887" w:author="Segall, Christopher (segallcr)" w:date="2025-07-12T11:28:00Z">
        <w:r w:rsidR="00A6412B" w:rsidDel="00A602CD">
          <w:rPr>
            <w:rFonts w:cstheme="minorHAnsi"/>
            <w:color w:val="000000"/>
            <w:sz w:val="24"/>
            <w:szCs w:val="24"/>
          </w:rPr>
          <w:delText xml:space="preserve"> </w:delText>
        </w:r>
      </w:del>
      <w:del w:id="888" w:author="Segall, Christopher (segallcr)" w:date="2025-07-23T15:54:00Z">
        <w:r w:rsidR="00A6412B" w:rsidDel="00747079">
          <w:rPr>
            <w:rFonts w:cstheme="minorHAnsi"/>
            <w:color w:val="000000"/>
            <w:sz w:val="24"/>
            <w:szCs w:val="24"/>
          </w:rPr>
          <w:delText>lines</w:delText>
        </w:r>
      </w:del>
      <w:ins w:id="889" w:author="Segall, Christopher (segallcr)" w:date="2025-07-23T15:54:00Z">
        <w:r w:rsidR="00747079">
          <w:rPr>
            <w:rFonts w:cstheme="minorHAnsi"/>
            <w:color w:val="000000"/>
            <w:sz w:val="24"/>
            <w:szCs w:val="24"/>
          </w:rPr>
          <w:t>represented as four measures</w:t>
        </w:r>
      </w:ins>
      <w:r w:rsidR="00A6412B">
        <w:rPr>
          <w:rFonts w:cstheme="minorHAnsi"/>
          <w:color w:val="000000"/>
          <w:sz w:val="24"/>
          <w:szCs w:val="24"/>
        </w:rPr>
        <w:t>). Th</w:t>
      </w:r>
      <w:r w:rsidR="00ED5B8C">
        <w:rPr>
          <w:rFonts w:cstheme="minorHAnsi"/>
          <w:color w:val="000000"/>
          <w:sz w:val="24"/>
          <w:szCs w:val="24"/>
        </w:rPr>
        <w:t>e</w:t>
      </w:r>
      <w:r w:rsidR="00A6412B">
        <w:rPr>
          <w:rFonts w:cstheme="minorHAnsi"/>
          <w:color w:val="000000"/>
          <w:sz w:val="24"/>
          <w:szCs w:val="24"/>
        </w:rPr>
        <w:t xml:space="preserve"> </w:t>
      </w:r>
      <w:r w:rsidR="00ED5B8C">
        <w:rPr>
          <w:rFonts w:cstheme="minorHAnsi"/>
          <w:color w:val="000000"/>
          <w:sz w:val="24"/>
          <w:szCs w:val="24"/>
        </w:rPr>
        <w:t xml:space="preserve">layered </w:t>
      </w:r>
      <w:r w:rsidR="00C123FF">
        <w:rPr>
          <w:rFonts w:cstheme="minorHAnsi"/>
          <w:color w:val="000000"/>
          <w:sz w:val="24"/>
          <w:szCs w:val="24"/>
        </w:rPr>
        <w:t>interpretation</w:t>
      </w:r>
      <w:r w:rsidR="00ED5B8C">
        <w:rPr>
          <w:rFonts w:cstheme="minorHAnsi"/>
          <w:color w:val="000000"/>
          <w:sz w:val="24"/>
          <w:szCs w:val="24"/>
        </w:rPr>
        <w:t xml:space="preserve"> of strong and stronger beats, as well as weak and weaker ones, </w:t>
      </w:r>
      <w:r w:rsidR="00A6412B">
        <w:rPr>
          <w:rFonts w:cstheme="minorHAnsi"/>
          <w:color w:val="000000"/>
          <w:sz w:val="24"/>
          <w:szCs w:val="24"/>
        </w:rPr>
        <w:t xml:space="preserve">is analogous to </w:t>
      </w:r>
      <w:del w:id="890" w:author="Segall, Christopher (segallcr)" w:date="2025-07-12T11:31:00Z">
        <w:r w:rsidR="00A6412B" w:rsidDel="00D62A9E">
          <w:rPr>
            <w:rFonts w:cstheme="minorHAnsi"/>
            <w:color w:val="000000"/>
            <w:sz w:val="24"/>
            <w:szCs w:val="24"/>
          </w:rPr>
          <w:delText xml:space="preserve">the layered dots in metrical hierarchy analyses of </w:delText>
        </w:r>
      </w:del>
      <w:r w:rsidR="00A6412B">
        <w:rPr>
          <w:rFonts w:cstheme="minorHAnsi"/>
          <w:color w:val="000000"/>
          <w:sz w:val="24"/>
          <w:szCs w:val="24"/>
        </w:rPr>
        <w:t>Lerdahl and Jackendoff</w:t>
      </w:r>
      <w:ins w:id="891" w:author="Segall, Christopher (segallcr)" w:date="2025-07-12T11:31:00Z">
        <w:r w:rsidR="00D62A9E">
          <w:rPr>
            <w:rFonts w:cstheme="minorHAnsi"/>
            <w:color w:val="000000"/>
            <w:sz w:val="24"/>
            <w:szCs w:val="24"/>
          </w:rPr>
          <w:t>’s</w:t>
        </w:r>
      </w:ins>
      <w:ins w:id="892" w:author="Segall, Christopher (segallcr)" w:date="2025-07-12T11:30:00Z">
        <w:r w:rsidR="00AA7943">
          <w:rPr>
            <w:rFonts w:cstheme="minorHAnsi"/>
            <w:color w:val="000000"/>
            <w:sz w:val="24"/>
            <w:szCs w:val="24"/>
          </w:rPr>
          <w:t xml:space="preserve"> (1983)</w:t>
        </w:r>
      </w:ins>
      <w:ins w:id="893" w:author="Segall, Christopher (segallcr)" w:date="2025-07-12T11:31:00Z">
        <w:r w:rsidR="00D62A9E">
          <w:rPr>
            <w:rFonts w:cstheme="minorHAnsi"/>
            <w:color w:val="000000"/>
            <w:sz w:val="24"/>
            <w:szCs w:val="24"/>
          </w:rPr>
          <w:t xml:space="preserve"> metrical hierarchies</w:t>
        </w:r>
      </w:ins>
      <w:commentRangeStart w:id="894"/>
      <w:r w:rsidR="00D06989">
        <w:rPr>
          <w:rStyle w:val="FootnoteReference"/>
          <w:rFonts w:cstheme="minorHAnsi"/>
          <w:color w:val="000000"/>
          <w:sz w:val="24"/>
          <w:szCs w:val="24"/>
        </w:rPr>
        <w:footnoteReference w:id="36"/>
      </w:r>
      <w:commentRangeEnd w:id="894"/>
      <w:r w:rsidR="00F33401">
        <w:rPr>
          <w:rStyle w:val="CommentReference"/>
        </w:rPr>
        <w:commentReference w:id="894"/>
      </w:r>
      <w:r w:rsidR="00A6412B">
        <w:rPr>
          <w:rFonts w:cstheme="minorHAnsi"/>
          <w:color w:val="000000"/>
          <w:sz w:val="24"/>
          <w:szCs w:val="24"/>
        </w:rPr>
        <w:t xml:space="preserve"> </w:t>
      </w:r>
      <w:r w:rsidR="00BF4D9D">
        <w:rPr>
          <w:rFonts w:cstheme="minorHAnsi"/>
          <w:color w:val="000000"/>
          <w:sz w:val="24"/>
          <w:szCs w:val="24"/>
        </w:rPr>
        <w:t xml:space="preserve">and </w:t>
      </w:r>
      <w:del w:id="902" w:author="Segall, Christopher (segallcr)" w:date="2025-07-12T11:31:00Z">
        <w:r w:rsidR="00A6412B" w:rsidDel="00D62A9E">
          <w:rPr>
            <w:rFonts w:cstheme="minorHAnsi"/>
            <w:color w:val="000000"/>
            <w:sz w:val="24"/>
            <w:szCs w:val="24"/>
          </w:rPr>
          <w:delText xml:space="preserve">the </w:delText>
        </w:r>
        <w:r w:rsidR="00A6412B" w:rsidRPr="00DA6AC4" w:rsidDel="00D62A9E">
          <w:rPr>
            <w:rFonts w:cstheme="minorHAnsi"/>
            <w:i/>
            <w:iCs/>
            <w:color w:val="000000"/>
            <w:sz w:val="24"/>
            <w:szCs w:val="24"/>
          </w:rPr>
          <w:delText>pulse frameworks</w:delText>
        </w:r>
        <w:r w:rsidR="00A6412B" w:rsidDel="00D62A9E">
          <w:rPr>
            <w:rFonts w:cstheme="minorHAnsi"/>
            <w:color w:val="000000"/>
            <w:sz w:val="24"/>
            <w:szCs w:val="24"/>
          </w:rPr>
          <w:delText xml:space="preserve"> of </w:delText>
        </w:r>
      </w:del>
      <w:r w:rsidR="00A6412B">
        <w:rPr>
          <w:rFonts w:cstheme="minorHAnsi"/>
          <w:color w:val="000000"/>
          <w:sz w:val="24"/>
          <w:szCs w:val="24"/>
        </w:rPr>
        <w:t xml:space="preserve">Graeme </w:t>
      </w:r>
      <w:del w:id="903" w:author="Segall, Christopher (segallcr)" w:date="2025-07-12T11:31:00Z">
        <w:r w:rsidR="00A6412B" w:rsidDel="00D62A9E">
          <w:rPr>
            <w:rFonts w:cstheme="minorHAnsi"/>
            <w:color w:val="000000"/>
            <w:sz w:val="24"/>
            <w:szCs w:val="24"/>
          </w:rPr>
          <w:delText xml:space="preserve">M. </w:delText>
        </w:r>
      </w:del>
      <w:r w:rsidR="00A6412B">
        <w:rPr>
          <w:rFonts w:cstheme="minorHAnsi"/>
          <w:color w:val="000000"/>
          <w:sz w:val="24"/>
          <w:szCs w:val="24"/>
        </w:rPr>
        <w:t>Boone</w:t>
      </w:r>
      <w:ins w:id="904" w:author="Segall, Christopher (segallcr)" w:date="2025-07-12T11:31:00Z">
        <w:r w:rsidR="00D62A9E">
          <w:rPr>
            <w:rFonts w:cstheme="minorHAnsi"/>
            <w:color w:val="000000"/>
            <w:sz w:val="24"/>
            <w:szCs w:val="24"/>
          </w:rPr>
          <w:t>’s</w:t>
        </w:r>
        <w:r w:rsidR="00AA7943">
          <w:rPr>
            <w:rFonts w:cstheme="minorHAnsi"/>
            <w:color w:val="000000"/>
            <w:sz w:val="24"/>
            <w:szCs w:val="24"/>
          </w:rPr>
          <w:t xml:space="preserve"> (2000)</w:t>
        </w:r>
        <w:r w:rsidR="0064302D">
          <w:rPr>
            <w:rFonts w:cstheme="minorHAnsi"/>
            <w:color w:val="000000"/>
            <w:sz w:val="24"/>
            <w:szCs w:val="24"/>
          </w:rPr>
          <w:t xml:space="preserve"> pulse frameworks</w:t>
        </w:r>
      </w:ins>
      <w:del w:id="905" w:author="Segall, Christopher (segallcr)" w:date="2025-07-12T11:31:00Z">
        <w:r w:rsidR="00A6412B" w:rsidDel="00AA7943">
          <w:rPr>
            <w:rFonts w:cstheme="minorHAnsi"/>
            <w:color w:val="000000"/>
            <w:sz w:val="24"/>
            <w:szCs w:val="24"/>
          </w:rPr>
          <w:delText xml:space="preserve"> more recently</w:delText>
        </w:r>
      </w:del>
      <w:r w:rsidR="00BF4D9D">
        <w:rPr>
          <w:rFonts w:cstheme="minorHAnsi"/>
          <w:color w:val="000000"/>
          <w:sz w:val="24"/>
          <w:szCs w:val="24"/>
        </w:rPr>
        <w:t>, and o</w:t>
      </w:r>
      <w:r w:rsidR="00A6412B">
        <w:rPr>
          <w:rFonts w:cstheme="minorHAnsi"/>
          <w:color w:val="000000"/>
          <w:sz w:val="24"/>
          <w:szCs w:val="24"/>
        </w:rPr>
        <w:t xml:space="preserve">ne </w:t>
      </w:r>
      <w:del w:id="906" w:author="Segall, Christopher (segallcr)" w:date="2025-07-12T11:32:00Z">
        <w:r w:rsidR="00A6412B" w:rsidDel="00E849AC">
          <w:rPr>
            <w:rFonts w:cstheme="minorHAnsi"/>
            <w:color w:val="000000"/>
            <w:sz w:val="24"/>
            <w:szCs w:val="24"/>
          </w:rPr>
          <w:delText>can easily</w:delText>
        </w:r>
      </w:del>
      <w:ins w:id="907" w:author="Segall, Christopher (segallcr)" w:date="2025-07-12T11:32:00Z">
        <w:r w:rsidR="00E849AC">
          <w:rPr>
            <w:rFonts w:cstheme="minorHAnsi"/>
            <w:color w:val="000000"/>
            <w:sz w:val="24"/>
            <w:szCs w:val="24"/>
          </w:rPr>
          <w:t>could</w:t>
        </w:r>
      </w:ins>
      <w:r w:rsidR="00A6412B">
        <w:rPr>
          <w:rFonts w:cstheme="minorHAnsi"/>
          <w:color w:val="000000"/>
          <w:sz w:val="24"/>
          <w:szCs w:val="24"/>
        </w:rPr>
        <w:t xml:space="preserve"> imagine smaller </w:t>
      </w:r>
      <w:ins w:id="908" w:author="Segall, Christopher (segallcr)" w:date="2025-07-12T11:32:00Z">
        <w:r w:rsidR="00E849AC">
          <w:rPr>
            <w:rFonts w:cstheme="minorHAnsi"/>
            <w:color w:val="000000"/>
            <w:sz w:val="24"/>
            <w:szCs w:val="24"/>
          </w:rPr>
          <w:t>sub-</w:t>
        </w:r>
      </w:ins>
      <w:r w:rsidR="00BF4D9D">
        <w:rPr>
          <w:rFonts w:cstheme="minorHAnsi"/>
          <w:color w:val="000000"/>
          <w:sz w:val="24"/>
          <w:szCs w:val="24"/>
        </w:rPr>
        <w:t xml:space="preserve">beats 1 and 2 </w:t>
      </w:r>
      <w:del w:id="909" w:author="Segall, Christopher (segallcr)" w:date="2025-07-12T11:33:00Z">
        <w:r w:rsidR="00A6412B" w:rsidDel="007A5A42">
          <w:rPr>
            <w:rFonts w:cstheme="minorHAnsi"/>
            <w:color w:val="000000"/>
            <w:sz w:val="24"/>
            <w:szCs w:val="24"/>
          </w:rPr>
          <w:delText xml:space="preserve">on each beat at </w:delText>
        </w:r>
      </w:del>
      <w:ins w:id="910" w:author="Segall, Christopher (segallcr)" w:date="2025-07-12T11:33:00Z">
        <w:r w:rsidR="007A5A42">
          <w:rPr>
            <w:rFonts w:cstheme="minorHAnsi"/>
            <w:color w:val="000000"/>
            <w:sz w:val="24"/>
            <w:szCs w:val="24"/>
          </w:rPr>
          <w:t xml:space="preserve">below </w:t>
        </w:r>
      </w:ins>
      <w:r w:rsidR="00A6412B">
        <w:rPr>
          <w:rFonts w:cstheme="minorHAnsi"/>
          <w:color w:val="000000"/>
          <w:sz w:val="24"/>
          <w:szCs w:val="24"/>
        </w:rPr>
        <w:t xml:space="preserve">the </w:t>
      </w:r>
      <w:r w:rsidR="00A6412B" w:rsidRPr="00E92A55">
        <w:rPr>
          <w:rFonts w:cstheme="minorHAnsi"/>
          <w:i/>
          <w:iCs/>
          <w:color w:val="000000"/>
          <w:sz w:val="24"/>
          <w:szCs w:val="24"/>
        </w:rPr>
        <w:t>tempus</w:t>
      </w:r>
      <w:r w:rsidR="00A6412B">
        <w:rPr>
          <w:rFonts w:cstheme="minorHAnsi"/>
          <w:color w:val="000000"/>
          <w:sz w:val="24"/>
          <w:szCs w:val="24"/>
        </w:rPr>
        <w:t xml:space="preserve"> level </w:t>
      </w:r>
      <w:del w:id="911" w:author="Segall, Christopher (segallcr)" w:date="2025-07-12T11:33:00Z">
        <w:r w:rsidR="00A6412B" w:rsidDel="00E0604E">
          <w:rPr>
            <w:rFonts w:cstheme="minorHAnsi"/>
            <w:color w:val="000000"/>
            <w:sz w:val="24"/>
            <w:szCs w:val="24"/>
          </w:rPr>
          <w:delText xml:space="preserve">below </w:delText>
        </w:r>
        <w:r w:rsidR="00A6412B" w:rsidDel="007A5A42">
          <w:rPr>
            <w:rFonts w:cstheme="minorHAnsi"/>
            <w:color w:val="000000"/>
            <w:sz w:val="24"/>
            <w:szCs w:val="24"/>
          </w:rPr>
          <w:delText xml:space="preserve">what is </w:delText>
        </w:r>
      </w:del>
      <w:r w:rsidR="00A6412B">
        <w:rPr>
          <w:rFonts w:cstheme="minorHAnsi"/>
          <w:color w:val="000000"/>
          <w:sz w:val="24"/>
          <w:szCs w:val="24"/>
        </w:rPr>
        <w:t>shown here.</w:t>
      </w:r>
      <w:r w:rsidR="00A6412B">
        <w:rPr>
          <w:rStyle w:val="FootnoteReference"/>
          <w:rFonts w:cstheme="minorHAnsi"/>
          <w:color w:val="000000"/>
          <w:sz w:val="24"/>
          <w:szCs w:val="24"/>
        </w:rPr>
        <w:footnoteReference w:id="37"/>
      </w:r>
      <w:r w:rsidR="00A6412B">
        <w:rPr>
          <w:rFonts w:cstheme="minorHAnsi"/>
          <w:color w:val="000000"/>
          <w:sz w:val="24"/>
          <w:szCs w:val="24"/>
        </w:rPr>
        <w:t xml:space="preserve"> Th</w:t>
      </w:r>
      <w:r w:rsidR="00096497">
        <w:rPr>
          <w:rFonts w:cstheme="minorHAnsi"/>
          <w:color w:val="000000"/>
          <w:sz w:val="24"/>
          <w:szCs w:val="24"/>
        </w:rPr>
        <w:t>e</w:t>
      </w:r>
      <w:r w:rsidR="00A6412B">
        <w:rPr>
          <w:rFonts w:cstheme="minorHAnsi"/>
          <w:color w:val="000000"/>
          <w:sz w:val="24"/>
          <w:szCs w:val="24"/>
        </w:rPr>
        <w:t xml:space="preserve"> </w:t>
      </w:r>
      <w:r w:rsidR="00096497">
        <w:rPr>
          <w:rFonts w:cstheme="minorHAnsi"/>
          <w:color w:val="000000"/>
          <w:sz w:val="24"/>
          <w:szCs w:val="24"/>
        </w:rPr>
        <w:t xml:space="preserve">expectation of strong-weak alternation at the deepest layers of metrical organization in Machaut’s danced songs is extrapolated from norms of composition at local levels. For example, </w:t>
      </w:r>
      <w:commentRangeStart w:id="914"/>
      <w:r w:rsidR="00096497">
        <w:rPr>
          <w:rFonts w:cstheme="minorHAnsi"/>
          <w:color w:val="000000"/>
          <w:sz w:val="24"/>
          <w:szCs w:val="24"/>
        </w:rPr>
        <w:t xml:space="preserve">Machaut is much more likely to provide intervallic consonance on the </w:t>
      </w:r>
      <w:r w:rsidR="00096497">
        <w:rPr>
          <w:rFonts w:cstheme="minorHAnsi"/>
          <w:color w:val="000000"/>
          <w:sz w:val="24"/>
          <w:szCs w:val="24"/>
        </w:rPr>
        <w:lastRenderedPageBreak/>
        <w:t xml:space="preserve">beat </w:t>
      </w:r>
      <w:commentRangeEnd w:id="914"/>
      <w:r w:rsidR="00143048">
        <w:rPr>
          <w:rStyle w:val="CommentReference"/>
        </w:rPr>
        <w:commentReference w:id="914"/>
      </w:r>
      <w:r w:rsidR="00096497">
        <w:rPr>
          <w:rFonts w:cstheme="minorHAnsi"/>
          <w:color w:val="000000"/>
          <w:sz w:val="24"/>
          <w:szCs w:val="24"/>
        </w:rPr>
        <w:t xml:space="preserve">at the </w:t>
      </w:r>
      <w:proofErr w:type="spellStart"/>
      <w:r w:rsidR="00096497" w:rsidRPr="00096497">
        <w:rPr>
          <w:rFonts w:cstheme="minorHAnsi"/>
          <w:i/>
          <w:iCs/>
          <w:color w:val="000000"/>
          <w:sz w:val="24"/>
          <w:szCs w:val="24"/>
        </w:rPr>
        <w:t>prolatio</w:t>
      </w:r>
      <w:proofErr w:type="spellEnd"/>
      <w:r w:rsidR="00096497">
        <w:rPr>
          <w:rFonts w:cstheme="minorHAnsi"/>
          <w:color w:val="000000"/>
          <w:sz w:val="24"/>
          <w:szCs w:val="24"/>
        </w:rPr>
        <w:t xml:space="preserve"> level </w:t>
      </w:r>
      <w:r w:rsidR="00A209F3">
        <w:rPr>
          <w:rFonts w:cstheme="minorHAnsi"/>
          <w:color w:val="000000"/>
          <w:sz w:val="24"/>
          <w:szCs w:val="24"/>
        </w:rPr>
        <w:t xml:space="preserve">(eighths per quarter). </w:t>
      </w:r>
      <w:r w:rsidR="00593C64">
        <w:rPr>
          <w:rFonts w:cstheme="minorHAnsi"/>
          <w:color w:val="000000"/>
          <w:sz w:val="24"/>
          <w:szCs w:val="24"/>
        </w:rPr>
        <w:t>I</w:t>
      </w:r>
      <w:r w:rsidR="00096497">
        <w:rPr>
          <w:rFonts w:cstheme="minorHAnsi"/>
          <w:color w:val="000000"/>
          <w:sz w:val="24"/>
          <w:szCs w:val="24"/>
        </w:rPr>
        <w:t xml:space="preserve">n </w:t>
      </w:r>
      <w:r w:rsidR="00096497" w:rsidRPr="0028717E">
        <w:rPr>
          <w:rFonts w:cstheme="minorHAnsi"/>
          <w:color w:val="000000"/>
          <w:sz w:val="24"/>
          <w:szCs w:val="24"/>
        </w:rPr>
        <w:t>V38/32</w:t>
      </w:r>
      <w:r w:rsidR="007B6359">
        <w:rPr>
          <w:rFonts w:cstheme="minorHAnsi"/>
          <w:color w:val="000000"/>
          <w:sz w:val="24"/>
          <w:szCs w:val="24"/>
        </w:rPr>
        <w:t>’s substantial refrain</w:t>
      </w:r>
      <w:r w:rsidR="00096497">
        <w:rPr>
          <w:rFonts w:cstheme="minorHAnsi"/>
          <w:color w:val="000000"/>
          <w:sz w:val="24"/>
          <w:szCs w:val="24"/>
        </w:rPr>
        <w:t xml:space="preserve">, </w:t>
      </w:r>
      <w:del w:id="915" w:author="Segall, Christopher (segallcr)" w:date="2025-07-23T15:55:00Z">
        <w:r w:rsidR="00593C64" w:rsidDel="0028717E">
          <w:rPr>
            <w:rFonts w:cstheme="minorHAnsi"/>
            <w:color w:val="000000"/>
            <w:sz w:val="24"/>
            <w:szCs w:val="24"/>
          </w:rPr>
          <w:delText xml:space="preserve">for example, </w:delText>
        </w:r>
      </w:del>
      <w:del w:id="916" w:author="Segall, Christopher (segallcr)" w:date="2025-07-12T11:37:00Z">
        <w:r w:rsidR="004B5E70" w:rsidDel="009817D6">
          <w:rPr>
            <w:rFonts w:cstheme="minorHAnsi"/>
            <w:color w:val="000000"/>
            <w:sz w:val="24"/>
            <w:szCs w:val="24"/>
          </w:rPr>
          <w:delText>eighth</w:delText>
        </w:r>
        <w:r w:rsidR="00950BD5" w:rsidDel="009817D6">
          <w:rPr>
            <w:rFonts w:cstheme="minorHAnsi"/>
            <w:color w:val="000000"/>
            <w:sz w:val="24"/>
            <w:szCs w:val="24"/>
          </w:rPr>
          <w:delText xml:space="preserve"> </w:delText>
        </w:r>
      </w:del>
      <w:proofErr w:type="gramStart"/>
      <w:ins w:id="917" w:author="Segall, Christopher (segallcr)" w:date="2025-07-12T11:37:00Z">
        <w:r w:rsidR="009817D6">
          <w:rPr>
            <w:rFonts w:cstheme="minorHAnsi"/>
            <w:color w:val="000000"/>
            <w:sz w:val="24"/>
            <w:szCs w:val="24"/>
          </w:rPr>
          <w:t>eighth-</w:t>
        </w:r>
      </w:ins>
      <w:r w:rsidR="004B5E70">
        <w:rPr>
          <w:rFonts w:cstheme="minorHAnsi"/>
          <w:color w:val="000000"/>
          <w:sz w:val="24"/>
          <w:szCs w:val="24"/>
        </w:rPr>
        <w:t>note</w:t>
      </w:r>
      <w:proofErr w:type="gramEnd"/>
      <w:r w:rsidR="004B5E70">
        <w:rPr>
          <w:rFonts w:cstheme="minorHAnsi"/>
          <w:color w:val="000000"/>
          <w:sz w:val="24"/>
          <w:szCs w:val="24"/>
        </w:rPr>
        <w:t xml:space="preserve"> positions 1 and 3 set consonant intervals 86% of the time (</w:t>
      </w:r>
      <w:r w:rsidR="00A873B2">
        <w:rPr>
          <w:rFonts w:cstheme="minorHAnsi"/>
          <w:color w:val="000000"/>
          <w:sz w:val="24"/>
          <w:szCs w:val="24"/>
        </w:rPr>
        <w:t>42</w:t>
      </w:r>
      <w:r w:rsidR="00096497">
        <w:rPr>
          <w:rFonts w:cstheme="minorHAnsi"/>
          <w:color w:val="000000"/>
          <w:sz w:val="24"/>
          <w:szCs w:val="24"/>
        </w:rPr>
        <w:t>/</w:t>
      </w:r>
      <w:r w:rsidR="00A873B2">
        <w:rPr>
          <w:rFonts w:cstheme="minorHAnsi"/>
          <w:color w:val="000000"/>
          <w:sz w:val="24"/>
          <w:szCs w:val="24"/>
        </w:rPr>
        <w:t>49</w:t>
      </w:r>
      <w:r w:rsidR="004B5E70">
        <w:rPr>
          <w:rFonts w:cstheme="minorHAnsi"/>
          <w:color w:val="000000"/>
          <w:sz w:val="24"/>
          <w:szCs w:val="24"/>
        </w:rPr>
        <w:t xml:space="preserve">, </w:t>
      </w:r>
      <w:r w:rsidR="009456B9">
        <w:rPr>
          <w:rFonts w:cstheme="minorHAnsi"/>
          <w:color w:val="000000"/>
          <w:sz w:val="24"/>
          <w:szCs w:val="24"/>
        </w:rPr>
        <w:t>omitting rest</w:t>
      </w:r>
      <w:r w:rsidR="004B5E70">
        <w:rPr>
          <w:rFonts w:cstheme="minorHAnsi"/>
          <w:color w:val="000000"/>
          <w:sz w:val="24"/>
          <w:szCs w:val="24"/>
        </w:rPr>
        <w:t>s</w:t>
      </w:r>
      <w:r w:rsidR="009456B9">
        <w:rPr>
          <w:rFonts w:cstheme="minorHAnsi"/>
          <w:color w:val="000000"/>
          <w:sz w:val="24"/>
          <w:szCs w:val="24"/>
        </w:rPr>
        <w:t>)</w:t>
      </w:r>
      <w:r w:rsidR="00A209F3">
        <w:rPr>
          <w:rFonts w:cstheme="minorHAnsi"/>
          <w:color w:val="000000"/>
          <w:sz w:val="24"/>
          <w:szCs w:val="24"/>
        </w:rPr>
        <w:t xml:space="preserve">, enough to regard strong-beat dissonances as decorative of some underlying </w:t>
      </w:r>
      <w:proofErr w:type="gramStart"/>
      <w:r w:rsidR="00A209F3">
        <w:rPr>
          <w:rFonts w:cstheme="minorHAnsi"/>
          <w:color w:val="000000"/>
          <w:sz w:val="24"/>
          <w:szCs w:val="24"/>
        </w:rPr>
        <w:t>consonance</w:t>
      </w:r>
      <w:proofErr w:type="gramEnd"/>
      <w:r w:rsidR="00096497">
        <w:rPr>
          <w:rFonts w:cstheme="minorHAnsi"/>
          <w:color w:val="000000"/>
          <w:sz w:val="24"/>
          <w:szCs w:val="24"/>
        </w:rPr>
        <w:t xml:space="preserve">. </w:t>
      </w:r>
      <w:r w:rsidR="00DA5523">
        <w:rPr>
          <w:rFonts w:cstheme="minorHAnsi"/>
          <w:color w:val="000000"/>
          <w:sz w:val="24"/>
          <w:szCs w:val="24"/>
        </w:rPr>
        <w:t xml:space="preserve">At the </w:t>
      </w:r>
      <w:r w:rsidR="00DA5523" w:rsidRPr="00DA5523">
        <w:rPr>
          <w:rFonts w:cstheme="minorHAnsi"/>
          <w:i/>
          <w:iCs/>
          <w:color w:val="000000"/>
          <w:sz w:val="24"/>
          <w:szCs w:val="24"/>
        </w:rPr>
        <w:t>tempus</w:t>
      </w:r>
      <w:r w:rsidR="00DA5523">
        <w:rPr>
          <w:rFonts w:cstheme="minorHAnsi"/>
          <w:color w:val="000000"/>
          <w:sz w:val="24"/>
          <w:szCs w:val="24"/>
        </w:rPr>
        <w:t xml:space="preserve"> level</w:t>
      </w:r>
      <w:r w:rsidR="00241170">
        <w:rPr>
          <w:rFonts w:cstheme="minorHAnsi"/>
          <w:color w:val="000000"/>
          <w:sz w:val="24"/>
          <w:szCs w:val="24"/>
        </w:rPr>
        <w:t xml:space="preserve"> (each measure of </w:t>
      </w:r>
      <w:del w:id="918" w:author="Segall, Christopher (segallcr)" w:date="2025-07-23T15:56:00Z">
        <w:r w:rsidR="00776DE8" w:rsidDel="00C12BB7">
          <w:rPr>
            <w:rFonts w:cstheme="minorHAnsi"/>
            <w:color w:val="000000"/>
            <w:sz w:val="24"/>
            <w:szCs w:val="24"/>
          </w:rPr>
          <w:delText>Example 8</w:delText>
        </w:r>
      </w:del>
      <w:ins w:id="919" w:author="Segall, Christopher (segallcr)" w:date="2025-07-23T15:56:00Z">
        <w:r w:rsidR="00C12BB7">
          <w:rPr>
            <w:rFonts w:cstheme="minorHAnsi"/>
            <w:color w:val="000000"/>
            <w:sz w:val="24"/>
            <w:szCs w:val="24"/>
          </w:rPr>
          <w:t>the transcription</w:t>
        </w:r>
      </w:ins>
      <w:r w:rsidR="00241170">
        <w:rPr>
          <w:rFonts w:cstheme="minorHAnsi"/>
          <w:color w:val="000000"/>
          <w:sz w:val="24"/>
          <w:szCs w:val="24"/>
        </w:rPr>
        <w:t>)</w:t>
      </w:r>
      <w:r w:rsidR="00DA5523">
        <w:rPr>
          <w:rFonts w:cstheme="minorHAnsi"/>
          <w:color w:val="000000"/>
          <w:sz w:val="24"/>
          <w:szCs w:val="24"/>
        </w:rPr>
        <w:t xml:space="preserve">, every </w:t>
      </w:r>
      <w:r w:rsidR="008528F0">
        <w:rPr>
          <w:rFonts w:cstheme="minorHAnsi"/>
          <w:color w:val="000000"/>
          <w:sz w:val="24"/>
          <w:szCs w:val="24"/>
        </w:rPr>
        <w:t>down</w:t>
      </w:r>
      <w:r w:rsidR="00F70895">
        <w:rPr>
          <w:rFonts w:cstheme="minorHAnsi"/>
          <w:color w:val="000000"/>
          <w:sz w:val="24"/>
          <w:szCs w:val="24"/>
        </w:rPr>
        <w:t xml:space="preserve">beat </w:t>
      </w:r>
      <w:r w:rsidR="00DA5523">
        <w:rPr>
          <w:rFonts w:cstheme="minorHAnsi"/>
          <w:color w:val="000000"/>
          <w:sz w:val="24"/>
          <w:szCs w:val="24"/>
        </w:rPr>
        <w:t xml:space="preserve">is consonant. The more revealing distinction at this level is </w:t>
      </w:r>
      <w:r w:rsidR="007D69A6">
        <w:rPr>
          <w:rFonts w:cstheme="minorHAnsi"/>
          <w:color w:val="000000"/>
          <w:sz w:val="24"/>
          <w:szCs w:val="24"/>
        </w:rPr>
        <w:t xml:space="preserve">whether the consonances are </w:t>
      </w:r>
      <w:r w:rsidR="00DA5523">
        <w:rPr>
          <w:rFonts w:cstheme="minorHAnsi"/>
          <w:color w:val="000000"/>
          <w:sz w:val="24"/>
          <w:szCs w:val="24"/>
        </w:rPr>
        <w:t>perfect (</w:t>
      </w:r>
      <w:commentRangeStart w:id="920"/>
      <w:r w:rsidR="00DA5523">
        <w:rPr>
          <w:rFonts w:cstheme="minorHAnsi"/>
          <w:color w:val="000000"/>
          <w:sz w:val="24"/>
          <w:szCs w:val="24"/>
        </w:rPr>
        <w:t>6</w:t>
      </w:r>
      <w:r w:rsidR="00FF53F7">
        <w:rPr>
          <w:rFonts w:cstheme="minorHAnsi"/>
          <w:color w:val="000000"/>
          <w:sz w:val="24"/>
          <w:szCs w:val="24"/>
        </w:rPr>
        <w:t>6</w:t>
      </w:r>
      <w:r w:rsidR="00DA5523">
        <w:rPr>
          <w:rFonts w:cstheme="minorHAnsi"/>
          <w:color w:val="000000"/>
          <w:sz w:val="24"/>
          <w:szCs w:val="24"/>
        </w:rPr>
        <w:t>%</w:t>
      </w:r>
      <w:commentRangeEnd w:id="920"/>
      <w:r w:rsidR="002C499B">
        <w:rPr>
          <w:rStyle w:val="CommentReference"/>
        </w:rPr>
        <w:commentReference w:id="920"/>
      </w:r>
      <w:r w:rsidR="00DA5523">
        <w:rPr>
          <w:rFonts w:cstheme="minorHAnsi"/>
          <w:color w:val="000000"/>
          <w:sz w:val="24"/>
          <w:szCs w:val="24"/>
        </w:rPr>
        <w:t xml:space="preserve">) </w:t>
      </w:r>
      <w:r w:rsidR="007D69A6">
        <w:rPr>
          <w:rFonts w:cstheme="minorHAnsi"/>
          <w:color w:val="000000"/>
          <w:sz w:val="24"/>
          <w:szCs w:val="24"/>
        </w:rPr>
        <w:t xml:space="preserve">or </w:t>
      </w:r>
      <w:r w:rsidR="00DA5523">
        <w:rPr>
          <w:rFonts w:cstheme="minorHAnsi"/>
          <w:color w:val="000000"/>
          <w:sz w:val="24"/>
          <w:szCs w:val="24"/>
        </w:rPr>
        <w:t xml:space="preserve">imperfect (33%), </w:t>
      </w:r>
      <w:ins w:id="921" w:author="Kyle Hutchinson" w:date="2025-08-07T19:16:00Z" w16du:dateUtc="2025-08-07T23:16:00Z">
        <w:r w:rsidR="006E0FCE">
          <w:rPr>
            <w:rFonts w:cstheme="minorHAnsi"/>
            <w:color w:val="000000"/>
            <w:sz w:val="24"/>
            <w:szCs w:val="24"/>
          </w:rPr>
          <w:t xml:space="preserve">a distinction that I will </w:t>
        </w:r>
      </w:ins>
      <w:r w:rsidR="00DA5523">
        <w:rPr>
          <w:rFonts w:cstheme="minorHAnsi"/>
          <w:color w:val="000000"/>
          <w:sz w:val="24"/>
          <w:szCs w:val="24"/>
        </w:rPr>
        <w:t>pursu</w:t>
      </w:r>
      <w:ins w:id="922" w:author="Kyle Hutchinson" w:date="2025-08-07T19:16:00Z" w16du:dateUtc="2025-08-07T23:16:00Z">
        <w:r w:rsidR="006E0FCE">
          <w:rPr>
            <w:rFonts w:cstheme="minorHAnsi"/>
            <w:color w:val="000000"/>
            <w:sz w:val="24"/>
            <w:szCs w:val="24"/>
          </w:rPr>
          <w:t>e</w:t>
        </w:r>
      </w:ins>
      <w:del w:id="923" w:author="Kyle Hutchinson" w:date="2025-08-07T19:16:00Z" w16du:dateUtc="2025-08-07T23:16:00Z">
        <w:r w:rsidR="00DA5523" w:rsidDel="006E0FCE">
          <w:rPr>
            <w:rFonts w:cstheme="minorHAnsi"/>
            <w:color w:val="000000"/>
            <w:sz w:val="24"/>
            <w:szCs w:val="24"/>
          </w:rPr>
          <w:delText>ed</w:delText>
        </w:r>
      </w:del>
      <w:r w:rsidR="00DA5523">
        <w:rPr>
          <w:rFonts w:cstheme="minorHAnsi"/>
          <w:color w:val="000000"/>
          <w:sz w:val="24"/>
          <w:szCs w:val="24"/>
        </w:rPr>
        <w:t xml:space="preserve"> below. </w:t>
      </w:r>
      <w:r w:rsidR="00D07673">
        <w:rPr>
          <w:rFonts w:cstheme="minorHAnsi"/>
          <w:color w:val="000000"/>
          <w:sz w:val="24"/>
          <w:szCs w:val="24"/>
        </w:rPr>
        <w:t xml:space="preserve">This </w:t>
      </w:r>
      <w:r w:rsidR="00B202EB">
        <w:rPr>
          <w:rFonts w:cstheme="minorHAnsi"/>
          <w:color w:val="000000"/>
          <w:sz w:val="24"/>
          <w:szCs w:val="24"/>
        </w:rPr>
        <w:t>generic connection between strong beat</w:t>
      </w:r>
      <w:ins w:id="924" w:author="Kyle Hutchinson" w:date="2025-08-07T19:14:00Z" w16du:dateUtc="2025-08-07T23:14:00Z">
        <w:r w:rsidR="006E0FCE">
          <w:rPr>
            <w:rFonts w:cstheme="minorHAnsi"/>
            <w:color w:val="000000"/>
            <w:sz w:val="24"/>
            <w:szCs w:val="24"/>
          </w:rPr>
          <w:t>s</w:t>
        </w:r>
      </w:ins>
      <w:r w:rsidR="00B202EB">
        <w:rPr>
          <w:rFonts w:cstheme="minorHAnsi"/>
          <w:color w:val="000000"/>
          <w:sz w:val="24"/>
          <w:szCs w:val="24"/>
        </w:rPr>
        <w:t xml:space="preserve"> and consonance </w:t>
      </w:r>
      <w:ins w:id="925" w:author="Kyle Hutchinson" w:date="2025-08-07T19:16:00Z" w16du:dateUtc="2025-08-07T23:16:00Z">
        <w:r w:rsidR="006E0FCE">
          <w:rPr>
            <w:rFonts w:cstheme="minorHAnsi"/>
            <w:color w:val="000000"/>
            <w:sz w:val="24"/>
            <w:szCs w:val="24"/>
          </w:rPr>
          <w:t xml:space="preserve">thus </w:t>
        </w:r>
      </w:ins>
      <w:r w:rsidR="00A6412B">
        <w:rPr>
          <w:rFonts w:cstheme="minorHAnsi"/>
          <w:color w:val="000000"/>
          <w:sz w:val="24"/>
          <w:szCs w:val="24"/>
        </w:rPr>
        <w:t>provides a backdrop against which to interpret</w:t>
      </w:r>
      <w:del w:id="926" w:author="Kyle Hutchinson" w:date="2025-08-07T19:15:00Z" w16du:dateUtc="2025-08-07T23:15:00Z">
        <w:r w:rsidR="009A1007" w:rsidDel="006E0FCE">
          <w:rPr>
            <w:rFonts w:cstheme="minorHAnsi"/>
            <w:color w:val="000000"/>
            <w:sz w:val="24"/>
            <w:szCs w:val="24"/>
          </w:rPr>
          <w:delText xml:space="preserve"> </w:delText>
        </w:r>
        <w:r w:rsidR="005052F6" w:rsidDel="006E0FCE">
          <w:rPr>
            <w:rFonts w:cstheme="minorHAnsi"/>
            <w:color w:val="000000"/>
            <w:sz w:val="24"/>
            <w:szCs w:val="24"/>
          </w:rPr>
          <w:delText>the</w:delText>
        </w:r>
      </w:del>
      <w:r w:rsidR="005052F6">
        <w:rPr>
          <w:rFonts w:cstheme="minorHAnsi"/>
          <w:color w:val="000000"/>
          <w:sz w:val="24"/>
          <w:szCs w:val="24"/>
        </w:rPr>
        <w:t xml:space="preserve"> relationship</w:t>
      </w:r>
      <w:r w:rsidR="007644E0">
        <w:rPr>
          <w:rFonts w:cstheme="minorHAnsi"/>
          <w:color w:val="000000"/>
          <w:sz w:val="24"/>
          <w:szCs w:val="24"/>
        </w:rPr>
        <w:t>s</w:t>
      </w:r>
      <w:r w:rsidR="005052F6">
        <w:rPr>
          <w:rFonts w:cstheme="minorHAnsi"/>
          <w:color w:val="000000"/>
          <w:sz w:val="24"/>
          <w:szCs w:val="24"/>
        </w:rPr>
        <w:t xml:space="preserve"> </w:t>
      </w:r>
      <w:del w:id="927" w:author="Segall, Christopher (segallcr)" w:date="2025-07-12T11:38:00Z">
        <w:r w:rsidR="005052F6" w:rsidDel="00E54600">
          <w:rPr>
            <w:rFonts w:cstheme="minorHAnsi"/>
            <w:color w:val="000000"/>
            <w:sz w:val="24"/>
            <w:szCs w:val="24"/>
          </w:rPr>
          <w:delText xml:space="preserve">between </w:delText>
        </w:r>
      </w:del>
      <w:ins w:id="928" w:author="Segall, Christopher (segallcr)" w:date="2025-07-12T11:38:00Z">
        <w:del w:id="929" w:author="Kyle Hutchinson" w:date="2025-08-07T19:15:00Z" w16du:dateUtc="2025-08-07T23:15:00Z">
          <w:r w:rsidR="00E54600" w:rsidDel="006E0FCE">
            <w:rPr>
              <w:rFonts w:cstheme="minorHAnsi"/>
              <w:color w:val="000000"/>
              <w:sz w:val="24"/>
              <w:szCs w:val="24"/>
            </w:rPr>
            <w:delText>among</w:delText>
          </w:r>
        </w:del>
      </w:ins>
      <w:ins w:id="930" w:author="Kyle Hutchinson" w:date="2025-08-07T19:15:00Z" w16du:dateUtc="2025-08-07T23:15:00Z">
        <w:r w:rsidR="006E0FCE">
          <w:rPr>
            <w:rFonts w:cstheme="minorHAnsi"/>
            <w:color w:val="000000"/>
            <w:sz w:val="24"/>
            <w:szCs w:val="24"/>
          </w:rPr>
          <w:t>between</w:t>
        </w:r>
      </w:ins>
      <w:ins w:id="931" w:author="Segall, Christopher (segallcr)" w:date="2025-07-12T11:38:00Z">
        <w:r w:rsidR="00E54600">
          <w:rPr>
            <w:rFonts w:cstheme="minorHAnsi"/>
            <w:color w:val="000000"/>
            <w:sz w:val="24"/>
            <w:szCs w:val="24"/>
          </w:rPr>
          <w:t xml:space="preserve"> </w:t>
        </w:r>
      </w:ins>
      <w:r w:rsidR="009A1007">
        <w:rPr>
          <w:rFonts w:cstheme="minorHAnsi"/>
          <w:color w:val="000000"/>
          <w:sz w:val="24"/>
          <w:szCs w:val="24"/>
        </w:rPr>
        <w:t xml:space="preserve">metrical </w:t>
      </w:r>
      <w:r w:rsidR="005052F6">
        <w:rPr>
          <w:rFonts w:cstheme="minorHAnsi"/>
          <w:color w:val="000000"/>
          <w:sz w:val="24"/>
          <w:szCs w:val="24"/>
        </w:rPr>
        <w:t>organization</w:t>
      </w:r>
      <w:r w:rsidR="00B202EB">
        <w:rPr>
          <w:rFonts w:cstheme="minorHAnsi"/>
          <w:color w:val="000000"/>
          <w:sz w:val="24"/>
          <w:szCs w:val="24"/>
        </w:rPr>
        <w:t xml:space="preserve">, tonal articulation, and </w:t>
      </w:r>
      <w:r w:rsidR="00A6412B">
        <w:rPr>
          <w:rFonts w:cstheme="minorHAnsi"/>
          <w:color w:val="000000"/>
          <w:sz w:val="24"/>
          <w:szCs w:val="24"/>
        </w:rPr>
        <w:t xml:space="preserve">formal </w:t>
      </w:r>
      <w:r w:rsidR="00B202EB">
        <w:rPr>
          <w:rFonts w:cstheme="minorHAnsi"/>
          <w:color w:val="000000"/>
          <w:sz w:val="24"/>
          <w:szCs w:val="24"/>
        </w:rPr>
        <w:t>boundaries</w:t>
      </w:r>
      <w:r w:rsidR="00A6412B">
        <w:rPr>
          <w:rFonts w:cstheme="minorHAnsi"/>
          <w:color w:val="000000"/>
          <w:sz w:val="24"/>
          <w:szCs w:val="24"/>
        </w:rPr>
        <w:t xml:space="preserve">. </w:t>
      </w:r>
      <w:commentRangeStart w:id="932"/>
      <w:del w:id="933" w:author="Segall, Christopher (segallcr)" w:date="2025-07-12T11:38:00Z">
        <w:r w:rsidR="00FB088E" w:rsidDel="0051142B">
          <w:rPr>
            <w:rFonts w:cstheme="minorHAnsi"/>
            <w:color w:val="000000"/>
            <w:sz w:val="24"/>
            <w:szCs w:val="24"/>
          </w:rPr>
          <w:delText>As will be shown, i</w:delText>
        </w:r>
      </w:del>
      <w:ins w:id="934" w:author="Segall, Christopher (segallcr)" w:date="2025-07-12T11:38:00Z">
        <w:r w:rsidR="0051142B">
          <w:rPr>
            <w:rFonts w:cstheme="minorHAnsi"/>
            <w:color w:val="000000"/>
            <w:sz w:val="24"/>
            <w:szCs w:val="24"/>
          </w:rPr>
          <w:t>I</w:t>
        </w:r>
      </w:ins>
      <w:r w:rsidR="00A6412B">
        <w:rPr>
          <w:rFonts w:cstheme="minorHAnsi"/>
          <w:color w:val="000000"/>
          <w:sz w:val="24"/>
          <w:szCs w:val="24"/>
        </w:rPr>
        <w:t>t is especially at the deeper levels of Machaut’s music where metrical irregularity is most prominent</w:t>
      </w:r>
      <w:commentRangeEnd w:id="932"/>
      <w:r w:rsidR="006E0FCE">
        <w:rPr>
          <w:rStyle w:val="CommentReference"/>
        </w:rPr>
        <w:commentReference w:id="932"/>
      </w:r>
      <w:r w:rsidR="007644E0">
        <w:rPr>
          <w:rFonts w:cstheme="minorHAnsi"/>
          <w:color w:val="000000"/>
          <w:sz w:val="24"/>
          <w:szCs w:val="24"/>
        </w:rPr>
        <w:t>.</w:t>
      </w:r>
      <w:r w:rsidR="00A6412B">
        <w:rPr>
          <w:rStyle w:val="FootnoteReference"/>
          <w:rFonts w:cstheme="minorHAnsi"/>
          <w:color w:val="000000"/>
          <w:sz w:val="24"/>
          <w:szCs w:val="24"/>
        </w:rPr>
        <w:footnoteReference w:id="38"/>
      </w:r>
    </w:p>
    <w:p w14:paraId="40151B17" w14:textId="77777777" w:rsidR="006B7218" w:rsidRDefault="006B7218" w:rsidP="006B7218">
      <w:pPr>
        <w:spacing w:line="480" w:lineRule="auto"/>
        <w:rPr>
          <w:rFonts w:cstheme="minorHAnsi"/>
          <w:color w:val="000000"/>
          <w:sz w:val="24"/>
          <w:szCs w:val="24"/>
        </w:rPr>
      </w:pPr>
    </w:p>
    <w:p w14:paraId="0E5B6196" w14:textId="433C2B03" w:rsidR="00E11841" w:rsidDel="00600478" w:rsidRDefault="00E11841" w:rsidP="00E11841">
      <w:pPr>
        <w:spacing w:line="480" w:lineRule="auto"/>
        <w:rPr>
          <w:del w:id="938" w:author="Segall, Christopher (segallcr)" w:date="2025-07-12T11:39:00Z"/>
          <w:rFonts w:cstheme="minorHAnsi"/>
          <w:color w:val="000000"/>
          <w:sz w:val="24"/>
          <w:szCs w:val="24"/>
        </w:rPr>
      </w:pPr>
      <w:del w:id="939" w:author="Segall, Christopher (segallcr)" w:date="2025-07-12T11:39:00Z">
        <w:r w:rsidDel="00600478">
          <w:rPr>
            <w:rFonts w:cstheme="minorHAnsi"/>
            <w:b/>
            <w:bCs/>
            <w:color w:val="000000"/>
            <w:sz w:val="24"/>
            <w:szCs w:val="24"/>
          </w:rPr>
          <w:delText>Example 10</w:delText>
        </w:r>
        <w:r w:rsidDel="00600478">
          <w:rPr>
            <w:rFonts w:cstheme="minorHAnsi"/>
            <w:color w:val="000000"/>
            <w:sz w:val="24"/>
            <w:szCs w:val="24"/>
          </w:rPr>
          <w:delText xml:space="preserve"> Machaut, V38/32, metrically interpreted at the </w:delText>
        </w:r>
        <w:r w:rsidRPr="00183EA7" w:rsidDel="00600478">
          <w:rPr>
            <w:rFonts w:cstheme="minorHAnsi"/>
            <w:i/>
            <w:iCs/>
            <w:color w:val="000000"/>
            <w:sz w:val="24"/>
            <w:szCs w:val="24"/>
          </w:rPr>
          <w:delText>modus</w:delText>
        </w:r>
        <w:r w:rsidDel="00600478">
          <w:rPr>
            <w:rFonts w:cstheme="minorHAnsi"/>
            <w:color w:val="000000"/>
            <w:sz w:val="24"/>
            <w:szCs w:val="24"/>
          </w:rPr>
          <w:delText xml:space="preserve"> and </w:delText>
        </w:r>
        <w:r w:rsidRPr="00183EA7" w:rsidDel="00600478">
          <w:rPr>
            <w:rFonts w:cstheme="minorHAnsi"/>
            <w:i/>
            <w:iCs/>
            <w:color w:val="000000"/>
            <w:sz w:val="24"/>
            <w:szCs w:val="24"/>
          </w:rPr>
          <w:delText>maxi</w:delText>
        </w:r>
        <w:r w:rsidRPr="001C3F88" w:rsidDel="00600478">
          <w:rPr>
            <w:rFonts w:cstheme="minorHAnsi"/>
            <w:i/>
            <w:iCs/>
            <w:color w:val="000000"/>
            <w:sz w:val="24"/>
            <w:szCs w:val="24"/>
          </w:rPr>
          <w:delText>modus</w:delText>
        </w:r>
        <w:r w:rsidDel="00600478">
          <w:rPr>
            <w:rFonts w:cstheme="minorHAnsi"/>
            <w:color w:val="000000"/>
            <w:sz w:val="24"/>
            <w:szCs w:val="24"/>
          </w:rPr>
          <w:delText xml:space="preserve"> levels (cantus of the refrain only); cadence points circled.</w:delText>
        </w:r>
      </w:del>
    </w:p>
    <w:p w14:paraId="62BB7BAD" w14:textId="1CDE95DA" w:rsidR="00E11841" w:rsidDel="00840BE6" w:rsidRDefault="00E11841" w:rsidP="00E11841">
      <w:pPr>
        <w:spacing w:line="480" w:lineRule="auto"/>
        <w:rPr>
          <w:del w:id="940" w:author="Segall, Christopher (segallcr)" w:date="2025-07-23T15:59:00Z"/>
          <w:rFonts w:cstheme="minorHAnsi"/>
          <w:color w:val="000000"/>
          <w:sz w:val="24"/>
          <w:szCs w:val="24"/>
        </w:rPr>
      </w:pPr>
    </w:p>
    <w:p w14:paraId="54D7C89B" w14:textId="3E6E5753" w:rsidR="00A6412B" w:rsidRPr="00B404B6" w:rsidRDefault="00B16F8A" w:rsidP="006B7218">
      <w:pPr>
        <w:spacing w:line="480" w:lineRule="auto"/>
        <w:rPr>
          <w:rFonts w:cstheme="minorHAnsi"/>
          <w:color w:val="000000"/>
          <w:sz w:val="24"/>
          <w:szCs w:val="24"/>
        </w:rPr>
      </w:pPr>
      <w:r>
        <w:rPr>
          <w:rFonts w:cstheme="minorHAnsi"/>
          <w:color w:val="000000"/>
          <w:sz w:val="24"/>
          <w:szCs w:val="24"/>
        </w:rPr>
        <w:t>A</w:t>
      </w:r>
      <w:ins w:id="941" w:author="Kyle Hutchinson" w:date="2025-08-07T19:17:00Z" w16du:dateUtc="2025-08-07T23:17:00Z">
        <w:r w:rsidR="006E0FCE">
          <w:rPr>
            <w:rFonts w:cstheme="minorHAnsi"/>
            <w:color w:val="000000"/>
            <w:sz w:val="24"/>
            <w:szCs w:val="24"/>
          </w:rPr>
          <w:t>n initial</w:t>
        </w:r>
      </w:ins>
      <w:del w:id="942" w:author="Kyle Hutchinson" w:date="2025-08-07T19:17:00Z" w16du:dateUtc="2025-08-07T23:17:00Z">
        <w:r w:rsidDel="006E0FCE">
          <w:rPr>
            <w:rFonts w:cstheme="minorHAnsi"/>
            <w:color w:val="000000"/>
            <w:sz w:val="24"/>
            <w:szCs w:val="24"/>
          </w:rPr>
          <w:delText xml:space="preserve"> starting</w:delText>
        </w:r>
      </w:del>
      <w:r>
        <w:rPr>
          <w:rFonts w:cstheme="minorHAnsi"/>
          <w:color w:val="000000"/>
          <w:sz w:val="24"/>
          <w:szCs w:val="24"/>
        </w:rPr>
        <w:t xml:space="preserve"> assumption of </w:t>
      </w:r>
      <w:r w:rsidR="00D52C7A">
        <w:rPr>
          <w:rFonts w:cstheme="minorHAnsi"/>
          <w:color w:val="000000"/>
          <w:sz w:val="24"/>
          <w:szCs w:val="24"/>
        </w:rPr>
        <w:t xml:space="preserve">imperfect subdivision, normative of the genre at lower levels, does not </w:t>
      </w:r>
      <w:r w:rsidRPr="00B16F8A">
        <w:rPr>
          <w:rFonts w:cstheme="minorHAnsi"/>
          <w:color w:val="000000"/>
          <w:sz w:val="24"/>
          <w:szCs w:val="24"/>
        </w:rPr>
        <w:t xml:space="preserve">meaningfully parse the tonal content of </w:t>
      </w:r>
      <w:r w:rsidRPr="00F934E2">
        <w:rPr>
          <w:rFonts w:cstheme="minorHAnsi"/>
          <w:color w:val="000000"/>
          <w:sz w:val="24"/>
          <w:szCs w:val="24"/>
        </w:rPr>
        <w:t>V38/32</w:t>
      </w:r>
      <w:r w:rsidR="00D52C7A">
        <w:rPr>
          <w:rFonts w:cstheme="minorHAnsi"/>
          <w:color w:val="000000"/>
          <w:sz w:val="24"/>
          <w:szCs w:val="24"/>
        </w:rPr>
        <w:t xml:space="preserve"> at the </w:t>
      </w:r>
      <w:proofErr w:type="spellStart"/>
      <w:r w:rsidR="00D52C7A" w:rsidRPr="00D52C7A">
        <w:rPr>
          <w:rFonts w:cstheme="minorHAnsi"/>
          <w:i/>
          <w:iCs/>
          <w:color w:val="000000"/>
          <w:sz w:val="24"/>
          <w:szCs w:val="24"/>
        </w:rPr>
        <w:t>maximodus</w:t>
      </w:r>
      <w:proofErr w:type="spellEnd"/>
      <w:r w:rsidR="00D52C7A">
        <w:rPr>
          <w:rFonts w:cstheme="minorHAnsi"/>
          <w:color w:val="000000"/>
          <w:sz w:val="24"/>
          <w:szCs w:val="24"/>
        </w:rPr>
        <w:t xml:space="preserve"> level</w:t>
      </w:r>
      <w:r w:rsidRPr="00B16F8A">
        <w:rPr>
          <w:rFonts w:cstheme="minorHAnsi"/>
          <w:color w:val="000000"/>
          <w:sz w:val="24"/>
          <w:szCs w:val="24"/>
        </w:rPr>
        <w:t xml:space="preserve">. </w:t>
      </w:r>
      <w:del w:id="943" w:author="Kyle Hutchinson" w:date="2025-08-07T19:20:00Z" w16du:dateUtc="2025-08-07T23:20:00Z">
        <w:r w:rsidR="004D534C" w:rsidDel="006E0FCE">
          <w:rPr>
            <w:rFonts w:cstheme="minorHAnsi"/>
            <w:color w:val="000000"/>
            <w:sz w:val="24"/>
            <w:szCs w:val="24"/>
          </w:rPr>
          <w:delText xml:space="preserve">Two cadences, </w:delText>
        </w:r>
        <w:commentRangeStart w:id="944"/>
        <w:r w:rsidR="004D534C" w:rsidDel="006E0FCE">
          <w:rPr>
            <w:rFonts w:cstheme="minorHAnsi"/>
            <w:color w:val="000000"/>
            <w:sz w:val="24"/>
            <w:szCs w:val="24"/>
          </w:rPr>
          <w:delText>boxed</w:delText>
        </w:r>
      </w:del>
      <w:ins w:id="945" w:author="Kyle Hutchinson" w:date="2025-08-07T19:20:00Z" w16du:dateUtc="2025-08-07T23:20:00Z">
        <w:r w:rsidR="006E0FCE">
          <w:rPr>
            <w:rFonts w:cstheme="minorHAnsi"/>
            <w:color w:val="000000"/>
            <w:sz w:val="24"/>
            <w:szCs w:val="24"/>
          </w:rPr>
          <w:t xml:space="preserve">As shown in boxes in Example 8, two cadences, </w:t>
        </w:r>
      </w:ins>
      <w:del w:id="946" w:author="Kyle Hutchinson" w:date="2025-08-07T19:20:00Z" w16du:dateUtc="2025-08-07T23:20:00Z">
        <w:r w:rsidR="004D534C" w:rsidDel="006E0FCE">
          <w:rPr>
            <w:rFonts w:cstheme="minorHAnsi"/>
            <w:color w:val="000000"/>
            <w:sz w:val="24"/>
            <w:szCs w:val="24"/>
          </w:rPr>
          <w:delText xml:space="preserve"> </w:delText>
        </w:r>
      </w:del>
      <w:commentRangeEnd w:id="944"/>
      <w:r w:rsidR="00DC4046">
        <w:rPr>
          <w:rStyle w:val="CommentReference"/>
        </w:rPr>
        <w:commentReference w:id="944"/>
      </w:r>
      <w:del w:id="947" w:author="Kyle Hutchinson" w:date="2025-08-07T19:20:00Z" w16du:dateUtc="2025-08-07T23:20:00Z">
        <w:r w:rsidR="004D534C" w:rsidRPr="00B000A2" w:rsidDel="006E0FCE">
          <w:rPr>
            <w:rFonts w:cstheme="minorHAnsi"/>
            <w:color w:val="000000"/>
            <w:sz w:val="24"/>
            <w:szCs w:val="24"/>
          </w:rPr>
          <w:delText xml:space="preserve">in </w:delText>
        </w:r>
        <w:r w:rsidR="00776DE8" w:rsidRPr="00B000A2" w:rsidDel="006E0FCE">
          <w:rPr>
            <w:rFonts w:cstheme="minorHAnsi"/>
            <w:color w:val="000000"/>
            <w:sz w:val="24"/>
            <w:szCs w:val="24"/>
          </w:rPr>
          <w:delText xml:space="preserve">Example </w:delText>
        </w:r>
      </w:del>
      <w:del w:id="948" w:author="Segall, Christopher (segallcr)" w:date="2025-07-12T11:40:00Z">
        <w:r w:rsidR="00776DE8" w:rsidRPr="00B000A2" w:rsidDel="004D3A07">
          <w:rPr>
            <w:rFonts w:cstheme="minorHAnsi"/>
            <w:color w:val="000000"/>
            <w:sz w:val="24"/>
            <w:szCs w:val="24"/>
          </w:rPr>
          <w:delText>10</w:delText>
        </w:r>
      </w:del>
      <w:ins w:id="949" w:author="Segall, Christopher (segallcr)" w:date="2025-07-12T11:40:00Z">
        <w:del w:id="950" w:author="Kyle Hutchinson" w:date="2025-08-07T19:20:00Z" w16du:dateUtc="2025-08-07T23:20:00Z">
          <w:r w:rsidR="004D3A07" w:rsidDel="006E0FCE">
            <w:rPr>
              <w:rFonts w:cstheme="minorHAnsi"/>
              <w:color w:val="000000"/>
              <w:sz w:val="24"/>
              <w:szCs w:val="24"/>
            </w:rPr>
            <w:delText>8</w:delText>
          </w:r>
        </w:del>
      </w:ins>
      <w:del w:id="951" w:author="Kyle Hutchinson" w:date="2025-08-07T19:20:00Z" w16du:dateUtc="2025-08-07T23:20:00Z">
        <w:r w:rsidR="004D534C" w:rsidRPr="00B000A2" w:rsidDel="006E0FCE">
          <w:rPr>
            <w:rFonts w:cstheme="minorHAnsi"/>
            <w:color w:val="000000"/>
            <w:sz w:val="24"/>
            <w:szCs w:val="24"/>
          </w:rPr>
          <w:delText xml:space="preserve">, </w:delText>
        </w:r>
      </w:del>
      <w:r w:rsidR="004D534C" w:rsidRPr="00B000A2">
        <w:rPr>
          <w:rFonts w:cstheme="minorHAnsi"/>
          <w:color w:val="000000"/>
          <w:sz w:val="24"/>
          <w:szCs w:val="24"/>
        </w:rPr>
        <w:t>in</w:t>
      </w:r>
      <w:r w:rsidR="004D534C">
        <w:rPr>
          <w:rFonts w:cstheme="minorHAnsi"/>
          <w:color w:val="000000"/>
          <w:sz w:val="24"/>
          <w:szCs w:val="24"/>
        </w:rPr>
        <w:t>cluding the final one, fall between beats at this summary analytical level.</w:t>
      </w:r>
      <w:commentRangeStart w:id="952"/>
      <w:r w:rsidR="004D534C">
        <w:rPr>
          <w:rStyle w:val="FootnoteReference"/>
          <w:rFonts w:cstheme="minorHAnsi"/>
          <w:color w:val="000000"/>
          <w:sz w:val="24"/>
          <w:szCs w:val="24"/>
        </w:rPr>
        <w:footnoteReference w:id="39"/>
      </w:r>
      <w:commentRangeEnd w:id="952"/>
      <w:r w:rsidR="00FB355A">
        <w:rPr>
          <w:rStyle w:val="CommentReference"/>
        </w:rPr>
        <w:commentReference w:id="952"/>
      </w:r>
      <w:r w:rsidR="00B13891">
        <w:rPr>
          <w:rFonts w:cstheme="minorHAnsi"/>
          <w:color w:val="000000"/>
          <w:sz w:val="24"/>
          <w:szCs w:val="24"/>
        </w:rPr>
        <w:t xml:space="preserve"> </w:t>
      </w:r>
      <w:ins w:id="953" w:author="Segall, Christopher (segallcr)" w:date="2025-07-14T20:09:00Z">
        <w:r w:rsidR="00320260">
          <w:rPr>
            <w:rFonts w:cstheme="minorHAnsi"/>
            <w:b/>
            <w:bCs/>
            <w:color w:val="000000"/>
            <w:sz w:val="24"/>
            <w:szCs w:val="24"/>
            <w:u w:val="single"/>
          </w:rPr>
          <w:t xml:space="preserve">Example 11 </w:t>
        </w:r>
        <w:r w:rsidR="00320260">
          <w:rPr>
            <w:rFonts w:cstheme="minorHAnsi"/>
            <w:color w:val="000000"/>
            <w:sz w:val="24"/>
            <w:szCs w:val="24"/>
          </w:rPr>
          <w:t xml:space="preserve">provides an alternative reading </w:t>
        </w:r>
      </w:ins>
      <w:ins w:id="954" w:author="Segall, Christopher (segallcr)" w:date="2025-07-14T20:10:00Z">
        <w:r w:rsidR="00BC0425">
          <w:rPr>
            <w:rFonts w:cstheme="minorHAnsi"/>
            <w:color w:val="000000"/>
            <w:sz w:val="24"/>
            <w:szCs w:val="24"/>
          </w:rPr>
          <w:t xml:space="preserve">that permits occasional </w:t>
        </w:r>
        <w:proofErr w:type="spellStart"/>
        <w:r w:rsidR="00BC0425">
          <w:rPr>
            <w:rFonts w:cstheme="minorHAnsi"/>
            <w:i/>
            <w:iCs/>
            <w:color w:val="000000"/>
            <w:sz w:val="24"/>
            <w:szCs w:val="24"/>
          </w:rPr>
          <w:t>maximodus</w:t>
        </w:r>
        <w:proofErr w:type="spellEnd"/>
        <w:r w:rsidR="00BC0425">
          <w:rPr>
            <w:rFonts w:cstheme="minorHAnsi"/>
            <w:color w:val="000000"/>
            <w:sz w:val="24"/>
            <w:szCs w:val="24"/>
          </w:rPr>
          <w:t>-level expansions (</w:t>
        </w:r>
        <w:r w:rsidR="00BC0425">
          <w:rPr>
            <w:rFonts w:cstheme="minorHAnsi"/>
            <w:i/>
            <w:iCs/>
            <w:color w:val="000000"/>
            <w:sz w:val="24"/>
            <w:szCs w:val="24"/>
          </w:rPr>
          <w:t>perfections</w:t>
        </w:r>
        <w:r w:rsidR="00BC0425">
          <w:rPr>
            <w:rFonts w:cstheme="minorHAnsi"/>
            <w:color w:val="000000"/>
            <w:sz w:val="24"/>
            <w:szCs w:val="24"/>
          </w:rPr>
          <w:t xml:space="preserve">) </w:t>
        </w:r>
      </w:ins>
      <w:del w:id="955" w:author="Segall, Christopher (segallcr)" w:date="2025-07-14T20:10:00Z">
        <w:r w:rsidR="00A6412B" w:rsidRPr="00442558" w:rsidDel="00BC0425">
          <w:rPr>
            <w:rFonts w:cstheme="minorHAnsi"/>
            <w:color w:val="000000"/>
            <w:sz w:val="24"/>
            <w:szCs w:val="24"/>
          </w:rPr>
          <w:delText xml:space="preserve">In </w:delText>
        </w:r>
      </w:del>
      <w:ins w:id="956" w:author="Segall, Christopher (segallcr)" w:date="2025-07-14T20:10:00Z">
        <w:r w:rsidR="00BC0425">
          <w:rPr>
            <w:rFonts w:cstheme="minorHAnsi"/>
            <w:color w:val="000000"/>
            <w:sz w:val="24"/>
            <w:szCs w:val="24"/>
          </w:rPr>
          <w:t>in</w:t>
        </w:r>
        <w:r w:rsidR="00BC0425" w:rsidRPr="00442558">
          <w:rPr>
            <w:rFonts w:cstheme="minorHAnsi"/>
            <w:color w:val="000000"/>
            <w:sz w:val="24"/>
            <w:szCs w:val="24"/>
          </w:rPr>
          <w:t xml:space="preserve"> </w:t>
        </w:r>
      </w:ins>
      <w:r w:rsidR="00A6412B" w:rsidRPr="00442558">
        <w:rPr>
          <w:rFonts w:cstheme="minorHAnsi"/>
          <w:color w:val="000000"/>
          <w:sz w:val="24"/>
          <w:szCs w:val="24"/>
        </w:rPr>
        <w:t xml:space="preserve">order to align </w:t>
      </w:r>
      <w:r w:rsidR="0012499C" w:rsidRPr="00442558">
        <w:rPr>
          <w:rFonts w:cstheme="minorHAnsi"/>
          <w:color w:val="000000"/>
          <w:sz w:val="24"/>
          <w:szCs w:val="24"/>
        </w:rPr>
        <w:t xml:space="preserve">tonal </w:t>
      </w:r>
      <w:r w:rsidR="00A6412B" w:rsidRPr="00442558">
        <w:rPr>
          <w:rFonts w:cstheme="minorHAnsi"/>
          <w:color w:val="000000"/>
          <w:sz w:val="24"/>
          <w:szCs w:val="24"/>
        </w:rPr>
        <w:t xml:space="preserve">accent more closely with </w:t>
      </w:r>
      <w:r w:rsidR="0012499C" w:rsidRPr="00442558">
        <w:rPr>
          <w:rFonts w:cstheme="minorHAnsi"/>
          <w:color w:val="000000"/>
          <w:sz w:val="24"/>
          <w:szCs w:val="24"/>
        </w:rPr>
        <w:t xml:space="preserve">metric </w:t>
      </w:r>
      <w:r w:rsidR="00A6412B" w:rsidRPr="00442558">
        <w:rPr>
          <w:rFonts w:cstheme="minorHAnsi"/>
          <w:color w:val="000000"/>
          <w:sz w:val="24"/>
          <w:szCs w:val="24"/>
        </w:rPr>
        <w:t>pulses</w:t>
      </w:r>
      <w:del w:id="957" w:author="Segall, Christopher (segallcr)" w:date="2025-07-14T20:10:00Z">
        <w:r w:rsidR="00A6412B" w:rsidRPr="00442558" w:rsidDel="00BA2FEB">
          <w:rPr>
            <w:rFonts w:cstheme="minorHAnsi"/>
            <w:color w:val="000000"/>
            <w:sz w:val="24"/>
            <w:szCs w:val="24"/>
          </w:rPr>
          <w:delText xml:space="preserve">, </w:delText>
        </w:r>
      </w:del>
      <w:ins w:id="958" w:author="Segall, Christopher (segallcr)" w:date="2025-07-14T20:10:00Z">
        <w:r w:rsidR="00BA2FEB">
          <w:rPr>
            <w:rFonts w:cstheme="minorHAnsi"/>
            <w:color w:val="000000"/>
            <w:sz w:val="24"/>
            <w:szCs w:val="24"/>
          </w:rPr>
          <w:t>.</w:t>
        </w:r>
        <w:r w:rsidR="00BA2FEB" w:rsidRPr="00442558">
          <w:rPr>
            <w:rFonts w:cstheme="minorHAnsi"/>
            <w:color w:val="000000"/>
            <w:sz w:val="24"/>
            <w:szCs w:val="24"/>
          </w:rPr>
          <w:t xml:space="preserve"> </w:t>
        </w:r>
      </w:ins>
      <w:del w:id="959" w:author="Segall, Christopher (segallcr)" w:date="2025-07-14T20:11:00Z">
        <w:r w:rsidR="00A6412B" w:rsidRPr="00442558" w:rsidDel="00BA2FEB">
          <w:rPr>
            <w:rFonts w:cstheme="minorHAnsi"/>
            <w:color w:val="000000"/>
            <w:sz w:val="24"/>
            <w:szCs w:val="24"/>
          </w:rPr>
          <w:delText xml:space="preserve">the following reading of the same virelai interprets </w:delText>
        </w:r>
        <w:r w:rsidR="0012499C" w:rsidRPr="00442558" w:rsidDel="00BA2FEB">
          <w:rPr>
            <w:rFonts w:cstheme="minorHAnsi"/>
            <w:color w:val="000000"/>
            <w:sz w:val="24"/>
            <w:szCs w:val="24"/>
          </w:rPr>
          <w:delText xml:space="preserve">occasional </w:delText>
        </w:r>
        <w:r w:rsidR="00A6412B" w:rsidRPr="00442558" w:rsidDel="00BA2FEB">
          <w:rPr>
            <w:rFonts w:cstheme="minorHAnsi"/>
            <w:color w:val="000000"/>
            <w:sz w:val="24"/>
            <w:szCs w:val="24"/>
          </w:rPr>
          <w:delText>mensural expansions (</w:delText>
        </w:r>
        <w:r w:rsidR="00A6412B" w:rsidRPr="00442558" w:rsidDel="00BA2FEB">
          <w:rPr>
            <w:rFonts w:cstheme="minorHAnsi"/>
            <w:i/>
            <w:iCs/>
            <w:color w:val="000000"/>
            <w:sz w:val="24"/>
            <w:szCs w:val="24"/>
          </w:rPr>
          <w:delText>perfections</w:delText>
        </w:r>
        <w:r w:rsidR="00A6412B" w:rsidRPr="00442558" w:rsidDel="00BA2FEB">
          <w:rPr>
            <w:rFonts w:cstheme="minorHAnsi"/>
            <w:color w:val="000000"/>
            <w:sz w:val="24"/>
            <w:szCs w:val="24"/>
          </w:rPr>
          <w:delText xml:space="preserve">) at the </w:delText>
        </w:r>
        <w:r w:rsidR="00A6412B" w:rsidRPr="00442558" w:rsidDel="00BA2FEB">
          <w:rPr>
            <w:rFonts w:cstheme="minorHAnsi"/>
            <w:i/>
            <w:iCs/>
            <w:color w:val="000000"/>
            <w:sz w:val="24"/>
            <w:szCs w:val="24"/>
          </w:rPr>
          <w:delText>maxi</w:delText>
        </w:r>
        <w:r w:rsidR="00A6412B" w:rsidRPr="00442558" w:rsidDel="00BA2FEB">
          <w:rPr>
            <w:rFonts w:cstheme="minorHAnsi"/>
            <w:i/>
            <w:color w:val="000000"/>
            <w:sz w:val="24"/>
            <w:szCs w:val="24"/>
          </w:rPr>
          <w:delText>modus</w:delText>
        </w:r>
        <w:r w:rsidR="00A6412B" w:rsidRPr="00442558" w:rsidDel="00BA2FEB">
          <w:rPr>
            <w:rFonts w:cstheme="minorHAnsi"/>
            <w:color w:val="000000"/>
            <w:sz w:val="24"/>
            <w:szCs w:val="24"/>
          </w:rPr>
          <w:delText xml:space="preserve"> level such that </w:delText>
        </w:r>
      </w:del>
      <w:ins w:id="960" w:author="Segall, Christopher (segallcr)" w:date="2025-07-14T20:11:00Z">
        <w:r w:rsidR="00BA2FEB">
          <w:rPr>
            <w:rFonts w:cstheme="minorHAnsi"/>
            <w:color w:val="000000"/>
            <w:sz w:val="24"/>
            <w:szCs w:val="24"/>
          </w:rPr>
          <w:t xml:space="preserve">In this </w:t>
        </w:r>
        <w:r w:rsidR="00BA2FEB">
          <w:rPr>
            <w:rFonts w:cstheme="minorHAnsi"/>
            <w:color w:val="000000"/>
            <w:sz w:val="24"/>
            <w:szCs w:val="24"/>
          </w:rPr>
          <w:lastRenderedPageBreak/>
          <w:t xml:space="preserve">interpretation, </w:t>
        </w:r>
      </w:ins>
      <w:r w:rsidR="00A6412B" w:rsidRPr="00442558">
        <w:rPr>
          <w:rFonts w:cstheme="minorHAnsi"/>
          <w:color w:val="000000"/>
          <w:sz w:val="24"/>
          <w:szCs w:val="24"/>
        </w:rPr>
        <w:t xml:space="preserve">all five cadences fall on </w:t>
      </w:r>
      <w:commentRangeStart w:id="961"/>
      <w:r w:rsidR="00A6412B" w:rsidRPr="00442558">
        <w:rPr>
          <w:rFonts w:cstheme="minorHAnsi"/>
          <w:color w:val="000000"/>
          <w:sz w:val="24"/>
          <w:szCs w:val="24"/>
        </w:rPr>
        <w:t xml:space="preserve">a </w:t>
      </w:r>
      <w:commentRangeEnd w:id="961"/>
      <w:r w:rsidR="009623C8">
        <w:rPr>
          <w:rStyle w:val="CommentReference"/>
        </w:rPr>
        <w:commentReference w:id="961"/>
      </w:r>
      <w:r w:rsidR="0012499C" w:rsidRPr="00442558">
        <w:rPr>
          <w:rFonts w:cstheme="minorHAnsi"/>
          <w:color w:val="000000"/>
          <w:sz w:val="24"/>
          <w:szCs w:val="24"/>
        </w:rPr>
        <w:t>beat</w:t>
      </w:r>
      <w:r w:rsidR="00A6412B" w:rsidRPr="00442558">
        <w:rPr>
          <w:rFonts w:cstheme="minorHAnsi"/>
          <w:color w:val="000000"/>
          <w:sz w:val="24"/>
          <w:szCs w:val="24"/>
        </w:rPr>
        <w:t xml:space="preserve">, still more often </w:t>
      </w:r>
      <w:r w:rsidR="0012499C" w:rsidRPr="00442558">
        <w:rPr>
          <w:rFonts w:cstheme="minorHAnsi"/>
          <w:color w:val="000000"/>
          <w:sz w:val="24"/>
          <w:szCs w:val="24"/>
        </w:rPr>
        <w:t>a weak beat</w:t>
      </w:r>
      <w:ins w:id="962" w:author="Segall, Christopher (segallcr)" w:date="2025-07-14T20:11:00Z">
        <w:r w:rsidR="00245F1D">
          <w:rPr>
            <w:rFonts w:cstheme="minorHAnsi"/>
            <w:color w:val="000000"/>
            <w:sz w:val="24"/>
            <w:szCs w:val="24"/>
          </w:rPr>
          <w:t>,</w:t>
        </w:r>
      </w:ins>
      <w:r w:rsidR="0012499C" w:rsidRPr="00442558">
        <w:rPr>
          <w:rFonts w:cstheme="minorHAnsi"/>
          <w:color w:val="000000"/>
          <w:sz w:val="24"/>
          <w:szCs w:val="24"/>
        </w:rPr>
        <w:t xml:space="preserve"> </w:t>
      </w:r>
      <w:r w:rsidR="00A6412B" w:rsidRPr="00442558">
        <w:rPr>
          <w:rFonts w:cstheme="minorHAnsi"/>
          <w:color w:val="000000"/>
          <w:sz w:val="24"/>
          <w:szCs w:val="24"/>
        </w:rPr>
        <w:t xml:space="preserve">but </w:t>
      </w:r>
      <w:del w:id="963" w:author="Segall, Christopher (segallcr)" w:date="2025-07-14T20:11:00Z">
        <w:r w:rsidR="00A6412B" w:rsidRPr="00442558" w:rsidDel="00245F1D">
          <w:rPr>
            <w:rFonts w:cstheme="minorHAnsi"/>
            <w:color w:val="000000"/>
            <w:sz w:val="24"/>
            <w:szCs w:val="24"/>
          </w:rPr>
          <w:delText xml:space="preserve">at least not </w:delText>
        </w:r>
      </w:del>
      <w:ins w:id="964" w:author="Segall, Christopher (segallcr)" w:date="2025-07-14T20:11:00Z">
        <w:r w:rsidR="00245F1D">
          <w:rPr>
            <w:rFonts w:cstheme="minorHAnsi"/>
            <w:color w:val="000000"/>
            <w:sz w:val="24"/>
            <w:szCs w:val="24"/>
          </w:rPr>
          <w:t xml:space="preserve">never </w:t>
        </w:r>
      </w:ins>
      <w:r w:rsidR="00A6412B" w:rsidRPr="00442558">
        <w:rPr>
          <w:rFonts w:cstheme="minorHAnsi"/>
          <w:color w:val="000000"/>
          <w:sz w:val="24"/>
          <w:szCs w:val="24"/>
        </w:rPr>
        <w:t xml:space="preserve">in between </w:t>
      </w:r>
      <w:r w:rsidR="0012499C" w:rsidRPr="00442558">
        <w:rPr>
          <w:rFonts w:cstheme="minorHAnsi"/>
          <w:color w:val="000000"/>
          <w:sz w:val="24"/>
          <w:szCs w:val="24"/>
        </w:rPr>
        <w:t>beats</w:t>
      </w:r>
      <w:r w:rsidR="00A6412B" w:rsidRPr="00442558">
        <w:rPr>
          <w:rFonts w:cstheme="minorHAnsi"/>
          <w:color w:val="000000"/>
          <w:sz w:val="24"/>
          <w:szCs w:val="24"/>
        </w:rPr>
        <w:t>.</w:t>
      </w:r>
      <w:r w:rsidR="00A6412B" w:rsidRPr="00AA72B2">
        <w:rPr>
          <w:rFonts w:cstheme="minorHAnsi"/>
          <w:color w:val="000000"/>
          <w:sz w:val="24"/>
          <w:szCs w:val="24"/>
        </w:rPr>
        <w:t xml:space="preserve"> </w:t>
      </w:r>
      <w:del w:id="965" w:author="Segall, Christopher (segallcr)" w:date="2025-07-14T20:15:00Z">
        <w:r w:rsidR="00A6412B" w:rsidDel="00255790">
          <w:rPr>
            <w:rFonts w:cstheme="minorHAnsi"/>
            <w:color w:val="000000"/>
            <w:sz w:val="24"/>
            <w:szCs w:val="24"/>
          </w:rPr>
          <w:delText>My occasional interpretation of a triple grouping is marked for special interpretation against the normative back</w:delText>
        </w:r>
        <w:r w:rsidR="00A6412B" w:rsidDel="00255790">
          <w:rPr>
            <w:sz w:val="24"/>
            <w:szCs w:val="24"/>
          </w:rPr>
          <w:delText>drop</w:delText>
        </w:r>
        <w:r w:rsidR="00A6412B" w:rsidRPr="00AA72B2" w:rsidDel="00255790">
          <w:rPr>
            <w:sz w:val="24"/>
            <w:szCs w:val="24"/>
          </w:rPr>
          <w:delText xml:space="preserve"> </w:delText>
        </w:r>
        <w:r w:rsidR="00A6412B" w:rsidDel="00255790">
          <w:rPr>
            <w:sz w:val="24"/>
            <w:szCs w:val="24"/>
          </w:rPr>
          <w:delText xml:space="preserve">of </w:delText>
        </w:r>
        <w:r w:rsidR="00A6412B" w:rsidRPr="00AA72B2" w:rsidDel="00255790">
          <w:rPr>
            <w:sz w:val="24"/>
            <w:szCs w:val="24"/>
          </w:rPr>
          <w:delText>duple mensuration in Machaut’s virelais</w:delText>
        </w:r>
      </w:del>
      <w:del w:id="966" w:author="Segall, Christopher (segallcr)" w:date="2025-07-23T15:59:00Z">
        <w:r w:rsidR="00A6412B" w:rsidRPr="00AA72B2" w:rsidDel="00C272C1">
          <w:rPr>
            <w:sz w:val="24"/>
            <w:szCs w:val="24"/>
          </w:rPr>
          <w:delText xml:space="preserve">. </w:delText>
        </w:r>
      </w:del>
      <w:r w:rsidR="00A6412B" w:rsidRPr="00AA72B2">
        <w:rPr>
          <w:rFonts w:cstheme="minorHAnsi"/>
          <w:color w:val="000000"/>
          <w:sz w:val="24"/>
          <w:szCs w:val="24"/>
        </w:rPr>
        <w:t xml:space="preserve">Mensural expansion </w:t>
      </w:r>
      <w:del w:id="967" w:author="Segall, Christopher (segallcr)" w:date="2025-07-14T20:13:00Z">
        <w:r w:rsidR="00A6412B" w:rsidRPr="00AA72B2" w:rsidDel="00780D5A">
          <w:rPr>
            <w:rFonts w:cstheme="minorHAnsi"/>
            <w:color w:val="000000"/>
            <w:sz w:val="24"/>
            <w:szCs w:val="24"/>
          </w:rPr>
          <w:delText>here is simply a</w:delText>
        </w:r>
      </w:del>
      <w:ins w:id="968" w:author="Segall, Christopher (segallcr)" w:date="2025-07-14T20:13:00Z">
        <w:r w:rsidR="00780D5A">
          <w:rPr>
            <w:rFonts w:cstheme="minorHAnsi"/>
            <w:color w:val="000000"/>
            <w:sz w:val="24"/>
            <w:szCs w:val="24"/>
          </w:rPr>
          <w:t>occurs</w:t>
        </w:r>
      </w:ins>
      <w:ins w:id="969" w:author="Segall, Christopher (segallcr)" w:date="2025-07-14T20:14:00Z">
        <w:r w:rsidR="00780D5A">
          <w:rPr>
            <w:rFonts w:cstheme="minorHAnsi"/>
            <w:color w:val="000000"/>
            <w:sz w:val="24"/>
            <w:szCs w:val="24"/>
          </w:rPr>
          <w:t xml:space="preserve"> via</w:t>
        </w:r>
      </w:ins>
      <w:r w:rsidR="00A6412B" w:rsidRPr="00AA72B2">
        <w:rPr>
          <w:rFonts w:cstheme="minorHAnsi"/>
          <w:color w:val="000000"/>
          <w:sz w:val="24"/>
          <w:szCs w:val="24"/>
        </w:rPr>
        <w:t xml:space="preserve"> </w:t>
      </w:r>
      <w:del w:id="970" w:author="Segall, Christopher (segallcr)" w:date="2025-07-14T20:14:00Z">
        <w:r w:rsidR="00A6412B" w:rsidRPr="00AA72B2" w:rsidDel="00780D5A">
          <w:rPr>
            <w:rFonts w:cstheme="minorHAnsi"/>
            <w:color w:val="000000"/>
            <w:sz w:val="24"/>
            <w:szCs w:val="24"/>
          </w:rPr>
          <w:delText xml:space="preserve">group of three </w:delText>
        </w:r>
      </w:del>
      <w:ins w:id="971" w:author="Segall, Christopher (segallcr)" w:date="2025-07-14T20:14:00Z">
        <w:r w:rsidR="00780D5A">
          <w:rPr>
            <w:rFonts w:cstheme="minorHAnsi"/>
            <w:color w:val="000000"/>
            <w:sz w:val="24"/>
            <w:szCs w:val="24"/>
          </w:rPr>
          <w:t xml:space="preserve">triple grouping </w:t>
        </w:r>
      </w:ins>
      <w:del w:id="972" w:author="Segall, Christopher (segallcr)" w:date="2025-07-14T20:14:00Z">
        <w:r w:rsidR="00A6412B" w:rsidRPr="00AA72B2" w:rsidDel="00780D5A">
          <w:rPr>
            <w:rFonts w:cstheme="minorHAnsi"/>
            <w:color w:val="000000"/>
            <w:sz w:val="24"/>
            <w:szCs w:val="24"/>
          </w:rPr>
          <w:delText xml:space="preserve">thoughtfully </w:delText>
        </w:r>
      </w:del>
      <w:r w:rsidR="00A6412B" w:rsidRPr="00AA72B2">
        <w:rPr>
          <w:rFonts w:cstheme="minorHAnsi"/>
          <w:color w:val="000000"/>
          <w:sz w:val="24"/>
          <w:szCs w:val="24"/>
        </w:rPr>
        <w:t>inserted into the regular duple entrainment</w:t>
      </w:r>
      <w:ins w:id="973" w:author="Segall, Christopher (segallcr)" w:date="2025-07-14T20:15:00Z">
        <w:r w:rsidR="00255790">
          <w:rPr>
            <w:rFonts w:cstheme="minorHAnsi"/>
            <w:color w:val="000000"/>
            <w:sz w:val="24"/>
            <w:szCs w:val="24"/>
          </w:rPr>
          <w:t>, and it thus stands against the normative back</w:t>
        </w:r>
        <w:r w:rsidR="00255790">
          <w:rPr>
            <w:sz w:val="24"/>
            <w:szCs w:val="24"/>
          </w:rPr>
          <w:t>drop</w:t>
        </w:r>
        <w:r w:rsidR="00255790" w:rsidRPr="00AA72B2">
          <w:rPr>
            <w:sz w:val="24"/>
            <w:szCs w:val="24"/>
          </w:rPr>
          <w:t xml:space="preserve"> </w:t>
        </w:r>
        <w:r w:rsidR="00255790">
          <w:rPr>
            <w:sz w:val="24"/>
            <w:szCs w:val="24"/>
          </w:rPr>
          <w:t xml:space="preserve">of </w:t>
        </w:r>
        <w:r w:rsidR="00255790" w:rsidRPr="00AA72B2">
          <w:rPr>
            <w:sz w:val="24"/>
            <w:szCs w:val="24"/>
          </w:rPr>
          <w:t xml:space="preserve">duple mensuration in Machaut’s </w:t>
        </w:r>
        <w:proofErr w:type="spellStart"/>
        <w:r w:rsidR="00255790" w:rsidRPr="00AA72B2">
          <w:rPr>
            <w:sz w:val="24"/>
            <w:szCs w:val="24"/>
          </w:rPr>
          <w:t>virelais</w:t>
        </w:r>
      </w:ins>
      <w:proofErr w:type="spellEnd"/>
      <w:r w:rsidR="00A6412B" w:rsidRPr="00AA72B2">
        <w:rPr>
          <w:rFonts w:cstheme="minorHAnsi"/>
          <w:color w:val="000000"/>
          <w:sz w:val="24"/>
          <w:szCs w:val="24"/>
        </w:rPr>
        <w:t xml:space="preserve">. </w:t>
      </w:r>
      <w:del w:id="974" w:author="Segall, Christopher (segallcr)" w:date="2025-07-14T20:15:00Z">
        <w:r w:rsidR="00A6412B" w:rsidRPr="00AA72B2" w:rsidDel="00255790">
          <w:rPr>
            <w:rFonts w:cstheme="minorHAnsi"/>
            <w:color w:val="000000"/>
            <w:sz w:val="24"/>
            <w:szCs w:val="24"/>
          </w:rPr>
          <w:delText xml:space="preserve">While </w:delText>
        </w:r>
      </w:del>
      <w:ins w:id="975" w:author="Segall, Christopher (segallcr)" w:date="2025-07-14T20:15:00Z">
        <w:r w:rsidR="00255790">
          <w:rPr>
            <w:rFonts w:cstheme="minorHAnsi"/>
            <w:color w:val="000000"/>
            <w:sz w:val="24"/>
            <w:szCs w:val="24"/>
          </w:rPr>
          <w:t>Although</w:t>
        </w:r>
        <w:r w:rsidR="00255790" w:rsidRPr="00AA72B2">
          <w:rPr>
            <w:rFonts w:cstheme="minorHAnsi"/>
            <w:color w:val="000000"/>
            <w:sz w:val="24"/>
            <w:szCs w:val="24"/>
          </w:rPr>
          <w:t xml:space="preserve"> </w:t>
        </w:r>
      </w:ins>
      <w:r w:rsidR="00A6412B" w:rsidRPr="00AA72B2">
        <w:rPr>
          <w:rFonts w:cstheme="minorHAnsi"/>
          <w:color w:val="000000"/>
          <w:sz w:val="24"/>
          <w:szCs w:val="24"/>
        </w:rPr>
        <w:t xml:space="preserve">such an effect </w:t>
      </w:r>
      <w:del w:id="976" w:author="Segall, Christopher (segallcr)" w:date="2025-07-14T20:15:00Z">
        <w:r w:rsidR="00A6412B" w:rsidRPr="00AA72B2" w:rsidDel="00255790">
          <w:rPr>
            <w:rFonts w:cstheme="minorHAnsi"/>
            <w:color w:val="000000"/>
            <w:sz w:val="24"/>
            <w:szCs w:val="24"/>
          </w:rPr>
          <w:delText xml:space="preserve">can </w:delText>
        </w:r>
      </w:del>
      <w:ins w:id="977" w:author="Segall, Christopher (segallcr)" w:date="2025-07-14T20:15:00Z">
        <w:r w:rsidR="00255790">
          <w:rPr>
            <w:rFonts w:cstheme="minorHAnsi"/>
            <w:color w:val="000000"/>
            <w:sz w:val="24"/>
            <w:szCs w:val="24"/>
          </w:rPr>
          <w:t xml:space="preserve">could conceivably </w:t>
        </w:r>
      </w:ins>
      <w:r w:rsidR="00A6412B" w:rsidRPr="00AA72B2">
        <w:rPr>
          <w:rFonts w:cstheme="minorHAnsi"/>
          <w:color w:val="000000"/>
          <w:sz w:val="24"/>
          <w:szCs w:val="24"/>
        </w:rPr>
        <w:t>occur anywhere, it is most sty</w:t>
      </w:r>
      <w:r w:rsidR="00A6412B">
        <w:rPr>
          <w:rFonts w:cstheme="minorHAnsi"/>
          <w:color w:val="000000"/>
          <w:sz w:val="24"/>
          <w:szCs w:val="24"/>
        </w:rPr>
        <w:t xml:space="preserve">listic </w:t>
      </w:r>
      <w:del w:id="978" w:author="Segall, Christopher (segallcr)" w:date="2025-07-14T20:15:00Z">
        <w:r w:rsidR="00A6412B" w:rsidDel="00255790">
          <w:rPr>
            <w:rFonts w:cstheme="minorHAnsi"/>
            <w:color w:val="000000"/>
            <w:sz w:val="24"/>
            <w:szCs w:val="24"/>
          </w:rPr>
          <w:delText xml:space="preserve">and convincing </w:delText>
        </w:r>
      </w:del>
      <w:r w:rsidR="00A6412B">
        <w:rPr>
          <w:rFonts w:cstheme="minorHAnsi"/>
          <w:color w:val="000000"/>
          <w:sz w:val="24"/>
          <w:szCs w:val="24"/>
        </w:rPr>
        <w:t>either just before a cadence (as in mm. 8</w:t>
      </w:r>
      <w:r w:rsidR="00934E7E">
        <w:rPr>
          <w:rFonts w:cstheme="minorHAnsi"/>
          <w:color w:val="000000"/>
          <w:sz w:val="24"/>
          <w:szCs w:val="24"/>
        </w:rPr>
        <w:t>–</w:t>
      </w:r>
      <w:r w:rsidR="00A6412B">
        <w:rPr>
          <w:rFonts w:cstheme="minorHAnsi"/>
          <w:color w:val="000000"/>
          <w:sz w:val="24"/>
          <w:szCs w:val="24"/>
        </w:rPr>
        <w:t>10, 13</w:t>
      </w:r>
      <w:r w:rsidR="00934E7E">
        <w:rPr>
          <w:rFonts w:cstheme="minorHAnsi"/>
          <w:color w:val="000000"/>
          <w:sz w:val="24"/>
          <w:szCs w:val="24"/>
        </w:rPr>
        <w:t>–</w:t>
      </w:r>
      <w:r w:rsidR="00A6412B">
        <w:rPr>
          <w:rFonts w:cstheme="minorHAnsi"/>
          <w:color w:val="000000"/>
          <w:sz w:val="24"/>
          <w:szCs w:val="24"/>
        </w:rPr>
        <w:t>15, and 24</w:t>
      </w:r>
      <w:r w:rsidR="00934E7E">
        <w:rPr>
          <w:rFonts w:cstheme="minorHAnsi"/>
          <w:color w:val="000000"/>
          <w:sz w:val="24"/>
          <w:szCs w:val="24"/>
        </w:rPr>
        <w:t>–</w:t>
      </w:r>
      <w:r w:rsidR="00A6412B">
        <w:rPr>
          <w:rFonts w:cstheme="minorHAnsi"/>
          <w:color w:val="000000"/>
          <w:sz w:val="24"/>
          <w:szCs w:val="24"/>
        </w:rPr>
        <w:t>26</w:t>
      </w:r>
      <w:del w:id="979" w:author="Segall, Christopher (segallcr)" w:date="2025-07-14T20:15:00Z">
        <w:r w:rsidR="00A6412B" w:rsidDel="001A436C">
          <w:rPr>
            <w:rFonts w:cstheme="minorHAnsi"/>
            <w:color w:val="000000"/>
            <w:sz w:val="24"/>
            <w:szCs w:val="24"/>
          </w:rPr>
          <w:delText xml:space="preserve"> of </w:delText>
        </w:r>
        <w:r w:rsidR="00776DE8" w:rsidRPr="00B000A2" w:rsidDel="001A436C">
          <w:rPr>
            <w:rFonts w:cstheme="minorHAnsi"/>
            <w:b/>
            <w:bCs/>
            <w:color w:val="000000"/>
            <w:sz w:val="24"/>
            <w:szCs w:val="24"/>
            <w:u w:val="single"/>
          </w:rPr>
          <w:delText>Example 11</w:delText>
        </w:r>
      </w:del>
      <w:r w:rsidR="00A6412B">
        <w:rPr>
          <w:rFonts w:cstheme="minorHAnsi"/>
          <w:color w:val="000000"/>
          <w:sz w:val="24"/>
          <w:szCs w:val="24"/>
        </w:rPr>
        <w:t>, effecting a written</w:t>
      </w:r>
      <w:r w:rsidR="006B5582">
        <w:rPr>
          <w:rFonts w:cstheme="minorHAnsi"/>
          <w:color w:val="000000"/>
          <w:sz w:val="24"/>
          <w:szCs w:val="24"/>
        </w:rPr>
        <w:t>-</w:t>
      </w:r>
      <w:r w:rsidR="00A6412B">
        <w:rPr>
          <w:rFonts w:cstheme="minorHAnsi"/>
          <w:color w:val="000000"/>
          <w:sz w:val="24"/>
          <w:szCs w:val="24"/>
        </w:rPr>
        <w:t xml:space="preserve">out </w:t>
      </w:r>
      <w:r w:rsidR="00A6412B" w:rsidRPr="004E2A04">
        <w:rPr>
          <w:rFonts w:cstheme="minorHAnsi"/>
          <w:i/>
          <w:iCs/>
          <w:color w:val="000000"/>
          <w:sz w:val="24"/>
          <w:szCs w:val="24"/>
        </w:rPr>
        <w:t>ritard</w:t>
      </w:r>
      <w:r w:rsidR="004E2A04" w:rsidRPr="004E2A04">
        <w:rPr>
          <w:rFonts w:cstheme="minorHAnsi"/>
          <w:i/>
          <w:iCs/>
          <w:color w:val="000000"/>
          <w:sz w:val="24"/>
          <w:szCs w:val="24"/>
        </w:rPr>
        <w:t>ando</w:t>
      </w:r>
      <w:r w:rsidR="00A6412B">
        <w:rPr>
          <w:rFonts w:cstheme="minorHAnsi"/>
          <w:color w:val="000000"/>
          <w:sz w:val="24"/>
          <w:szCs w:val="24"/>
        </w:rPr>
        <w:t>) or in capturing a pickup measure before a prominent downbeat (as in mm. 27</w:t>
      </w:r>
      <w:r w:rsidR="00934E7E">
        <w:rPr>
          <w:rFonts w:cstheme="minorHAnsi"/>
          <w:color w:val="000000"/>
          <w:sz w:val="24"/>
          <w:szCs w:val="24"/>
        </w:rPr>
        <w:t>–</w:t>
      </w:r>
      <w:r w:rsidR="00A6412B">
        <w:rPr>
          <w:rFonts w:cstheme="minorHAnsi"/>
          <w:color w:val="000000"/>
          <w:sz w:val="24"/>
          <w:szCs w:val="24"/>
        </w:rPr>
        <w:t>29).</w:t>
      </w:r>
      <w:r w:rsidR="00A6412B">
        <w:rPr>
          <w:rStyle w:val="FootnoteReference"/>
          <w:rFonts w:cstheme="minorHAnsi"/>
          <w:color w:val="000000"/>
          <w:sz w:val="24"/>
          <w:szCs w:val="24"/>
        </w:rPr>
        <w:footnoteReference w:id="40"/>
      </w:r>
      <w:r w:rsidR="00A6412B">
        <w:rPr>
          <w:rFonts w:cstheme="minorHAnsi"/>
          <w:color w:val="000000"/>
          <w:sz w:val="24"/>
          <w:szCs w:val="24"/>
        </w:rPr>
        <w:t xml:space="preserve"> In this way, </w:t>
      </w:r>
      <w:r w:rsidR="00776DE8" w:rsidRPr="00B000A2">
        <w:rPr>
          <w:rFonts w:cstheme="minorHAnsi"/>
          <w:color w:val="000000"/>
          <w:sz w:val="24"/>
          <w:szCs w:val="24"/>
        </w:rPr>
        <w:t>Example 11</w:t>
      </w:r>
      <w:r w:rsidR="00A6412B">
        <w:rPr>
          <w:rFonts w:cstheme="minorHAnsi"/>
          <w:color w:val="000000"/>
          <w:sz w:val="24"/>
          <w:szCs w:val="24"/>
        </w:rPr>
        <w:t xml:space="preserve"> offers a more flexible </w:t>
      </w:r>
      <w:r w:rsidR="006E4E28">
        <w:rPr>
          <w:rFonts w:cstheme="minorHAnsi"/>
          <w:color w:val="000000"/>
          <w:sz w:val="24"/>
          <w:szCs w:val="24"/>
        </w:rPr>
        <w:t xml:space="preserve">metric </w:t>
      </w:r>
      <w:r w:rsidR="00A6412B">
        <w:rPr>
          <w:rFonts w:cstheme="minorHAnsi"/>
          <w:color w:val="000000"/>
          <w:sz w:val="24"/>
          <w:szCs w:val="24"/>
        </w:rPr>
        <w:t xml:space="preserve">analysis </w:t>
      </w:r>
      <w:del w:id="998" w:author="Segall, Christopher (segallcr)" w:date="2025-07-14T20:17:00Z">
        <w:r w:rsidR="00A6412B" w:rsidDel="00DE20E0">
          <w:rPr>
            <w:rFonts w:cstheme="minorHAnsi"/>
            <w:color w:val="000000"/>
            <w:sz w:val="24"/>
            <w:szCs w:val="24"/>
          </w:rPr>
          <w:delText xml:space="preserve">for comparison with those regular </w:delText>
        </w:r>
        <w:r w:rsidR="006E4E28" w:rsidDel="00DE20E0">
          <w:rPr>
            <w:rFonts w:cstheme="minorHAnsi"/>
            <w:color w:val="000000"/>
            <w:sz w:val="24"/>
            <w:szCs w:val="24"/>
          </w:rPr>
          <w:delText>beats</w:delText>
        </w:r>
        <w:r w:rsidR="00A6412B" w:rsidDel="00DE20E0">
          <w:rPr>
            <w:rFonts w:cstheme="minorHAnsi"/>
            <w:color w:val="000000"/>
            <w:sz w:val="24"/>
            <w:szCs w:val="24"/>
          </w:rPr>
          <w:delText xml:space="preserve"> that did not well match </w:delText>
        </w:r>
      </w:del>
      <w:ins w:id="999" w:author="Segall, Christopher (segallcr)" w:date="2025-07-14T20:17:00Z">
        <w:r w:rsidR="00DE20E0">
          <w:rPr>
            <w:rFonts w:cstheme="minorHAnsi"/>
            <w:color w:val="000000"/>
            <w:sz w:val="24"/>
            <w:szCs w:val="24"/>
          </w:rPr>
          <w:t xml:space="preserve">that better aligns </w:t>
        </w:r>
      </w:ins>
      <w:r w:rsidR="00A6412B">
        <w:rPr>
          <w:rFonts w:cstheme="minorHAnsi"/>
          <w:color w:val="000000"/>
          <w:sz w:val="24"/>
          <w:szCs w:val="24"/>
        </w:rPr>
        <w:t xml:space="preserve">the phrase structure </w:t>
      </w:r>
      <w:del w:id="1000" w:author="Segall, Christopher (segallcr)" w:date="2025-07-14T20:17:00Z">
        <w:r w:rsidR="006E4E28" w:rsidDel="00DE20E0">
          <w:rPr>
            <w:rFonts w:cstheme="minorHAnsi"/>
            <w:color w:val="000000"/>
            <w:sz w:val="24"/>
            <w:szCs w:val="24"/>
          </w:rPr>
          <w:delText xml:space="preserve">and </w:delText>
        </w:r>
      </w:del>
      <w:ins w:id="1001" w:author="Segall, Christopher (segallcr)" w:date="2025-07-14T20:17:00Z">
        <w:r w:rsidR="00DE20E0">
          <w:rPr>
            <w:rFonts w:cstheme="minorHAnsi"/>
            <w:color w:val="000000"/>
            <w:sz w:val="24"/>
            <w:szCs w:val="24"/>
          </w:rPr>
          <w:t xml:space="preserve">with </w:t>
        </w:r>
      </w:ins>
      <w:ins w:id="1002" w:author="Segall, Christopher (segallcr)" w:date="2025-07-14T20:18:00Z">
        <w:r w:rsidR="00DE20E0">
          <w:rPr>
            <w:rFonts w:cstheme="minorHAnsi"/>
            <w:color w:val="000000"/>
            <w:sz w:val="24"/>
            <w:szCs w:val="24"/>
          </w:rPr>
          <w:t xml:space="preserve">the song’s </w:t>
        </w:r>
      </w:ins>
      <w:r w:rsidR="006E4E28">
        <w:rPr>
          <w:rFonts w:cstheme="minorHAnsi"/>
          <w:color w:val="000000"/>
          <w:sz w:val="24"/>
          <w:szCs w:val="24"/>
        </w:rPr>
        <w:t>tonal articulations</w:t>
      </w:r>
      <w:del w:id="1003" w:author="Segall, Christopher (segallcr)" w:date="2025-07-14T20:18:00Z">
        <w:r w:rsidR="006E4E28" w:rsidDel="00DE20E0">
          <w:rPr>
            <w:rFonts w:cstheme="minorHAnsi"/>
            <w:color w:val="000000"/>
            <w:sz w:val="24"/>
            <w:szCs w:val="24"/>
          </w:rPr>
          <w:delText xml:space="preserve"> </w:delText>
        </w:r>
        <w:r w:rsidR="00A6412B" w:rsidDel="00DE20E0">
          <w:rPr>
            <w:rFonts w:cstheme="minorHAnsi"/>
            <w:color w:val="000000"/>
            <w:sz w:val="24"/>
            <w:szCs w:val="24"/>
          </w:rPr>
          <w:delText xml:space="preserve">of </w:delText>
        </w:r>
        <w:r w:rsidR="00776DE8" w:rsidRPr="00B000A2" w:rsidDel="00DE20E0">
          <w:rPr>
            <w:rFonts w:cstheme="minorHAnsi"/>
            <w:color w:val="000000"/>
            <w:sz w:val="24"/>
            <w:szCs w:val="24"/>
          </w:rPr>
          <w:delText>Example 10</w:delText>
        </w:r>
        <w:r w:rsidR="00A6412B" w:rsidDel="00DE20E0">
          <w:rPr>
            <w:rFonts w:cstheme="minorHAnsi"/>
            <w:color w:val="000000"/>
            <w:sz w:val="24"/>
            <w:szCs w:val="24"/>
          </w:rPr>
          <w:delText xml:space="preserve"> above</w:delText>
        </w:r>
      </w:del>
      <w:r w:rsidR="00A6412B">
        <w:rPr>
          <w:rFonts w:cstheme="minorHAnsi"/>
          <w:color w:val="000000"/>
          <w:sz w:val="24"/>
          <w:szCs w:val="24"/>
        </w:rPr>
        <w:t xml:space="preserve">. Closely allied to cadences, </w:t>
      </w:r>
      <w:del w:id="1004" w:author="Segall, Christopher (segallcr)" w:date="2025-07-14T20:22:00Z">
        <w:r w:rsidR="00A6412B" w:rsidDel="0049393E">
          <w:rPr>
            <w:rFonts w:cstheme="minorHAnsi"/>
            <w:color w:val="000000"/>
            <w:sz w:val="24"/>
            <w:szCs w:val="24"/>
          </w:rPr>
          <w:delText xml:space="preserve">I note that </w:delText>
        </w:r>
      </w:del>
      <w:commentRangeStart w:id="1005"/>
      <w:r w:rsidR="00A6412B">
        <w:rPr>
          <w:rFonts w:cstheme="minorHAnsi"/>
          <w:color w:val="000000"/>
          <w:sz w:val="24"/>
          <w:szCs w:val="24"/>
        </w:rPr>
        <w:t xml:space="preserve">the two </w:t>
      </w:r>
      <w:proofErr w:type="spellStart"/>
      <w:r w:rsidR="00A6412B">
        <w:rPr>
          <w:rFonts w:cstheme="minorHAnsi"/>
          <w:color w:val="000000"/>
          <w:sz w:val="24"/>
          <w:szCs w:val="24"/>
        </w:rPr>
        <w:t>oxytonic</w:t>
      </w:r>
      <w:proofErr w:type="spellEnd"/>
      <w:r w:rsidR="00A6412B">
        <w:rPr>
          <w:rFonts w:cstheme="minorHAnsi"/>
          <w:color w:val="000000"/>
          <w:sz w:val="24"/>
          <w:szCs w:val="24"/>
        </w:rPr>
        <w:t xml:space="preserve"> rhymes on </w:t>
      </w:r>
      <w:r w:rsidR="00A6412B" w:rsidRPr="00B404B6">
        <w:rPr>
          <w:rFonts w:cstheme="minorHAnsi"/>
          <w:i/>
          <w:iCs/>
          <w:color w:val="000000"/>
          <w:sz w:val="24"/>
          <w:szCs w:val="24"/>
        </w:rPr>
        <w:t>-ay</w:t>
      </w:r>
      <w:r w:rsidR="00A6412B">
        <w:rPr>
          <w:rFonts w:cstheme="minorHAnsi"/>
          <w:color w:val="000000"/>
          <w:sz w:val="24"/>
          <w:szCs w:val="24"/>
        </w:rPr>
        <w:t xml:space="preserve"> </w:t>
      </w:r>
      <w:commentRangeEnd w:id="1005"/>
      <w:r w:rsidR="00441E3A">
        <w:rPr>
          <w:rStyle w:val="CommentReference"/>
        </w:rPr>
        <w:commentReference w:id="1005"/>
      </w:r>
      <w:r w:rsidR="00A6412B">
        <w:rPr>
          <w:rFonts w:cstheme="minorHAnsi"/>
          <w:color w:val="000000"/>
          <w:sz w:val="24"/>
          <w:szCs w:val="24"/>
        </w:rPr>
        <w:t xml:space="preserve">(m. 11 and </w:t>
      </w:r>
      <w:r w:rsidR="00FA2404">
        <w:rPr>
          <w:rFonts w:cstheme="minorHAnsi"/>
          <w:color w:val="000000"/>
          <w:sz w:val="24"/>
          <w:szCs w:val="24"/>
        </w:rPr>
        <w:t xml:space="preserve">m. </w:t>
      </w:r>
      <w:r w:rsidR="00A6412B">
        <w:rPr>
          <w:rFonts w:cstheme="minorHAnsi"/>
          <w:color w:val="000000"/>
          <w:sz w:val="24"/>
          <w:szCs w:val="24"/>
        </w:rPr>
        <w:t>27) are brought into alignment with strong metrical position</w:t>
      </w:r>
      <w:r w:rsidR="006E4E28">
        <w:rPr>
          <w:rFonts w:cstheme="minorHAnsi"/>
          <w:color w:val="000000"/>
          <w:sz w:val="24"/>
          <w:szCs w:val="24"/>
        </w:rPr>
        <w:t>s</w:t>
      </w:r>
      <w:r w:rsidR="004F04E8">
        <w:rPr>
          <w:rFonts w:cstheme="minorHAnsi"/>
          <w:color w:val="000000"/>
          <w:sz w:val="24"/>
          <w:szCs w:val="24"/>
        </w:rPr>
        <w:t>. T</w:t>
      </w:r>
      <w:r w:rsidR="00A6412B">
        <w:rPr>
          <w:rFonts w:cstheme="minorHAnsi"/>
          <w:color w:val="000000"/>
          <w:sz w:val="24"/>
          <w:szCs w:val="24"/>
        </w:rPr>
        <w:t xml:space="preserve">he final pitch of the </w:t>
      </w:r>
      <w:proofErr w:type="spellStart"/>
      <w:r w:rsidR="00A6412B">
        <w:rPr>
          <w:rFonts w:cstheme="minorHAnsi"/>
          <w:color w:val="000000"/>
          <w:sz w:val="24"/>
          <w:szCs w:val="24"/>
        </w:rPr>
        <w:t>paroxytonic</w:t>
      </w:r>
      <w:proofErr w:type="spellEnd"/>
      <w:r w:rsidR="00A6412B">
        <w:rPr>
          <w:rFonts w:cstheme="minorHAnsi"/>
          <w:color w:val="000000"/>
          <w:sz w:val="24"/>
          <w:szCs w:val="24"/>
        </w:rPr>
        <w:t xml:space="preserve"> </w:t>
      </w:r>
      <w:r w:rsidR="00A6412B" w:rsidRPr="0015706C">
        <w:rPr>
          <w:rFonts w:cstheme="minorHAnsi"/>
          <w:i/>
          <w:iCs/>
          <w:color w:val="000000"/>
          <w:sz w:val="24"/>
          <w:szCs w:val="24"/>
        </w:rPr>
        <w:t>pen-</w:t>
      </w:r>
      <w:r w:rsidR="00A6412B" w:rsidRPr="008520B0">
        <w:rPr>
          <w:rFonts w:cstheme="minorHAnsi"/>
          <w:i/>
          <w:iCs/>
          <w:color w:val="000000"/>
          <w:sz w:val="24"/>
          <w:szCs w:val="24"/>
        </w:rPr>
        <w:t>SE</w:t>
      </w:r>
      <w:r w:rsidR="00A6412B" w:rsidRPr="0015706C">
        <w:rPr>
          <w:rFonts w:cstheme="minorHAnsi"/>
          <w:i/>
          <w:iCs/>
          <w:color w:val="000000"/>
          <w:sz w:val="24"/>
          <w:szCs w:val="24"/>
        </w:rPr>
        <w:t>-e</w:t>
      </w:r>
      <w:r w:rsidR="00A6412B">
        <w:rPr>
          <w:rFonts w:cstheme="minorHAnsi"/>
          <w:i/>
          <w:iCs/>
          <w:color w:val="000000"/>
          <w:sz w:val="24"/>
          <w:szCs w:val="24"/>
        </w:rPr>
        <w:t>,</w:t>
      </w:r>
      <w:r w:rsidR="00A6412B">
        <w:rPr>
          <w:rFonts w:cstheme="minorHAnsi"/>
          <w:color w:val="000000"/>
          <w:sz w:val="24"/>
          <w:szCs w:val="24"/>
        </w:rPr>
        <w:t xml:space="preserve"> an </w:t>
      </w:r>
      <w:proofErr w:type="spellStart"/>
      <w:r w:rsidR="00A6412B" w:rsidRPr="00FD1BBE">
        <w:rPr>
          <w:rFonts w:cstheme="minorHAnsi"/>
          <w:i/>
          <w:iCs/>
          <w:color w:val="000000"/>
          <w:sz w:val="24"/>
          <w:szCs w:val="24"/>
          <w:rPrChange w:id="1006" w:author="Segall, Christopher (segallcr)" w:date="2025-07-23T16:03:00Z">
            <w:rPr>
              <w:rFonts w:cstheme="minorHAnsi"/>
              <w:color w:val="000000"/>
              <w:sz w:val="24"/>
              <w:szCs w:val="24"/>
            </w:rPr>
          </w:rPrChange>
        </w:rPr>
        <w:t>ouvert</w:t>
      </w:r>
      <w:proofErr w:type="spellEnd"/>
      <w:r w:rsidR="00A6412B">
        <w:rPr>
          <w:rFonts w:cstheme="minorHAnsi"/>
          <w:color w:val="000000"/>
          <w:sz w:val="24"/>
          <w:szCs w:val="24"/>
        </w:rPr>
        <w:t xml:space="preserve"> E pointing towards the final F to come, also falls on a </w:t>
      </w:r>
      <w:r w:rsidR="006E4E28">
        <w:rPr>
          <w:rFonts w:cstheme="minorHAnsi"/>
          <w:color w:val="000000"/>
          <w:sz w:val="24"/>
          <w:szCs w:val="24"/>
        </w:rPr>
        <w:t xml:space="preserve">downbeat </w:t>
      </w:r>
      <w:r w:rsidR="00A6412B">
        <w:rPr>
          <w:rFonts w:cstheme="minorHAnsi"/>
          <w:color w:val="000000"/>
          <w:sz w:val="24"/>
          <w:szCs w:val="24"/>
        </w:rPr>
        <w:t>(m. 22),</w:t>
      </w:r>
      <w:ins w:id="1007" w:author="Kyle Hutchinson" w:date="2025-08-07T19:33:00Z" w16du:dateUtc="2025-08-07T23:33:00Z">
        <w:r w:rsidR="00740C9A">
          <w:rPr>
            <w:rFonts w:cstheme="minorHAnsi"/>
            <w:color w:val="000000"/>
            <w:sz w:val="24"/>
            <w:szCs w:val="24"/>
          </w:rPr>
          <w:t xml:space="preserve"> with</w:t>
        </w:r>
      </w:ins>
      <w:r w:rsidR="00A6412B">
        <w:rPr>
          <w:rFonts w:cstheme="minorHAnsi"/>
          <w:color w:val="000000"/>
          <w:sz w:val="24"/>
          <w:szCs w:val="24"/>
        </w:rPr>
        <w:t xml:space="preserve"> the longest melisma in the song</w:t>
      </w:r>
      <w:ins w:id="1008" w:author="Kyle Hutchinson" w:date="2025-08-07T19:33:00Z" w16du:dateUtc="2025-08-07T23:33:00Z">
        <w:r w:rsidR="00740C9A">
          <w:rPr>
            <w:rFonts w:cstheme="minorHAnsi"/>
            <w:color w:val="000000"/>
            <w:sz w:val="24"/>
            <w:szCs w:val="24"/>
          </w:rPr>
          <w:t xml:space="preserve"> (mm. 19–21)</w:t>
        </w:r>
      </w:ins>
      <w:r w:rsidR="00A6412B">
        <w:rPr>
          <w:rFonts w:cstheme="minorHAnsi"/>
          <w:color w:val="000000"/>
          <w:sz w:val="24"/>
          <w:szCs w:val="24"/>
        </w:rPr>
        <w:t xml:space="preserve"> </w:t>
      </w:r>
      <w:del w:id="1009" w:author="Segall, Christopher (segallcr)" w:date="2025-07-14T20:23:00Z">
        <w:r w:rsidR="00A6412B" w:rsidDel="004C6A1B">
          <w:rPr>
            <w:rFonts w:cstheme="minorHAnsi"/>
            <w:color w:val="000000"/>
            <w:sz w:val="24"/>
            <w:szCs w:val="24"/>
          </w:rPr>
          <w:delText xml:space="preserve">bestows </w:delText>
        </w:r>
      </w:del>
      <w:ins w:id="1010" w:author="Segall, Christopher (segallcr)" w:date="2025-07-14T20:23:00Z">
        <w:r w:rsidR="004C6A1B">
          <w:rPr>
            <w:rFonts w:cstheme="minorHAnsi"/>
            <w:color w:val="000000"/>
            <w:sz w:val="24"/>
            <w:szCs w:val="24"/>
          </w:rPr>
          <w:t xml:space="preserve">bestowing </w:t>
        </w:r>
      </w:ins>
      <w:r w:rsidR="00A6412B">
        <w:rPr>
          <w:rFonts w:cstheme="minorHAnsi"/>
          <w:color w:val="000000"/>
          <w:sz w:val="24"/>
          <w:szCs w:val="24"/>
        </w:rPr>
        <w:t>ample stress upon its penultimate syllable</w:t>
      </w:r>
      <w:del w:id="1011" w:author="Kyle Hutchinson" w:date="2025-08-07T19:33:00Z" w16du:dateUtc="2025-08-07T23:33:00Z">
        <w:r w:rsidR="00A6412B" w:rsidDel="00740C9A">
          <w:rPr>
            <w:rFonts w:cstheme="minorHAnsi"/>
            <w:color w:val="000000"/>
            <w:sz w:val="24"/>
            <w:szCs w:val="24"/>
          </w:rPr>
          <w:delText xml:space="preserve"> (mm. 19</w:delText>
        </w:r>
        <w:r w:rsidR="00934E7E" w:rsidDel="00740C9A">
          <w:rPr>
            <w:rFonts w:cstheme="minorHAnsi"/>
            <w:color w:val="000000"/>
            <w:sz w:val="24"/>
            <w:szCs w:val="24"/>
          </w:rPr>
          <w:delText>–</w:delText>
        </w:r>
        <w:r w:rsidR="00A6412B" w:rsidDel="00740C9A">
          <w:rPr>
            <w:rFonts w:cstheme="minorHAnsi"/>
            <w:color w:val="000000"/>
            <w:sz w:val="24"/>
            <w:szCs w:val="24"/>
          </w:rPr>
          <w:delText>21)</w:delText>
        </w:r>
      </w:del>
      <w:r w:rsidR="00A6412B">
        <w:rPr>
          <w:rFonts w:cstheme="minorHAnsi"/>
          <w:color w:val="000000"/>
          <w:sz w:val="24"/>
          <w:szCs w:val="24"/>
        </w:rPr>
        <w:t>.</w:t>
      </w:r>
    </w:p>
    <w:p w14:paraId="7537C5BC" w14:textId="5FE12EED" w:rsidR="00A6412B" w:rsidRDefault="00A6412B" w:rsidP="00A6412B">
      <w:pPr>
        <w:spacing w:line="480" w:lineRule="auto"/>
        <w:jc w:val="center"/>
        <w:rPr>
          <w:rFonts w:cstheme="minorHAnsi"/>
          <w:color w:val="000000"/>
          <w:sz w:val="24"/>
          <w:szCs w:val="24"/>
        </w:rPr>
      </w:pPr>
    </w:p>
    <w:p w14:paraId="77A9BEEB" w14:textId="2DDB1463" w:rsidR="00A6412B" w:rsidRDefault="00776DE8" w:rsidP="005A436B">
      <w:pPr>
        <w:spacing w:line="480" w:lineRule="auto"/>
        <w:rPr>
          <w:rFonts w:cstheme="minorHAnsi"/>
          <w:color w:val="000000"/>
          <w:sz w:val="24"/>
          <w:szCs w:val="24"/>
        </w:rPr>
      </w:pPr>
      <w:r>
        <w:rPr>
          <w:rFonts w:cstheme="minorHAnsi"/>
          <w:b/>
          <w:bCs/>
          <w:color w:val="000000"/>
          <w:sz w:val="24"/>
          <w:szCs w:val="24"/>
        </w:rPr>
        <w:lastRenderedPageBreak/>
        <w:t>Example 11</w:t>
      </w:r>
      <w:r w:rsidR="00A6412B">
        <w:rPr>
          <w:rFonts w:cstheme="minorHAnsi"/>
          <w:color w:val="000000"/>
          <w:sz w:val="24"/>
          <w:szCs w:val="24"/>
        </w:rPr>
        <w:t xml:space="preserve"> </w:t>
      </w:r>
      <w:ins w:id="1012" w:author="Segall, Christopher (segallcr)" w:date="2025-07-14T20:26:00Z">
        <w:r w:rsidR="00A822D8">
          <w:rPr>
            <w:rFonts w:cstheme="minorHAnsi"/>
            <w:color w:val="000000"/>
            <w:sz w:val="24"/>
            <w:szCs w:val="24"/>
          </w:rPr>
          <w:t>Guillaume</w:t>
        </w:r>
      </w:ins>
      <w:ins w:id="1013" w:author="Segall, Christopher (segallcr)" w:date="2025-07-14T20:27:00Z">
        <w:r w:rsidR="00A822D8">
          <w:rPr>
            <w:rFonts w:cstheme="minorHAnsi"/>
            <w:color w:val="000000"/>
            <w:sz w:val="24"/>
            <w:szCs w:val="24"/>
          </w:rPr>
          <w:t xml:space="preserve"> de </w:t>
        </w:r>
      </w:ins>
      <w:r w:rsidR="00C26DAF">
        <w:rPr>
          <w:rFonts w:cstheme="minorHAnsi"/>
          <w:color w:val="000000"/>
          <w:sz w:val="24"/>
          <w:szCs w:val="24"/>
        </w:rPr>
        <w:t xml:space="preserve">Machaut, </w:t>
      </w:r>
      <w:ins w:id="1014" w:author="Segall, Christopher (segallcr)" w:date="2025-07-14T20:27:00Z">
        <w:r w:rsidR="00A822D8">
          <w:rPr>
            <w:rFonts w:cstheme="minorHAnsi"/>
            <w:color w:val="000000"/>
            <w:sz w:val="24"/>
            <w:szCs w:val="24"/>
          </w:rPr>
          <w:t xml:space="preserve">“De tout sui </w:t>
        </w:r>
        <w:proofErr w:type="spellStart"/>
        <w:r w:rsidR="00A822D8">
          <w:rPr>
            <w:rFonts w:cstheme="minorHAnsi"/>
            <w:color w:val="000000"/>
            <w:sz w:val="24"/>
            <w:szCs w:val="24"/>
          </w:rPr>
          <w:t>si</w:t>
        </w:r>
        <w:proofErr w:type="spellEnd"/>
        <w:r w:rsidR="00A822D8">
          <w:rPr>
            <w:rFonts w:cstheme="minorHAnsi"/>
            <w:color w:val="000000"/>
            <w:sz w:val="24"/>
            <w:szCs w:val="24"/>
          </w:rPr>
          <w:t xml:space="preserve"> </w:t>
        </w:r>
        <w:proofErr w:type="spellStart"/>
        <w:r w:rsidR="00A822D8">
          <w:rPr>
            <w:rFonts w:cstheme="minorHAnsi"/>
            <w:color w:val="000000"/>
            <w:sz w:val="24"/>
            <w:szCs w:val="24"/>
          </w:rPr>
          <w:t>confortee</w:t>
        </w:r>
        <w:proofErr w:type="spellEnd"/>
        <w:r w:rsidR="00A822D8">
          <w:rPr>
            <w:rFonts w:cstheme="minorHAnsi"/>
            <w:color w:val="000000"/>
            <w:sz w:val="24"/>
            <w:szCs w:val="24"/>
          </w:rPr>
          <w:t>” (</w:t>
        </w:r>
      </w:ins>
      <w:r w:rsidR="00A6412B">
        <w:rPr>
          <w:rFonts w:cstheme="minorHAnsi"/>
          <w:color w:val="000000"/>
          <w:sz w:val="24"/>
          <w:szCs w:val="24"/>
        </w:rPr>
        <w:t>V38/32</w:t>
      </w:r>
      <w:ins w:id="1015" w:author="Segall, Christopher (segallcr)" w:date="2025-07-14T20:27:00Z">
        <w:r w:rsidR="00A822D8">
          <w:rPr>
            <w:rFonts w:cstheme="minorHAnsi"/>
            <w:color w:val="000000"/>
            <w:sz w:val="24"/>
            <w:szCs w:val="24"/>
          </w:rPr>
          <w:t>)</w:t>
        </w:r>
      </w:ins>
      <w:r w:rsidR="00E46245">
        <w:rPr>
          <w:rFonts w:cstheme="minorHAnsi"/>
          <w:color w:val="000000"/>
          <w:sz w:val="24"/>
          <w:szCs w:val="24"/>
        </w:rPr>
        <w:t>,</w:t>
      </w:r>
      <w:ins w:id="1016" w:author="Segall, Christopher (segallcr)" w:date="2025-07-14T20:27:00Z">
        <w:r w:rsidR="00A822D8">
          <w:rPr>
            <w:rFonts w:cstheme="minorHAnsi"/>
            <w:color w:val="000000"/>
            <w:sz w:val="24"/>
            <w:szCs w:val="24"/>
          </w:rPr>
          <w:t xml:space="preserve"> refrain</w:t>
        </w:r>
      </w:ins>
      <w:ins w:id="1017" w:author="Segall, Christopher (segallcr)" w:date="2025-07-23T16:06:00Z">
        <w:r w:rsidR="00DE7F7D">
          <w:rPr>
            <w:rFonts w:cstheme="minorHAnsi"/>
            <w:color w:val="000000"/>
            <w:sz w:val="24"/>
            <w:szCs w:val="24"/>
          </w:rPr>
          <w:t>,</w:t>
        </w:r>
      </w:ins>
      <w:ins w:id="1018" w:author="Segall, Christopher (segallcr)" w:date="2025-07-14T20:27:00Z">
        <w:r w:rsidR="00A822D8">
          <w:rPr>
            <w:rFonts w:cstheme="minorHAnsi"/>
            <w:color w:val="000000"/>
            <w:sz w:val="24"/>
            <w:szCs w:val="24"/>
          </w:rPr>
          <w:t xml:space="preserve"> cantus only,</w:t>
        </w:r>
      </w:ins>
      <w:r w:rsidR="00E46245">
        <w:rPr>
          <w:rFonts w:cstheme="minorHAnsi"/>
          <w:color w:val="000000"/>
          <w:sz w:val="24"/>
          <w:szCs w:val="24"/>
        </w:rPr>
        <w:t xml:space="preserve"> flexible metrical interpretation </w:t>
      </w:r>
      <w:r w:rsidR="00A6412B">
        <w:rPr>
          <w:rFonts w:cstheme="minorHAnsi"/>
          <w:color w:val="000000"/>
          <w:sz w:val="24"/>
          <w:szCs w:val="24"/>
        </w:rPr>
        <w:t xml:space="preserve">at the </w:t>
      </w:r>
      <w:proofErr w:type="spellStart"/>
      <w:r w:rsidR="00A6412B" w:rsidRPr="00C85806">
        <w:rPr>
          <w:rFonts w:cstheme="minorHAnsi"/>
          <w:i/>
          <w:iCs/>
          <w:color w:val="000000"/>
          <w:sz w:val="24"/>
          <w:szCs w:val="24"/>
        </w:rPr>
        <w:t>maxi</w:t>
      </w:r>
      <w:r w:rsidR="00A6412B" w:rsidRPr="001C3F88">
        <w:rPr>
          <w:rFonts w:cstheme="minorHAnsi"/>
          <w:i/>
          <w:iCs/>
          <w:color w:val="000000"/>
          <w:sz w:val="24"/>
          <w:szCs w:val="24"/>
        </w:rPr>
        <w:t>modus</w:t>
      </w:r>
      <w:proofErr w:type="spellEnd"/>
      <w:r w:rsidR="00A6412B">
        <w:rPr>
          <w:rFonts w:cstheme="minorHAnsi"/>
          <w:color w:val="000000"/>
          <w:sz w:val="24"/>
          <w:szCs w:val="24"/>
        </w:rPr>
        <w:t xml:space="preserve"> level</w:t>
      </w:r>
      <w:del w:id="1019" w:author="Segall, Christopher (segallcr)" w:date="2025-07-14T20:27:00Z">
        <w:r w:rsidR="00A6412B" w:rsidDel="00A822D8">
          <w:rPr>
            <w:rFonts w:cstheme="minorHAnsi"/>
            <w:color w:val="000000"/>
            <w:sz w:val="24"/>
            <w:szCs w:val="24"/>
          </w:rPr>
          <w:delText xml:space="preserve"> </w:delText>
        </w:r>
        <w:r w:rsidR="00E46245" w:rsidDel="00A822D8">
          <w:rPr>
            <w:rFonts w:cstheme="minorHAnsi"/>
            <w:color w:val="000000"/>
            <w:sz w:val="24"/>
            <w:szCs w:val="24"/>
          </w:rPr>
          <w:delText>(cantus of the refrain only);</w:delText>
        </w:r>
      </w:del>
      <w:ins w:id="1020" w:author="Segall, Christopher (segallcr)" w:date="2025-07-14T20:27:00Z">
        <w:r w:rsidR="00A822D8">
          <w:rPr>
            <w:rFonts w:cstheme="minorHAnsi"/>
            <w:color w:val="000000"/>
            <w:sz w:val="24"/>
            <w:szCs w:val="24"/>
          </w:rPr>
          <w:t>,</w:t>
        </w:r>
      </w:ins>
      <w:r w:rsidR="00E46245">
        <w:rPr>
          <w:rFonts w:cstheme="minorHAnsi"/>
          <w:color w:val="000000"/>
          <w:sz w:val="24"/>
          <w:szCs w:val="24"/>
        </w:rPr>
        <w:t xml:space="preserve"> cadence points circled</w:t>
      </w:r>
      <w:r w:rsidR="005A436B">
        <w:rPr>
          <w:rFonts w:cstheme="minorHAnsi"/>
          <w:color w:val="000000"/>
          <w:sz w:val="24"/>
          <w:szCs w:val="24"/>
        </w:rPr>
        <w:t>.</w:t>
      </w:r>
    </w:p>
    <w:p w14:paraId="0EEF2D84" w14:textId="77777777" w:rsidR="006B7218" w:rsidRDefault="006B7218" w:rsidP="006B7218">
      <w:pPr>
        <w:spacing w:line="480" w:lineRule="auto"/>
        <w:rPr>
          <w:rFonts w:cstheme="minorHAnsi"/>
          <w:color w:val="000000"/>
          <w:sz w:val="24"/>
          <w:szCs w:val="24"/>
        </w:rPr>
      </w:pPr>
    </w:p>
    <w:p w14:paraId="460E46DD" w14:textId="749E62E7" w:rsidR="00A6412B" w:rsidRDefault="00A6412B" w:rsidP="006B7218">
      <w:pPr>
        <w:spacing w:line="480" w:lineRule="auto"/>
        <w:rPr>
          <w:rFonts w:cstheme="minorHAnsi"/>
          <w:color w:val="000000"/>
          <w:sz w:val="24"/>
          <w:szCs w:val="24"/>
        </w:rPr>
      </w:pPr>
      <w:commentRangeStart w:id="1021"/>
      <w:r>
        <w:rPr>
          <w:rFonts w:cstheme="minorHAnsi"/>
          <w:color w:val="000000"/>
          <w:sz w:val="24"/>
          <w:szCs w:val="24"/>
        </w:rPr>
        <w:t>I</w:t>
      </w:r>
      <w:commentRangeEnd w:id="1021"/>
      <w:r w:rsidR="008B2F9F">
        <w:rPr>
          <w:rStyle w:val="CommentReference"/>
        </w:rPr>
        <w:commentReference w:id="1021"/>
      </w:r>
      <w:r>
        <w:rPr>
          <w:rFonts w:cstheme="minorHAnsi"/>
          <w:color w:val="000000"/>
          <w:sz w:val="24"/>
          <w:szCs w:val="24"/>
        </w:rPr>
        <w:t xml:space="preserve"> have interpreted </w:t>
      </w:r>
      <w:r w:rsidR="005165AC">
        <w:rPr>
          <w:rFonts w:cstheme="minorHAnsi"/>
          <w:color w:val="000000"/>
          <w:sz w:val="24"/>
          <w:szCs w:val="24"/>
        </w:rPr>
        <w:t xml:space="preserve">metrical </w:t>
      </w:r>
      <w:r>
        <w:rPr>
          <w:rFonts w:cstheme="minorHAnsi"/>
          <w:color w:val="000000"/>
          <w:sz w:val="24"/>
          <w:szCs w:val="24"/>
        </w:rPr>
        <w:t>expansions six times in this refrain. The first occasion is in mm. 8</w:t>
      </w:r>
      <w:r w:rsidR="00934E7E">
        <w:rPr>
          <w:rFonts w:cstheme="minorHAnsi"/>
          <w:color w:val="000000"/>
          <w:sz w:val="24"/>
          <w:szCs w:val="24"/>
        </w:rPr>
        <w:t>–</w:t>
      </w:r>
      <w:r>
        <w:rPr>
          <w:rFonts w:cstheme="minorHAnsi"/>
          <w:color w:val="000000"/>
          <w:sz w:val="24"/>
          <w:szCs w:val="24"/>
        </w:rPr>
        <w:t xml:space="preserve">10, where </w:t>
      </w:r>
      <w:r w:rsidR="00583446">
        <w:rPr>
          <w:rFonts w:cstheme="minorHAnsi"/>
          <w:color w:val="000000"/>
          <w:sz w:val="24"/>
          <w:szCs w:val="24"/>
        </w:rPr>
        <w:t>beat 2</w:t>
      </w:r>
      <w:r>
        <w:rPr>
          <w:rFonts w:cstheme="minorHAnsi"/>
          <w:color w:val="000000"/>
          <w:sz w:val="24"/>
          <w:szCs w:val="24"/>
        </w:rPr>
        <w:t xml:space="preserve"> is extended for three counts (notate</w:t>
      </w:r>
      <w:r w:rsidRPr="003B1C0B">
        <w:rPr>
          <w:rFonts w:cstheme="minorHAnsi"/>
          <w:color w:val="000000"/>
          <w:sz w:val="24"/>
          <w:szCs w:val="24"/>
        </w:rPr>
        <w:t xml:space="preserve">d </w:t>
      </w:r>
      <w:r w:rsidR="00583446" w:rsidRPr="00583446">
        <w:rPr>
          <w:rFonts w:cstheme="minorHAnsi"/>
          <w:b/>
          <w:bCs/>
          <w:color w:val="000000"/>
          <w:sz w:val="24"/>
          <w:szCs w:val="24"/>
        </w:rPr>
        <w:t>2</w:t>
      </w:r>
      <w:r w:rsidR="00934E7E">
        <w:rPr>
          <w:rFonts w:cstheme="minorHAnsi"/>
          <w:color w:val="000000"/>
          <w:sz w:val="24"/>
          <w:szCs w:val="24"/>
        </w:rPr>
        <w:t>–</w:t>
      </w:r>
      <w:r w:rsidRPr="00583446">
        <w:rPr>
          <w:rFonts w:cstheme="minorHAnsi"/>
          <w:color w:val="000000"/>
        </w:rPr>
        <w:t>2</w:t>
      </w:r>
      <w:r w:rsidR="00934E7E">
        <w:rPr>
          <w:rFonts w:cstheme="minorHAnsi"/>
          <w:color w:val="000000"/>
          <w:sz w:val="24"/>
          <w:szCs w:val="24"/>
        </w:rPr>
        <w:t>–</w:t>
      </w:r>
      <w:r w:rsidRPr="00583446">
        <w:rPr>
          <w:rFonts w:cstheme="minorHAnsi"/>
          <w:color w:val="000000"/>
        </w:rPr>
        <w:t>3</w:t>
      </w:r>
      <w:r w:rsidRPr="003B1C0B">
        <w:rPr>
          <w:rFonts w:cstheme="minorHAnsi"/>
          <w:color w:val="000000"/>
          <w:sz w:val="24"/>
          <w:szCs w:val="24"/>
        </w:rPr>
        <w:t>)</w:t>
      </w:r>
      <w:r>
        <w:rPr>
          <w:rFonts w:cstheme="minorHAnsi"/>
          <w:color w:val="000000"/>
          <w:sz w:val="24"/>
          <w:szCs w:val="24"/>
        </w:rPr>
        <w:t xml:space="preserve"> before </w:t>
      </w:r>
      <w:r w:rsidR="00583446">
        <w:rPr>
          <w:rFonts w:cstheme="minorHAnsi"/>
          <w:color w:val="000000"/>
          <w:sz w:val="24"/>
          <w:szCs w:val="24"/>
        </w:rPr>
        <w:t xml:space="preserve">a </w:t>
      </w:r>
      <w:proofErr w:type="gramStart"/>
      <w:r>
        <w:rPr>
          <w:rFonts w:cstheme="minorHAnsi"/>
          <w:color w:val="000000"/>
          <w:sz w:val="24"/>
          <w:szCs w:val="24"/>
        </w:rPr>
        <w:t>down</w:t>
      </w:r>
      <w:r w:rsidR="00583446">
        <w:rPr>
          <w:rFonts w:cstheme="minorHAnsi"/>
          <w:color w:val="000000"/>
          <w:sz w:val="24"/>
          <w:szCs w:val="24"/>
        </w:rPr>
        <w:t xml:space="preserve">beat </w:t>
      </w:r>
      <w:r>
        <w:rPr>
          <w:rFonts w:cstheme="minorHAnsi"/>
          <w:color w:val="000000"/>
          <w:sz w:val="24"/>
          <w:szCs w:val="24"/>
        </w:rPr>
        <w:t>mark</w:t>
      </w:r>
      <w:r w:rsidR="00583446">
        <w:rPr>
          <w:rFonts w:cstheme="minorHAnsi"/>
          <w:color w:val="000000"/>
          <w:sz w:val="24"/>
          <w:szCs w:val="24"/>
        </w:rPr>
        <w:t>s</w:t>
      </w:r>
      <w:proofErr w:type="gramEnd"/>
      <w:r>
        <w:rPr>
          <w:rFonts w:cstheme="minorHAnsi"/>
          <w:color w:val="000000"/>
          <w:sz w:val="24"/>
          <w:szCs w:val="24"/>
        </w:rPr>
        <w:t xml:space="preserve"> the cadence on G in m. 11, a </w:t>
      </w:r>
      <w:r w:rsidR="001E2CCB">
        <w:rPr>
          <w:rFonts w:cstheme="minorHAnsi"/>
          <w:color w:val="000000"/>
          <w:sz w:val="24"/>
          <w:szCs w:val="24"/>
        </w:rPr>
        <w:t xml:space="preserve">strong point of articulation </w:t>
      </w:r>
      <w:r>
        <w:rPr>
          <w:rFonts w:cstheme="minorHAnsi"/>
          <w:color w:val="000000"/>
          <w:sz w:val="24"/>
          <w:szCs w:val="24"/>
        </w:rPr>
        <w:t xml:space="preserve">that fell between </w:t>
      </w:r>
      <w:r w:rsidR="00583446">
        <w:rPr>
          <w:rFonts w:cstheme="minorHAnsi"/>
          <w:color w:val="000000"/>
          <w:sz w:val="24"/>
          <w:szCs w:val="24"/>
        </w:rPr>
        <w:t xml:space="preserve">beats </w:t>
      </w:r>
      <w:r>
        <w:rPr>
          <w:rFonts w:cstheme="minorHAnsi"/>
          <w:color w:val="000000"/>
          <w:sz w:val="24"/>
          <w:szCs w:val="24"/>
        </w:rPr>
        <w:t xml:space="preserve">in </w:t>
      </w:r>
      <w:r w:rsidR="00776DE8" w:rsidRPr="00B000A2">
        <w:rPr>
          <w:rFonts w:cstheme="minorHAnsi"/>
          <w:color w:val="000000"/>
          <w:sz w:val="24"/>
          <w:szCs w:val="24"/>
        </w:rPr>
        <w:t xml:space="preserve">Example </w:t>
      </w:r>
      <w:del w:id="1022" w:author="Segall, Christopher (segallcr)" w:date="2025-07-14T20:30:00Z">
        <w:r w:rsidR="00776DE8" w:rsidRPr="00B000A2" w:rsidDel="0094587D">
          <w:rPr>
            <w:rFonts w:cstheme="minorHAnsi"/>
            <w:color w:val="000000"/>
            <w:sz w:val="24"/>
            <w:szCs w:val="24"/>
          </w:rPr>
          <w:delText>10</w:delText>
        </w:r>
      </w:del>
      <w:ins w:id="1023" w:author="Segall, Christopher (segallcr)" w:date="2025-07-14T20:30:00Z">
        <w:r w:rsidR="0094587D">
          <w:rPr>
            <w:rFonts w:cstheme="minorHAnsi"/>
            <w:color w:val="000000"/>
            <w:sz w:val="24"/>
            <w:szCs w:val="24"/>
          </w:rPr>
          <w:t>8</w:t>
        </w:r>
      </w:ins>
      <w:r w:rsidRPr="00A16DC6">
        <w:rPr>
          <w:rFonts w:cstheme="minorHAnsi"/>
          <w:b/>
          <w:bCs/>
          <w:color w:val="000000"/>
          <w:sz w:val="24"/>
          <w:szCs w:val="24"/>
        </w:rPr>
        <w:t>.</w:t>
      </w:r>
      <w:r>
        <w:rPr>
          <w:rFonts w:cstheme="minorHAnsi"/>
          <w:color w:val="000000"/>
          <w:sz w:val="24"/>
          <w:szCs w:val="24"/>
        </w:rPr>
        <w:t xml:space="preserve"> </w:t>
      </w:r>
      <w:r w:rsidR="00577FFA">
        <w:rPr>
          <w:rFonts w:cstheme="minorHAnsi"/>
          <w:color w:val="000000"/>
          <w:sz w:val="24"/>
          <w:szCs w:val="24"/>
        </w:rPr>
        <w:t>This perfection</w:t>
      </w:r>
      <w:r>
        <w:rPr>
          <w:rFonts w:cstheme="minorHAnsi"/>
          <w:color w:val="000000"/>
          <w:sz w:val="24"/>
          <w:szCs w:val="24"/>
        </w:rPr>
        <w:t xml:space="preserve"> </w:t>
      </w:r>
      <w:r w:rsidR="005165AC">
        <w:rPr>
          <w:rFonts w:cstheme="minorHAnsi"/>
          <w:color w:val="000000"/>
          <w:sz w:val="24"/>
          <w:szCs w:val="24"/>
        </w:rPr>
        <w:t xml:space="preserve">has the </w:t>
      </w:r>
      <w:r w:rsidR="00954339">
        <w:rPr>
          <w:rFonts w:cstheme="minorHAnsi"/>
          <w:color w:val="000000"/>
          <w:sz w:val="24"/>
          <w:szCs w:val="24"/>
        </w:rPr>
        <w:t xml:space="preserve">effect </w:t>
      </w:r>
      <w:r w:rsidR="005165AC">
        <w:rPr>
          <w:rFonts w:cstheme="minorHAnsi"/>
          <w:color w:val="000000"/>
          <w:sz w:val="24"/>
          <w:szCs w:val="24"/>
        </w:rPr>
        <w:t xml:space="preserve">of phrase </w:t>
      </w:r>
      <w:r>
        <w:rPr>
          <w:rFonts w:cstheme="minorHAnsi"/>
          <w:color w:val="000000"/>
          <w:sz w:val="24"/>
          <w:szCs w:val="24"/>
        </w:rPr>
        <w:t>broadening</w:t>
      </w:r>
      <w:r w:rsidR="00954339">
        <w:rPr>
          <w:rFonts w:cstheme="minorHAnsi"/>
          <w:color w:val="000000"/>
          <w:sz w:val="24"/>
          <w:szCs w:val="24"/>
        </w:rPr>
        <w:t xml:space="preserve"> before a</w:t>
      </w:r>
      <w:r w:rsidR="00C773D2">
        <w:rPr>
          <w:rFonts w:cstheme="minorHAnsi"/>
          <w:color w:val="000000"/>
          <w:sz w:val="24"/>
          <w:szCs w:val="24"/>
        </w:rPr>
        <w:t xml:space="preserve"> significant</w:t>
      </w:r>
      <w:r w:rsidR="00954339">
        <w:rPr>
          <w:rFonts w:cstheme="minorHAnsi"/>
          <w:color w:val="000000"/>
          <w:sz w:val="24"/>
          <w:szCs w:val="24"/>
        </w:rPr>
        <w:t xml:space="preserve"> arrival</w:t>
      </w:r>
      <w:r>
        <w:rPr>
          <w:rFonts w:cstheme="minorHAnsi"/>
          <w:color w:val="000000"/>
          <w:sz w:val="24"/>
          <w:szCs w:val="24"/>
        </w:rPr>
        <w:t xml:space="preserve">, </w:t>
      </w:r>
      <w:commentRangeStart w:id="1024"/>
      <w:r>
        <w:rPr>
          <w:rFonts w:cstheme="minorHAnsi"/>
          <w:color w:val="000000"/>
          <w:sz w:val="24"/>
          <w:szCs w:val="24"/>
        </w:rPr>
        <w:t xml:space="preserve">opposite </w:t>
      </w:r>
      <w:r w:rsidR="00954339">
        <w:rPr>
          <w:rFonts w:cstheme="minorHAnsi"/>
          <w:color w:val="000000"/>
          <w:sz w:val="24"/>
          <w:szCs w:val="24"/>
        </w:rPr>
        <w:t>of the hur</w:t>
      </w:r>
      <w:r w:rsidR="00AB6E7D">
        <w:rPr>
          <w:rFonts w:cstheme="minorHAnsi"/>
          <w:color w:val="000000"/>
          <w:sz w:val="24"/>
          <w:szCs w:val="24"/>
        </w:rPr>
        <w:t>r</w:t>
      </w:r>
      <w:r w:rsidR="00954339">
        <w:rPr>
          <w:rFonts w:cstheme="minorHAnsi"/>
          <w:color w:val="000000"/>
          <w:sz w:val="24"/>
          <w:szCs w:val="24"/>
        </w:rPr>
        <w:t>i</w:t>
      </w:r>
      <w:r w:rsidR="00AB6E7D">
        <w:rPr>
          <w:rFonts w:cstheme="minorHAnsi"/>
          <w:color w:val="000000"/>
          <w:sz w:val="24"/>
          <w:szCs w:val="24"/>
        </w:rPr>
        <w:t>ed</w:t>
      </w:r>
      <w:r w:rsidR="00954339">
        <w:rPr>
          <w:rFonts w:cstheme="minorHAnsi"/>
          <w:color w:val="000000"/>
          <w:sz w:val="24"/>
          <w:szCs w:val="24"/>
        </w:rPr>
        <w:t xml:space="preserve"> little </w:t>
      </w:r>
      <w:r>
        <w:rPr>
          <w:rFonts w:cstheme="minorHAnsi"/>
          <w:color w:val="000000"/>
          <w:sz w:val="24"/>
          <w:szCs w:val="24"/>
        </w:rPr>
        <w:t>hemiola</w:t>
      </w:r>
      <w:r w:rsidR="005165AC">
        <w:rPr>
          <w:rFonts w:cstheme="minorHAnsi"/>
          <w:color w:val="000000"/>
          <w:sz w:val="24"/>
          <w:szCs w:val="24"/>
        </w:rPr>
        <w:t>s</w:t>
      </w:r>
      <w:r>
        <w:rPr>
          <w:rFonts w:cstheme="minorHAnsi"/>
          <w:color w:val="000000"/>
          <w:sz w:val="24"/>
          <w:szCs w:val="24"/>
        </w:rPr>
        <w:t xml:space="preserve"> </w:t>
      </w:r>
      <w:r w:rsidR="005165AC">
        <w:rPr>
          <w:rFonts w:cstheme="minorHAnsi"/>
          <w:color w:val="000000"/>
          <w:sz w:val="24"/>
          <w:szCs w:val="24"/>
        </w:rPr>
        <w:t xml:space="preserve">on a much smaller scale in </w:t>
      </w:r>
      <w:r>
        <w:rPr>
          <w:rFonts w:cstheme="minorHAnsi"/>
          <w:color w:val="000000"/>
          <w:sz w:val="24"/>
          <w:szCs w:val="24"/>
        </w:rPr>
        <w:t xml:space="preserve">V14 (recall </w:t>
      </w:r>
      <w:r w:rsidR="00577FFA">
        <w:rPr>
          <w:rFonts w:cstheme="minorHAnsi"/>
          <w:color w:val="000000"/>
          <w:sz w:val="24"/>
          <w:szCs w:val="24"/>
        </w:rPr>
        <w:t xml:space="preserve">m. 8 and </w:t>
      </w:r>
      <w:r w:rsidR="005A436B">
        <w:rPr>
          <w:rFonts w:cstheme="minorHAnsi"/>
          <w:color w:val="000000"/>
          <w:sz w:val="24"/>
          <w:szCs w:val="24"/>
        </w:rPr>
        <w:t xml:space="preserve">m. </w:t>
      </w:r>
      <w:r w:rsidR="00577FFA">
        <w:rPr>
          <w:rFonts w:cstheme="minorHAnsi"/>
          <w:color w:val="000000"/>
          <w:sz w:val="24"/>
          <w:szCs w:val="24"/>
        </w:rPr>
        <w:t>12 o</w:t>
      </w:r>
      <w:r w:rsidR="00577FFA" w:rsidRPr="00747236">
        <w:rPr>
          <w:rFonts w:cstheme="minorHAnsi"/>
          <w:color w:val="000000"/>
          <w:sz w:val="24"/>
          <w:szCs w:val="24"/>
        </w:rPr>
        <w:t xml:space="preserve">f </w:t>
      </w:r>
      <w:r w:rsidR="00776DE8" w:rsidRPr="00747236">
        <w:rPr>
          <w:rFonts w:cstheme="minorHAnsi"/>
          <w:color w:val="000000"/>
          <w:sz w:val="24"/>
          <w:szCs w:val="24"/>
        </w:rPr>
        <w:t>Example 5</w:t>
      </w:r>
      <w:r w:rsidRPr="00747236">
        <w:rPr>
          <w:rFonts w:cstheme="minorHAnsi"/>
          <w:color w:val="000000"/>
          <w:sz w:val="24"/>
          <w:szCs w:val="24"/>
        </w:rPr>
        <w:t>;</w:t>
      </w:r>
      <w:r>
        <w:rPr>
          <w:rFonts w:cstheme="minorHAnsi"/>
          <w:color w:val="000000"/>
          <w:sz w:val="24"/>
          <w:szCs w:val="24"/>
        </w:rPr>
        <w:t xml:space="preserve"> three </w:t>
      </w:r>
      <w:r w:rsidR="00577FFA">
        <w:rPr>
          <w:rFonts w:cstheme="minorHAnsi"/>
          <w:color w:val="000000"/>
          <w:sz w:val="24"/>
          <w:szCs w:val="24"/>
        </w:rPr>
        <w:t xml:space="preserve">beats </w:t>
      </w:r>
      <w:r>
        <w:rPr>
          <w:rFonts w:cstheme="minorHAnsi"/>
          <w:color w:val="000000"/>
          <w:sz w:val="24"/>
          <w:szCs w:val="24"/>
        </w:rPr>
        <w:t>in the place of two)</w:t>
      </w:r>
      <w:commentRangeEnd w:id="1024"/>
      <w:r w:rsidR="00D31D9F">
        <w:rPr>
          <w:rStyle w:val="CommentReference"/>
        </w:rPr>
        <w:commentReference w:id="1024"/>
      </w:r>
      <w:r>
        <w:rPr>
          <w:rFonts w:cstheme="minorHAnsi"/>
          <w:color w:val="000000"/>
          <w:sz w:val="24"/>
          <w:szCs w:val="24"/>
        </w:rPr>
        <w:t xml:space="preserve">. The next </w:t>
      </w:r>
      <w:r w:rsidR="005165AC">
        <w:rPr>
          <w:rFonts w:cstheme="minorHAnsi"/>
          <w:color w:val="000000"/>
          <w:sz w:val="24"/>
          <w:szCs w:val="24"/>
        </w:rPr>
        <w:t xml:space="preserve">metrical </w:t>
      </w:r>
      <w:r>
        <w:rPr>
          <w:rFonts w:cstheme="minorHAnsi"/>
          <w:color w:val="000000"/>
          <w:sz w:val="24"/>
          <w:szCs w:val="24"/>
        </w:rPr>
        <w:t>perfection is interpreted across mm. 13</w:t>
      </w:r>
      <w:r w:rsidR="00934E7E">
        <w:rPr>
          <w:rFonts w:cstheme="minorHAnsi"/>
          <w:color w:val="000000"/>
          <w:sz w:val="24"/>
          <w:szCs w:val="24"/>
        </w:rPr>
        <w:t>–</w:t>
      </w:r>
      <w:r>
        <w:rPr>
          <w:rFonts w:cstheme="minorHAnsi"/>
          <w:color w:val="000000"/>
          <w:sz w:val="24"/>
          <w:szCs w:val="24"/>
        </w:rPr>
        <w:t xml:space="preserve">15 for the same end; to unite the </w:t>
      </w:r>
      <w:r w:rsidR="00AB6E7D">
        <w:rPr>
          <w:rFonts w:cstheme="minorHAnsi"/>
          <w:color w:val="000000"/>
          <w:sz w:val="24"/>
          <w:szCs w:val="24"/>
        </w:rPr>
        <w:t xml:space="preserve">beat 1 </w:t>
      </w:r>
      <w:r>
        <w:rPr>
          <w:rFonts w:cstheme="minorHAnsi"/>
          <w:color w:val="000000"/>
          <w:sz w:val="24"/>
          <w:szCs w:val="24"/>
        </w:rPr>
        <w:t>thesis with a melodic arrival point, the cadence on C in m. 16</w:t>
      </w:r>
      <w:r w:rsidR="00AB6E7D">
        <w:rPr>
          <w:rFonts w:cstheme="minorHAnsi"/>
          <w:color w:val="000000"/>
          <w:sz w:val="24"/>
          <w:szCs w:val="24"/>
        </w:rPr>
        <w:t xml:space="preserve">. </w:t>
      </w:r>
      <w:r>
        <w:rPr>
          <w:rFonts w:cstheme="minorHAnsi"/>
          <w:color w:val="000000"/>
          <w:sz w:val="24"/>
          <w:szCs w:val="24"/>
        </w:rPr>
        <w:t>Measures 19</w:t>
      </w:r>
      <w:r w:rsidR="00934E7E">
        <w:rPr>
          <w:rFonts w:cstheme="minorHAnsi"/>
          <w:color w:val="000000"/>
          <w:sz w:val="24"/>
          <w:szCs w:val="24"/>
        </w:rPr>
        <w:t>–</w:t>
      </w:r>
      <w:r>
        <w:rPr>
          <w:rFonts w:cstheme="minorHAnsi"/>
          <w:color w:val="000000"/>
          <w:sz w:val="24"/>
          <w:szCs w:val="24"/>
        </w:rPr>
        <w:t>21 and 24</w:t>
      </w:r>
      <w:r w:rsidR="005A436B">
        <w:rPr>
          <w:rFonts w:cstheme="minorHAnsi"/>
          <w:color w:val="000000"/>
          <w:sz w:val="24"/>
          <w:szCs w:val="24"/>
        </w:rPr>
        <w:t>–</w:t>
      </w:r>
      <w:r>
        <w:rPr>
          <w:rFonts w:cstheme="minorHAnsi"/>
          <w:color w:val="000000"/>
          <w:sz w:val="24"/>
          <w:szCs w:val="24"/>
        </w:rPr>
        <w:t xml:space="preserve">26 similarly prepare their cadences, the first an open ending on E (^7) and the last closing the refrain on the song’s final, F, both </w:t>
      </w:r>
      <w:r w:rsidR="00AB6E7D">
        <w:rPr>
          <w:rFonts w:cstheme="minorHAnsi"/>
          <w:color w:val="000000"/>
          <w:sz w:val="24"/>
          <w:szCs w:val="24"/>
        </w:rPr>
        <w:t xml:space="preserve">now </w:t>
      </w:r>
      <w:r>
        <w:rPr>
          <w:rFonts w:cstheme="minorHAnsi"/>
          <w:color w:val="000000"/>
          <w:sz w:val="24"/>
          <w:szCs w:val="24"/>
        </w:rPr>
        <w:t xml:space="preserve">tied to </w:t>
      </w:r>
      <w:r w:rsidR="00AB6E7D">
        <w:rPr>
          <w:rFonts w:cstheme="minorHAnsi"/>
          <w:color w:val="000000"/>
          <w:sz w:val="24"/>
          <w:szCs w:val="24"/>
        </w:rPr>
        <w:t>downbeats</w:t>
      </w:r>
      <w:r>
        <w:rPr>
          <w:rFonts w:cstheme="minorHAnsi"/>
          <w:color w:val="000000"/>
          <w:sz w:val="24"/>
          <w:szCs w:val="24"/>
        </w:rPr>
        <w:t>. The perfection interpreted in mm. 16</w:t>
      </w:r>
      <w:r w:rsidR="00934E7E">
        <w:rPr>
          <w:rFonts w:cstheme="minorHAnsi"/>
          <w:color w:val="000000"/>
          <w:sz w:val="24"/>
          <w:szCs w:val="24"/>
        </w:rPr>
        <w:t>–</w:t>
      </w:r>
      <w:r>
        <w:rPr>
          <w:rFonts w:cstheme="minorHAnsi"/>
          <w:color w:val="000000"/>
          <w:sz w:val="24"/>
          <w:szCs w:val="24"/>
        </w:rPr>
        <w:t>18 is an expedient that sets up the usual cadential broadening in mm. 19</w:t>
      </w:r>
      <w:r w:rsidR="00934E7E">
        <w:rPr>
          <w:rFonts w:cstheme="minorHAnsi"/>
          <w:color w:val="000000"/>
          <w:sz w:val="24"/>
          <w:szCs w:val="24"/>
        </w:rPr>
        <w:t>–</w:t>
      </w:r>
      <w:r>
        <w:rPr>
          <w:rFonts w:cstheme="minorHAnsi"/>
          <w:color w:val="000000"/>
          <w:sz w:val="24"/>
          <w:szCs w:val="24"/>
        </w:rPr>
        <w:t xml:space="preserve">21, which preferably begins on </w:t>
      </w:r>
      <w:r w:rsidR="00AB6E7D">
        <w:rPr>
          <w:rFonts w:cstheme="minorHAnsi"/>
          <w:color w:val="000000"/>
          <w:sz w:val="24"/>
          <w:szCs w:val="24"/>
        </w:rPr>
        <w:t xml:space="preserve">a weak beat </w:t>
      </w:r>
      <w:proofErr w:type="gramStart"/>
      <w:r>
        <w:rPr>
          <w:rFonts w:cstheme="minorHAnsi"/>
          <w:color w:val="000000"/>
          <w:sz w:val="24"/>
          <w:szCs w:val="24"/>
        </w:rPr>
        <w:t>so as to</w:t>
      </w:r>
      <w:proofErr w:type="gramEnd"/>
      <w:r>
        <w:rPr>
          <w:rFonts w:cstheme="minorHAnsi"/>
          <w:color w:val="000000"/>
          <w:sz w:val="24"/>
          <w:szCs w:val="24"/>
        </w:rPr>
        <w:t xml:space="preserve"> land </w:t>
      </w:r>
      <w:r w:rsidR="00AB6E7D">
        <w:rPr>
          <w:rFonts w:cstheme="minorHAnsi"/>
          <w:color w:val="000000"/>
          <w:sz w:val="24"/>
          <w:szCs w:val="24"/>
        </w:rPr>
        <w:t xml:space="preserve">the </w:t>
      </w:r>
      <w:r>
        <w:rPr>
          <w:rFonts w:cstheme="minorHAnsi"/>
          <w:color w:val="000000"/>
          <w:sz w:val="24"/>
          <w:szCs w:val="24"/>
        </w:rPr>
        <w:t xml:space="preserve">cadence on </w:t>
      </w:r>
      <w:del w:id="1025" w:author="Segall, Christopher (segallcr)" w:date="2025-07-23T16:08:00Z">
        <w:r w:rsidDel="00A81D9D">
          <w:rPr>
            <w:rFonts w:cstheme="minorHAnsi"/>
            <w:color w:val="000000"/>
            <w:sz w:val="24"/>
            <w:szCs w:val="24"/>
          </w:rPr>
          <w:delText xml:space="preserve">the </w:delText>
        </w:r>
      </w:del>
      <w:ins w:id="1026" w:author="Segall, Christopher (segallcr)" w:date="2025-07-23T16:08:00Z">
        <w:r w:rsidR="00A81D9D">
          <w:rPr>
            <w:rFonts w:cstheme="minorHAnsi"/>
            <w:color w:val="000000"/>
            <w:sz w:val="24"/>
            <w:szCs w:val="24"/>
          </w:rPr>
          <w:t xml:space="preserve">a </w:t>
        </w:r>
      </w:ins>
      <w:r w:rsidR="00AB6E7D">
        <w:rPr>
          <w:rFonts w:cstheme="minorHAnsi"/>
          <w:color w:val="000000"/>
          <w:sz w:val="24"/>
          <w:szCs w:val="24"/>
        </w:rPr>
        <w:t xml:space="preserve">strong </w:t>
      </w:r>
      <w:del w:id="1027" w:author="Segall, Christopher (segallcr)" w:date="2025-07-23T16:08:00Z">
        <w:r w:rsidR="00AB6E7D" w:rsidDel="00A81D9D">
          <w:rPr>
            <w:rFonts w:cstheme="minorHAnsi"/>
            <w:color w:val="000000"/>
            <w:sz w:val="24"/>
            <w:szCs w:val="24"/>
          </w:rPr>
          <w:delText>one</w:delText>
        </w:r>
      </w:del>
      <w:ins w:id="1028" w:author="Segall, Christopher (segallcr)" w:date="2025-07-23T16:08:00Z">
        <w:r w:rsidR="00A81D9D">
          <w:rPr>
            <w:rFonts w:cstheme="minorHAnsi"/>
            <w:color w:val="000000"/>
            <w:sz w:val="24"/>
            <w:szCs w:val="24"/>
          </w:rPr>
          <w:t>beat</w:t>
        </w:r>
      </w:ins>
      <w:r>
        <w:rPr>
          <w:rFonts w:cstheme="minorHAnsi"/>
          <w:color w:val="000000"/>
          <w:sz w:val="24"/>
          <w:szCs w:val="24"/>
        </w:rPr>
        <w:t xml:space="preserve">. The guiding intent for all these interpretive </w:t>
      </w:r>
      <w:del w:id="1029" w:author="Segall, Christopher (segallcr)" w:date="2025-07-14T20:37:00Z">
        <w:r w:rsidDel="00E9202A">
          <w:rPr>
            <w:rFonts w:cstheme="minorHAnsi"/>
            <w:color w:val="000000"/>
            <w:sz w:val="24"/>
            <w:szCs w:val="24"/>
          </w:rPr>
          <w:delText xml:space="preserve">metrical </w:delText>
        </w:r>
      </w:del>
      <w:r>
        <w:rPr>
          <w:rFonts w:cstheme="minorHAnsi"/>
          <w:color w:val="000000"/>
          <w:sz w:val="24"/>
          <w:szCs w:val="24"/>
        </w:rPr>
        <w:t xml:space="preserve">adjustments is for </w:t>
      </w:r>
      <w:ins w:id="1030" w:author="Segall, Christopher (segallcr)" w:date="2025-07-14T20:37:00Z">
        <w:r w:rsidR="00E9202A">
          <w:rPr>
            <w:rFonts w:cstheme="minorHAnsi"/>
            <w:color w:val="000000"/>
            <w:sz w:val="24"/>
            <w:szCs w:val="24"/>
          </w:rPr>
          <w:t xml:space="preserve">the </w:t>
        </w:r>
      </w:ins>
      <w:r w:rsidR="00AB6E7D">
        <w:rPr>
          <w:rFonts w:cstheme="minorHAnsi"/>
          <w:color w:val="000000"/>
          <w:sz w:val="24"/>
          <w:szCs w:val="24"/>
        </w:rPr>
        <w:t xml:space="preserve">metrical </w:t>
      </w:r>
      <w:del w:id="1031" w:author="Segall, Christopher (segallcr)" w:date="2025-07-14T20:38:00Z">
        <w:r w:rsidR="00AB6E7D" w:rsidDel="000A1DE0">
          <w:rPr>
            <w:rFonts w:cstheme="minorHAnsi"/>
            <w:color w:val="000000"/>
            <w:sz w:val="24"/>
            <w:szCs w:val="24"/>
          </w:rPr>
          <w:delText xml:space="preserve">organization </w:delText>
        </w:r>
      </w:del>
      <w:ins w:id="1032" w:author="Segall, Christopher (segallcr)" w:date="2025-07-14T20:38:00Z">
        <w:r w:rsidR="000A1DE0">
          <w:rPr>
            <w:rFonts w:cstheme="minorHAnsi"/>
            <w:color w:val="000000"/>
            <w:sz w:val="24"/>
            <w:szCs w:val="24"/>
          </w:rPr>
          <w:t xml:space="preserve">structure </w:t>
        </w:r>
      </w:ins>
      <w:r>
        <w:rPr>
          <w:rFonts w:cstheme="minorHAnsi"/>
          <w:color w:val="000000"/>
          <w:sz w:val="24"/>
          <w:szCs w:val="24"/>
        </w:rPr>
        <w:t xml:space="preserve">to </w:t>
      </w:r>
      <w:r w:rsidR="00AB6E7D">
        <w:rPr>
          <w:rFonts w:cstheme="minorHAnsi"/>
          <w:color w:val="000000"/>
          <w:sz w:val="24"/>
          <w:szCs w:val="24"/>
        </w:rPr>
        <w:t xml:space="preserve">correspond with </w:t>
      </w:r>
      <w:ins w:id="1033" w:author="Segall, Christopher (segallcr)" w:date="2025-07-14T20:37:00Z">
        <w:r w:rsidR="00E9202A">
          <w:rPr>
            <w:rFonts w:cstheme="minorHAnsi"/>
            <w:color w:val="000000"/>
            <w:sz w:val="24"/>
            <w:szCs w:val="24"/>
          </w:rPr>
          <w:t xml:space="preserve">the </w:t>
        </w:r>
      </w:ins>
      <w:r w:rsidR="00AB6E7D">
        <w:rPr>
          <w:rFonts w:cstheme="minorHAnsi"/>
          <w:color w:val="000000"/>
          <w:sz w:val="24"/>
          <w:szCs w:val="24"/>
        </w:rPr>
        <w:t xml:space="preserve">tonal </w:t>
      </w:r>
      <w:ins w:id="1034" w:author="Segall, Christopher (segallcr)" w:date="2025-07-14T20:38:00Z">
        <w:r w:rsidR="000A1DE0">
          <w:rPr>
            <w:rFonts w:cstheme="minorHAnsi"/>
            <w:color w:val="000000"/>
            <w:sz w:val="24"/>
            <w:szCs w:val="24"/>
          </w:rPr>
          <w:t xml:space="preserve">organization </w:t>
        </w:r>
      </w:ins>
      <w:r>
        <w:rPr>
          <w:rFonts w:cstheme="minorHAnsi"/>
          <w:color w:val="000000"/>
          <w:sz w:val="24"/>
          <w:szCs w:val="24"/>
        </w:rPr>
        <w:t xml:space="preserve">more </w:t>
      </w:r>
      <w:r w:rsidR="00AB6E7D">
        <w:rPr>
          <w:rFonts w:cstheme="minorHAnsi"/>
          <w:color w:val="000000"/>
          <w:sz w:val="24"/>
          <w:szCs w:val="24"/>
        </w:rPr>
        <w:t>agreeably</w:t>
      </w:r>
      <w:r>
        <w:rPr>
          <w:rFonts w:cstheme="minorHAnsi"/>
          <w:color w:val="000000"/>
          <w:sz w:val="24"/>
          <w:szCs w:val="24"/>
        </w:rPr>
        <w:t xml:space="preserve">, providing consistency in </w:t>
      </w:r>
      <w:r w:rsidR="00AB6E7D">
        <w:rPr>
          <w:rFonts w:cstheme="minorHAnsi"/>
          <w:color w:val="000000"/>
          <w:sz w:val="24"/>
          <w:szCs w:val="24"/>
        </w:rPr>
        <w:t>cadential approach and arrival</w:t>
      </w:r>
      <w:del w:id="1035" w:author="Segall, Christopher (segallcr)" w:date="2025-07-14T20:39:00Z">
        <w:r w:rsidR="00AB6E7D" w:rsidDel="001C01A4">
          <w:rPr>
            <w:rFonts w:cstheme="minorHAnsi"/>
            <w:color w:val="000000"/>
            <w:sz w:val="24"/>
            <w:szCs w:val="24"/>
          </w:rPr>
          <w:delText xml:space="preserve"> </w:delText>
        </w:r>
        <w:r w:rsidDel="001C01A4">
          <w:rPr>
            <w:rFonts w:cstheme="minorHAnsi"/>
            <w:color w:val="000000"/>
            <w:sz w:val="24"/>
            <w:szCs w:val="24"/>
          </w:rPr>
          <w:delText xml:space="preserve">found wanting </w:delText>
        </w:r>
        <w:r w:rsidR="008742DD" w:rsidDel="001C01A4">
          <w:rPr>
            <w:rFonts w:cstheme="minorHAnsi"/>
            <w:color w:val="000000"/>
            <w:sz w:val="24"/>
            <w:szCs w:val="24"/>
          </w:rPr>
          <w:delText xml:space="preserve">the </w:delText>
        </w:r>
        <w:r w:rsidR="00AB6E7D" w:rsidDel="001C01A4">
          <w:rPr>
            <w:rFonts w:cstheme="minorHAnsi"/>
            <w:color w:val="000000"/>
            <w:sz w:val="24"/>
            <w:szCs w:val="24"/>
          </w:rPr>
          <w:delText>transcription’s bar lines are accepted rigidly</w:delText>
        </w:r>
        <w:r w:rsidDel="001C01A4">
          <w:rPr>
            <w:rFonts w:cstheme="minorHAnsi"/>
            <w:color w:val="000000"/>
            <w:sz w:val="24"/>
            <w:szCs w:val="24"/>
          </w:rPr>
          <w:delText xml:space="preserve"> (</w:delText>
        </w:r>
        <w:r w:rsidR="00776DE8" w:rsidRPr="00B000A2" w:rsidDel="001C01A4">
          <w:rPr>
            <w:rFonts w:cstheme="minorHAnsi"/>
            <w:color w:val="000000"/>
            <w:sz w:val="24"/>
            <w:szCs w:val="24"/>
          </w:rPr>
          <w:delText>Example 10</w:delText>
        </w:r>
        <w:r w:rsidDel="001C01A4">
          <w:rPr>
            <w:rFonts w:cstheme="minorHAnsi"/>
            <w:color w:val="000000"/>
            <w:sz w:val="24"/>
            <w:szCs w:val="24"/>
          </w:rPr>
          <w:delText>)</w:delText>
        </w:r>
      </w:del>
      <w:r>
        <w:rPr>
          <w:rFonts w:cstheme="minorHAnsi"/>
          <w:color w:val="000000"/>
          <w:sz w:val="24"/>
          <w:szCs w:val="24"/>
        </w:rPr>
        <w:t>.</w:t>
      </w:r>
    </w:p>
    <w:p w14:paraId="29F5A8B6" w14:textId="77777777" w:rsidR="006B7218" w:rsidRDefault="006B7218" w:rsidP="006B7218">
      <w:pPr>
        <w:spacing w:line="480" w:lineRule="auto"/>
        <w:rPr>
          <w:rFonts w:cstheme="minorHAnsi"/>
          <w:color w:val="000000"/>
          <w:sz w:val="24"/>
          <w:szCs w:val="24"/>
        </w:rPr>
      </w:pPr>
    </w:p>
    <w:p w14:paraId="2CC1721D" w14:textId="582CC193" w:rsidR="00A6412B" w:rsidRDefault="00A6412B" w:rsidP="006B7218">
      <w:pPr>
        <w:spacing w:line="480" w:lineRule="auto"/>
        <w:rPr>
          <w:rFonts w:cstheme="minorHAnsi"/>
          <w:color w:val="000000"/>
          <w:sz w:val="24"/>
          <w:szCs w:val="24"/>
        </w:rPr>
      </w:pPr>
      <w:r>
        <w:rPr>
          <w:rFonts w:cstheme="minorHAnsi"/>
          <w:color w:val="000000"/>
          <w:sz w:val="24"/>
          <w:szCs w:val="24"/>
        </w:rPr>
        <w:t xml:space="preserve">The </w:t>
      </w:r>
      <w:r w:rsidRPr="00286ED3">
        <w:rPr>
          <w:rFonts w:cstheme="minorHAnsi"/>
          <w:color w:val="000000"/>
          <w:sz w:val="24"/>
          <w:szCs w:val="24"/>
        </w:rPr>
        <w:t>final</w:t>
      </w:r>
      <w:r>
        <w:rPr>
          <w:rFonts w:cstheme="minorHAnsi"/>
          <w:i/>
          <w:color w:val="000000"/>
          <w:sz w:val="24"/>
          <w:szCs w:val="24"/>
        </w:rPr>
        <w:t xml:space="preserve"> </w:t>
      </w:r>
      <w:r>
        <w:rPr>
          <w:rFonts w:cstheme="minorHAnsi"/>
          <w:color w:val="000000"/>
          <w:sz w:val="24"/>
          <w:szCs w:val="24"/>
        </w:rPr>
        <w:t xml:space="preserve">measures of </w:t>
      </w:r>
      <w:r w:rsidRPr="00F41871">
        <w:rPr>
          <w:rFonts w:cstheme="minorHAnsi"/>
          <w:color w:val="000000"/>
          <w:sz w:val="24"/>
          <w:szCs w:val="24"/>
        </w:rPr>
        <w:t>V38/32</w:t>
      </w:r>
      <w:r>
        <w:rPr>
          <w:rFonts w:cstheme="minorHAnsi"/>
          <w:color w:val="000000"/>
          <w:sz w:val="24"/>
          <w:szCs w:val="24"/>
        </w:rPr>
        <w:t xml:space="preserve">’s refrain </w:t>
      </w:r>
      <w:commentRangeStart w:id="1036"/>
      <w:r>
        <w:rPr>
          <w:rFonts w:cstheme="minorHAnsi"/>
          <w:color w:val="000000"/>
          <w:sz w:val="24"/>
          <w:szCs w:val="24"/>
        </w:rPr>
        <w:t xml:space="preserve">would not wrap around evenly on repeat—assuming the first measure is an anacrusis—without implying </w:t>
      </w:r>
      <w:commentRangeEnd w:id="1036"/>
      <w:r w:rsidR="00A667A3">
        <w:rPr>
          <w:rStyle w:val="CommentReference"/>
        </w:rPr>
        <w:commentReference w:id="1036"/>
      </w:r>
      <w:r>
        <w:rPr>
          <w:rFonts w:cstheme="minorHAnsi"/>
          <w:color w:val="000000"/>
          <w:sz w:val="24"/>
          <w:szCs w:val="24"/>
        </w:rPr>
        <w:t xml:space="preserve">another </w:t>
      </w:r>
      <w:r w:rsidRPr="00286ED3">
        <w:rPr>
          <w:rFonts w:cstheme="minorHAnsi"/>
          <w:i/>
          <w:color w:val="000000"/>
          <w:sz w:val="24"/>
          <w:szCs w:val="24"/>
        </w:rPr>
        <w:t>modus</w:t>
      </w:r>
      <w:r>
        <w:rPr>
          <w:rFonts w:cstheme="minorHAnsi"/>
          <w:color w:val="000000"/>
          <w:sz w:val="24"/>
          <w:szCs w:val="24"/>
        </w:rPr>
        <w:t xml:space="preserve"> perfection (mm. 27</w:t>
      </w:r>
      <w:r w:rsidR="00934E7E">
        <w:rPr>
          <w:rFonts w:cstheme="minorHAnsi"/>
          <w:color w:val="000000"/>
          <w:sz w:val="24"/>
          <w:szCs w:val="24"/>
        </w:rPr>
        <w:t>–</w:t>
      </w:r>
      <w:r>
        <w:rPr>
          <w:rFonts w:cstheme="minorHAnsi"/>
          <w:color w:val="000000"/>
          <w:sz w:val="24"/>
          <w:szCs w:val="24"/>
        </w:rPr>
        <w:t>28</w:t>
      </w:r>
      <w:r w:rsidR="00934E7E">
        <w:rPr>
          <w:rFonts w:cstheme="minorHAnsi"/>
          <w:color w:val="000000"/>
          <w:sz w:val="24"/>
          <w:szCs w:val="24"/>
        </w:rPr>
        <w:t>–</w:t>
      </w:r>
      <w:r>
        <w:rPr>
          <w:rFonts w:cstheme="minorHAnsi"/>
          <w:color w:val="000000"/>
          <w:sz w:val="24"/>
          <w:szCs w:val="24"/>
        </w:rPr>
        <w:t>1). This final expansion is shown in parentheses running off the end into a repeat of the refrain</w:t>
      </w:r>
      <w:del w:id="1037" w:author="Segall, Christopher (segallcr)" w:date="2025-07-15T11:34:00Z">
        <w:r w:rsidDel="00470607">
          <w:rPr>
            <w:rFonts w:cstheme="minorHAnsi"/>
            <w:color w:val="000000"/>
            <w:sz w:val="24"/>
            <w:szCs w:val="24"/>
          </w:rPr>
          <w:delText xml:space="preserve"> that occurs at the end of the virelai form</w:delText>
        </w:r>
      </w:del>
      <w:r>
        <w:rPr>
          <w:rFonts w:cstheme="minorHAnsi"/>
          <w:color w:val="000000"/>
          <w:sz w:val="24"/>
          <w:szCs w:val="24"/>
        </w:rPr>
        <w:t xml:space="preserve">. </w:t>
      </w:r>
      <w:commentRangeStart w:id="1038"/>
      <w:r>
        <w:rPr>
          <w:rFonts w:cstheme="minorHAnsi"/>
          <w:color w:val="000000"/>
          <w:sz w:val="24"/>
          <w:szCs w:val="24"/>
        </w:rPr>
        <w:t xml:space="preserve">In fairness, </w:t>
      </w:r>
      <w:r w:rsidRPr="008F5B56">
        <w:rPr>
          <w:rFonts w:cstheme="minorHAnsi"/>
          <w:color w:val="000000"/>
          <w:sz w:val="24"/>
          <w:szCs w:val="24"/>
          <w:highlight w:val="yellow"/>
        </w:rPr>
        <w:t>V38/32</w:t>
      </w:r>
      <w:r>
        <w:rPr>
          <w:rFonts w:cstheme="minorHAnsi"/>
          <w:color w:val="000000"/>
          <w:sz w:val="24"/>
          <w:szCs w:val="24"/>
        </w:rPr>
        <w:t xml:space="preserve"> does wrap around neatly if </w:t>
      </w:r>
      <w:r w:rsidR="004566FB">
        <w:rPr>
          <w:rFonts w:cstheme="minorHAnsi"/>
          <w:color w:val="000000"/>
          <w:sz w:val="24"/>
          <w:szCs w:val="24"/>
        </w:rPr>
        <w:t xml:space="preserve">simply counting </w:t>
      </w:r>
      <w:r>
        <w:rPr>
          <w:rFonts w:cstheme="minorHAnsi"/>
          <w:color w:val="000000"/>
          <w:sz w:val="24"/>
          <w:szCs w:val="24"/>
        </w:rPr>
        <w:t xml:space="preserve">through this song without regard </w:t>
      </w:r>
      <w:r>
        <w:rPr>
          <w:rFonts w:cstheme="minorHAnsi"/>
          <w:color w:val="000000"/>
          <w:sz w:val="24"/>
          <w:szCs w:val="24"/>
        </w:rPr>
        <w:lastRenderedPageBreak/>
        <w:t xml:space="preserve">for cadential placement. The methodology here, however, advocates for </w:t>
      </w:r>
      <w:r w:rsidR="004D1276">
        <w:rPr>
          <w:rFonts w:cstheme="minorHAnsi"/>
          <w:color w:val="000000"/>
          <w:sz w:val="24"/>
          <w:szCs w:val="24"/>
        </w:rPr>
        <w:t xml:space="preserve">a </w:t>
      </w:r>
      <w:r w:rsidR="004566FB">
        <w:rPr>
          <w:rFonts w:cstheme="minorHAnsi"/>
          <w:color w:val="000000"/>
          <w:sz w:val="24"/>
          <w:szCs w:val="24"/>
        </w:rPr>
        <w:t xml:space="preserve">metric </w:t>
      </w:r>
      <w:r>
        <w:rPr>
          <w:rFonts w:cstheme="minorHAnsi"/>
          <w:color w:val="000000"/>
          <w:sz w:val="24"/>
          <w:szCs w:val="24"/>
        </w:rPr>
        <w:t xml:space="preserve">parsing more </w:t>
      </w:r>
      <w:r w:rsidR="005E0257">
        <w:rPr>
          <w:rFonts w:cstheme="minorHAnsi"/>
          <w:color w:val="000000"/>
          <w:sz w:val="24"/>
          <w:szCs w:val="24"/>
        </w:rPr>
        <w:t xml:space="preserve">collaborative with </w:t>
      </w:r>
      <w:r>
        <w:rPr>
          <w:rFonts w:cstheme="minorHAnsi"/>
          <w:color w:val="000000"/>
          <w:sz w:val="24"/>
          <w:szCs w:val="24"/>
        </w:rPr>
        <w:t>tonal articulation.</w:t>
      </w:r>
      <w:commentRangeEnd w:id="1038"/>
      <w:r w:rsidR="00556406">
        <w:rPr>
          <w:rStyle w:val="CommentReference"/>
        </w:rPr>
        <w:commentReference w:id="1038"/>
      </w:r>
    </w:p>
    <w:p w14:paraId="11D7EFBE" w14:textId="77777777" w:rsidR="006B7218" w:rsidRDefault="006B7218" w:rsidP="006B7218">
      <w:pPr>
        <w:spacing w:line="480" w:lineRule="auto"/>
        <w:rPr>
          <w:rFonts w:cstheme="minorHAnsi"/>
          <w:color w:val="000000"/>
          <w:sz w:val="24"/>
          <w:szCs w:val="24"/>
        </w:rPr>
      </w:pPr>
    </w:p>
    <w:p w14:paraId="7FF58A80" w14:textId="3939C91D" w:rsidR="00A6412B" w:rsidDel="003075C2" w:rsidRDefault="00A6412B" w:rsidP="006B7218">
      <w:pPr>
        <w:spacing w:line="480" w:lineRule="auto"/>
        <w:rPr>
          <w:del w:id="1039" w:author="Segall, Christopher (segallcr)" w:date="2025-07-23T16:11:00Z"/>
          <w:rFonts w:cstheme="minorHAnsi"/>
          <w:color w:val="000000"/>
          <w:sz w:val="24"/>
          <w:szCs w:val="24"/>
        </w:rPr>
      </w:pPr>
      <w:commentRangeStart w:id="1040"/>
      <w:r w:rsidRPr="00DB2C8F">
        <w:rPr>
          <w:rFonts w:cstheme="minorHAnsi"/>
          <w:color w:val="000000"/>
          <w:sz w:val="24"/>
          <w:szCs w:val="24"/>
        </w:rPr>
        <w:t>The cantus may carry the melody here, but it is not the complete song. Restoring the</w:t>
      </w:r>
      <w:r>
        <w:rPr>
          <w:rFonts w:cstheme="minorHAnsi"/>
          <w:color w:val="000000"/>
          <w:sz w:val="24"/>
          <w:szCs w:val="24"/>
        </w:rPr>
        <w:t xml:space="preserve"> tenor allows an evaluation of harmony and counterpoint in relation to metrical grouping</w:t>
      </w:r>
      <w:r w:rsidR="00CC21B6">
        <w:rPr>
          <w:rFonts w:cstheme="minorHAnsi"/>
          <w:color w:val="000000"/>
          <w:sz w:val="24"/>
          <w:szCs w:val="24"/>
        </w:rPr>
        <w:t xml:space="preserve"> and tonal articulation</w:t>
      </w:r>
      <w:r>
        <w:rPr>
          <w:rFonts w:cstheme="minorHAnsi"/>
          <w:color w:val="000000"/>
          <w:sz w:val="24"/>
          <w:szCs w:val="24"/>
        </w:rPr>
        <w:t>.</w:t>
      </w:r>
      <w:commentRangeEnd w:id="1040"/>
      <w:r w:rsidR="00023FA5">
        <w:rPr>
          <w:rStyle w:val="CommentReference"/>
        </w:rPr>
        <w:commentReference w:id="1040"/>
      </w:r>
      <w:r>
        <w:rPr>
          <w:rFonts w:cstheme="minorHAnsi"/>
          <w:color w:val="000000"/>
          <w:sz w:val="24"/>
          <w:szCs w:val="24"/>
        </w:rPr>
        <w:t xml:space="preserve"> The polyphonic analysis of </w:t>
      </w:r>
      <w:r w:rsidR="00776DE8" w:rsidRPr="00B000A2">
        <w:rPr>
          <w:rFonts w:cstheme="minorHAnsi"/>
          <w:b/>
          <w:bCs/>
          <w:color w:val="000000"/>
          <w:sz w:val="24"/>
          <w:szCs w:val="24"/>
          <w:u w:val="single"/>
        </w:rPr>
        <w:t>Example 12</w:t>
      </w:r>
      <w:r>
        <w:rPr>
          <w:rFonts w:cstheme="minorHAnsi"/>
          <w:color w:val="000000"/>
          <w:sz w:val="24"/>
          <w:szCs w:val="24"/>
        </w:rPr>
        <w:t xml:space="preserve"> pursues the flexible reading above as more responsive to </w:t>
      </w:r>
      <w:del w:id="1041" w:author="Segall, Christopher (segallcr)" w:date="2025-07-23T16:10:00Z">
        <w:r w:rsidRPr="00FF40E3" w:rsidDel="00FF40E3">
          <w:rPr>
            <w:rFonts w:cstheme="minorHAnsi"/>
            <w:color w:val="000000"/>
            <w:sz w:val="24"/>
            <w:szCs w:val="24"/>
          </w:rPr>
          <w:delText>V38/32</w:delText>
        </w:r>
        <w:r w:rsidDel="00FF40E3">
          <w:rPr>
            <w:rFonts w:cstheme="minorHAnsi"/>
            <w:color w:val="000000"/>
            <w:sz w:val="24"/>
            <w:szCs w:val="24"/>
          </w:rPr>
          <w:delText>’s</w:delText>
        </w:r>
      </w:del>
      <w:ins w:id="1042" w:author="Segall, Christopher (segallcr)" w:date="2025-07-23T16:10:00Z">
        <w:r w:rsidR="00FF40E3">
          <w:rPr>
            <w:rFonts w:cstheme="minorHAnsi"/>
            <w:color w:val="000000"/>
            <w:sz w:val="24"/>
            <w:szCs w:val="24"/>
          </w:rPr>
          <w:t>the</w:t>
        </w:r>
      </w:ins>
      <w:r>
        <w:rPr>
          <w:rFonts w:cstheme="minorHAnsi"/>
          <w:color w:val="000000"/>
          <w:sz w:val="24"/>
          <w:szCs w:val="24"/>
        </w:rPr>
        <w:t xml:space="preserve"> </w:t>
      </w:r>
      <w:r w:rsidR="003E2E9C">
        <w:rPr>
          <w:rFonts w:cstheme="minorHAnsi"/>
          <w:color w:val="000000"/>
          <w:sz w:val="24"/>
          <w:szCs w:val="24"/>
        </w:rPr>
        <w:t xml:space="preserve">musical </w:t>
      </w:r>
      <w:r>
        <w:rPr>
          <w:rFonts w:cstheme="minorHAnsi"/>
          <w:color w:val="000000"/>
          <w:sz w:val="24"/>
          <w:szCs w:val="24"/>
        </w:rPr>
        <w:t>organization.</w:t>
      </w:r>
      <w:ins w:id="1043" w:author="Segall, Christopher (segallcr)" w:date="2025-07-23T16:11:00Z">
        <w:r w:rsidR="00CC5CD1">
          <w:rPr>
            <w:rFonts w:cstheme="minorHAnsi"/>
            <w:color w:val="000000"/>
            <w:sz w:val="24"/>
            <w:szCs w:val="24"/>
          </w:rPr>
          <w:t xml:space="preserve"> </w:t>
        </w:r>
      </w:ins>
    </w:p>
    <w:p w14:paraId="09CF5AAC" w14:textId="78E52CBB" w:rsidR="00A6412B" w:rsidDel="003075C2" w:rsidRDefault="00A6412B">
      <w:pPr>
        <w:spacing w:line="480" w:lineRule="auto"/>
        <w:rPr>
          <w:del w:id="1044" w:author="Segall, Christopher (segallcr)" w:date="2025-07-23T16:11:00Z"/>
          <w:rFonts w:cstheme="minorHAnsi"/>
          <w:color w:val="000000"/>
          <w:sz w:val="24"/>
          <w:szCs w:val="24"/>
        </w:rPr>
        <w:pPrChange w:id="1045" w:author="Segall, Christopher (segallcr)" w:date="2025-07-23T16:11:00Z">
          <w:pPr>
            <w:spacing w:line="480" w:lineRule="auto"/>
            <w:jc w:val="center"/>
          </w:pPr>
        </w:pPrChange>
      </w:pPr>
    </w:p>
    <w:p w14:paraId="72D629DC" w14:textId="6261F0EC" w:rsidR="00A6412B" w:rsidDel="00CC5CD1" w:rsidRDefault="00776DE8" w:rsidP="00CA38A1">
      <w:pPr>
        <w:spacing w:line="480" w:lineRule="auto"/>
        <w:rPr>
          <w:del w:id="1046" w:author="Segall, Christopher (segallcr)" w:date="2025-07-23T16:10:00Z"/>
          <w:rFonts w:cstheme="minorHAnsi"/>
          <w:color w:val="000000"/>
          <w:sz w:val="24"/>
          <w:szCs w:val="24"/>
        </w:rPr>
      </w:pPr>
      <w:del w:id="1047" w:author="Segall, Christopher (segallcr)" w:date="2025-07-23T16:10:00Z">
        <w:r w:rsidDel="00CC5CD1">
          <w:rPr>
            <w:rFonts w:cstheme="minorHAnsi"/>
            <w:b/>
            <w:bCs/>
            <w:color w:val="000000"/>
            <w:sz w:val="24"/>
            <w:szCs w:val="24"/>
          </w:rPr>
          <w:delText>Example 12</w:delText>
        </w:r>
        <w:r w:rsidR="00A6412B" w:rsidDel="00CC5CD1">
          <w:rPr>
            <w:rFonts w:cstheme="minorHAnsi"/>
            <w:color w:val="000000"/>
            <w:sz w:val="24"/>
            <w:szCs w:val="24"/>
          </w:rPr>
          <w:delText xml:space="preserve"> Machaut</w:delText>
        </w:r>
        <w:r w:rsidR="00C26DAF" w:rsidDel="00CC5CD1">
          <w:rPr>
            <w:rFonts w:cstheme="minorHAnsi"/>
            <w:color w:val="000000"/>
            <w:sz w:val="24"/>
            <w:szCs w:val="24"/>
          </w:rPr>
          <w:delText>,</w:delText>
        </w:r>
        <w:r w:rsidR="00A6412B" w:rsidDel="00CC5CD1">
          <w:rPr>
            <w:rFonts w:cstheme="minorHAnsi"/>
            <w:color w:val="000000"/>
            <w:sz w:val="24"/>
            <w:szCs w:val="24"/>
          </w:rPr>
          <w:delText xml:space="preserve"> V38/32 </w:delText>
        </w:r>
      </w:del>
      <w:del w:id="1048" w:author="Segall, Christopher (segallcr)" w:date="2025-07-15T11:41:00Z">
        <w:r w:rsidR="00A6412B" w:rsidDel="001D6C59">
          <w:rPr>
            <w:rFonts w:cstheme="minorHAnsi"/>
            <w:color w:val="000000"/>
            <w:sz w:val="24"/>
            <w:szCs w:val="24"/>
          </w:rPr>
          <w:delText>(</w:delText>
        </w:r>
      </w:del>
      <w:del w:id="1049" w:author="Segall, Christopher (segallcr)" w:date="2025-07-23T16:10:00Z">
        <w:r w:rsidR="00A6412B" w:rsidDel="00CC5CD1">
          <w:rPr>
            <w:rFonts w:cstheme="minorHAnsi"/>
            <w:color w:val="000000"/>
            <w:sz w:val="24"/>
            <w:szCs w:val="24"/>
          </w:rPr>
          <w:delText>refrain</w:delText>
        </w:r>
      </w:del>
      <w:del w:id="1050" w:author="Segall, Christopher (segallcr)" w:date="2025-07-15T11:41:00Z">
        <w:r w:rsidR="00A6412B" w:rsidDel="001D6C59">
          <w:rPr>
            <w:rFonts w:cstheme="minorHAnsi"/>
            <w:color w:val="000000"/>
            <w:sz w:val="24"/>
            <w:szCs w:val="24"/>
          </w:rPr>
          <w:delText>)</w:delText>
        </w:r>
      </w:del>
      <w:del w:id="1051" w:author="Segall, Christopher (segallcr)" w:date="2025-07-23T16:10:00Z">
        <w:r w:rsidR="00A6412B" w:rsidDel="00CC5CD1">
          <w:rPr>
            <w:rFonts w:cstheme="minorHAnsi"/>
            <w:color w:val="000000"/>
            <w:sz w:val="24"/>
            <w:szCs w:val="24"/>
          </w:rPr>
          <w:delText xml:space="preserve"> with </w:delText>
        </w:r>
        <w:r w:rsidR="0049506E" w:rsidDel="00CC5CD1">
          <w:rPr>
            <w:rFonts w:cstheme="minorHAnsi"/>
            <w:color w:val="000000"/>
            <w:sz w:val="24"/>
            <w:szCs w:val="24"/>
          </w:rPr>
          <w:delText xml:space="preserve">metric interpretation </w:delText>
        </w:r>
        <w:r w:rsidR="00A6412B" w:rsidDel="00CC5CD1">
          <w:rPr>
            <w:rFonts w:cstheme="minorHAnsi"/>
            <w:color w:val="000000"/>
            <w:sz w:val="24"/>
            <w:szCs w:val="24"/>
          </w:rPr>
          <w:delText>at two levels, phrase organization, and discant reduction</w:delText>
        </w:r>
        <w:r w:rsidR="00CA38A1" w:rsidDel="00CC5CD1">
          <w:rPr>
            <w:rFonts w:cstheme="minorHAnsi"/>
            <w:color w:val="000000"/>
            <w:sz w:val="24"/>
            <w:szCs w:val="24"/>
          </w:rPr>
          <w:delText>.</w:delText>
        </w:r>
      </w:del>
    </w:p>
    <w:p w14:paraId="56526F62" w14:textId="62647429" w:rsidR="006B7218" w:rsidDel="00CC5CD1" w:rsidRDefault="006B7218" w:rsidP="006B7218">
      <w:pPr>
        <w:spacing w:line="480" w:lineRule="auto"/>
        <w:rPr>
          <w:del w:id="1052" w:author="Segall, Christopher (segallcr)" w:date="2025-07-23T16:10:00Z"/>
          <w:rFonts w:cstheme="minorHAnsi"/>
          <w:color w:val="000000"/>
          <w:sz w:val="24"/>
          <w:szCs w:val="24"/>
        </w:rPr>
      </w:pPr>
    </w:p>
    <w:p w14:paraId="1D10D1AA" w14:textId="11212A47" w:rsidR="00A6412B" w:rsidRDefault="00A6412B" w:rsidP="006B7218">
      <w:pPr>
        <w:spacing w:line="480" w:lineRule="auto"/>
        <w:rPr>
          <w:rFonts w:ascii="Calibri" w:hAnsi="Calibri" w:cs="Calibri"/>
          <w:sz w:val="24"/>
          <w:szCs w:val="24"/>
        </w:rPr>
      </w:pPr>
      <w:r w:rsidRPr="0068366D">
        <w:rPr>
          <w:rFonts w:cstheme="minorHAnsi"/>
          <w:color w:val="000000"/>
          <w:sz w:val="24"/>
          <w:szCs w:val="24"/>
        </w:rPr>
        <w:t>The note-against-note discant redu</w:t>
      </w:r>
      <w:r>
        <w:rPr>
          <w:rFonts w:cstheme="minorHAnsi"/>
          <w:color w:val="000000"/>
          <w:sz w:val="24"/>
          <w:szCs w:val="24"/>
        </w:rPr>
        <w:t xml:space="preserve">ction at </w:t>
      </w:r>
      <w:r w:rsidR="003A6D7A">
        <w:rPr>
          <w:rFonts w:cstheme="minorHAnsi"/>
          <w:color w:val="000000"/>
          <w:sz w:val="24"/>
          <w:szCs w:val="24"/>
        </w:rPr>
        <w:t xml:space="preserve">the </w:t>
      </w:r>
      <w:r>
        <w:rPr>
          <w:rFonts w:cstheme="minorHAnsi"/>
          <w:color w:val="000000"/>
          <w:sz w:val="24"/>
          <w:szCs w:val="24"/>
        </w:rPr>
        <w:t xml:space="preserve">bottom </w:t>
      </w:r>
      <w:r w:rsidR="003A6D7A">
        <w:rPr>
          <w:rFonts w:cstheme="minorHAnsi"/>
          <w:color w:val="000000"/>
          <w:sz w:val="24"/>
          <w:szCs w:val="24"/>
        </w:rPr>
        <w:t xml:space="preserve">of </w:t>
      </w:r>
      <w:del w:id="1053" w:author="Segall, Christopher (segallcr)" w:date="2025-07-23T16:10:00Z">
        <w:r w:rsidR="00776DE8" w:rsidRPr="00B000A2" w:rsidDel="00CC5CD1">
          <w:rPr>
            <w:rFonts w:cstheme="minorHAnsi"/>
            <w:color w:val="000000"/>
            <w:sz w:val="24"/>
            <w:szCs w:val="24"/>
          </w:rPr>
          <w:delText>Example 12</w:delText>
        </w:r>
        <w:r w:rsidR="003A6D7A" w:rsidDel="00CC5CD1">
          <w:rPr>
            <w:rFonts w:cstheme="minorHAnsi"/>
            <w:color w:val="000000"/>
            <w:sz w:val="24"/>
            <w:szCs w:val="24"/>
          </w:rPr>
          <w:delText xml:space="preserve"> </w:delText>
        </w:r>
      </w:del>
      <w:ins w:id="1054" w:author="Segall, Christopher (segallcr)" w:date="2025-07-23T16:10:00Z">
        <w:r w:rsidR="00CC5CD1">
          <w:rPr>
            <w:rFonts w:cstheme="minorHAnsi"/>
            <w:color w:val="000000"/>
            <w:sz w:val="24"/>
            <w:szCs w:val="24"/>
          </w:rPr>
          <w:t xml:space="preserve">the example </w:t>
        </w:r>
      </w:ins>
      <w:del w:id="1055" w:author="Segall, Christopher (segallcr)" w:date="2025-07-15T11:44:00Z">
        <w:r w:rsidDel="00E01F06">
          <w:rPr>
            <w:rFonts w:cstheme="minorHAnsi"/>
            <w:color w:val="000000"/>
            <w:sz w:val="24"/>
            <w:szCs w:val="24"/>
          </w:rPr>
          <w:delText xml:space="preserve">reveals </w:delText>
        </w:r>
      </w:del>
      <w:ins w:id="1056" w:author="Segall, Christopher (segallcr)" w:date="2025-07-15T11:44:00Z">
        <w:r w:rsidR="00E01F06">
          <w:rPr>
            <w:rFonts w:cstheme="minorHAnsi"/>
            <w:color w:val="000000"/>
            <w:sz w:val="24"/>
            <w:szCs w:val="24"/>
          </w:rPr>
          <w:t xml:space="preserve">highlights </w:t>
        </w:r>
      </w:ins>
      <w:r>
        <w:rPr>
          <w:rFonts w:cstheme="minorHAnsi"/>
          <w:color w:val="000000"/>
          <w:sz w:val="24"/>
          <w:szCs w:val="24"/>
        </w:rPr>
        <w:t>relationships between pitch and metrical grouping.</w:t>
      </w:r>
      <w:r>
        <w:rPr>
          <w:rStyle w:val="FootnoteReference"/>
          <w:rFonts w:cstheme="minorHAnsi"/>
          <w:color w:val="000000"/>
          <w:sz w:val="24"/>
          <w:szCs w:val="24"/>
        </w:rPr>
        <w:footnoteReference w:id="41"/>
      </w:r>
      <w:r>
        <w:rPr>
          <w:rFonts w:cstheme="minorHAnsi"/>
          <w:color w:val="000000"/>
          <w:sz w:val="24"/>
          <w:szCs w:val="24"/>
        </w:rPr>
        <w:t xml:space="preserve"> For example, Machaut </w:t>
      </w:r>
      <w:del w:id="1057" w:author="Segall, Christopher (segallcr)" w:date="2025-07-15T11:44:00Z">
        <w:r w:rsidDel="002A5D9F">
          <w:rPr>
            <w:rFonts w:cstheme="minorHAnsi"/>
            <w:color w:val="000000"/>
            <w:sz w:val="24"/>
            <w:szCs w:val="24"/>
          </w:rPr>
          <w:delText xml:space="preserve">is consistent in </w:delText>
        </w:r>
      </w:del>
      <w:ins w:id="1058" w:author="Segall, Christopher (segallcr)" w:date="2025-07-15T11:44:00Z">
        <w:r w:rsidR="002A5D9F">
          <w:rPr>
            <w:rFonts w:cstheme="minorHAnsi"/>
            <w:color w:val="000000"/>
            <w:sz w:val="24"/>
            <w:szCs w:val="24"/>
          </w:rPr>
          <w:t xml:space="preserve">consistently </w:t>
        </w:r>
      </w:ins>
      <w:del w:id="1059" w:author="Segall, Christopher (segallcr)" w:date="2025-07-15T11:44:00Z">
        <w:r w:rsidDel="002A5D9F">
          <w:rPr>
            <w:rFonts w:cstheme="minorHAnsi"/>
            <w:color w:val="000000"/>
            <w:sz w:val="24"/>
            <w:szCs w:val="24"/>
          </w:rPr>
          <w:delText xml:space="preserve">employing </w:delText>
        </w:r>
      </w:del>
      <w:ins w:id="1060" w:author="Segall, Christopher (segallcr)" w:date="2025-07-15T11:44:00Z">
        <w:r w:rsidR="002A5D9F">
          <w:rPr>
            <w:rFonts w:cstheme="minorHAnsi"/>
            <w:color w:val="000000"/>
            <w:sz w:val="24"/>
            <w:szCs w:val="24"/>
          </w:rPr>
          <w:t xml:space="preserve">employs </w:t>
        </w:r>
      </w:ins>
      <w:r>
        <w:rPr>
          <w:rFonts w:cstheme="minorHAnsi"/>
          <w:color w:val="000000"/>
          <w:sz w:val="24"/>
          <w:szCs w:val="24"/>
        </w:rPr>
        <w:t>imperfect consonances on (</w:t>
      </w:r>
      <w:r>
        <w:rPr>
          <w:rFonts w:cstheme="minorHAnsi"/>
          <w:i/>
          <w:iCs/>
          <w:color w:val="000000"/>
          <w:sz w:val="24"/>
          <w:szCs w:val="24"/>
        </w:rPr>
        <w:t>modus</w:t>
      </w:r>
      <w:r>
        <w:rPr>
          <w:rFonts w:cstheme="minorHAnsi"/>
          <w:color w:val="000000"/>
          <w:sz w:val="24"/>
          <w:szCs w:val="24"/>
        </w:rPr>
        <w:t xml:space="preserve">) downbeats only </w:t>
      </w:r>
      <w:del w:id="1061" w:author="Segall, Christopher (segallcr)" w:date="2025-07-15T11:44:00Z">
        <w:r w:rsidDel="00CA6EE0">
          <w:rPr>
            <w:rFonts w:cstheme="minorHAnsi"/>
            <w:color w:val="000000"/>
            <w:sz w:val="24"/>
            <w:szCs w:val="24"/>
          </w:rPr>
          <w:delText xml:space="preserve">in the </w:delText>
        </w:r>
      </w:del>
      <w:ins w:id="1062" w:author="Segall, Christopher (segallcr)" w:date="2025-07-15T11:44:00Z">
        <w:r w:rsidR="00CA6EE0">
          <w:rPr>
            <w:rFonts w:cstheme="minorHAnsi"/>
            <w:color w:val="000000"/>
            <w:sz w:val="24"/>
            <w:szCs w:val="24"/>
          </w:rPr>
          <w:t xml:space="preserve">when </w:t>
        </w:r>
      </w:ins>
      <w:r>
        <w:rPr>
          <w:rFonts w:cstheme="minorHAnsi"/>
          <w:color w:val="000000"/>
          <w:sz w:val="24"/>
          <w:szCs w:val="24"/>
        </w:rPr>
        <w:t>approach</w:t>
      </w:r>
      <w:ins w:id="1063" w:author="Segall, Christopher (segallcr)" w:date="2025-07-15T11:44:00Z">
        <w:r w:rsidR="00CA6EE0">
          <w:rPr>
            <w:rFonts w:cstheme="minorHAnsi"/>
            <w:color w:val="000000"/>
            <w:sz w:val="24"/>
            <w:szCs w:val="24"/>
          </w:rPr>
          <w:t>ing</w:t>
        </w:r>
      </w:ins>
      <w:r>
        <w:rPr>
          <w:rFonts w:cstheme="minorHAnsi"/>
          <w:color w:val="000000"/>
          <w:sz w:val="24"/>
          <w:szCs w:val="24"/>
        </w:rPr>
        <w:t xml:space="preserve"> </w:t>
      </w:r>
      <w:del w:id="1064" w:author="Segall, Christopher (segallcr)" w:date="2025-07-15T11:44:00Z">
        <w:r w:rsidDel="00CA6EE0">
          <w:rPr>
            <w:rFonts w:cstheme="minorHAnsi"/>
            <w:color w:val="000000"/>
            <w:sz w:val="24"/>
            <w:szCs w:val="24"/>
          </w:rPr>
          <w:delText xml:space="preserve">of </w:delText>
        </w:r>
      </w:del>
      <w:r>
        <w:rPr>
          <w:rFonts w:cstheme="minorHAnsi"/>
          <w:color w:val="000000"/>
          <w:sz w:val="24"/>
          <w:szCs w:val="24"/>
        </w:rPr>
        <w:t>cadences</w:t>
      </w:r>
      <w:del w:id="1065" w:author="Segall, Christopher (segallcr)" w:date="2025-07-15T11:49:00Z">
        <w:r w:rsidDel="00DA6CE5">
          <w:rPr>
            <w:rFonts w:cstheme="minorHAnsi"/>
            <w:color w:val="000000"/>
            <w:sz w:val="24"/>
            <w:szCs w:val="24"/>
          </w:rPr>
          <w:delText xml:space="preserve">, </w:delText>
        </w:r>
      </w:del>
      <w:ins w:id="1066" w:author="Segall, Christopher (segallcr)" w:date="2025-07-15T11:49:00Z">
        <w:r w:rsidR="00DA6CE5">
          <w:rPr>
            <w:rFonts w:cstheme="minorHAnsi"/>
            <w:color w:val="000000"/>
            <w:sz w:val="24"/>
            <w:szCs w:val="24"/>
          </w:rPr>
          <w:t xml:space="preserve">; </w:t>
        </w:r>
      </w:ins>
      <w:del w:id="1067" w:author="Segall, Christopher (segallcr)" w:date="2025-07-15T11:49:00Z">
        <w:r w:rsidDel="00DA6CE5">
          <w:rPr>
            <w:rFonts w:cstheme="minorHAnsi"/>
            <w:color w:val="000000"/>
            <w:sz w:val="24"/>
            <w:szCs w:val="24"/>
          </w:rPr>
          <w:delText xml:space="preserve">where their </w:delText>
        </w:r>
      </w:del>
      <w:ins w:id="1068" w:author="Segall, Christopher (segallcr)" w:date="2025-07-15T11:49:00Z">
        <w:r w:rsidR="00DA6CE5">
          <w:rPr>
            <w:rFonts w:cstheme="minorHAnsi"/>
            <w:color w:val="000000"/>
            <w:sz w:val="24"/>
            <w:szCs w:val="24"/>
          </w:rPr>
          <w:t xml:space="preserve">the </w:t>
        </w:r>
      </w:ins>
      <w:r>
        <w:rPr>
          <w:rFonts w:cstheme="minorHAnsi"/>
          <w:color w:val="000000"/>
          <w:sz w:val="24"/>
          <w:szCs w:val="24"/>
        </w:rPr>
        <w:t xml:space="preserve">strong resolution tendency </w:t>
      </w:r>
      <w:ins w:id="1069" w:author="Segall, Christopher (segallcr)" w:date="2025-07-15T11:49:00Z">
        <w:r w:rsidR="00DA6CE5">
          <w:rPr>
            <w:rFonts w:cstheme="minorHAnsi"/>
            <w:color w:val="000000"/>
            <w:sz w:val="24"/>
            <w:szCs w:val="24"/>
          </w:rPr>
          <w:t xml:space="preserve">of imperfect to perfect consonances </w:t>
        </w:r>
      </w:ins>
      <w:r>
        <w:rPr>
          <w:rFonts w:cstheme="minorHAnsi"/>
          <w:color w:val="000000"/>
          <w:sz w:val="24"/>
          <w:szCs w:val="24"/>
        </w:rPr>
        <w:t xml:space="preserve">joins contrapuntal propulsion to the </w:t>
      </w:r>
      <w:r w:rsidR="00831136">
        <w:rPr>
          <w:rFonts w:cstheme="minorHAnsi"/>
          <w:color w:val="000000"/>
          <w:sz w:val="24"/>
          <w:szCs w:val="24"/>
        </w:rPr>
        <w:t xml:space="preserve">metrical </w:t>
      </w:r>
      <w:r>
        <w:rPr>
          <w:rFonts w:cstheme="minorHAnsi"/>
          <w:color w:val="000000"/>
          <w:sz w:val="24"/>
          <w:szCs w:val="24"/>
        </w:rPr>
        <w:t>broadening (</w:t>
      </w:r>
      <w:proofErr w:type="spellStart"/>
      <w:r w:rsidRPr="00FD1363">
        <w:rPr>
          <w:rFonts w:cstheme="minorHAnsi"/>
          <w:i/>
          <w:iCs/>
          <w:color w:val="000000"/>
          <w:sz w:val="24"/>
          <w:szCs w:val="24"/>
        </w:rPr>
        <w:t>maxi</w:t>
      </w:r>
      <w:r w:rsidRPr="00D73D23">
        <w:rPr>
          <w:rFonts w:cstheme="minorHAnsi"/>
          <w:i/>
          <w:iCs/>
          <w:color w:val="000000"/>
          <w:sz w:val="24"/>
          <w:szCs w:val="24"/>
        </w:rPr>
        <w:t>modus</w:t>
      </w:r>
      <w:proofErr w:type="spellEnd"/>
      <w:r>
        <w:rPr>
          <w:rFonts w:cstheme="minorHAnsi"/>
          <w:color w:val="000000"/>
          <w:sz w:val="24"/>
          <w:szCs w:val="24"/>
        </w:rPr>
        <w:t xml:space="preserve"> perfection</w:t>
      </w:r>
      <w:r w:rsidR="00557912">
        <w:rPr>
          <w:rFonts w:cstheme="minorHAnsi"/>
          <w:color w:val="000000"/>
          <w:sz w:val="24"/>
          <w:szCs w:val="24"/>
        </w:rPr>
        <w:t>s</w:t>
      </w:r>
      <w:r>
        <w:rPr>
          <w:rFonts w:cstheme="minorHAnsi"/>
          <w:color w:val="000000"/>
          <w:sz w:val="24"/>
          <w:szCs w:val="24"/>
        </w:rPr>
        <w:t>) I have suggested at mm. 8</w:t>
      </w:r>
      <w:r w:rsidR="00934E7E">
        <w:rPr>
          <w:rFonts w:cstheme="minorHAnsi"/>
          <w:color w:val="000000"/>
          <w:sz w:val="24"/>
          <w:szCs w:val="24"/>
        </w:rPr>
        <w:t>–</w:t>
      </w:r>
      <w:r>
        <w:rPr>
          <w:rFonts w:cstheme="minorHAnsi"/>
          <w:color w:val="000000"/>
          <w:sz w:val="24"/>
          <w:szCs w:val="24"/>
        </w:rPr>
        <w:t>10, 13</w:t>
      </w:r>
      <w:r w:rsidR="00934E7E">
        <w:rPr>
          <w:rFonts w:cstheme="minorHAnsi"/>
          <w:color w:val="000000"/>
          <w:sz w:val="24"/>
          <w:szCs w:val="24"/>
        </w:rPr>
        <w:t>–</w:t>
      </w:r>
      <w:r>
        <w:rPr>
          <w:rFonts w:cstheme="minorHAnsi"/>
          <w:color w:val="000000"/>
          <w:sz w:val="24"/>
          <w:szCs w:val="24"/>
        </w:rPr>
        <w:t>15, and 19</w:t>
      </w:r>
      <w:r w:rsidR="00934E7E">
        <w:rPr>
          <w:rFonts w:cstheme="minorHAnsi"/>
          <w:color w:val="000000"/>
          <w:sz w:val="24"/>
          <w:szCs w:val="24"/>
        </w:rPr>
        <w:t>–</w:t>
      </w:r>
      <w:r>
        <w:rPr>
          <w:rFonts w:cstheme="minorHAnsi"/>
          <w:color w:val="000000"/>
          <w:sz w:val="24"/>
          <w:szCs w:val="24"/>
        </w:rPr>
        <w:t>21.</w:t>
      </w:r>
      <w:r>
        <w:rPr>
          <w:rStyle w:val="FootnoteReference"/>
          <w:rFonts w:cstheme="minorHAnsi"/>
          <w:color w:val="000000"/>
          <w:sz w:val="24"/>
          <w:szCs w:val="24"/>
        </w:rPr>
        <w:footnoteReference w:id="42"/>
      </w:r>
      <w:r>
        <w:rPr>
          <w:rFonts w:cstheme="minorHAnsi"/>
          <w:color w:val="000000"/>
          <w:sz w:val="24"/>
          <w:szCs w:val="24"/>
        </w:rPr>
        <w:t xml:space="preserve"> Machaut’s counterpoint against recurring phrases </w:t>
      </w:r>
      <w:r>
        <w:rPr>
          <w:rFonts w:ascii="Calibri" w:hAnsi="Calibri" w:cs="Calibri"/>
          <w:sz w:val="24"/>
          <w:szCs w:val="24"/>
        </w:rPr>
        <w:t>α and β—</w:t>
      </w:r>
      <w:commentRangeStart w:id="1075"/>
      <w:r>
        <w:rPr>
          <w:rFonts w:ascii="Calibri" w:hAnsi="Calibri" w:cs="Calibri"/>
          <w:sz w:val="24"/>
          <w:szCs w:val="24"/>
        </w:rPr>
        <w:t>recalling that a free tenor voice is composed against the fundamental cantus in secular song, the reverse of sacred cantus firmus style</w:t>
      </w:r>
      <w:commentRangeEnd w:id="1075"/>
      <w:r w:rsidR="000937D5">
        <w:rPr>
          <w:rStyle w:val="CommentReference"/>
        </w:rPr>
        <w:commentReference w:id="1075"/>
      </w:r>
      <w:r>
        <w:rPr>
          <w:rFonts w:cstheme="minorHAnsi"/>
          <w:color w:val="000000"/>
          <w:sz w:val="24"/>
          <w:szCs w:val="24"/>
        </w:rPr>
        <w:t xml:space="preserve">—also shows a high degree of consistency. </w:t>
      </w:r>
      <w:commentRangeStart w:id="1076"/>
      <w:r>
        <w:rPr>
          <w:rFonts w:cstheme="minorHAnsi"/>
          <w:color w:val="000000"/>
          <w:sz w:val="24"/>
          <w:szCs w:val="24"/>
        </w:rPr>
        <w:t xml:space="preserve">In both occurrences, phrase </w:t>
      </w:r>
      <w:r>
        <w:rPr>
          <w:rFonts w:ascii="Calibri" w:hAnsi="Calibri" w:cs="Calibri"/>
          <w:sz w:val="24"/>
          <w:szCs w:val="24"/>
        </w:rPr>
        <w:t xml:space="preserve">α begins with a stable fifth expanding into an unstable </w:t>
      </w:r>
      <w:r>
        <w:rPr>
          <w:rFonts w:ascii="Calibri" w:hAnsi="Calibri" w:cs="Calibri"/>
          <w:sz w:val="24"/>
          <w:szCs w:val="24"/>
        </w:rPr>
        <w:lastRenderedPageBreak/>
        <w:t>sixth</w:t>
      </w:r>
      <w:commentRangeEnd w:id="1076"/>
      <w:r w:rsidR="005418EC">
        <w:rPr>
          <w:rStyle w:val="CommentReference"/>
        </w:rPr>
        <w:commentReference w:id="1076"/>
      </w:r>
      <w:r>
        <w:rPr>
          <w:rFonts w:ascii="Calibri" w:hAnsi="Calibri" w:cs="Calibri"/>
          <w:sz w:val="24"/>
          <w:szCs w:val="24"/>
        </w:rPr>
        <w:t xml:space="preserve">, which </w:t>
      </w:r>
      <w:del w:id="1077" w:author="Segall, Christopher (segallcr)" w:date="2025-07-15T11:54:00Z">
        <w:r w:rsidDel="008123C2">
          <w:rPr>
            <w:rFonts w:ascii="Calibri" w:hAnsi="Calibri" w:cs="Calibri"/>
            <w:sz w:val="24"/>
            <w:szCs w:val="24"/>
          </w:rPr>
          <w:delText xml:space="preserve">drives </w:delText>
        </w:r>
      </w:del>
      <w:ins w:id="1078" w:author="Segall, Christopher (segallcr)" w:date="2025-07-15T11:54:00Z">
        <w:r w:rsidR="008123C2">
          <w:rPr>
            <w:rFonts w:ascii="Calibri" w:hAnsi="Calibri" w:cs="Calibri"/>
            <w:sz w:val="24"/>
            <w:szCs w:val="24"/>
          </w:rPr>
          <w:t xml:space="preserve">continues </w:t>
        </w:r>
      </w:ins>
      <w:r>
        <w:rPr>
          <w:rFonts w:ascii="Calibri" w:hAnsi="Calibri" w:cs="Calibri"/>
          <w:sz w:val="24"/>
          <w:szCs w:val="24"/>
        </w:rPr>
        <w:t>out</w:t>
      </w:r>
      <w:ins w:id="1079" w:author="Segall, Christopher (segallcr)" w:date="2025-07-15T11:54:00Z">
        <w:r w:rsidR="008123C2">
          <w:rPr>
            <w:rFonts w:ascii="Calibri" w:hAnsi="Calibri" w:cs="Calibri"/>
            <w:sz w:val="24"/>
            <w:szCs w:val="24"/>
          </w:rPr>
          <w:t>ward</w:t>
        </w:r>
      </w:ins>
      <w:r>
        <w:rPr>
          <w:rFonts w:ascii="Calibri" w:hAnsi="Calibri" w:cs="Calibri"/>
          <w:sz w:val="24"/>
          <w:szCs w:val="24"/>
        </w:rPr>
        <w:t xml:space="preserve"> by stepwise contrary motion to the nearest stable interval, the perfect octave. This 6</w:t>
      </w:r>
      <w:r w:rsidR="00934E7E">
        <w:rPr>
          <w:rFonts w:cstheme="minorHAnsi"/>
          <w:color w:val="000000"/>
          <w:sz w:val="24"/>
          <w:szCs w:val="24"/>
        </w:rPr>
        <w:t>–</w:t>
      </w:r>
      <w:r>
        <w:rPr>
          <w:rFonts w:ascii="Calibri" w:hAnsi="Calibri" w:cs="Calibri"/>
          <w:sz w:val="24"/>
          <w:szCs w:val="24"/>
        </w:rPr>
        <w:t xml:space="preserve">8 </w:t>
      </w:r>
      <w:commentRangeStart w:id="1080"/>
      <w:r>
        <w:rPr>
          <w:rFonts w:ascii="Calibri" w:hAnsi="Calibri" w:cs="Calibri"/>
          <w:sz w:val="24"/>
          <w:szCs w:val="24"/>
        </w:rPr>
        <w:t xml:space="preserve">directed progression </w:t>
      </w:r>
      <w:commentRangeEnd w:id="1080"/>
      <w:r w:rsidR="0013741D">
        <w:rPr>
          <w:rStyle w:val="CommentReference"/>
        </w:rPr>
        <w:commentReference w:id="1080"/>
      </w:r>
      <w:r>
        <w:rPr>
          <w:rFonts w:ascii="Calibri" w:hAnsi="Calibri" w:cs="Calibri"/>
          <w:sz w:val="24"/>
          <w:szCs w:val="24"/>
        </w:rPr>
        <w:t xml:space="preserve">occurs twice in descending sequence in each statement of phrase α, while dissonant passing sevenths provide even greater drive for resolution on C (m. 4 and </w:t>
      </w:r>
      <w:r w:rsidR="00FD67E7">
        <w:rPr>
          <w:rFonts w:ascii="Calibri" w:hAnsi="Calibri" w:cs="Calibri"/>
          <w:sz w:val="24"/>
          <w:szCs w:val="24"/>
        </w:rPr>
        <w:t xml:space="preserve">m. </w:t>
      </w:r>
      <w:r>
        <w:rPr>
          <w:rFonts w:ascii="Calibri" w:hAnsi="Calibri" w:cs="Calibri"/>
          <w:sz w:val="24"/>
          <w:szCs w:val="24"/>
        </w:rPr>
        <w:t xml:space="preserve">16). The first two occurrences of phrase β are </w:t>
      </w:r>
      <w:del w:id="1081" w:author="Segall, Christopher (segallcr)" w:date="2025-07-15T11:56:00Z">
        <w:r w:rsidDel="00326736">
          <w:rPr>
            <w:rFonts w:ascii="Calibri" w:hAnsi="Calibri" w:cs="Calibri"/>
            <w:sz w:val="24"/>
            <w:szCs w:val="24"/>
          </w:rPr>
          <w:delText>also very</w:delText>
        </w:r>
      </w:del>
      <w:ins w:id="1082" w:author="Segall, Christopher (segallcr)" w:date="2025-07-15T11:56:00Z">
        <w:r w:rsidR="00326736">
          <w:rPr>
            <w:rFonts w:ascii="Calibri" w:hAnsi="Calibri" w:cs="Calibri"/>
            <w:sz w:val="24"/>
            <w:szCs w:val="24"/>
          </w:rPr>
          <w:t>likewise</w:t>
        </w:r>
      </w:ins>
      <w:r>
        <w:rPr>
          <w:rFonts w:ascii="Calibri" w:hAnsi="Calibri" w:cs="Calibri"/>
          <w:sz w:val="24"/>
          <w:szCs w:val="24"/>
        </w:rPr>
        <w:t xml:space="preserve"> similar, </w:t>
      </w:r>
      <w:r w:rsidR="00A50148">
        <w:rPr>
          <w:rFonts w:ascii="Calibri" w:hAnsi="Calibri" w:cs="Calibri"/>
          <w:sz w:val="24"/>
          <w:szCs w:val="24"/>
        </w:rPr>
        <w:t>terminating</w:t>
      </w:r>
      <w:r>
        <w:rPr>
          <w:rFonts w:ascii="Calibri" w:hAnsi="Calibri" w:cs="Calibri"/>
          <w:sz w:val="24"/>
          <w:szCs w:val="24"/>
        </w:rPr>
        <w:t xml:space="preserve"> each time on the same open dyad E</w:t>
      </w:r>
      <w:del w:id="1083" w:author="Segall, Christopher (segallcr)" w:date="2025-07-15T11:56:00Z">
        <w:r w:rsidDel="00A46EC7">
          <w:rPr>
            <w:rFonts w:ascii="Calibri" w:hAnsi="Calibri" w:cs="Calibri"/>
            <w:sz w:val="24"/>
            <w:szCs w:val="24"/>
          </w:rPr>
          <w:delText>/</w:delText>
        </w:r>
      </w:del>
      <w:ins w:id="1084" w:author="Segall, Christopher (segallcr)" w:date="2025-07-15T11:56:00Z">
        <w:r w:rsidR="00A46EC7">
          <w:rPr>
            <w:rFonts w:ascii="Calibri" w:hAnsi="Calibri" w:cs="Calibri"/>
            <w:sz w:val="24"/>
            <w:szCs w:val="24"/>
          </w:rPr>
          <w:t>–</w:t>
        </w:r>
      </w:ins>
      <w:r>
        <w:rPr>
          <w:rFonts w:ascii="Calibri" w:hAnsi="Calibri" w:cs="Calibri"/>
          <w:sz w:val="24"/>
          <w:szCs w:val="24"/>
        </w:rPr>
        <w:t>G that yearns for resolution on F (m</w:t>
      </w:r>
      <w:del w:id="1085" w:author="Segall, Christopher (segallcr)" w:date="2025-07-15T11:56:00Z">
        <w:r w:rsidDel="00A46EC7">
          <w:rPr>
            <w:rFonts w:ascii="Calibri" w:hAnsi="Calibri" w:cs="Calibri"/>
            <w:sz w:val="24"/>
            <w:szCs w:val="24"/>
          </w:rPr>
          <w:delText>m</w:delText>
        </w:r>
      </w:del>
      <w:r>
        <w:rPr>
          <w:rFonts w:ascii="Calibri" w:hAnsi="Calibri" w:cs="Calibri"/>
          <w:sz w:val="24"/>
          <w:szCs w:val="24"/>
        </w:rPr>
        <w:t xml:space="preserve">. 11 </w:t>
      </w:r>
      <w:proofErr w:type="gramStart"/>
      <w:r>
        <w:rPr>
          <w:rFonts w:ascii="Calibri" w:hAnsi="Calibri" w:cs="Calibri"/>
          <w:sz w:val="24"/>
          <w:szCs w:val="24"/>
        </w:rPr>
        <w:t xml:space="preserve">and </w:t>
      </w:r>
      <w:ins w:id="1086" w:author="Segall, Christopher (segallcr)" w:date="2025-07-15T11:56:00Z">
        <w:r w:rsidR="00A46EC7">
          <w:rPr>
            <w:rFonts w:ascii="Calibri" w:hAnsi="Calibri" w:cs="Calibri"/>
            <w:sz w:val="24"/>
            <w:szCs w:val="24"/>
          </w:rPr>
          <w:t>m.</w:t>
        </w:r>
        <w:proofErr w:type="gramEnd"/>
        <w:r w:rsidR="00A46EC7">
          <w:rPr>
            <w:rFonts w:ascii="Calibri" w:hAnsi="Calibri" w:cs="Calibri"/>
            <w:sz w:val="24"/>
            <w:szCs w:val="24"/>
          </w:rPr>
          <w:t xml:space="preserve"> </w:t>
        </w:r>
      </w:ins>
      <w:r>
        <w:rPr>
          <w:rFonts w:ascii="Calibri" w:hAnsi="Calibri" w:cs="Calibri"/>
          <w:sz w:val="24"/>
          <w:szCs w:val="24"/>
        </w:rPr>
        <w:t>22). The final iteration of β (mm. 24</w:t>
      </w:r>
      <w:r w:rsidR="00934E7E">
        <w:rPr>
          <w:rFonts w:cstheme="minorHAnsi"/>
          <w:color w:val="000000"/>
          <w:sz w:val="24"/>
          <w:szCs w:val="24"/>
        </w:rPr>
        <w:t>–</w:t>
      </w:r>
      <w:r w:rsidR="00FD67E7">
        <w:rPr>
          <w:rFonts w:cstheme="minorHAnsi"/>
          <w:color w:val="000000"/>
          <w:sz w:val="24"/>
          <w:szCs w:val="24"/>
        </w:rPr>
        <w:t>2</w:t>
      </w:r>
      <w:r>
        <w:rPr>
          <w:rFonts w:ascii="Calibri" w:hAnsi="Calibri" w:cs="Calibri"/>
          <w:sz w:val="24"/>
          <w:szCs w:val="24"/>
        </w:rPr>
        <w:t>7) appears in compressed form and is harmonized differently. Replete with perfect consonance, a judicious third is employed only at the final cadence (3</w:t>
      </w:r>
      <w:r w:rsidR="00934E7E">
        <w:rPr>
          <w:rFonts w:cstheme="minorHAnsi"/>
          <w:color w:val="000000"/>
          <w:sz w:val="24"/>
          <w:szCs w:val="24"/>
        </w:rPr>
        <w:t>–</w:t>
      </w:r>
      <w:r>
        <w:rPr>
          <w:rFonts w:ascii="Calibri" w:hAnsi="Calibri" w:cs="Calibri"/>
          <w:sz w:val="24"/>
          <w:szCs w:val="24"/>
        </w:rPr>
        <w:t xml:space="preserve">1). Note the special contrapuntal strength of this final arrival, converging in contrary motion </w:t>
      </w:r>
      <w:del w:id="1087" w:author="Segall, Christopher (segallcr)" w:date="2025-07-15T11:57:00Z">
        <w:r w:rsidDel="007B5AC2">
          <w:rPr>
            <w:rFonts w:ascii="Calibri" w:hAnsi="Calibri" w:cs="Calibri"/>
            <w:sz w:val="24"/>
            <w:szCs w:val="24"/>
          </w:rPr>
          <w:delText xml:space="preserve">down </w:delText>
        </w:r>
      </w:del>
      <w:ins w:id="1088" w:author="Segall, Christopher (segallcr)" w:date="2025-07-15T11:57:00Z">
        <w:r w:rsidR="007B5AC2">
          <w:rPr>
            <w:rFonts w:ascii="Calibri" w:hAnsi="Calibri" w:cs="Calibri"/>
            <w:sz w:val="24"/>
            <w:szCs w:val="24"/>
          </w:rPr>
          <w:t xml:space="preserve">through </w:t>
        </w:r>
      </w:ins>
      <w:r>
        <w:rPr>
          <w:rFonts w:ascii="Calibri" w:hAnsi="Calibri" w:cs="Calibri"/>
          <w:sz w:val="24"/>
          <w:szCs w:val="24"/>
        </w:rPr>
        <w:t xml:space="preserve">a catalog of the </w:t>
      </w:r>
      <w:r w:rsidR="00990E1D">
        <w:rPr>
          <w:rFonts w:ascii="Calibri" w:hAnsi="Calibri" w:cs="Calibri"/>
          <w:sz w:val="24"/>
          <w:szCs w:val="24"/>
        </w:rPr>
        <w:t xml:space="preserve">intervallic </w:t>
      </w:r>
      <w:r>
        <w:rPr>
          <w:rFonts w:ascii="Calibri" w:hAnsi="Calibri" w:cs="Calibri"/>
          <w:sz w:val="24"/>
          <w:szCs w:val="24"/>
        </w:rPr>
        <w:t>consonances: 8</w:t>
      </w:r>
      <w:r w:rsidR="00BB13CD">
        <w:rPr>
          <w:rFonts w:ascii="Calibri" w:hAnsi="Calibri" w:cs="Calibri"/>
          <w:sz w:val="24"/>
          <w:szCs w:val="24"/>
        </w:rPr>
        <w:t>–</w:t>
      </w:r>
      <w:r>
        <w:rPr>
          <w:rFonts w:ascii="Calibri" w:hAnsi="Calibri" w:cs="Calibri"/>
          <w:sz w:val="24"/>
          <w:szCs w:val="24"/>
        </w:rPr>
        <w:t>5</w:t>
      </w:r>
      <w:r w:rsidR="00BB13CD">
        <w:rPr>
          <w:rFonts w:ascii="Calibri" w:hAnsi="Calibri" w:cs="Calibri"/>
          <w:sz w:val="24"/>
          <w:szCs w:val="24"/>
        </w:rPr>
        <w:t>–</w:t>
      </w:r>
      <w:r>
        <w:rPr>
          <w:rFonts w:ascii="Calibri" w:hAnsi="Calibri" w:cs="Calibri"/>
          <w:sz w:val="24"/>
          <w:szCs w:val="24"/>
        </w:rPr>
        <w:t>3</w:t>
      </w:r>
      <w:r w:rsidR="00BB13CD">
        <w:rPr>
          <w:rFonts w:ascii="Calibri" w:hAnsi="Calibri" w:cs="Calibri"/>
          <w:sz w:val="24"/>
          <w:szCs w:val="24"/>
        </w:rPr>
        <w:t>–</w:t>
      </w:r>
      <w:r>
        <w:rPr>
          <w:rFonts w:ascii="Calibri" w:hAnsi="Calibri" w:cs="Calibri"/>
          <w:sz w:val="24"/>
          <w:szCs w:val="24"/>
        </w:rPr>
        <w:t>1 (mm. 25</w:t>
      </w:r>
      <w:r w:rsidR="00934E7E">
        <w:rPr>
          <w:rFonts w:cstheme="minorHAnsi"/>
          <w:color w:val="000000"/>
          <w:sz w:val="24"/>
          <w:szCs w:val="24"/>
        </w:rPr>
        <w:t>–</w:t>
      </w:r>
      <w:r>
        <w:rPr>
          <w:rFonts w:ascii="Calibri" w:hAnsi="Calibri" w:cs="Calibri"/>
          <w:sz w:val="24"/>
          <w:szCs w:val="24"/>
        </w:rPr>
        <w:t xml:space="preserve">28). This more solid setting of phrase β perhaps represents the singer’s resolve to remain loyal “as long as I live” </w:t>
      </w:r>
      <w:del w:id="1089" w:author="Segall, Christopher (segallcr)" w:date="2025-07-23T16:14:00Z">
        <w:r w:rsidRPr="00572C2C" w:rsidDel="00572C2C">
          <w:rPr>
            <w:rFonts w:ascii="Calibri" w:hAnsi="Calibri" w:cs="Calibri"/>
            <w:sz w:val="24"/>
            <w:szCs w:val="24"/>
          </w:rPr>
          <w:delText>[</w:delText>
        </w:r>
      </w:del>
      <w:ins w:id="1090" w:author="Segall, Christopher (segallcr)" w:date="2025-07-23T16:14:00Z">
        <w:r w:rsidR="00572C2C">
          <w:rPr>
            <w:rFonts w:ascii="Calibri" w:hAnsi="Calibri" w:cs="Calibri"/>
            <w:sz w:val="24"/>
            <w:szCs w:val="24"/>
          </w:rPr>
          <w:t>(</w:t>
        </w:r>
      </w:ins>
      <w:r w:rsidRPr="00627B9E">
        <w:rPr>
          <w:rFonts w:ascii="Calibri" w:hAnsi="Calibri" w:cs="Calibri"/>
          <w:i/>
          <w:iCs/>
          <w:sz w:val="24"/>
          <w:szCs w:val="24"/>
        </w:rPr>
        <w:t xml:space="preserve">tant com je </w:t>
      </w:r>
      <w:proofErr w:type="spellStart"/>
      <w:r w:rsidRPr="00627B9E">
        <w:rPr>
          <w:rFonts w:ascii="Calibri" w:hAnsi="Calibri" w:cs="Calibri"/>
          <w:i/>
          <w:iCs/>
          <w:sz w:val="24"/>
          <w:szCs w:val="24"/>
        </w:rPr>
        <w:t>vivray</w:t>
      </w:r>
      <w:proofErr w:type="spellEnd"/>
      <w:del w:id="1091" w:author="Segall, Christopher (segallcr)" w:date="2025-07-23T16:14:00Z">
        <w:r w:rsidRPr="00572C2C" w:rsidDel="00572C2C">
          <w:rPr>
            <w:rFonts w:ascii="Calibri" w:hAnsi="Calibri" w:cs="Calibri"/>
            <w:sz w:val="24"/>
            <w:szCs w:val="24"/>
          </w:rPr>
          <w:delText>]</w:delText>
        </w:r>
        <w:r w:rsidDel="00572C2C">
          <w:rPr>
            <w:rFonts w:ascii="Calibri" w:hAnsi="Calibri" w:cs="Calibri"/>
            <w:sz w:val="24"/>
            <w:szCs w:val="24"/>
          </w:rPr>
          <w:delText>.</w:delText>
        </w:r>
        <w:r w:rsidR="00937291" w:rsidDel="00572C2C">
          <w:rPr>
            <w:rFonts w:ascii="Calibri" w:hAnsi="Calibri" w:cs="Calibri"/>
            <w:sz w:val="24"/>
            <w:szCs w:val="24"/>
          </w:rPr>
          <w:delText xml:space="preserve"> </w:delText>
        </w:r>
      </w:del>
      <w:ins w:id="1092" w:author="Segall, Christopher (segallcr)" w:date="2025-07-23T16:14:00Z">
        <w:r w:rsidR="00572C2C">
          <w:rPr>
            <w:rFonts w:ascii="Calibri" w:hAnsi="Calibri" w:cs="Calibri"/>
            <w:sz w:val="24"/>
            <w:szCs w:val="24"/>
          </w:rPr>
          <w:t xml:space="preserve">). </w:t>
        </w:r>
      </w:ins>
      <w:del w:id="1093" w:author="Segall, Christopher (segallcr)" w:date="2025-07-15T11:58:00Z">
        <w:r w:rsidR="00937291" w:rsidDel="00C22CBA">
          <w:rPr>
            <w:rFonts w:ascii="Calibri" w:hAnsi="Calibri" w:cs="Calibri"/>
            <w:sz w:val="24"/>
            <w:szCs w:val="24"/>
          </w:rPr>
          <w:delText xml:space="preserve">For </w:delText>
        </w:r>
      </w:del>
      <w:ins w:id="1094" w:author="Segall, Christopher (segallcr)" w:date="2025-07-15T11:58:00Z">
        <w:r w:rsidR="00C22CBA">
          <w:rPr>
            <w:rFonts w:ascii="Calibri" w:hAnsi="Calibri" w:cs="Calibri"/>
            <w:sz w:val="24"/>
            <w:szCs w:val="24"/>
          </w:rPr>
          <w:t xml:space="preserve">With </w:t>
        </w:r>
      </w:ins>
      <w:r w:rsidR="00937291">
        <w:rPr>
          <w:rFonts w:ascii="Calibri" w:hAnsi="Calibri" w:cs="Calibri"/>
          <w:sz w:val="24"/>
          <w:szCs w:val="24"/>
        </w:rPr>
        <w:t xml:space="preserve">all its </w:t>
      </w:r>
      <w:r w:rsidR="00937291">
        <w:rPr>
          <w:rFonts w:cstheme="minorHAnsi"/>
          <w:color w:val="000000"/>
          <w:sz w:val="24"/>
          <w:szCs w:val="24"/>
        </w:rPr>
        <w:t>polyphonic and metrical</w:t>
      </w:r>
      <w:del w:id="1095" w:author="Segall, Christopher (segallcr)" w:date="2025-07-15T11:57:00Z">
        <w:r w:rsidR="00937291" w:rsidDel="007B5AC2">
          <w:rPr>
            <w:rFonts w:cstheme="minorHAnsi"/>
            <w:color w:val="000000"/>
            <w:sz w:val="24"/>
            <w:szCs w:val="24"/>
          </w:rPr>
          <w:delText>ly</w:delText>
        </w:r>
      </w:del>
      <w:r w:rsidR="00937291">
        <w:rPr>
          <w:rFonts w:cstheme="minorHAnsi"/>
          <w:color w:val="000000"/>
          <w:sz w:val="24"/>
          <w:szCs w:val="24"/>
        </w:rPr>
        <w:t xml:space="preserve"> subtlety, </w:t>
      </w:r>
      <w:del w:id="1096" w:author="Segall, Christopher (segallcr)" w:date="2025-07-15T11:57:00Z">
        <w:r w:rsidR="00937291" w:rsidDel="00C22CBA">
          <w:rPr>
            <w:rFonts w:cstheme="minorHAnsi"/>
            <w:color w:val="000000"/>
            <w:sz w:val="24"/>
            <w:szCs w:val="24"/>
          </w:rPr>
          <w:delText xml:space="preserve">a song like </w:delText>
        </w:r>
      </w:del>
      <w:r w:rsidR="00937291">
        <w:rPr>
          <w:rFonts w:cstheme="minorHAnsi"/>
          <w:color w:val="000000"/>
          <w:sz w:val="24"/>
          <w:szCs w:val="24"/>
        </w:rPr>
        <w:t xml:space="preserve">Machaut’s </w:t>
      </w:r>
      <w:del w:id="1097" w:author="Segall, Christopher (segallcr)" w:date="2025-07-23T16:15:00Z">
        <w:r w:rsidR="00937291" w:rsidRPr="00C0339D" w:rsidDel="00C0339D">
          <w:rPr>
            <w:rFonts w:cstheme="minorHAnsi"/>
            <w:color w:val="000000"/>
            <w:sz w:val="24"/>
            <w:szCs w:val="24"/>
          </w:rPr>
          <w:delText xml:space="preserve">Virelai </w:delText>
        </w:r>
      </w:del>
      <w:ins w:id="1098" w:author="Segall, Christopher (segallcr)" w:date="2025-07-23T16:14:00Z">
        <w:r w:rsidR="00C0339D">
          <w:rPr>
            <w:rFonts w:cstheme="minorHAnsi"/>
            <w:color w:val="000000"/>
            <w:sz w:val="24"/>
            <w:szCs w:val="24"/>
          </w:rPr>
          <w:t>V</w:t>
        </w:r>
      </w:ins>
      <w:r w:rsidR="00937291" w:rsidRPr="00C0339D">
        <w:rPr>
          <w:rFonts w:cstheme="minorHAnsi"/>
          <w:color w:val="000000"/>
          <w:sz w:val="24"/>
          <w:szCs w:val="24"/>
        </w:rPr>
        <w:t>38/32</w:t>
      </w:r>
      <w:r w:rsidR="00937291">
        <w:rPr>
          <w:rFonts w:cstheme="minorHAnsi"/>
          <w:color w:val="000000"/>
          <w:sz w:val="24"/>
          <w:szCs w:val="24"/>
        </w:rPr>
        <w:t xml:space="preserve"> stands out as an art song evolved from a dance tradition it no longer exemplifies.</w:t>
      </w:r>
    </w:p>
    <w:p w14:paraId="4B03CA77" w14:textId="3C2A4ABB" w:rsidR="005573C0" w:rsidRDefault="005573C0" w:rsidP="007B47F8">
      <w:pPr>
        <w:spacing w:line="480" w:lineRule="auto"/>
        <w:rPr>
          <w:sz w:val="24"/>
          <w:szCs w:val="24"/>
        </w:rPr>
      </w:pPr>
    </w:p>
    <w:p w14:paraId="42C92E59" w14:textId="77777777" w:rsidR="00CC5CD1" w:rsidRDefault="00CC5CD1" w:rsidP="00CC5CD1">
      <w:pPr>
        <w:spacing w:line="480" w:lineRule="auto"/>
        <w:rPr>
          <w:ins w:id="1099" w:author="Segall, Christopher (segallcr)" w:date="2025-07-23T16:11:00Z"/>
          <w:rFonts w:cstheme="minorHAnsi"/>
          <w:color w:val="000000"/>
          <w:sz w:val="24"/>
          <w:szCs w:val="24"/>
        </w:rPr>
      </w:pPr>
      <w:ins w:id="1100" w:author="Segall, Christopher (segallcr)" w:date="2025-07-23T16:11:00Z">
        <w:r>
          <w:rPr>
            <w:rFonts w:cstheme="minorHAnsi"/>
            <w:b/>
            <w:bCs/>
            <w:color w:val="000000"/>
            <w:sz w:val="24"/>
            <w:szCs w:val="24"/>
          </w:rPr>
          <w:t>Example 12</w:t>
        </w:r>
        <w:r>
          <w:rPr>
            <w:rFonts w:cstheme="minorHAnsi"/>
            <w:color w:val="000000"/>
            <w:sz w:val="24"/>
            <w:szCs w:val="24"/>
          </w:rPr>
          <w:t xml:space="preserve"> Guillaume de Machaut, “De tout sui </w:t>
        </w:r>
        <w:proofErr w:type="spellStart"/>
        <w:r>
          <w:rPr>
            <w:rFonts w:cstheme="minorHAnsi"/>
            <w:color w:val="000000"/>
            <w:sz w:val="24"/>
            <w:szCs w:val="24"/>
          </w:rPr>
          <w:t>si</w:t>
        </w:r>
        <w:proofErr w:type="spellEnd"/>
        <w:r>
          <w:rPr>
            <w:rFonts w:cstheme="minorHAnsi"/>
            <w:color w:val="000000"/>
            <w:sz w:val="24"/>
            <w:szCs w:val="24"/>
          </w:rPr>
          <w:t xml:space="preserve"> </w:t>
        </w:r>
        <w:proofErr w:type="spellStart"/>
        <w:r>
          <w:rPr>
            <w:rFonts w:cstheme="minorHAnsi"/>
            <w:color w:val="000000"/>
            <w:sz w:val="24"/>
            <w:szCs w:val="24"/>
          </w:rPr>
          <w:t>confortee</w:t>
        </w:r>
        <w:proofErr w:type="spellEnd"/>
        <w:r>
          <w:rPr>
            <w:rFonts w:cstheme="minorHAnsi"/>
            <w:color w:val="000000"/>
            <w:sz w:val="24"/>
            <w:szCs w:val="24"/>
          </w:rPr>
          <w:t>” (V38/32), refrain, with metric interpretation at two levels, phrase organization, and discant reduction.</w:t>
        </w:r>
      </w:ins>
    </w:p>
    <w:p w14:paraId="3B03E3ED" w14:textId="77777777" w:rsidR="00CC5CD1" w:rsidRDefault="00CC5CD1" w:rsidP="00CC5CD1">
      <w:pPr>
        <w:spacing w:line="480" w:lineRule="auto"/>
        <w:rPr>
          <w:ins w:id="1101" w:author="Segall, Christopher (segallcr)" w:date="2025-07-23T16:11:00Z"/>
          <w:rFonts w:cstheme="minorHAnsi"/>
          <w:color w:val="000000"/>
          <w:sz w:val="24"/>
          <w:szCs w:val="24"/>
        </w:rPr>
      </w:pPr>
    </w:p>
    <w:p w14:paraId="28953391" w14:textId="13F5F79C" w:rsidR="00FD2734" w:rsidRPr="00FA06C0" w:rsidRDefault="00FA06C0" w:rsidP="004A3E2B">
      <w:pPr>
        <w:pStyle w:val="Heading1"/>
      </w:pPr>
      <w:r w:rsidRPr="00FA06C0">
        <w:t>Danced Songs in Triple Time</w:t>
      </w:r>
    </w:p>
    <w:p w14:paraId="1B360FEF" w14:textId="39EA0CEF" w:rsidR="004D1651" w:rsidRDefault="00FA06C0" w:rsidP="006B7218">
      <w:pPr>
        <w:spacing w:line="480" w:lineRule="auto"/>
        <w:rPr>
          <w:rFonts w:cstheme="minorHAnsi"/>
          <w:sz w:val="24"/>
          <w:szCs w:val="24"/>
        </w:rPr>
      </w:pPr>
      <w:r w:rsidRPr="00990C00">
        <w:rPr>
          <w:sz w:val="24"/>
          <w:szCs w:val="24"/>
        </w:rPr>
        <w:t>Among Mac</w:t>
      </w:r>
      <w:r w:rsidRPr="00990C00">
        <w:rPr>
          <w:rFonts w:cstheme="minorHAnsi"/>
          <w:sz w:val="24"/>
          <w:szCs w:val="24"/>
        </w:rPr>
        <w:t xml:space="preserve">haut’s </w:t>
      </w:r>
      <w:r w:rsidRPr="00990C00">
        <w:rPr>
          <w:rFonts w:cstheme="minorHAnsi"/>
          <w:i/>
          <w:iCs/>
          <w:sz w:val="24"/>
          <w:szCs w:val="24"/>
        </w:rPr>
        <w:t xml:space="preserve">chansons </w:t>
      </w:r>
      <w:proofErr w:type="spellStart"/>
      <w:r w:rsidRPr="00990C00">
        <w:rPr>
          <w:rFonts w:cstheme="minorHAnsi"/>
          <w:i/>
          <w:iCs/>
          <w:sz w:val="24"/>
          <w:szCs w:val="24"/>
        </w:rPr>
        <w:t>baladées</w:t>
      </w:r>
      <w:proofErr w:type="spellEnd"/>
      <w:r w:rsidRPr="00990C00">
        <w:rPr>
          <w:rFonts w:cstheme="minorHAnsi"/>
          <w:i/>
          <w:iCs/>
          <w:sz w:val="24"/>
          <w:szCs w:val="24"/>
        </w:rPr>
        <w:t>,</w:t>
      </w:r>
      <w:r w:rsidRPr="00990C00">
        <w:rPr>
          <w:rFonts w:cstheme="minorHAnsi"/>
          <w:sz w:val="24"/>
          <w:szCs w:val="24"/>
        </w:rPr>
        <w:t xml:space="preserve"> </w:t>
      </w:r>
      <w:ins w:id="1102" w:author="Segall, Christopher (segallcr)" w:date="2025-07-18T12:55:00Z">
        <w:r w:rsidR="00D138BE">
          <w:rPr>
            <w:rFonts w:cstheme="minorHAnsi"/>
            <w:sz w:val="24"/>
            <w:szCs w:val="24"/>
          </w:rPr>
          <w:t xml:space="preserve">there exist </w:t>
        </w:r>
      </w:ins>
      <w:r w:rsidR="004D1651">
        <w:rPr>
          <w:rFonts w:cstheme="minorHAnsi"/>
          <w:sz w:val="24"/>
          <w:szCs w:val="24"/>
        </w:rPr>
        <w:t xml:space="preserve">only </w:t>
      </w:r>
      <w:r w:rsidRPr="00990C00">
        <w:rPr>
          <w:rFonts w:cstheme="minorHAnsi"/>
          <w:sz w:val="24"/>
          <w:szCs w:val="24"/>
        </w:rPr>
        <w:t xml:space="preserve">four </w:t>
      </w:r>
      <w:r w:rsidR="00461D09">
        <w:rPr>
          <w:rFonts w:cstheme="minorHAnsi"/>
          <w:sz w:val="24"/>
          <w:szCs w:val="24"/>
        </w:rPr>
        <w:t xml:space="preserve">(12%) </w:t>
      </w:r>
      <w:del w:id="1103" w:author="Segall, Christopher (segallcr)" w:date="2025-07-18T12:55:00Z">
        <w:r w:rsidRPr="00990C00" w:rsidDel="00D138BE">
          <w:rPr>
            <w:rFonts w:cstheme="minorHAnsi"/>
            <w:sz w:val="24"/>
            <w:szCs w:val="24"/>
          </w:rPr>
          <w:delText xml:space="preserve">are set </w:delText>
        </w:r>
      </w:del>
      <w:r w:rsidRPr="00990C00">
        <w:rPr>
          <w:rFonts w:cstheme="minorHAnsi"/>
          <w:sz w:val="24"/>
          <w:szCs w:val="24"/>
        </w:rPr>
        <w:t xml:space="preserve">in perfect </w:t>
      </w:r>
      <w:r w:rsidRPr="00990C00">
        <w:rPr>
          <w:rFonts w:cstheme="minorHAnsi"/>
          <w:i/>
          <w:iCs/>
          <w:sz w:val="24"/>
          <w:szCs w:val="24"/>
        </w:rPr>
        <w:t>tempus</w:t>
      </w:r>
      <w:r w:rsidRPr="00990C00">
        <w:rPr>
          <w:rFonts w:cstheme="minorHAnsi"/>
          <w:sz w:val="24"/>
          <w:szCs w:val="24"/>
        </w:rPr>
        <w:t>: V2</w:t>
      </w:r>
      <w:r>
        <w:rPr>
          <w:rFonts w:cstheme="minorHAnsi"/>
          <w:sz w:val="24"/>
          <w:szCs w:val="24"/>
        </w:rPr>
        <w:t>6/23</w:t>
      </w:r>
      <w:r w:rsidRPr="00990C00">
        <w:rPr>
          <w:rFonts w:cstheme="minorHAnsi"/>
          <w:sz w:val="24"/>
          <w:szCs w:val="24"/>
        </w:rPr>
        <w:t xml:space="preserve">, </w:t>
      </w:r>
      <w:ins w:id="1104" w:author="Segall, Christopher (segallcr)" w:date="2025-07-24T09:33:00Z">
        <w:r w:rsidR="00052E8A">
          <w:rPr>
            <w:rFonts w:cstheme="minorHAnsi"/>
            <w:sz w:val="24"/>
            <w:szCs w:val="24"/>
          </w:rPr>
          <w:t>V</w:t>
        </w:r>
      </w:ins>
      <w:r w:rsidRPr="00990C00">
        <w:rPr>
          <w:rFonts w:cstheme="minorHAnsi"/>
          <w:sz w:val="24"/>
          <w:szCs w:val="24"/>
        </w:rPr>
        <w:t>2</w:t>
      </w:r>
      <w:r>
        <w:rPr>
          <w:rFonts w:cstheme="minorHAnsi"/>
          <w:sz w:val="24"/>
          <w:szCs w:val="24"/>
        </w:rPr>
        <w:t>7/24</w:t>
      </w:r>
      <w:r w:rsidRPr="00990C00">
        <w:rPr>
          <w:rFonts w:cstheme="minorHAnsi"/>
          <w:sz w:val="24"/>
          <w:szCs w:val="24"/>
        </w:rPr>
        <w:t xml:space="preserve">, </w:t>
      </w:r>
      <w:ins w:id="1105" w:author="Segall, Christopher (segallcr)" w:date="2025-07-24T09:33:00Z">
        <w:r w:rsidR="00052E8A">
          <w:rPr>
            <w:rFonts w:cstheme="minorHAnsi"/>
            <w:sz w:val="24"/>
            <w:szCs w:val="24"/>
          </w:rPr>
          <w:t>V</w:t>
        </w:r>
      </w:ins>
      <w:r>
        <w:rPr>
          <w:rFonts w:cstheme="minorHAnsi"/>
          <w:sz w:val="24"/>
          <w:szCs w:val="24"/>
        </w:rPr>
        <w:t>31/28</w:t>
      </w:r>
      <w:r w:rsidRPr="00990C00">
        <w:rPr>
          <w:rFonts w:cstheme="minorHAnsi"/>
          <w:sz w:val="24"/>
          <w:szCs w:val="24"/>
        </w:rPr>
        <w:t xml:space="preserve">, and </w:t>
      </w:r>
      <w:ins w:id="1106" w:author="Segall, Christopher (segallcr)" w:date="2025-07-24T09:33:00Z">
        <w:r w:rsidR="00052E8A">
          <w:rPr>
            <w:rFonts w:cstheme="minorHAnsi"/>
            <w:sz w:val="24"/>
            <w:szCs w:val="24"/>
          </w:rPr>
          <w:t>V</w:t>
        </w:r>
      </w:ins>
      <w:r>
        <w:rPr>
          <w:rFonts w:cstheme="minorHAnsi"/>
          <w:sz w:val="24"/>
          <w:szCs w:val="24"/>
        </w:rPr>
        <w:t>32/29</w:t>
      </w:r>
      <w:r w:rsidRPr="00990C00">
        <w:rPr>
          <w:rFonts w:cstheme="minorHAnsi"/>
          <w:sz w:val="24"/>
          <w:szCs w:val="24"/>
        </w:rPr>
        <w:t>.</w:t>
      </w:r>
      <w:r>
        <w:rPr>
          <w:rStyle w:val="FootnoteReference"/>
          <w:rFonts w:cstheme="minorHAnsi"/>
          <w:sz w:val="24"/>
          <w:szCs w:val="24"/>
        </w:rPr>
        <w:footnoteReference w:id="43"/>
      </w:r>
      <w:r w:rsidRPr="00990C00">
        <w:rPr>
          <w:rFonts w:cstheme="minorHAnsi"/>
          <w:sz w:val="24"/>
          <w:szCs w:val="24"/>
        </w:rPr>
        <w:t xml:space="preserve"> </w:t>
      </w:r>
      <w:r w:rsidR="004D1651">
        <w:rPr>
          <w:rFonts w:cstheme="minorHAnsi"/>
          <w:sz w:val="24"/>
          <w:szCs w:val="24"/>
        </w:rPr>
        <w:t xml:space="preserve">The foregoing </w:t>
      </w:r>
      <w:del w:id="1107" w:author="Segall, Christopher (segallcr)" w:date="2025-07-18T12:57:00Z">
        <w:r w:rsidR="004D1651" w:rsidDel="00173D15">
          <w:rPr>
            <w:rFonts w:cstheme="minorHAnsi"/>
            <w:sz w:val="24"/>
            <w:szCs w:val="24"/>
          </w:rPr>
          <w:delText xml:space="preserve">analysis </w:delText>
        </w:r>
      </w:del>
      <w:ins w:id="1108" w:author="Segall, Christopher (segallcr)" w:date="2025-07-18T12:57:00Z">
        <w:r w:rsidR="00173D15">
          <w:rPr>
            <w:rFonts w:cstheme="minorHAnsi"/>
            <w:sz w:val="24"/>
            <w:szCs w:val="24"/>
          </w:rPr>
          <w:t xml:space="preserve">analyses </w:t>
        </w:r>
      </w:ins>
      <w:r w:rsidR="00973FE8">
        <w:rPr>
          <w:rFonts w:cstheme="minorHAnsi"/>
          <w:sz w:val="24"/>
          <w:szCs w:val="24"/>
        </w:rPr>
        <w:t xml:space="preserve">made special interpretation of </w:t>
      </w:r>
      <w:r w:rsidR="004D1651" w:rsidRPr="004D1651">
        <w:rPr>
          <w:rFonts w:cstheme="minorHAnsi"/>
          <w:i/>
          <w:iCs/>
          <w:sz w:val="24"/>
          <w:szCs w:val="24"/>
        </w:rPr>
        <w:t>modus</w:t>
      </w:r>
      <w:r w:rsidR="004D1651">
        <w:rPr>
          <w:rFonts w:cstheme="minorHAnsi"/>
          <w:sz w:val="24"/>
          <w:szCs w:val="24"/>
        </w:rPr>
        <w:t xml:space="preserve"> </w:t>
      </w:r>
      <w:r w:rsidR="004D1651">
        <w:rPr>
          <w:rFonts w:cstheme="minorHAnsi"/>
          <w:sz w:val="24"/>
          <w:szCs w:val="24"/>
        </w:rPr>
        <w:lastRenderedPageBreak/>
        <w:t xml:space="preserve">perfections </w:t>
      </w:r>
      <w:r w:rsidR="000109B8">
        <w:rPr>
          <w:rFonts w:cstheme="minorHAnsi"/>
          <w:sz w:val="24"/>
          <w:szCs w:val="24"/>
        </w:rPr>
        <w:t>within a</w:t>
      </w:r>
      <w:ins w:id="1109" w:author="Segall, Christopher (segallcr)" w:date="2025-07-18T12:57:00Z">
        <w:r w:rsidR="00610604">
          <w:rPr>
            <w:rFonts w:cstheme="minorHAnsi"/>
            <w:sz w:val="24"/>
            <w:szCs w:val="24"/>
          </w:rPr>
          <w:t>n imperfect</w:t>
        </w:r>
      </w:ins>
      <w:r w:rsidR="000109B8">
        <w:rPr>
          <w:rFonts w:cstheme="minorHAnsi"/>
          <w:sz w:val="24"/>
          <w:szCs w:val="24"/>
        </w:rPr>
        <w:t xml:space="preserve"> </w:t>
      </w:r>
      <w:r w:rsidR="001B4A34">
        <w:rPr>
          <w:rFonts w:cstheme="minorHAnsi"/>
          <w:sz w:val="24"/>
          <w:szCs w:val="24"/>
        </w:rPr>
        <w:t>norm</w:t>
      </w:r>
      <w:del w:id="1110" w:author="Segall, Christopher (segallcr)" w:date="2025-07-18T12:57:00Z">
        <w:r w:rsidR="001B4A34" w:rsidDel="00610604">
          <w:rPr>
            <w:rFonts w:cstheme="minorHAnsi"/>
            <w:sz w:val="24"/>
            <w:szCs w:val="24"/>
          </w:rPr>
          <w:delText xml:space="preserve"> </w:delText>
        </w:r>
        <w:r w:rsidR="000109B8" w:rsidDel="00610604">
          <w:rPr>
            <w:rFonts w:cstheme="minorHAnsi"/>
            <w:sz w:val="24"/>
            <w:szCs w:val="24"/>
          </w:rPr>
          <w:delText>of imperfect</w:delText>
        </w:r>
      </w:del>
      <w:r w:rsidR="000109B8">
        <w:rPr>
          <w:rFonts w:cstheme="minorHAnsi"/>
          <w:sz w:val="24"/>
          <w:szCs w:val="24"/>
        </w:rPr>
        <w:t xml:space="preserve">, </w:t>
      </w:r>
      <w:r w:rsidR="004D1651">
        <w:rPr>
          <w:rFonts w:cstheme="minorHAnsi"/>
          <w:sz w:val="24"/>
          <w:szCs w:val="24"/>
        </w:rPr>
        <w:t xml:space="preserve">and the </w:t>
      </w:r>
      <w:r w:rsidR="00973FE8">
        <w:rPr>
          <w:rFonts w:cstheme="minorHAnsi"/>
          <w:sz w:val="24"/>
          <w:szCs w:val="24"/>
        </w:rPr>
        <w:t xml:space="preserve">converse </w:t>
      </w:r>
      <w:del w:id="1111" w:author="Segall, Christopher (segallcr)" w:date="2025-07-18T12:57:00Z">
        <w:r w:rsidR="00973FE8" w:rsidDel="00610604">
          <w:rPr>
            <w:rFonts w:cstheme="minorHAnsi"/>
            <w:sz w:val="24"/>
            <w:szCs w:val="24"/>
          </w:rPr>
          <w:delText>principal</w:delText>
        </w:r>
        <w:r w:rsidR="000109B8" w:rsidDel="00610604">
          <w:rPr>
            <w:rFonts w:cstheme="minorHAnsi"/>
            <w:sz w:val="24"/>
            <w:szCs w:val="24"/>
          </w:rPr>
          <w:delText xml:space="preserve"> </w:delText>
        </w:r>
      </w:del>
      <w:ins w:id="1112" w:author="Segall, Christopher (segallcr)" w:date="2025-07-18T12:57:00Z">
        <w:r w:rsidR="00610604">
          <w:rPr>
            <w:rFonts w:cstheme="minorHAnsi"/>
            <w:sz w:val="24"/>
            <w:szCs w:val="24"/>
          </w:rPr>
          <w:t xml:space="preserve">principle </w:t>
        </w:r>
      </w:ins>
      <w:r w:rsidR="000109B8">
        <w:rPr>
          <w:rFonts w:cstheme="minorHAnsi"/>
          <w:sz w:val="24"/>
          <w:szCs w:val="24"/>
        </w:rPr>
        <w:t xml:space="preserve">will </w:t>
      </w:r>
      <w:del w:id="1113" w:author="Segall, Christopher (segallcr)" w:date="2025-07-18T12:57:00Z">
        <w:r w:rsidR="000109B8" w:rsidDel="00610604">
          <w:rPr>
            <w:rFonts w:cstheme="minorHAnsi"/>
            <w:sz w:val="24"/>
            <w:szCs w:val="24"/>
          </w:rPr>
          <w:delText xml:space="preserve">be </w:delText>
        </w:r>
        <w:r w:rsidR="00B21EB7" w:rsidDel="00610604">
          <w:rPr>
            <w:rFonts w:cstheme="minorHAnsi"/>
            <w:sz w:val="24"/>
            <w:szCs w:val="24"/>
          </w:rPr>
          <w:delText xml:space="preserve">carried over </w:delText>
        </w:r>
      </w:del>
      <w:ins w:id="1114" w:author="Segall, Christopher (segallcr)" w:date="2025-07-18T12:57:00Z">
        <w:r w:rsidR="00610604">
          <w:rPr>
            <w:rFonts w:cstheme="minorHAnsi"/>
            <w:sz w:val="24"/>
            <w:szCs w:val="24"/>
          </w:rPr>
          <w:t xml:space="preserve">apply </w:t>
        </w:r>
      </w:ins>
      <w:r w:rsidR="004D1651">
        <w:rPr>
          <w:rFonts w:cstheme="minorHAnsi"/>
          <w:sz w:val="24"/>
          <w:szCs w:val="24"/>
        </w:rPr>
        <w:t xml:space="preserve">to </w:t>
      </w:r>
      <w:del w:id="1115" w:author="Segall, Christopher (segallcr)" w:date="2025-07-18T12:57:00Z">
        <w:r w:rsidR="00CB2D32" w:rsidDel="00610604">
          <w:rPr>
            <w:rFonts w:cstheme="minorHAnsi"/>
            <w:sz w:val="24"/>
            <w:szCs w:val="24"/>
          </w:rPr>
          <w:delText xml:space="preserve">those </w:delText>
        </w:r>
      </w:del>
      <w:r w:rsidR="004D1651">
        <w:rPr>
          <w:rFonts w:cstheme="minorHAnsi"/>
          <w:sz w:val="24"/>
          <w:szCs w:val="24"/>
        </w:rPr>
        <w:t>dance</w:t>
      </w:r>
      <w:r w:rsidR="00F006AA">
        <w:rPr>
          <w:rFonts w:cstheme="minorHAnsi"/>
          <w:sz w:val="24"/>
          <w:szCs w:val="24"/>
        </w:rPr>
        <w:t>d</w:t>
      </w:r>
      <w:r w:rsidR="000109B8">
        <w:rPr>
          <w:rFonts w:cstheme="minorHAnsi"/>
          <w:sz w:val="24"/>
          <w:szCs w:val="24"/>
        </w:rPr>
        <w:t xml:space="preserve"> songs</w:t>
      </w:r>
      <w:r w:rsidR="004D1651">
        <w:rPr>
          <w:rFonts w:cstheme="minorHAnsi"/>
          <w:sz w:val="24"/>
          <w:szCs w:val="24"/>
        </w:rPr>
        <w:t xml:space="preserve"> in triple time. </w:t>
      </w:r>
      <w:r w:rsidR="000109B8">
        <w:rPr>
          <w:rFonts w:cstheme="minorHAnsi"/>
          <w:sz w:val="24"/>
          <w:szCs w:val="24"/>
        </w:rPr>
        <w:t xml:space="preserve">While perfect groupings at the </w:t>
      </w:r>
      <w:r w:rsidR="000109B8" w:rsidRPr="000109B8">
        <w:rPr>
          <w:rFonts w:cstheme="minorHAnsi"/>
          <w:i/>
          <w:iCs/>
          <w:sz w:val="24"/>
          <w:szCs w:val="24"/>
        </w:rPr>
        <w:t>tempus</w:t>
      </w:r>
      <w:r w:rsidR="000109B8">
        <w:rPr>
          <w:rFonts w:cstheme="minorHAnsi"/>
          <w:sz w:val="24"/>
          <w:szCs w:val="24"/>
        </w:rPr>
        <w:t xml:space="preserve"> level will go without remark, considerable flexibility will be called for at the </w:t>
      </w:r>
      <w:r w:rsidR="000109B8" w:rsidRPr="000109B8">
        <w:rPr>
          <w:rFonts w:cstheme="minorHAnsi"/>
          <w:i/>
          <w:iCs/>
          <w:sz w:val="24"/>
          <w:szCs w:val="24"/>
        </w:rPr>
        <w:t>modus</w:t>
      </w:r>
      <w:r w:rsidR="000109B8">
        <w:rPr>
          <w:rFonts w:cstheme="minorHAnsi"/>
          <w:sz w:val="24"/>
          <w:szCs w:val="24"/>
        </w:rPr>
        <w:t xml:space="preserve"> level</w:t>
      </w:r>
      <w:r w:rsidR="00B21EB7">
        <w:rPr>
          <w:rFonts w:cstheme="minorHAnsi"/>
          <w:sz w:val="24"/>
          <w:szCs w:val="24"/>
        </w:rPr>
        <w:t xml:space="preserve"> and beyond</w:t>
      </w:r>
      <w:r w:rsidR="000109B8">
        <w:rPr>
          <w:rFonts w:cstheme="minorHAnsi"/>
          <w:sz w:val="24"/>
          <w:szCs w:val="24"/>
        </w:rPr>
        <w:t>.</w:t>
      </w:r>
    </w:p>
    <w:p w14:paraId="014E2821" w14:textId="77777777" w:rsidR="006B7218" w:rsidRDefault="006B7218" w:rsidP="006B7218">
      <w:pPr>
        <w:spacing w:line="480" w:lineRule="auto"/>
        <w:rPr>
          <w:rFonts w:cstheme="minorHAnsi"/>
          <w:b/>
          <w:bCs/>
          <w:sz w:val="24"/>
          <w:szCs w:val="24"/>
        </w:rPr>
      </w:pPr>
    </w:p>
    <w:p w14:paraId="4FEA4378" w14:textId="76E5476C" w:rsidR="00FA06C0" w:rsidRPr="00990C00" w:rsidRDefault="00776DE8" w:rsidP="006B7218">
      <w:pPr>
        <w:spacing w:line="480" w:lineRule="auto"/>
        <w:rPr>
          <w:rFonts w:cstheme="minorHAnsi"/>
          <w:sz w:val="24"/>
          <w:szCs w:val="24"/>
        </w:rPr>
      </w:pPr>
      <w:r w:rsidRPr="00B000A2">
        <w:rPr>
          <w:rFonts w:cstheme="minorHAnsi"/>
          <w:b/>
          <w:bCs/>
          <w:sz w:val="24"/>
          <w:szCs w:val="24"/>
          <w:u w:val="single"/>
        </w:rPr>
        <w:t>Example 13</w:t>
      </w:r>
      <w:r w:rsidR="00FA06C0" w:rsidRPr="00990C00">
        <w:rPr>
          <w:rFonts w:cstheme="minorHAnsi"/>
          <w:sz w:val="24"/>
          <w:szCs w:val="24"/>
        </w:rPr>
        <w:t xml:space="preserve"> presents the opening </w:t>
      </w:r>
      <w:r w:rsidR="007E4138">
        <w:rPr>
          <w:rFonts w:cstheme="minorHAnsi"/>
          <w:sz w:val="24"/>
          <w:szCs w:val="24"/>
        </w:rPr>
        <w:t>phrase</w:t>
      </w:r>
      <w:ins w:id="1116" w:author="Segall, Christopher (segallcr)" w:date="2025-07-18T12:58:00Z">
        <w:r w:rsidR="00085ACC">
          <w:rPr>
            <w:rFonts w:cstheme="minorHAnsi"/>
            <w:sz w:val="24"/>
            <w:szCs w:val="24"/>
          </w:rPr>
          <w:t>s</w:t>
        </w:r>
      </w:ins>
      <w:r w:rsidR="007E4138">
        <w:rPr>
          <w:rFonts w:cstheme="minorHAnsi"/>
          <w:sz w:val="24"/>
          <w:szCs w:val="24"/>
        </w:rPr>
        <w:t xml:space="preserve"> (</w:t>
      </w:r>
      <w:ins w:id="1117" w:author="Segall, Christopher (segallcr)" w:date="2025-07-18T12:58:00Z">
        <w:r w:rsidR="00FE1188">
          <w:rPr>
            <w:rFonts w:cstheme="minorHAnsi"/>
            <w:sz w:val="24"/>
            <w:szCs w:val="24"/>
          </w:rPr>
          <w:t xml:space="preserve">i.e., </w:t>
        </w:r>
      </w:ins>
      <w:r w:rsidR="007E4138">
        <w:rPr>
          <w:rFonts w:cstheme="minorHAnsi"/>
          <w:sz w:val="24"/>
          <w:szCs w:val="24"/>
        </w:rPr>
        <w:t xml:space="preserve">to </w:t>
      </w:r>
      <w:ins w:id="1118" w:author="Segall, Christopher (segallcr)" w:date="2025-07-18T12:58:00Z">
        <w:r w:rsidR="00FE1188">
          <w:rPr>
            <w:rFonts w:cstheme="minorHAnsi"/>
            <w:sz w:val="24"/>
            <w:szCs w:val="24"/>
          </w:rPr>
          <w:t xml:space="preserve">the </w:t>
        </w:r>
      </w:ins>
      <w:r w:rsidR="007E4138">
        <w:rPr>
          <w:rFonts w:cstheme="minorHAnsi"/>
          <w:sz w:val="24"/>
          <w:szCs w:val="24"/>
        </w:rPr>
        <w:t xml:space="preserve">first cadence) </w:t>
      </w:r>
      <w:r w:rsidR="00FA06C0" w:rsidRPr="00990C00">
        <w:rPr>
          <w:rFonts w:cstheme="minorHAnsi"/>
          <w:sz w:val="24"/>
          <w:szCs w:val="24"/>
        </w:rPr>
        <w:t xml:space="preserve">of two </w:t>
      </w:r>
      <w:del w:id="1119" w:author="Segall, Christopher (segallcr)" w:date="2025-07-18T12:59:00Z">
        <w:r w:rsidR="00FA06C0" w:rsidRPr="00990C00" w:rsidDel="00A97B6B">
          <w:rPr>
            <w:rFonts w:cstheme="minorHAnsi"/>
            <w:sz w:val="24"/>
            <w:szCs w:val="24"/>
          </w:rPr>
          <w:delText xml:space="preserve">of Machaut’s </w:delText>
        </w:r>
      </w:del>
      <w:proofErr w:type="spellStart"/>
      <w:r w:rsidR="00FA06C0" w:rsidRPr="00990C00">
        <w:rPr>
          <w:rFonts w:cstheme="minorHAnsi"/>
          <w:sz w:val="24"/>
          <w:szCs w:val="24"/>
        </w:rPr>
        <w:t>virelais</w:t>
      </w:r>
      <w:proofErr w:type="spellEnd"/>
      <w:r w:rsidR="00FA06C0" w:rsidRPr="00990C00">
        <w:rPr>
          <w:rFonts w:cstheme="minorHAnsi"/>
          <w:sz w:val="24"/>
          <w:szCs w:val="24"/>
        </w:rPr>
        <w:t xml:space="preserve"> </w:t>
      </w:r>
      <w:r w:rsidR="007E4138">
        <w:rPr>
          <w:rFonts w:cstheme="minorHAnsi"/>
          <w:sz w:val="24"/>
          <w:szCs w:val="24"/>
        </w:rPr>
        <w:t xml:space="preserve">in triple time </w:t>
      </w:r>
      <w:r w:rsidR="00FA06C0" w:rsidRPr="00990C00">
        <w:rPr>
          <w:rFonts w:cstheme="minorHAnsi"/>
          <w:sz w:val="24"/>
          <w:szCs w:val="24"/>
        </w:rPr>
        <w:t xml:space="preserve">with </w:t>
      </w:r>
      <w:r w:rsidR="00461D09">
        <w:rPr>
          <w:rFonts w:cstheme="minorHAnsi"/>
          <w:sz w:val="24"/>
          <w:szCs w:val="24"/>
        </w:rPr>
        <w:t xml:space="preserve">metric interpretation </w:t>
      </w:r>
      <w:r w:rsidR="00FA06C0" w:rsidRPr="00990C00">
        <w:rPr>
          <w:rFonts w:cstheme="minorHAnsi"/>
          <w:sz w:val="24"/>
          <w:szCs w:val="24"/>
        </w:rPr>
        <w:t xml:space="preserve">at two levels, </w:t>
      </w:r>
      <w:r w:rsidR="00FA06C0" w:rsidRPr="00990C00">
        <w:rPr>
          <w:rFonts w:cstheme="minorHAnsi"/>
          <w:i/>
          <w:iCs/>
          <w:sz w:val="24"/>
          <w:szCs w:val="24"/>
        </w:rPr>
        <w:t>tempus</w:t>
      </w:r>
      <w:r w:rsidR="00FA06C0" w:rsidRPr="00990C00">
        <w:rPr>
          <w:rFonts w:cstheme="minorHAnsi"/>
          <w:sz w:val="24"/>
          <w:szCs w:val="24"/>
        </w:rPr>
        <w:t xml:space="preserve"> and </w:t>
      </w:r>
      <w:r w:rsidR="00FA06C0" w:rsidRPr="00990C00">
        <w:rPr>
          <w:rFonts w:cstheme="minorHAnsi"/>
          <w:i/>
          <w:iCs/>
          <w:sz w:val="24"/>
          <w:szCs w:val="24"/>
        </w:rPr>
        <w:t>modus</w:t>
      </w:r>
      <w:r w:rsidR="00FA06C0" w:rsidRPr="00990C00">
        <w:rPr>
          <w:rFonts w:cstheme="minorHAnsi"/>
          <w:sz w:val="24"/>
          <w:szCs w:val="24"/>
        </w:rPr>
        <w:t xml:space="preserve">. </w:t>
      </w:r>
      <w:r w:rsidR="007E4138">
        <w:rPr>
          <w:rFonts w:cstheme="minorHAnsi"/>
          <w:sz w:val="24"/>
          <w:szCs w:val="24"/>
        </w:rPr>
        <w:t xml:space="preserve">The </w:t>
      </w:r>
      <w:r w:rsidR="0037065E">
        <w:rPr>
          <w:rFonts w:cstheme="minorHAnsi"/>
          <w:sz w:val="24"/>
          <w:szCs w:val="24"/>
        </w:rPr>
        <w:t xml:space="preserve">cadential layout </w:t>
      </w:r>
      <w:r w:rsidR="007E4138">
        <w:rPr>
          <w:rFonts w:cstheme="minorHAnsi"/>
          <w:sz w:val="24"/>
          <w:szCs w:val="24"/>
        </w:rPr>
        <w:t>of these songs</w:t>
      </w:r>
      <w:r w:rsidR="00076DA0">
        <w:rPr>
          <w:rFonts w:cstheme="minorHAnsi"/>
          <w:sz w:val="24"/>
          <w:szCs w:val="24"/>
        </w:rPr>
        <w:t>—</w:t>
      </w:r>
      <w:r w:rsidR="00665DCE">
        <w:rPr>
          <w:rFonts w:cstheme="minorHAnsi"/>
          <w:sz w:val="24"/>
          <w:szCs w:val="24"/>
        </w:rPr>
        <w:t xml:space="preserve">aided </w:t>
      </w:r>
      <w:r w:rsidR="00076DA0">
        <w:rPr>
          <w:rFonts w:cstheme="minorHAnsi"/>
          <w:sz w:val="24"/>
          <w:szCs w:val="24"/>
        </w:rPr>
        <w:t>by the opening rest</w:t>
      </w:r>
      <w:ins w:id="1120" w:author="Segall, Christopher (segallcr)" w:date="2025-07-18T13:00:00Z">
        <w:r w:rsidR="001A4825">
          <w:rPr>
            <w:rFonts w:cstheme="minorHAnsi"/>
            <w:sz w:val="24"/>
            <w:szCs w:val="24"/>
          </w:rPr>
          <w:t>, in the first case,</w:t>
        </w:r>
      </w:ins>
      <w:r w:rsidR="00076DA0">
        <w:rPr>
          <w:rFonts w:cstheme="minorHAnsi"/>
          <w:sz w:val="24"/>
          <w:szCs w:val="24"/>
        </w:rPr>
        <w:t xml:space="preserve"> and </w:t>
      </w:r>
      <w:r w:rsidR="00FA1607">
        <w:rPr>
          <w:rFonts w:cstheme="minorHAnsi"/>
          <w:sz w:val="24"/>
          <w:szCs w:val="24"/>
        </w:rPr>
        <w:t xml:space="preserve">ascending </w:t>
      </w:r>
      <w:r w:rsidR="00076DA0">
        <w:rPr>
          <w:rFonts w:cstheme="minorHAnsi"/>
          <w:sz w:val="24"/>
          <w:szCs w:val="24"/>
        </w:rPr>
        <w:t>iambs</w:t>
      </w:r>
      <w:ins w:id="1121" w:author="Segall, Christopher (segallcr)" w:date="2025-07-18T13:01:00Z">
        <w:r w:rsidR="001A4825">
          <w:rPr>
            <w:rFonts w:cstheme="minorHAnsi"/>
            <w:sz w:val="24"/>
            <w:szCs w:val="24"/>
          </w:rPr>
          <w:t>, in both cases</w:t>
        </w:r>
      </w:ins>
      <w:r w:rsidR="00076DA0">
        <w:rPr>
          <w:rFonts w:cstheme="minorHAnsi"/>
          <w:sz w:val="24"/>
          <w:szCs w:val="24"/>
        </w:rPr>
        <w:t>—</w:t>
      </w:r>
      <w:r w:rsidR="007E4138">
        <w:rPr>
          <w:rFonts w:cstheme="minorHAnsi"/>
          <w:sz w:val="24"/>
          <w:szCs w:val="24"/>
        </w:rPr>
        <w:t>strongly prompt</w:t>
      </w:r>
      <w:ins w:id="1122" w:author="Segall, Christopher (segallcr)" w:date="2025-07-18T13:00:00Z">
        <w:r w:rsidR="005F04AB">
          <w:rPr>
            <w:rFonts w:cstheme="minorHAnsi"/>
            <w:sz w:val="24"/>
            <w:szCs w:val="24"/>
          </w:rPr>
          <w:t>s</w:t>
        </w:r>
      </w:ins>
      <w:r w:rsidR="007E4138">
        <w:rPr>
          <w:rFonts w:cstheme="minorHAnsi"/>
          <w:sz w:val="24"/>
          <w:szCs w:val="24"/>
        </w:rPr>
        <w:t xml:space="preserve"> an </w:t>
      </w:r>
      <w:proofErr w:type="spellStart"/>
      <w:r w:rsidR="007E4138">
        <w:rPr>
          <w:rFonts w:cstheme="minorHAnsi"/>
          <w:sz w:val="24"/>
          <w:szCs w:val="24"/>
        </w:rPr>
        <w:t>anacrustic</w:t>
      </w:r>
      <w:proofErr w:type="spellEnd"/>
      <w:r w:rsidR="007E4138">
        <w:rPr>
          <w:rFonts w:cstheme="minorHAnsi"/>
          <w:sz w:val="24"/>
          <w:szCs w:val="24"/>
        </w:rPr>
        <w:t xml:space="preserve"> </w:t>
      </w:r>
      <w:r w:rsidR="0037065E">
        <w:rPr>
          <w:rFonts w:cstheme="minorHAnsi"/>
          <w:sz w:val="24"/>
          <w:szCs w:val="24"/>
        </w:rPr>
        <w:t xml:space="preserve">metrical interpretation </w:t>
      </w:r>
      <w:r w:rsidR="007E4138">
        <w:rPr>
          <w:rFonts w:cstheme="minorHAnsi"/>
          <w:sz w:val="24"/>
          <w:szCs w:val="24"/>
        </w:rPr>
        <w:t xml:space="preserve">at the </w:t>
      </w:r>
      <w:r w:rsidR="007E4138" w:rsidRPr="007E4138">
        <w:rPr>
          <w:rFonts w:cstheme="minorHAnsi"/>
          <w:i/>
          <w:iCs/>
          <w:sz w:val="24"/>
          <w:szCs w:val="24"/>
        </w:rPr>
        <w:t>modus</w:t>
      </w:r>
      <w:r w:rsidR="007E4138">
        <w:rPr>
          <w:rFonts w:cstheme="minorHAnsi"/>
          <w:sz w:val="24"/>
          <w:szCs w:val="24"/>
        </w:rPr>
        <w:t xml:space="preserve"> level</w:t>
      </w:r>
      <w:del w:id="1123" w:author="Segall, Christopher (segallcr)" w:date="2025-07-18T13:00:00Z">
        <w:r w:rsidR="0037065E" w:rsidDel="00EB579F">
          <w:rPr>
            <w:rFonts w:cstheme="minorHAnsi"/>
            <w:sz w:val="24"/>
            <w:szCs w:val="24"/>
          </w:rPr>
          <w:delText>, as show</w:delText>
        </w:r>
        <w:r w:rsidR="00FD02FF" w:rsidDel="00EB579F">
          <w:rPr>
            <w:rFonts w:cstheme="minorHAnsi"/>
            <w:sz w:val="24"/>
            <w:szCs w:val="24"/>
          </w:rPr>
          <w:delText>n</w:delText>
        </w:r>
        <w:r w:rsidR="005C7539" w:rsidDel="00EB579F">
          <w:rPr>
            <w:rFonts w:cstheme="minorHAnsi"/>
            <w:sz w:val="24"/>
            <w:szCs w:val="24"/>
          </w:rPr>
          <w:delText xml:space="preserve"> </w:delText>
        </w:r>
        <w:r w:rsidR="00FD02FF" w:rsidDel="00EB579F">
          <w:rPr>
            <w:rFonts w:cstheme="minorHAnsi"/>
            <w:sz w:val="24"/>
            <w:szCs w:val="24"/>
          </w:rPr>
          <w:delText>in the example</w:delText>
        </w:r>
      </w:del>
      <w:r w:rsidR="0037065E">
        <w:rPr>
          <w:rFonts w:cstheme="minorHAnsi"/>
          <w:sz w:val="24"/>
          <w:szCs w:val="24"/>
        </w:rPr>
        <w:t>.</w:t>
      </w:r>
      <w:r w:rsidR="00E50A9E" w:rsidRPr="00D9038D">
        <w:rPr>
          <w:rStyle w:val="FootnoteReference"/>
          <w:rFonts w:cstheme="minorHAnsi"/>
          <w:sz w:val="24"/>
          <w:szCs w:val="24"/>
        </w:rPr>
        <w:footnoteReference w:id="44"/>
      </w:r>
      <w:r w:rsidR="0037065E">
        <w:rPr>
          <w:rFonts w:cstheme="minorHAnsi"/>
          <w:sz w:val="24"/>
          <w:szCs w:val="24"/>
        </w:rPr>
        <w:t xml:space="preserve"> </w:t>
      </w:r>
      <w:del w:id="1126" w:author="Segall, Christopher (segallcr)" w:date="2025-07-18T13:03:00Z">
        <w:r w:rsidR="00076DA0" w:rsidDel="00646CC2">
          <w:rPr>
            <w:rFonts w:cstheme="minorHAnsi"/>
            <w:sz w:val="24"/>
            <w:szCs w:val="24"/>
          </w:rPr>
          <w:delText xml:space="preserve">Begun </w:delText>
        </w:r>
        <w:r w:rsidR="00FA1607" w:rsidDel="00646CC2">
          <w:rPr>
            <w:rFonts w:cstheme="minorHAnsi"/>
            <w:sz w:val="24"/>
            <w:szCs w:val="24"/>
          </w:rPr>
          <w:delText xml:space="preserve">with a runup to </w:delText>
        </w:r>
        <w:r w:rsidR="00665DCE" w:rsidDel="00646CC2">
          <w:rPr>
            <w:rFonts w:cstheme="minorHAnsi"/>
            <w:sz w:val="24"/>
            <w:szCs w:val="24"/>
          </w:rPr>
          <w:delText>what I consider the</w:delText>
        </w:r>
        <w:r w:rsidR="00FA1607" w:rsidDel="00646CC2">
          <w:rPr>
            <w:rFonts w:cstheme="minorHAnsi"/>
            <w:sz w:val="24"/>
            <w:szCs w:val="24"/>
          </w:rPr>
          <w:delText xml:space="preserve"> structural downbeat in m. 2</w:delText>
        </w:r>
        <w:r w:rsidR="00076DA0" w:rsidDel="00646CC2">
          <w:rPr>
            <w:rFonts w:cstheme="minorHAnsi"/>
            <w:sz w:val="24"/>
            <w:szCs w:val="24"/>
          </w:rPr>
          <w:delText xml:space="preserve">, </w:delText>
        </w:r>
        <w:r w:rsidR="007E4138" w:rsidDel="00646CC2">
          <w:rPr>
            <w:rFonts w:cstheme="minorHAnsi"/>
            <w:sz w:val="24"/>
            <w:szCs w:val="24"/>
          </w:rPr>
          <w:delText>a</w:delText>
        </w:r>
        <w:r w:rsidR="00FA06C0" w:rsidRPr="00990C00" w:rsidDel="00646CC2">
          <w:rPr>
            <w:rFonts w:cstheme="minorHAnsi"/>
            <w:sz w:val="24"/>
            <w:szCs w:val="24"/>
          </w:rPr>
          <w:delText xml:space="preserve">ll </w:delText>
        </w:r>
      </w:del>
      <w:del w:id="1127" w:author="Segall, Christopher (segallcr)" w:date="2025-07-18T13:04:00Z">
        <w:r w:rsidR="00FA06C0" w:rsidRPr="00990C00" w:rsidDel="00A54D9C">
          <w:rPr>
            <w:rFonts w:cstheme="minorHAnsi"/>
            <w:sz w:val="24"/>
            <w:szCs w:val="24"/>
          </w:rPr>
          <w:delText>directed progressions in V</w:delText>
        </w:r>
        <w:r w:rsidR="00FA06C0" w:rsidDel="00A54D9C">
          <w:rPr>
            <w:rFonts w:cstheme="minorHAnsi"/>
            <w:sz w:val="24"/>
            <w:szCs w:val="24"/>
          </w:rPr>
          <w:delText>27/24</w:delText>
        </w:r>
        <w:r w:rsidR="00FA06C0" w:rsidRPr="00990C00" w:rsidDel="00A54D9C">
          <w:rPr>
            <w:rFonts w:cstheme="minorHAnsi"/>
            <w:sz w:val="24"/>
            <w:szCs w:val="24"/>
          </w:rPr>
          <w:delText xml:space="preserve"> and V</w:delText>
        </w:r>
        <w:r w:rsidR="00FA06C0" w:rsidDel="00A54D9C">
          <w:rPr>
            <w:rFonts w:cstheme="minorHAnsi"/>
            <w:sz w:val="24"/>
            <w:szCs w:val="24"/>
          </w:rPr>
          <w:delText>3</w:delText>
        </w:r>
        <w:r w:rsidR="00FA06C0" w:rsidRPr="00990C00" w:rsidDel="00A54D9C">
          <w:rPr>
            <w:rFonts w:cstheme="minorHAnsi"/>
            <w:sz w:val="24"/>
            <w:szCs w:val="24"/>
          </w:rPr>
          <w:delText>2</w:delText>
        </w:r>
        <w:r w:rsidR="00FA06C0" w:rsidDel="00A54D9C">
          <w:rPr>
            <w:rFonts w:cstheme="minorHAnsi"/>
            <w:sz w:val="24"/>
            <w:szCs w:val="24"/>
          </w:rPr>
          <w:delText>/29</w:delText>
        </w:r>
        <w:r w:rsidR="00FA06C0" w:rsidRPr="00990C00" w:rsidDel="00A54D9C">
          <w:rPr>
            <w:rFonts w:cstheme="minorHAnsi"/>
            <w:sz w:val="24"/>
            <w:szCs w:val="24"/>
          </w:rPr>
          <w:delText xml:space="preserve">, </w:delText>
        </w:r>
        <w:r w:rsidR="00FA06C0" w:rsidRPr="00990C00" w:rsidDel="009A5DF1">
          <w:rPr>
            <w:rFonts w:cstheme="minorHAnsi"/>
            <w:sz w:val="24"/>
            <w:szCs w:val="24"/>
          </w:rPr>
          <w:delText xml:space="preserve">except a single interior </w:delText>
        </w:r>
        <w:r w:rsidR="0033663F" w:rsidDel="009A5DF1">
          <w:rPr>
            <w:rFonts w:cstheme="minorHAnsi"/>
            <w:sz w:val="24"/>
            <w:szCs w:val="24"/>
          </w:rPr>
          <w:delText xml:space="preserve">and non-cadential </w:delText>
        </w:r>
        <w:r w:rsidR="00FA06C0" w:rsidRPr="00990C00" w:rsidDel="009A5DF1">
          <w:rPr>
            <w:rFonts w:cstheme="minorHAnsi"/>
            <w:sz w:val="24"/>
            <w:szCs w:val="24"/>
          </w:rPr>
          <w:delText>one</w:delText>
        </w:r>
        <w:r w:rsidR="007E4138" w:rsidDel="009A5DF1">
          <w:rPr>
            <w:rFonts w:cstheme="minorHAnsi"/>
            <w:sz w:val="24"/>
            <w:szCs w:val="24"/>
          </w:rPr>
          <w:delText xml:space="preserve"> (to F in m. 21)</w:delText>
        </w:r>
        <w:r w:rsidR="00FA06C0" w:rsidRPr="00990C00" w:rsidDel="00A54D9C">
          <w:rPr>
            <w:rFonts w:cstheme="minorHAnsi"/>
            <w:sz w:val="24"/>
            <w:szCs w:val="24"/>
          </w:rPr>
          <w:delText xml:space="preserve">, fall </w:delText>
        </w:r>
        <w:r w:rsidR="000E2B80" w:rsidDel="00A54D9C">
          <w:rPr>
            <w:rFonts w:cstheme="minorHAnsi"/>
            <w:sz w:val="24"/>
            <w:szCs w:val="24"/>
          </w:rPr>
          <w:delText xml:space="preserve">conventionally </w:delText>
        </w:r>
        <w:r w:rsidR="00FA06C0" w:rsidRPr="00990C00" w:rsidDel="00A54D9C">
          <w:rPr>
            <w:rFonts w:cstheme="minorHAnsi"/>
            <w:sz w:val="24"/>
            <w:szCs w:val="24"/>
          </w:rPr>
          <w:delText xml:space="preserve">on </w:delText>
        </w:r>
        <w:r w:rsidR="00383062" w:rsidDel="00A54D9C">
          <w:rPr>
            <w:rFonts w:cstheme="minorHAnsi"/>
            <w:sz w:val="24"/>
            <w:szCs w:val="24"/>
          </w:rPr>
          <w:delText>a downbeat</w:delText>
        </w:r>
        <w:r w:rsidR="00FA06C0" w:rsidRPr="000E2B80" w:rsidDel="00A54D9C">
          <w:rPr>
            <w:rFonts w:cstheme="minorHAnsi"/>
            <w:sz w:val="24"/>
            <w:szCs w:val="24"/>
          </w:rPr>
          <w:delText>.</w:delText>
        </w:r>
      </w:del>
    </w:p>
    <w:p w14:paraId="692B44B5" w14:textId="636F0C2B" w:rsidR="00FA06C0" w:rsidRPr="00990C00" w:rsidRDefault="00FA06C0" w:rsidP="00FA06C0">
      <w:pPr>
        <w:spacing w:line="480" w:lineRule="auto"/>
        <w:jc w:val="center"/>
        <w:rPr>
          <w:rFonts w:cstheme="minorHAnsi"/>
          <w:sz w:val="24"/>
          <w:szCs w:val="24"/>
        </w:rPr>
      </w:pPr>
    </w:p>
    <w:p w14:paraId="3BF7C618" w14:textId="5B12FA08" w:rsidR="00FA06C0" w:rsidRPr="00990C00" w:rsidRDefault="00776DE8" w:rsidP="008933E1">
      <w:pPr>
        <w:spacing w:line="480" w:lineRule="auto"/>
        <w:rPr>
          <w:rFonts w:cstheme="minorHAnsi"/>
          <w:sz w:val="24"/>
          <w:szCs w:val="24"/>
        </w:rPr>
      </w:pPr>
      <w:commentRangeStart w:id="1128"/>
      <w:r>
        <w:rPr>
          <w:rFonts w:cstheme="minorHAnsi"/>
          <w:b/>
          <w:bCs/>
          <w:sz w:val="24"/>
          <w:szCs w:val="24"/>
        </w:rPr>
        <w:t>Example 13</w:t>
      </w:r>
      <w:commentRangeEnd w:id="1128"/>
      <w:r w:rsidR="006766C6">
        <w:rPr>
          <w:rStyle w:val="CommentReference"/>
        </w:rPr>
        <w:commentReference w:id="1128"/>
      </w:r>
      <w:r w:rsidR="00FA06C0" w:rsidRPr="00990C00">
        <w:rPr>
          <w:rFonts w:cstheme="minorHAnsi"/>
          <w:sz w:val="24"/>
          <w:szCs w:val="24"/>
        </w:rPr>
        <w:t xml:space="preserve"> </w:t>
      </w:r>
      <w:ins w:id="1129" w:author="Segall, Christopher (segallcr)" w:date="2025-07-18T13:04:00Z">
        <w:r w:rsidR="00A54D9C">
          <w:rPr>
            <w:rFonts w:cstheme="minorHAnsi"/>
            <w:sz w:val="24"/>
            <w:szCs w:val="24"/>
          </w:rPr>
          <w:t xml:space="preserve">Guillaume de </w:t>
        </w:r>
      </w:ins>
      <w:r w:rsidR="00FA06C0" w:rsidRPr="00990C00">
        <w:rPr>
          <w:rFonts w:cstheme="minorHAnsi"/>
          <w:sz w:val="24"/>
          <w:szCs w:val="24"/>
        </w:rPr>
        <w:t>Machaut</w:t>
      </w:r>
      <w:r w:rsidR="00C26DAF">
        <w:rPr>
          <w:rFonts w:cstheme="minorHAnsi"/>
          <w:sz w:val="24"/>
          <w:szCs w:val="24"/>
        </w:rPr>
        <w:t>,</w:t>
      </w:r>
      <w:r w:rsidR="00FA06C0" w:rsidRPr="00990C00">
        <w:rPr>
          <w:rFonts w:cstheme="minorHAnsi"/>
          <w:sz w:val="24"/>
          <w:szCs w:val="24"/>
        </w:rPr>
        <w:t xml:space="preserve"> </w:t>
      </w:r>
      <w:del w:id="1130" w:author="Segall, Christopher (segallcr)" w:date="2025-07-18T13:04:00Z">
        <w:r w:rsidR="00FA06C0" w:rsidRPr="00990C00" w:rsidDel="00A54D9C">
          <w:rPr>
            <w:rFonts w:cstheme="minorHAnsi"/>
            <w:sz w:val="24"/>
            <w:szCs w:val="24"/>
          </w:rPr>
          <w:delText xml:space="preserve">virelais </w:delText>
        </w:r>
      </w:del>
      <w:ins w:id="1131" w:author="Segall, Christopher (segallcr)" w:date="2025-07-18T13:05:00Z">
        <w:r w:rsidR="00C53458">
          <w:rPr>
            <w:rFonts w:cstheme="minorHAnsi"/>
            <w:sz w:val="24"/>
            <w:szCs w:val="24"/>
          </w:rPr>
          <w:t xml:space="preserve"> (a) </w:t>
        </w:r>
      </w:ins>
      <w:r w:rsidR="00FA06C0" w:rsidRPr="00990C00">
        <w:rPr>
          <w:rFonts w:cstheme="minorHAnsi"/>
          <w:sz w:val="24"/>
          <w:szCs w:val="24"/>
        </w:rPr>
        <w:t xml:space="preserve">“Dame, </w:t>
      </w:r>
      <w:proofErr w:type="spellStart"/>
      <w:r w:rsidR="00FA06C0" w:rsidRPr="00990C00">
        <w:rPr>
          <w:rFonts w:cstheme="minorHAnsi"/>
          <w:sz w:val="24"/>
          <w:szCs w:val="24"/>
        </w:rPr>
        <w:t>mon</w:t>
      </w:r>
      <w:proofErr w:type="spellEnd"/>
      <w:r w:rsidR="00FA06C0" w:rsidRPr="00990C00">
        <w:rPr>
          <w:rFonts w:cstheme="minorHAnsi"/>
          <w:sz w:val="24"/>
          <w:szCs w:val="24"/>
        </w:rPr>
        <w:t xml:space="preserve"> </w:t>
      </w:r>
      <w:proofErr w:type="spellStart"/>
      <w:r w:rsidR="00FA06C0" w:rsidRPr="00990C00">
        <w:rPr>
          <w:rFonts w:cstheme="minorHAnsi"/>
          <w:sz w:val="24"/>
          <w:szCs w:val="24"/>
        </w:rPr>
        <w:t>cuer</w:t>
      </w:r>
      <w:proofErr w:type="spellEnd"/>
      <w:r w:rsidR="00FA06C0" w:rsidRPr="00990C00">
        <w:rPr>
          <w:rFonts w:cstheme="minorHAnsi"/>
          <w:sz w:val="24"/>
          <w:szCs w:val="24"/>
        </w:rPr>
        <w:t xml:space="preserve"> </w:t>
      </w:r>
      <w:proofErr w:type="spellStart"/>
      <w:r w:rsidR="00FA06C0" w:rsidRPr="00990C00">
        <w:rPr>
          <w:rFonts w:cstheme="minorHAnsi"/>
          <w:sz w:val="24"/>
          <w:szCs w:val="24"/>
        </w:rPr>
        <w:t>emportes</w:t>
      </w:r>
      <w:proofErr w:type="spellEnd"/>
      <w:r w:rsidR="00FA06C0" w:rsidRPr="00990C00">
        <w:rPr>
          <w:rFonts w:cstheme="minorHAnsi"/>
          <w:sz w:val="24"/>
          <w:szCs w:val="24"/>
        </w:rPr>
        <w:t>” (V</w:t>
      </w:r>
      <w:r w:rsidR="00FA06C0">
        <w:rPr>
          <w:rFonts w:cstheme="minorHAnsi"/>
          <w:sz w:val="24"/>
          <w:szCs w:val="24"/>
        </w:rPr>
        <w:t>3</w:t>
      </w:r>
      <w:r w:rsidR="00FA06C0" w:rsidRPr="00990C00">
        <w:rPr>
          <w:rFonts w:cstheme="minorHAnsi"/>
          <w:sz w:val="24"/>
          <w:szCs w:val="24"/>
        </w:rPr>
        <w:t>2</w:t>
      </w:r>
      <w:r w:rsidR="00FA06C0">
        <w:rPr>
          <w:rFonts w:cstheme="minorHAnsi"/>
          <w:sz w:val="24"/>
          <w:szCs w:val="24"/>
        </w:rPr>
        <w:t>/29</w:t>
      </w:r>
      <w:r w:rsidR="00FA06C0" w:rsidRPr="00990C00">
        <w:rPr>
          <w:rFonts w:cstheme="minorHAnsi"/>
          <w:sz w:val="24"/>
          <w:szCs w:val="24"/>
        </w:rPr>
        <w:t>)</w:t>
      </w:r>
      <w:ins w:id="1132" w:author="Segall, Christopher (segallcr)" w:date="2025-07-24T09:34:00Z">
        <w:r w:rsidR="00CD5126">
          <w:rPr>
            <w:rFonts w:cstheme="minorHAnsi"/>
            <w:sz w:val="24"/>
            <w:szCs w:val="24"/>
          </w:rPr>
          <w:t>,</w:t>
        </w:r>
      </w:ins>
      <w:r w:rsidR="00FA06C0" w:rsidRPr="00990C00">
        <w:rPr>
          <w:rFonts w:cstheme="minorHAnsi"/>
          <w:sz w:val="24"/>
          <w:szCs w:val="24"/>
        </w:rPr>
        <w:t xml:space="preserve"> and </w:t>
      </w:r>
      <w:ins w:id="1133" w:author="Segall, Christopher (segallcr)" w:date="2025-07-18T13:05:00Z">
        <w:r w:rsidR="0031703B">
          <w:rPr>
            <w:rFonts w:cstheme="minorHAnsi"/>
            <w:sz w:val="24"/>
            <w:szCs w:val="24"/>
          </w:rPr>
          <w:t xml:space="preserve">(b) </w:t>
        </w:r>
      </w:ins>
      <w:r w:rsidR="00FA06C0" w:rsidRPr="00990C00">
        <w:rPr>
          <w:rFonts w:cstheme="minorHAnsi"/>
          <w:sz w:val="24"/>
          <w:szCs w:val="24"/>
        </w:rPr>
        <w:t xml:space="preserve">“En </w:t>
      </w:r>
      <w:proofErr w:type="spellStart"/>
      <w:r w:rsidR="00FA06C0" w:rsidRPr="00990C00">
        <w:rPr>
          <w:rFonts w:cstheme="minorHAnsi"/>
          <w:sz w:val="24"/>
          <w:szCs w:val="24"/>
        </w:rPr>
        <w:t>mon</w:t>
      </w:r>
      <w:proofErr w:type="spellEnd"/>
      <w:r w:rsidR="00FA06C0" w:rsidRPr="00990C00">
        <w:rPr>
          <w:rFonts w:cstheme="minorHAnsi"/>
          <w:sz w:val="24"/>
          <w:szCs w:val="24"/>
        </w:rPr>
        <w:t xml:space="preserve"> </w:t>
      </w:r>
      <w:proofErr w:type="spellStart"/>
      <w:r w:rsidR="00FA06C0" w:rsidRPr="00990C00">
        <w:rPr>
          <w:rFonts w:cstheme="minorHAnsi"/>
          <w:sz w:val="24"/>
          <w:szCs w:val="24"/>
        </w:rPr>
        <w:t>cuer</w:t>
      </w:r>
      <w:proofErr w:type="spellEnd"/>
      <w:r w:rsidR="00FA06C0" w:rsidRPr="00990C00">
        <w:rPr>
          <w:rFonts w:cstheme="minorHAnsi"/>
          <w:sz w:val="24"/>
          <w:szCs w:val="24"/>
        </w:rPr>
        <w:t>” (V2</w:t>
      </w:r>
      <w:r w:rsidR="00FA06C0">
        <w:rPr>
          <w:rFonts w:cstheme="minorHAnsi"/>
          <w:sz w:val="24"/>
          <w:szCs w:val="24"/>
        </w:rPr>
        <w:t>7/24</w:t>
      </w:r>
      <w:del w:id="1134" w:author="Segall, Christopher (segallcr)" w:date="2025-07-18T13:05:00Z">
        <w:r w:rsidR="00FA06C0" w:rsidRPr="00990C00" w:rsidDel="0031703B">
          <w:rPr>
            <w:rFonts w:cstheme="minorHAnsi"/>
            <w:sz w:val="24"/>
            <w:szCs w:val="24"/>
          </w:rPr>
          <w:delText xml:space="preserve">); </w:delText>
        </w:r>
      </w:del>
      <w:ins w:id="1135" w:author="Segall, Christopher (segallcr)" w:date="2025-07-18T13:05:00Z">
        <w:r w:rsidR="0031703B" w:rsidRPr="00990C00">
          <w:rPr>
            <w:rFonts w:cstheme="minorHAnsi"/>
            <w:sz w:val="24"/>
            <w:szCs w:val="24"/>
          </w:rPr>
          <w:t>)</w:t>
        </w:r>
        <w:r w:rsidR="0031703B">
          <w:rPr>
            <w:rFonts w:cstheme="minorHAnsi"/>
            <w:sz w:val="24"/>
            <w:szCs w:val="24"/>
          </w:rPr>
          <w:t>,</w:t>
        </w:r>
        <w:r w:rsidR="0031703B" w:rsidRPr="00990C00">
          <w:rPr>
            <w:rFonts w:cstheme="minorHAnsi"/>
            <w:sz w:val="24"/>
            <w:szCs w:val="24"/>
          </w:rPr>
          <w:t xml:space="preserve"> </w:t>
        </w:r>
      </w:ins>
      <w:r w:rsidR="00C26DAF">
        <w:rPr>
          <w:rFonts w:cstheme="minorHAnsi"/>
          <w:sz w:val="24"/>
          <w:szCs w:val="24"/>
        </w:rPr>
        <w:t xml:space="preserve">beginning of </w:t>
      </w:r>
      <w:r w:rsidR="00FA06C0" w:rsidRPr="00990C00">
        <w:rPr>
          <w:rFonts w:cstheme="minorHAnsi"/>
          <w:sz w:val="24"/>
          <w:szCs w:val="24"/>
        </w:rPr>
        <w:t>cantus</w:t>
      </w:r>
      <w:del w:id="1136" w:author="Segall, Christopher (segallcr)" w:date="2025-07-18T13:06:00Z">
        <w:r w:rsidR="00FA06C0" w:rsidRPr="00990C00" w:rsidDel="00940B4A">
          <w:rPr>
            <w:rFonts w:cstheme="minorHAnsi"/>
            <w:sz w:val="24"/>
            <w:szCs w:val="24"/>
          </w:rPr>
          <w:delText xml:space="preserve"> only</w:delText>
        </w:r>
      </w:del>
      <w:r w:rsidR="00837BB8">
        <w:rPr>
          <w:rFonts w:cstheme="minorHAnsi"/>
          <w:sz w:val="24"/>
          <w:szCs w:val="24"/>
        </w:rPr>
        <w:t xml:space="preserve">, metrically interpreted at </w:t>
      </w:r>
      <w:r w:rsidR="00BB63D2" w:rsidRPr="00BB63D2">
        <w:rPr>
          <w:rFonts w:cstheme="minorHAnsi"/>
          <w:i/>
          <w:iCs/>
          <w:sz w:val="24"/>
          <w:szCs w:val="24"/>
        </w:rPr>
        <w:t xml:space="preserve">modus </w:t>
      </w:r>
      <w:r w:rsidR="00BB63D2" w:rsidRPr="00BB63D2">
        <w:rPr>
          <w:rFonts w:cstheme="minorHAnsi"/>
          <w:sz w:val="24"/>
          <w:szCs w:val="24"/>
        </w:rPr>
        <w:t>and</w:t>
      </w:r>
      <w:r w:rsidR="00BB63D2" w:rsidRPr="00BB63D2">
        <w:rPr>
          <w:rFonts w:cstheme="minorHAnsi"/>
          <w:i/>
          <w:iCs/>
          <w:sz w:val="24"/>
          <w:szCs w:val="24"/>
        </w:rPr>
        <w:t xml:space="preserve"> tempus</w:t>
      </w:r>
      <w:r w:rsidR="00BB63D2">
        <w:rPr>
          <w:rFonts w:cstheme="minorHAnsi"/>
          <w:sz w:val="24"/>
          <w:szCs w:val="24"/>
        </w:rPr>
        <w:t xml:space="preserve"> </w:t>
      </w:r>
      <w:r w:rsidR="00837BB8">
        <w:rPr>
          <w:rFonts w:cstheme="minorHAnsi"/>
          <w:sz w:val="24"/>
          <w:szCs w:val="24"/>
        </w:rPr>
        <w:t>levels</w:t>
      </w:r>
      <w:r w:rsidR="008933E1">
        <w:rPr>
          <w:rFonts w:cstheme="minorHAnsi"/>
          <w:sz w:val="24"/>
          <w:szCs w:val="24"/>
        </w:rPr>
        <w:t>.</w:t>
      </w:r>
    </w:p>
    <w:p w14:paraId="0E5EDEE2" w14:textId="77777777" w:rsidR="006B7218" w:rsidRDefault="006B7218" w:rsidP="00FA06C0">
      <w:pPr>
        <w:spacing w:line="480" w:lineRule="auto"/>
        <w:rPr>
          <w:rFonts w:cstheme="minorHAnsi"/>
          <w:sz w:val="24"/>
          <w:szCs w:val="24"/>
        </w:rPr>
      </w:pPr>
    </w:p>
    <w:p w14:paraId="2B77679A" w14:textId="451834C0" w:rsidR="00FA06C0" w:rsidRDefault="00A54D9C" w:rsidP="00FA06C0">
      <w:pPr>
        <w:spacing w:line="480" w:lineRule="auto"/>
        <w:rPr>
          <w:rFonts w:cstheme="minorHAnsi"/>
          <w:sz w:val="24"/>
          <w:szCs w:val="24"/>
        </w:rPr>
      </w:pPr>
      <w:commentRangeStart w:id="1137"/>
      <w:ins w:id="1138" w:author="Segall, Christopher (segallcr)" w:date="2025-07-18T13:04:00Z">
        <w:r>
          <w:rPr>
            <w:rFonts w:cstheme="minorHAnsi"/>
            <w:sz w:val="24"/>
            <w:szCs w:val="24"/>
          </w:rPr>
          <w:t>A</w:t>
        </w:r>
        <w:r w:rsidRPr="00990C00">
          <w:rPr>
            <w:rFonts w:cstheme="minorHAnsi"/>
            <w:sz w:val="24"/>
            <w:szCs w:val="24"/>
          </w:rPr>
          <w:t xml:space="preserve">ll </w:t>
        </w:r>
        <w:proofErr w:type="gramStart"/>
        <w:r w:rsidRPr="00990C00">
          <w:rPr>
            <w:rFonts w:cstheme="minorHAnsi"/>
            <w:sz w:val="24"/>
            <w:szCs w:val="24"/>
          </w:rPr>
          <w:t>directed</w:t>
        </w:r>
        <w:proofErr w:type="gramEnd"/>
        <w:r w:rsidRPr="00990C00">
          <w:rPr>
            <w:rFonts w:cstheme="minorHAnsi"/>
            <w:sz w:val="24"/>
            <w:szCs w:val="24"/>
          </w:rPr>
          <w:t xml:space="preserve"> progressions in V</w:t>
        </w:r>
      </w:ins>
      <w:ins w:id="1139" w:author="Segall, Christopher (segallcr)" w:date="2025-07-24T09:35:00Z">
        <w:r w:rsidR="00B44F61">
          <w:rPr>
            <w:rFonts w:cstheme="minorHAnsi"/>
            <w:sz w:val="24"/>
            <w:szCs w:val="24"/>
          </w:rPr>
          <w:t>32/39</w:t>
        </w:r>
      </w:ins>
      <w:ins w:id="1140" w:author="Segall, Christopher (segallcr)" w:date="2025-07-18T13:04:00Z">
        <w:r w:rsidRPr="00990C00">
          <w:rPr>
            <w:rFonts w:cstheme="minorHAnsi"/>
            <w:sz w:val="24"/>
            <w:szCs w:val="24"/>
          </w:rPr>
          <w:t xml:space="preserve"> and V</w:t>
        </w:r>
      </w:ins>
      <w:ins w:id="1141" w:author="Segall, Christopher (segallcr)" w:date="2025-07-24T09:35:00Z">
        <w:r w:rsidR="00B44F61">
          <w:rPr>
            <w:rFonts w:cstheme="minorHAnsi"/>
            <w:sz w:val="24"/>
            <w:szCs w:val="24"/>
          </w:rPr>
          <w:t>27/24</w:t>
        </w:r>
      </w:ins>
      <w:ins w:id="1142" w:author="Segall, Christopher (segallcr)" w:date="2025-07-18T13:04:00Z">
        <w:r w:rsidRPr="00990C00">
          <w:rPr>
            <w:rFonts w:cstheme="minorHAnsi"/>
            <w:sz w:val="24"/>
            <w:szCs w:val="24"/>
          </w:rPr>
          <w:t xml:space="preserve">, </w:t>
        </w:r>
        <w:r>
          <w:rPr>
            <w:rFonts w:cstheme="minorHAnsi"/>
            <w:sz w:val="24"/>
            <w:szCs w:val="24"/>
          </w:rPr>
          <w:t>with one exception</w:t>
        </w:r>
        <w:r w:rsidRPr="00990C00">
          <w:rPr>
            <w:rFonts w:cstheme="minorHAnsi"/>
            <w:sz w:val="24"/>
            <w:szCs w:val="24"/>
          </w:rPr>
          <w:t xml:space="preserve">, fall </w:t>
        </w:r>
        <w:r>
          <w:rPr>
            <w:rFonts w:cstheme="minorHAnsi"/>
            <w:sz w:val="24"/>
            <w:szCs w:val="24"/>
          </w:rPr>
          <w:t xml:space="preserve">conventionally </w:t>
        </w:r>
        <w:r w:rsidRPr="00990C00">
          <w:rPr>
            <w:rFonts w:cstheme="minorHAnsi"/>
            <w:sz w:val="24"/>
            <w:szCs w:val="24"/>
          </w:rPr>
          <w:t xml:space="preserve">on </w:t>
        </w:r>
        <w:r>
          <w:rPr>
            <w:rFonts w:cstheme="minorHAnsi"/>
            <w:sz w:val="24"/>
            <w:szCs w:val="24"/>
          </w:rPr>
          <w:t>a downbeat</w:t>
        </w:r>
        <w:r w:rsidRPr="000E2B80">
          <w:rPr>
            <w:rFonts w:cstheme="minorHAnsi"/>
            <w:sz w:val="24"/>
            <w:szCs w:val="24"/>
          </w:rPr>
          <w:t>.</w:t>
        </w:r>
        <w:r>
          <w:rPr>
            <w:rFonts w:cstheme="minorHAnsi"/>
            <w:sz w:val="24"/>
            <w:szCs w:val="24"/>
          </w:rPr>
          <w:t xml:space="preserve"> </w:t>
        </w:r>
      </w:ins>
      <w:ins w:id="1143" w:author="Segall, Christopher (segallcr)" w:date="2025-07-18T13:06:00Z">
        <w:r w:rsidR="00FC5A51" w:rsidRPr="00FC5A51">
          <w:rPr>
            <w:rFonts w:cstheme="minorHAnsi"/>
            <w:b/>
            <w:bCs/>
            <w:sz w:val="24"/>
            <w:szCs w:val="24"/>
            <w:u w:val="single"/>
            <w:rPrChange w:id="1144" w:author="Segall, Christopher (segallcr)" w:date="2025-07-18T13:06:00Z">
              <w:rPr>
                <w:rFonts w:cstheme="minorHAnsi"/>
                <w:sz w:val="24"/>
                <w:szCs w:val="24"/>
              </w:rPr>
            </w:rPrChange>
          </w:rPr>
          <w:t>Example 14</w:t>
        </w:r>
        <w:r w:rsidR="00FC5A51">
          <w:rPr>
            <w:rFonts w:cstheme="minorHAnsi"/>
            <w:sz w:val="24"/>
            <w:szCs w:val="24"/>
          </w:rPr>
          <w:t xml:space="preserve"> provides </w:t>
        </w:r>
      </w:ins>
      <w:del w:id="1145" w:author="Segall, Christopher (segallcr)" w:date="2025-07-18T13:06:00Z">
        <w:r w:rsidR="00FA06C0" w:rsidDel="00FC5A51">
          <w:rPr>
            <w:rFonts w:cstheme="minorHAnsi"/>
            <w:sz w:val="24"/>
            <w:szCs w:val="24"/>
          </w:rPr>
          <w:delText xml:space="preserve">An </w:delText>
        </w:r>
      </w:del>
      <w:ins w:id="1146" w:author="Segall, Christopher (segallcr)" w:date="2025-07-18T13:06:00Z">
        <w:r w:rsidR="00FC5A51">
          <w:rPr>
            <w:rFonts w:cstheme="minorHAnsi"/>
            <w:sz w:val="24"/>
            <w:szCs w:val="24"/>
          </w:rPr>
          <w:t xml:space="preserve">an </w:t>
        </w:r>
      </w:ins>
      <w:r w:rsidR="00FA06C0">
        <w:rPr>
          <w:rFonts w:cstheme="minorHAnsi"/>
          <w:sz w:val="24"/>
          <w:szCs w:val="24"/>
        </w:rPr>
        <w:t>annotated score of the cantus line of V27/24, omitting tenor accompaniment</w:t>
      </w:r>
      <w:del w:id="1147" w:author="Segall, Christopher (segallcr)" w:date="2025-07-18T13:06:00Z">
        <w:r w:rsidR="00FA06C0" w:rsidDel="00FC5A51">
          <w:rPr>
            <w:rFonts w:cstheme="minorHAnsi"/>
            <w:sz w:val="24"/>
            <w:szCs w:val="24"/>
          </w:rPr>
          <w:delText xml:space="preserve">, </w:delText>
        </w:r>
        <w:r w:rsidR="00492884" w:rsidDel="00FC5A51">
          <w:rPr>
            <w:rFonts w:cstheme="minorHAnsi"/>
            <w:sz w:val="24"/>
            <w:szCs w:val="24"/>
          </w:rPr>
          <w:delText xml:space="preserve">follows </w:delText>
        </w:r>
        <w:r w:rsidR="00FA06C0" w:rsidDel="00FC5A51">
          <w:rPr>
            <w:rFonts w:cstheme="minorHAnsi"/>
            <w:sz w:val="24"/>
            <w:szCs w:val="24"/>
          </w:rPr>
          <w:delText xml:space="preserve">as </w:delText>
        </w:r>
        <w:r w:rsidR="00776DE8" w:rsidRPr="00B000A2" w:rsidDel="00FC5A51">
          <w:rPr>
            <w:rFonts w:cstheme="minorHAnsi"/>
            <w:b/>
            <w:bCs/>
            <w:sz w:val="24"/>
            <w:szCs w:val="24"/>
            <w:u w:val="single"/>
          </w:rPr>
          <w:delText>Example 14</w:delText>
        </w:r>
      </w:del>
      <w:r w:rsidR="00FA06C0">
        <w:rPr>
          <w:rFonts w:cstheme="minorHAnsi"/>
          <w:sz w:val="24"/>
          <w:szCs w:val="24"/>
        </w:rPr>
        <w:t xml:space="preserve">. </w:t>
      </w:r>
      <w:r w:rsidR="00614465">
        <w:rPr>
          <w:rFonts w:cstheme="minorHAnsi"/>
          <w:sz w:val="24"/>
          <w:szCs w:val="24"/>
        </w:rPr>
        <w:t xml:space="preserve">The metrical level of analysis is now </w:t>
      </w:r>
      <w:r w:rsidR="00614465" w:rsidRPr="00614465">
        <w:rPr>
          <w:rFonts w:cstheme="minorHAnsi"/>
          <w:i/>
          <w:iCs/>
          <w:sz w:val="24"/>
          <w:szCs w:val="24"/>
        </w:rPr>
        <w:t>modus,</w:t>
      </w:r>
      <w:r w:rsidR="00614465">
        <w:rPr>
          <w:rFonts w:cstheme="minorHAnsi"/>
          <w:sz w:val="24"/>
          <w:szCs w:val="24"/>
        </w:rPr>
        <w:t xml:space="preserve"> compared to </w:t>
      </w:r>
      <w:r w:rsidR="00776DE8" w:rsidRPr="00936C29">
        <w:rPr>
          <w:rFonts w:cstheme="minorHAnsi"/>
          <w:sz w:val="24"/>
          <w:szCs w:val="24"/>
        </w:rPr>
        <w:t>Example 6</w:t>
      </w:r>
      <w:r w:rsidR="00614465" w:rsidRPr="00936C29">
        <w:rPr>
          <w:rFonts w:cstheme="minorHAnsi"/>
          <w:sz w:val="24"/>
          <w:szCs w:val="24"/>
        </w:rPr>
        <w:t>’s</w:t>
      </w:r>
      <w:r w:rsidR="00614465">
        <w:rPr>
          <w:rFonts w:cstheme="minorHAnsi"/>
          <w:sz w:val="24"/>
          <w:szCs w:val="24"/>
        </w:rPr>
        <w:t xml:space="preserve"> </w:t>
      </w:r>
      <w:r w:rsidR="00614465" w:rsidRPr="00614465">
        <w:rPr>
          <w:rFonts w:cstheme="minorHAnsi"/>
          <w:i/>
          <w:iCs/>
          <w:sz w:val="24"/>
          <w:szCs w:val="24"/>
        </w:rPr>
        <w:t>tempus</w:t>
      </w:r>
      <w:r w:rsidR="00614465">
        <w:rPr>
          <w:rFonts w:cstheme="minorHAnsi"/>
          <w:sz w:val="24"/>
          <w:szCs w:val="24"/>
        </w:rPr>
        <w:t xml:space="preserve"> </w:t>
      </w:r>
      <w:r w:rsidR="0060299D">
        <w:rPr>
          <w:rFonts w:cstheme="minorHAnsi"/>
          <w:sz w:val="24"/>
          <w:szCs w:val="24"/>
        </w:rPr>
        <w:t xml:space="preserve">reading </w:t>
      </w:r>
      <w:r w:rsidR="00614465">
        <w:rPr>
          <w:rFonts w:cstheme="minorHAnsi"/>
          <w:sz w:val="24"/>
          <w:szCs w:val="24"/>
        </w:rPr>
        <w:t xml:space="preserve">of the same song. </w:t>
      </w:r>
      <w:r w:rsidR="009721DA">
        <w:rPr>
          <w:rFonts w:cstheme="minorHAnsi"/>
          <w:sz w:val="24"/>
          <w:szCs w:val="24"/>
        </w:rPr>
        <w:t>The beats of d</w:t>
      </w:r>
      <w:r w:rsidR="00FA06C0">
        <w:rPr>
          <w:rFonts w:cstheme="minorHAnsi"/>
          <w:sz w:val="24"/>
          <w:szCs w:val="24"/>
        </w:rPr>
        <w:t>irected</w:t>
      </w:r>
      <w:ins w:id="1148" w:author="Kyle Hutchinson" w:date="2025-08-07T19:37:00Z" w16du:dateUtc="2025-08-07T23:37:00Z">
        <w:r w:rsidR="0013741D">
          <w:rPr>
            <w:rFonts w:cstheme="minorHAnsi"/>
            <w:sz w:val="24"/>
            <w:szCs w:val="24"/>
          </w:rPr>
          <w:t>-</w:t>
        </w:r>
      </w:ins>
      <w:del w:id="1149" w:author="Kyle Hutchinson" w:date="2025-08-07T19:37:00Z" w16du:dateUtc="2025-08-07T23:37:00Z">
        <w:r w:rsidR="00FA06C0" w:rsidDel="0013741D">
          <w:rPr>
            <w:rFonts w:cstheme="minorHAnsi"/>
            <w:sz w:val="24"/>
            <w:szCs w:val="24"/>
          </w:rPr>
          <w:delText xml:space="preserve"> </w:delText>
        </w:r>
      </w:del>
      <w:r w:rsidR="00FA06C0">
        <w:rPr>
          <w:rFonts w:cstheme="minorHAnsi"/>
          <w:sz w:val="24"/>
          <w:szCs w:val="24"/>
        </w:rPr>
        <w:t>progression arrivals are circled.</w:t>
      </w:r>
    </w:p>
    <w:p w14:paraId="1ECE5377" w14:textId="3632BDB7" w:rsidR="00FA06C0" w:rsidRDefault="00FA06C0" w:rsidP="00FA06C0">
      <w:pPr>
        <w:spacing w:line="480" w:lineRule="auto"/>
        <w:jc w:val="center"/>
        <w:rPr>
          <w:rFonts w:cstheme="minorHAnsi"/>
          <w:sz w:val="24"/>
          <w:szCs w:val="24"/>
        </w:rPr>
      </w:pPr>
    </w:p>
    <w:p w14:paraId="6C64D1DF" w14:textId="30A0F076" w:rsidR="00FA06C0" w:rsidRPr="000E4490" w:rsidRDefault="00776DE8" w:rsidP="008933E1">
      <w:pPr>
        <w:spacing w:line="480" w:lineRule="auto"/>
        <w:rPr>
          <w:rFonts w:cstheme="minorHAnsi"/>
          <w:sz w:val="24"/>
          <w:szCs w:val="24"/>
        </w:rPr>
      </w:pPr>
      <w:r>
        <w:rPr>
          <w:rFonts w:cstheme="minorHAnsi"/>
          <w:b/>
          <w:bCs/>
          <w:sz w:val="24"/>
          <w:szCs w:val="24"/>
        </w:rPr>
        <w:lastRenderedPageBreak/>
        <w:t>Example 14</w:t>
      </w:r>
      <w:r w:rsidR="00FA06C0" w:rsidRPr="000E4490">
        <w:rPr>
          <w:rFonts w:cstheme="minorHAnsi"/>
          <w:sz w:val="24"/>
          <w:szCs w:val="24"/>
        </w:rPr>
        <w:t xml:space="preserve"> </w:t>
      </w:r>
      <w:ins w:id="1150" w:author="Segall, Christopher (segallcr)" w:date="2025-07-18T13:07:00Z">
        <w:r w:rsidR="006766C6">
          <w:rPr>
            <w:rFonts w:cstheme="minorHAnsi"/>
            <w:sz w:val="24"/>
            <w:szCs w:val="24"/>
          </w:rPr>
          <w:t xml:space="preserve">Guillaume de </w:t>
        </w:r>
      </w:ins>
      <w:r w:rsidR="00FA06C0" w:rsidRPr="000E4490">
        <w:rPr>
          <w:rFonts w:cstheme="minorHAnsi"/>
          <w:sz w:val="24"/>
          <w:szCs w:val="24"/>
        </w:rPr>
        <w:t>Machaut</w:t>
      </w:r>
      <w:r w:rsidR="00C26DAF">
        <w:rPr>
          <w:rFonts w:cstheme="minorHAnsi"/>
          <w:sz w:val="24"/>
          <w:szCs w:val="24"/>
        </w:rPr>
        <w:t>,</w:t>
      </w:r>
      <w:r w:rsidR="00FA06C0" w:rsidRPr="000E4490">
        <w:rPr>
          <w:rFonts w:cstheme="minorHAnsi"/>
          <w:sz w:val="24"/>
          <w:szCs w:val="24"/>
        </w:rPr>
        <w:t xml:space="preserve"> “En ma </w:t>
      </w:r>
      <w:proofErr w:type="spellStart"/>
      <w:r w:rsidR="00FA06C0" w:rsidRPr="000E4490">
        <w:rPr>
          <w:rFonts w:cstheme="minorHAnsi"/>
          <w:sz w:val="24"/>
          <w:szCs w:val="24"/>
        </w:rPr>
        <w:t>cuer</w:t>
      </w:r>
      <w:proofErr w:type="spellEnd"/>
      <w:r w:rsidR="00FA06C0" w:rsidRPr="000E4490">
        <w:rPr>
          <w:rFonts w:cstheme="minorHAnsi"/>
          <w:sz w:val="24"/>
          <w:szCs w:val="24"/>
        </w:rPr>
        <w:t>”</w:t>
      </w:r>
      <w:r w:rsidR="00C26DAF">
        <w:rPr>
          <w:rFonts w:cstheme="minorHAnsi"/>
          <w:sz w:val="24"/>
          <w:szCs w:val="24"/>
        </w:rPr>
        <w:t xml:space="preserve"> (V27/24</w:t>
      </w:r>
      <w:del w:id="1151" w:author="Segall, Christopher (segallcr)" w:date="2025-07-18T13:08:00Z">
        <w:r w:rsidR="00C26DAF" w:rsidDel="00952CC6">
          <w:rPr>
            <w:rFonts w:cstheme="minorHAnsi"/>
            <w:sz w:val="24"/>
            <w:szCs w:val="24"/>
          </w:rPr>
          <w:delText>)</w:delText>
        </w:r>
        <w:r w:rsidR="00EA1800" w:rsidDel="00952CC6">
          <w:rPr>
            <w:rFonts w:cstheme="minorHAnsi"/>
            <w:sz w:val="24"/>
            <w:szCs w:val="24"/>
          </w:rPr>
          <w:delText>;</w:delText>
        </w:r>
        <w:r w:rsidR="00FA06C0" w:rsidRPr="000E4490" w:rsidDel="00952CC6">
          <w:rPr>
            <w:rFonts w:cstheme="minorHAnsi"/>
            <w:sz w:val="24"/>
            <w:szCs w:val="24"/>
          </w:rPr>
          <w:delText xml:space="preserve"> </w:delText>
        </w:r>
      </w:del>
      <w:ins w:id="1152" w:author="Segall, Christopher (segallcr)" w:date="2025-07-18T13:08:00Z">
        <w:r w:rsidR="00952CC6">
          <w:rPr>
            <w:rFonts w:cstheme="minorHAnsi"/>
            <w:sz w:val="24"/>
            <w:szCs w:val="24"/>
          </w:rPr>
          <w:t>),</w:t>
        </w:r>
        <w:r w:rsidR="00952CC6" w:rsidRPr="000E4490">
          <w:rPr>
            <w:rFonts w:cstheme="minorHAnsi"/>
            <w:sz w:val="24"/>
            <w:szCs w:val="24"/>
          </w:rPr>
          <w:t xml:space="preserve"> </w:t>
        </w:r>
      </w:ins>
      <w:del w:id="1153" w:author="Segall, Christopher (segallcr)" w:date="2025-07-18T13:08:00Z">
        <w:r w:rsidR="00C26DAF" w:rsidDel="00952CC6">
          <w:rPr>
            <w:rFonts w:cstheme="minorHAnsi"/>
            <w:sz w:val="24"/>
            <w:szCs w:val="24"/>
          </w:rPr>
          <w:delText xml:space="preserve">annotated score of </w:delText>
        </w:r>
      </w:del>
      <w:r w:rsidR="00FA06C0" w:rsidRPr="000E4490">
        <w:rPr>
          <w:rFonts w:cstheme="minorHAnsi"/>
          <w:sz w:val="24"/>
          <w:szCs w:val="24"/>
        </w:rPr>
        <w:t>cantus</w:t>
      </w:r>
      <w:del w:id="1154" w:author="Segall, Christopher (segallcr)" w:date="2025-07-18T13:08:00Z">
        <w:r w:rsidR="00FA06C0" w:rsidRPr="000E4490" w:rsidDel="00952CC6">
          <w:rPr>
            <w:rFonts w:cstheme="minorHAnsi"/>
            <w:sz w:val="24"/>
            <w:szCs w:val="24"/>
          </w:rPr>
          <w:delText xml:space="preserve"> only</w:delText>
        </w:r>
      </w:del>
      <w:r w:rsidR="00001315">
        <w:rPr>
          <w:rFonts w:cstheme="minorHAnsi"/>
          <w:sz w:val="24"/>
          <w:szCs w:val="24"/>
        </w:rPr>
        <w:t xml:space="preserve">, metrically interpreted at the </w:t>
      </w:r>
      <w:r w:rsidR="00001315" w:rsidRPr="00001315">
        <w:rPr>
          <w:rFonts w:cstheme="minorHAnsi"/>
          <w:i/>
          <w:iCs/>
          <w:sz w:val="24"/>
          <w:szCs w:val="24"/>
        </w:rPr>
        <w:t>modus</w:t>
      </w:r>
      <w:r w:rsidR="00001315">
        <w:rPr>
          <w:rFonts w:cstheme="minorHAnsi"/>
          <w:sz w:val="24"/>
          <w:szCs w:val="24"/>
        </w:rPr>
        <w:t xml:space="preserve"> level</w:t>
      </w:r>
      <w:r w:rsidR="008D4720">
        <w:rPr>
          <w:rFonts w:cstheme="minorHAnsi"/>
          <w:sz w:val="24"/>
          <w:szCs w:val="24"/>
        </w:rPr>
        <w:t>, directed progressions circled</w:t>
      </w:r>
      <w:r w:rsidR="008933E1">
        <w:rPr>
          <w:rFonts w:cstheme="minorHAnsi"/>
          <w:sz w:val="24"/>
          <w:szCs w:val="24"/>
        </w:rPr>
        <w:t>.</w:t>
      </w:r>
    </w:p>
    <w:p w14:paraId="59114935" w14:textId="77777777" w:rsidR="006B7218" w:rsidRDefault="006B7218" w:rsidP="006B7218">
      <w:pPr>
        <w:spacing w:line="480" w:lineRule="auto"/>
        <w:rPr>
          <w:rFonts w:cstheme="minorHAnsi"/>
          <w:sz w:val="24"/>
          <w:szCs w:val="24"/>
        </w:rPr>
      </w:pPr>
    </w:p>
    <w:p w14:paraId="72D44973" w14:textId="217C30F6" w:rsidR="00FA06C0" w:rsidRDefault="00FA06C0" w:rsidP="006B7218">
      <w:pPr>
        <w:spacing w:line="480" w:lineRule="auto"/>
        <w:rPr>
          <w:rFonts w:cstheme="minorHAnsi"/>
          <w:sz w:val="24"/>
          <w:szCs w:val="24"/>
        </w:rPr>
      </w:pPr>
      <w:del w:id="1155" w:author="Segall, Christopher (segallcr)" w:date="2025-07-18T13:08:00Z">
        <w:r w:rsidDel="00394036">
          <w:rPr>
            <w:rFonts w:cstheme="minorHAnsi"/>
            <w:sz w:val="24"/>
            <w:szCs w:val="24"/>
          </w:rPr>
          <w:delText>As mentioned above, t</w:delText>
        </w:r>
      </w:del>
      <w:ins w:id="1156" w:author="Segall, Christopher (segallcr)" w:date="2025-07-18T13:08:00Z">
        <w:r w:rsidR="00394036">
          <w:rPr>
            <w:rFonts w:cstheme="minorHAnsi"/>
            <w:sz w:val="24"/>
            <w:szCs w:val="24"/>
          </w:rPr>
          <w:t>T</w:t>
        </w:r>
      </w:ins>
      <w:r>
        <w:rPr>
          <w:rFonts w:cstheme="minorHAnsi"/>
          <w:sz w:val="24"/>
          <w:szCs w:val="24"/>
        </w:rPr>
        <w:t xml:space="preserve">he only directed progression that falls on </w:t>
      </w:r>
      <w:del w:id="1157" w:author="Segall, Christopher (segallcr)" w:date="2025-07-18T13:08:00Z">
        <w:r w:rsidR="00B21EB7" w:rsidDel="00394036">
          <w:rPr>
            <w:rFonts w:cstheme="minorHAnsi"/>
            <w:sz w:val="24"/>
            <w:szCs w:val="24"/>
          </w:rPr>
          <w:delText xml:space="preserve">the weak </w:delText>
        </w:r>
      </w:del>
      <w:r w:rsidR="009E2523">
        <w:rPr>
          <w:rFonts w:cstheme="minorHAnsi"/>
          <w:sz w:val="24"/>
          <w:szCs w:val="24"/>
        </w:rPr>
        <w:t xml:space="preserve">beat 2 </w:t>
      </w:r>
      <w:r>
        <w:rPr>
          <w:rFonts w:cstheme="minorHAnsi"/>
          <w:sz w:val="24"/>
          <w:szCs w:val="24"/>
        </w:rPr>
        <w:t xml:space="preserve">is a </w:t>
      </w:r>
      <w:r w:rsidR="00B21EB7">
        <w:rPr>
          <w:rFonts w:cstheme="minorHAnsi"/>
          <w:sz w:val="24"/>
          <w:szCs w:val="24"/>
        </w:rPr>
        <w:t xml:space="preserve">contrapuntally </w:t>
      </w:r>
      <w:r>
        <w:rPr>
          <w:rFonts w:cstheme="minorHAnsi"/>
          <w:sz w:val="24"/>
          <w:szCs w:val="24"/>
        </w:rPr>
        <w:t>weak</w:t>
      </w:r>
      <w:del w:id="1158" w:author="Kyle Hutchinson" w:date="2025-08-07T19:37:00Z" w16du:dateUtc="2025-08-07T23:37:00Z">
        <w:r w:rsidDel="0013741D">
          <w:rPr>
            <w:rFonts w:cstheme="minorHAnsi"/>
            <w:sz w:val="24"/>
            <w:szCs w:val="24"/>
          </w:rPr>
          <w:delText>,</w:delText>
        </w:r>
      </w:del>
      <w:r>
        <w:rPr>
          <w:rFonts w:cstheme="minorHAnsi"/>
          <w:sz w:val="24"/>
          <w:szCs w:val="24"/>
        </w:rPr>
        <w:t xml:space="preserve"> inverted one (m3</w:t>
      </w:r>
      <w:r w:rsidRPr="00A82709">
        <w:rPr>
          <w:rFonts w:cstheme="minorHAnsi"/>
          <w:sz w:val="24"/>
          <w:szCs w:val="24"/>
        </w:rPr>
        <w:sym w:font="Wingdings" w:char="F0E0"/>
      </w:r>
      <w:r w:rsidR="001E7878">
        <w:rPr>
          <w:rFonts w:cstheme="minorHAnsi"/>
          <w:sz w:val="24"/>
          <w:szCs w:val="24"/>
        </w:rPr>
        <w:t>P</w:t>
      </w:r>
      <w:r>
        <w:rPr>
          <w:rFonts w:cstheme="minorHAnsi"/>
          <w:sz w:val="24"/>
          <w:szCs w:val="24"/>
        </w:rPr>
        <w:t xml:space="preserve">1) in m. 21, which provides an anticipatory taste of the final F. The F of m. 21 is </w:t>
      </w:r>
      <w:r w:rsidR="00F6350D">
        <w:rPr>
          <w:rFonts w:cstheme="minorHAnsi"/>
          <w:sz w:val="24"/>
          <w:szCs w:val="24"/>
        </w:rPr>
        <w:t>contrapuntally</w:t>
      </w:r>
      <w:r>
        <w:rPr>
          <w:rFonts w:cstheme="minorHAnsi"/>
          <w:sz w:val="24"/>
          <w:szCs w:val="24"/>
        </w:rPr>
        <w:t>, metrically, lyrically</w:t>
      </w:r>
      <w:r w:rsidR="00F6350D">
        <w:rPr>
          <w:rFonts w:cstheme="minorHAnsi"/>
          <w:sz w:val="24"/>
          <w:szCs w:val="24"/>
        </w:rPr>
        <w:t>, and formally</w:t>
      </w:r>
      <w:r>
        <w:rPr>
          <w:rFonts w:cstheme="minorHAnsi"/>
          <w:sz w:val="24"/>
          <w:szCs w:val="24"/>
        </w:rPr>
        <w:t xml:space="preserve"> subordinate to the M6</w:t>
      </w:r>
      <w:r w:rsidRPr="000469B2">
        <w:rPr>
          <w:rFonts w:cstheme="minorHAnsi"/>
          <w:sz w:val="24"/>
          <w:szCs w:val="24"/>
        </w:rPr>
        <w:sym w:font="Wingdings" w:char="F0E0"/>
      </w:r>
      <w:r w:rsidR="001E7878">
        <w:rPr>
          <w:rFonts w:cstheme="minorHAnsi"/>
          <w:sz w:val="24"/>
          <w:szCs w:val="24"/>
        </w:rPr>
        <w:t>P</w:t>
      </w:r>
      <w:r>
        <w:rPr>
          <w:rFonts w:cstheme="minorHAnsi"/>
          <w:sz w:val="24"/>
          <w:szCs w:val="24"/>
        </w:rPr>
        <w:t xml:space="preserve">8 directed progression that closes the A section on </w:t>
      </w:r>
      <w:r w:rsidR="005A47A7">
        <w:rPr>
          <w:rFonts w:cstheme="minorHAnsi"/>
          <w:sz w:val="24"/>
          <w:szCs w:val="24"/>
        </w:rPr>
        <w:t xml:space="preserve">beat 1 of </w:t>
      </w:r>
      <w:r>
        <w:rPr>
          <w:rFonts w:cstheme="minorHAnsi"/>
          <w:sz w:val="24"/>
          <w:szCs w:val="24"/>
        </w:rPr>
        <w:t xml:space="preserve">the </w:t>
      </w:r>
      <w:r w:rsidR="005A47A7">
        <w:rPr>
          <w:rFonts w:cstheme="minorHAnsi"/>
          <w:sz w:val="24"/>
          <w:szCs w:val="24"/>
        </w:rPr>
        <w:t xml:space="preserve">following </w:t>
      </w:r>
      <w:r>
        <w:rPr>
          <w:rFonts w:cstheme="minorHAnsi"/>
          <w:sz w:val="24"/>
          <w:szCs w:val="24"/>
        </w:rPr>
        <w:t>measure.</w:t>
      </w:r>
    </w:p>
    <w:p w14:paraId="32E67B7C" w14:textId="77777777" w:rsidR="006B7218" w:rsidRDefault="006B7218" w:rsidP="006B7218">
      <w:pPr>
        <w:spacing w:line="480" w:lineRule="auto"/>
        <w:rPr>
          <w:rFonts w:cstheme="minorHAnsi"/>
          <w:sz w:val="24"/>
          <w:szCs w:val="24"/>
        </w:rPr>
      </w:pPr>
    </w:p>
    <w:p w14:paraId="5512C147" w14:textId="00A1E4DB" w:rsidR="00FA06C0" w:rsidRPr="00674C17" w:rsidRDefault="00FA06C0" w:rsidP="006B7218">
      <w:pPr>
        <w:spacing w:line="480" w:lineRule="auto"/>
        <w:rPr>
          <w:rFonts w:cstheme="minorHAnsi"/>
          <w:sz w:val="24"/>
          <w:szCs w:val="24"/>
        </w:rPr>
      </w:pPr>
      <w:del w:id="1159" w:author="Segall, Christopher (segallcr)" w:date="2025-07-18T13:11:00Z">
        <w:r w:rsidDel="00F348FF">
          <w:rPr>
            <w:rFonts w:cstheme="minorHAnsi"/>
            <w:sz w:val="24"/>
            <w:szCs w:val="24"/>
          </w:rPr>
          <w:delText>It is only conventional that e</w:delText>
        </w:r>
      </w:del>
      <w:ins w:id="1160" w:author="Segall, Christopher (segallcr)" w:date="2025-07-18T13:11:00Z">
        <w:r w:rsidR="00F348FF">
          <w:rPr>
            <w:rFonts w:cstheme="minorHAnsi"/>
            <w:sz w:val="24"/>
            <w:szCs w:val="24"/>
          </w:rPr>
          <w:t>E</w:t>
        </w:r>
      </w:ins>
      <w:r>
        <w:rPr>
          <w:rFonts w:cstheme="minorHAnsi"/>
          <w:sz w:val="24"/>
          <w:szCs w:val="24"/>
        </w:rPr>
        <w:t xml:space="preserve">ach section of this song, A and B, </w:t>
      </w:r>
      <w:del w:id="1161" w:author="Segall, Christopher (segallcr)" w:date="2025-07-18T13:11:00Z">
        <w:r w:rsidDel="00F348FF">
          <w:rPr>
            <w:rFonts w:cstheme="minorHAnsi"/>
            <w:sz w:val="24"/>
            <w:szCs w:val="24"/>
          </w:rPr>
          <w:delText xml:space="preserve">should </w:delText>
        </w:r>
      </w:del>
      <w:r>
        <w:rPr>
          <w:rFonts w:cstheme="minorHAnsi"/>
          <w:sz w:val="24"/>
          <w:szCs w:val="24"/>
        </w:rPr>
        <w:t>close</w:t>
      </w:r>
      <w:ins w:id="1162" w:author="Segall, Christopher (segallcr)" w:date="2025-07-18T13:11:00Z">
        <w:r w:rsidR="00F348FF">
          <w:rPr>
            <w:rFonts w:cstheme="minorHAnsi"/>
            <w:sz w:val="24"/>
            <w:szCs w:val="24"/>
          </w:rPr>
          <w:t>s conventionally</w:t>
        </w:r>
      </w:ins>
      <w:r>
        <w:rPr>
          <w:rFonts w:cstheme="minorHAnsi"/>
          <w:sz w:val="24"/>
          <w:szCs w:val="24"/>
        </w:rPr>
        <w:t xml:space="preserve"> </w:t>
      </w:r>
      <w:proofErr w:type="gramStart"/>
      <w:r>
        <w:rPr>
          <w:rFonts w:cstheme="minorHAnsi"/>
          <w:sz w:val="24"/>
          <w:szCs w:val="24"/>
        </w:rPr>
        <w:t>on</w:t>
      </w:r>
      <w:proofErr w:type="gramEnd"/>
      <w:r>
        <w:rPr>
          <w:rFonts w:cstheme="minorHAnsi"/>
          <w:sz w:val="24"/>
          <w:szCs w:val="24"/>
        </w:rPr>
        <w:t xml:space="preserve"> </w:t>
      </w:r>
      <w:r w:rsidR="00296620">
        <w:rPr>
          <w:rFonts w:cstheme="minorHAnsi"/>
          <w:sz w:val="24"/>
          <w:szCs w:val="24"/>
        </w:rPr>
        <w:t>beat 1</w:t>
      </w:r>
      <w:r>
        <w:rPr>
          <w:rFonts w:cstheme="minorHAnsi"/>
          <w:sz w:val="24"/>
          <w:szCs w:val="24"/>
        </w:rPr>
        <w:t xml:space="preserve">. </w:t>
      </w:r>
      <w:r w:rsidR="005B150A">
        <w:rPr>
          <w:rFonts w:cstheme="minorHAnsi"/>
          <w:sz w:val="24"/>
          <w:szCs w:val="24"/>
        </w:rPr>
        <w:t xml:space="preserve">Cadencing </w:t>
      </w:r>
      <w:r>
        <w:rPr>
          <w:rFonts w:cstheme="minorHAnsi"/>
          <w:sz w:val="24"/>
          <w:szCs w:val="24"/>
        </w:rPr>
        <w:t xml:space="preserve">on </w:t>
      </w:r>
      <w:r w:rsidR="001B42E8">
        <w:rPr>
          <w:rFonts w:cstheme="minorHAnsi"/>
          <w:sz w:val="24"/>
          <w:szCs w:val="24"/>
        </w:rPr>
        <w:t xml:space="preserve">a strong beat </w:t>
      </w:r>
      <w:r>
        <w:rPr>
          <w:rFonts w:cstheme="minorHAnsi"/>
          <w:sz w:val="24"/>
          <w:szCs w:val="24"/>
        </w:rPr>
        <w:t xml:space="preserve">prepares </w:t>
      </w:r>
      <w:r w:rsidR="005366A6">
        <w:rPr>
          <w:rFonts w:cstheme="minorHAnsi"/>
          <w:sz w:val="24"/>
          <w:szCs w:val="24"/>
        </w:rPr>
        <w:t xml:space="preserve">both </w:t>
      </w:r>
      <w:r>
        <w:rPr>
          <w:rFonts w:cstheme="minorHAnsi"/>
          <w:sz w:val="24"/>
          <w:szCs w:val="24"/>
        </w:rPr>
        <w:t xml:space="preserve">of this </w:t>
      </w:r>
      <w:r w:rsidRPr="00087A46">
        <w:rPr>
          <w:rFonts w:cstheme="minorHAnsi"/>
          <w:i/>
          <w:iCs/>
          <w:sz w:val="24"/>
          <w:szCs w:val="24"/>
        </w:rPr>
        <w:t xml:space="preserve">chanson </w:t>
      </w:r>
      <w:proofErr w:type="spellStart"/>
      <w:r w:rsidRPr="00087A46">
        <w:rPr>
          <w:rFonts w:cstheme="minorHAnsi"/>
          <w:i/>
          <w:iCs/>
          <w:sz w:val="24"/>
          <w:szCs w:val="24"/>
        </w:rPr>
        <w:t>baladée</w:t>
      </w:r>
      <w:r>
        <w:rPr>
          <w:rFonts w:cstheme="minorHAnsi"/>
          <w:sz w:val="24"/>
          <w:szCs w:val="24"/>
        </w:rPr>
        <w:t>’</w:t>
      </w:r>
      <w:r w:rsidR="006666CA">
        <w:rPr>
          <w:rFonts w:cstheme="minorHAnsi"/>
          <w:sz w:val="24"/>
          <w:szCs w:val="24"/>
        </w:rPr>
        <w:t>s</w:t>
      </w:r>
      <w:proofErr w:type="spellEnd"/>
      <w:r>
        <w:rPr>
          <w:rFonts w:cstheme="minorHAnsi"/>
          <w:sz w:val="24"/>
          <w:szCs w:val="24"/>
        </w:rPr>
        <w:t xml:space="preserve"> formal junctures to begin with </w:t>
      </w:r>
      <w:r w:rsidR="001B42E8">
        <w:rPr>
          <w:rFonts w:cstheme="minorHAnsi"/>
          <w:sz w:val="24"/>
          <w:szCs w:val="24"/>
        </w:rPr>
        <w:t>an upbeat</w:t>
      </w:r>
      <w:r>
        <w:rPr>
          <w:rFonts w:cstheme="minorHAnsi"/>
          <w:sz w:val="24"/>
          <w:szCs w:val="24"/>
        </w:rPr>
        <w:t xml:space="preserve">, further reason to </w:t>
      </w:r>
      <w:r w:rsidR="001B42E8">
        <w:rPr>
          <w:rFonts w:cstheme="minorHAnsi"/>
          <w:sz w:val="24"/>
          <w:szCs w:val="24"/>
        </w:rPr>
        <w:t xml:space="preserve">prefer </w:t>
      </w:r>
      <w:del w:id="1163" w:author="Segall, Christopher (segallcr)" w:date="2025-07-24T09:38:00Z">
        <w:r w:rsidR="001B42E8" w:rsidDel="004A1B9D">
          <w:rPr>
            <w:rFonts w:cstheme="minorHAnsi"/>
            <w:sz w:val="24"/>
            <w:szCs w:val="24"/>
          </w:rPr>
          <w:delText xml:space="preserve">the </w:delText>
        </w:r>
      </w:del>
      <w:ins w:id="1164" w:author="Segall, Christopher (segallcr)" w:date="2025-07-24T09:38:00Z">
        <w:r w:rsidR="004A1B9D">
          <w:rPr>
            <w:rFonts w:cstheme="minorHAnsi"/>
            <w:sz w:val="24"/>
            <w:szCs w:val="24"/>
          </w:rPr>
          <w:t xml:space="preserve">an </w:t>
        </w:r>
      </w:ins>
      <w:proofErr w:type="spellStart"/>
      <w:r w:rsidR="001B42E8">
        <w:rPr>
          <w:rFonts w:cstheme="minorHAnsi"/>
          <w:sz w:val="24"/>
          <w:szCs w:val="24"/>
        </w:rPr>
        <w:t>anacrustic</w:t>
      </w:r>
      <w:proofErr w:type="spellEnd"/>
      <w:r w:rsidR="001B42E8">
        <w:rPr>
          <w:rFonts w:cstheme="minorHAnsi"/>
          <w:sz w:val="24"/>
          <w:szCs w:val="24"/>
        </w:rPr>
        <w:t xml:space="preserve"> </w:t>
      </w:r>
      <w:r>
        <w:rPr>
          <w:rFonts w:cstheme="minorHAnsi"/>
          <w:sz w:val="24"/>
          <w:szCs w:val="24"/>
        </w:rPr>
        <w:t xml:space="preserve">opening </w:t>
      </w:r>
      <w:del w:id="1165" w:author="Segall, Christopher (segallcr)" w:date="2025-07-24T09:38:00Z">
        <w:r w:rsidR="001B42E8" w:rsidDel="004A1B9D">
          <w:rPr>
            <w:rFonts w:cstheme="minorHAnsi"/>
            <w:sz w:val="24"/>
            <w:szCs w:val="24"/>
          </w:rPr>
          <w:delText xml:space="preserve">of </w:delText>
        </w:r>
        <w:r w:rsidDel="004A1B9D">
          <w:rPr>
            <w:rFonts w:cstheme="minorHAnsi"/>
            <w:sz w:val="24"/>
            <w:szCs w:val="24"/>
          </w:rPr>
          <w:delText xml:space="preserve">the dance </w:delText>
        </w:r>
        <w:r w:rsidR="001B42E8" w:rsidDel="004A1B9D">
          <w:rPr>
            <w:rFonts w:cstheme="minorHAnsi"/>
            <w:sz w:val="24"/>
            <w:szCs w:val="24"/>
          </w:rPr>
          <w:delText>shown above</w:delText>
        </w:r>
      </w:del>
      <w:ins w:id="1166" w:author="Segall, Christopher (segallcr)" w:date="2025-07-24T09:38:00Z">
        <w:r w:rsidR="004A1B9D">
          <w:rPr>
            <w:rFonts w:cstheme="minorHAnsi"/>
            <w:sz w:val="24"/>
            <w:szCs w:val="24"/>
          </w:rPr>
          <w:t xml:space="preserve">for the </w:t>
        </w:r>
        <w:proofErr w:type="gramStart"/>
        <w:r w:rsidR="004A1B9D">
          <w:rPr>
            <w:rFonts w:cstheme="minorHAnsi"/>
            <w:sz w:val="24"/>
            <w:szCs w:val="24"/>
          </w:rPr>
          <w:t>song as a whole</w:t>
        </w:r>
      </w:ins>
      <w:proofErr w:type="gramEnd"/>
      <w:r>
        <w:rPr>
          <w:rFonts w:cstheme="minorHAnsi"/>
          <w:sz w:val="24"/>
          <w:szCs w:val="24"/>
        </w:rPr>
        <w:t>.</w:t>
      </w:r>
      <w:commentRangeEnd w:id="1137"/>
      <w:r w:rsidR="00BA16A7">
        <w:rPr>
          <w:rStyle w:val="CommentReference"/>
        </w:rPr>
        <w:commentReference w:id="1137"/>
      </w:r>
    </w:p>
    <w:p w14:paraId="00C26C89" w14:textId="77777777" w:rsidR="006B7218" w:rsidRDefault="006B7218" w:rsidP="006B7218">
      <w:pPr>
        <w:spacing w:line="480" w:lineRule="auto"/>
        <w:rPr>
          <w:rFonts w:cstheme="minorHAnsi"/>
          <w:sz w:val="24"/>
          <w:szCs w:val="24"/>
        </w:rPr>
      </w:pPr>
    </w:p>
    <w:p w14:paraId="4B8DAE6A" w14:textId="0AD73A56" w:rsidR="00FA06C0" w:rsidRDefault="00FA06C0" w:rsidP="006B7218">
      <w:pPr>
        <w:spacing w:line="480" w:lineRule="auto"/>
        <w:rPr>
          <w:rFonts w:cstheme="minorHAnsi"/>
          <w:sz w:val="24"/>
          <w:szCs w:val="24"/>
        </w:rPr>
      </w:pPr>
      <w:r>
        <w:rPr>
          <w:rFonts w:cstheme="minorHAnsi"/>
          <w:sz w:val="24"/>
          <w:szCs w:val="24"/>
        </w:rPr>
        <w:t xml:space="preserve">The consistent placement of preparatory gestures can provide a musical cue for </w:t>
      </w:r>
      <w:r w:rsidR="00DE2D24">
        <w:rPr>
          <w:rFonts w:cstheme="minorHAnsi"/>
          <w:sz w:val="24"/>
          <w:szCs w:val="24"/>
        </w:rPr>
        <w:t>metric interpretation</w:t>
      </w:r>
      <w:r>
        <w:rPr>
          <w:rFonts w:cstheme="minorHAnsi"/>
          <w:sz w:val="24"/>
          <w:szCs w:val="24"/>
        </w:rPr>
        <w:t xml:space="preserve">, not only at the beginning but as found throughout a danced song. In V27/24, the same gesture in m. 1, identified </w:t>
      </w:r>
      <w:r w:rsidR="00DE2D24">
        <w:rPr>
          <w:rFonts w:cstheme="minorHAnsi"/>
          <w:sz w:val="24"/>
          <w:szCs w:val="24"/>
        </w:rPr>
        <w:t xml:space="preserve">above </w:t>
      </w:r>
      <w:r>
        <w:rPr>
          <w:rFonts w:cstheme="minorHAnsi"/>
          <w:sz w:val="24"/>
          <w:szCs w:val="24"/>
        </w:rPr>
        <w:t>for its melodic</w:t>
      </w:r>
      <w:r w:rsidR="00093522">
        <w:rPr>
          <w:rFonts w:cstheme="minorHAnsi"/>
          <w:sz w:val="24"/>
          <w:szCs w:val="24"/>
        </w:rPr>
        <w:t xml:space="preserve"> and rhythmic</w:t>
      </w:r>
      <w:r>
        <w:rPr>
          <w:rFonts w:cstheme="minorHAnsi"/>
          <w:sz w:val="24"/>
          <w:szCs w:val="24"/>
        </w:rPr>
        <w:t xml:space="preserve"> directedness, returns often </w:t>
      </w:r>
      <w:del w:id="1167" w:author="Segall, Christopher (segallcr)" w:date="2025-07-24T09:38:00Z">
        <w:r w:rsidDel="00842D96">
          <w:rPr>
            <w:rFonts w:cstheme="minorHAnsi"/>
            <w:sz w:val="24"/>
            <w:szCs w:val="24"/>
          </w:rPr>
          <w:delText xml:space="preserve">across </w:delText>
        </w:r>
      </w:del>
      <w:ins w:id="1168" w:author="Segall, Christopher (segallcr)" w:date="2025-07-24T09:38:00Z">
        <w:r w:rsidR="00842D96">
          <w:rPr>
            <w:rFonts w:cstheme="minorHAnsi"/>
            <w:sz w:val="24"/>
            <w:szCs w:val="24"/>
          </w:rPr>
          <w:t xml:space="preserve">throughout </w:t>
        </w:r>
      </w:ins>
      <w:r>
        <w:rPr>
          <w:rFonts w:cstheme="minorHAnsi"/>
          <w:sz w:val="24"/>
          <w:szCs w:val="24"/>
        </w:rPr>
        <w:t xml:space="preserve">the song, as at mm. 5, 11, </w:t>
      </w:r>
      <w:del w:id="1169" w:author="Segall, Christopher (segallcr)" w:date="2025-07-18T13:12:00Z">
        <w:r w:rsidDel="00971A2A">
          <w:rPr>
            <w:rFonts w:cstheme="minorHAnsi"/>
            <w:sz w:val="24"/>
            <w:szCs w:val="24"/>
          </w:rPr>
          <w:delText xml:space="preserve">15, </w:delText>
        </w:r>
      </w:del>
      <w:r>
        <w:rPr>
          <w:rFonts w:cstheme="minorHAnsi"/>
          <w:sz w:val="24"/>
          <w:szCs w:val="24"/>
        </w:rPr>
        <w:t xml:space="preserve">17, </w:t>
      </w:r>
      <w:ins w:id="1170" w:author="Segall, Christopher (segallcr)" w:date="2025-07-18T13:12:00Z">
        <w:r w:rsidR="0035430F">
          <w:rPr>
            <w:rFonts w:cstheme="minorHAnsi"/>
            <w:sz w:val="24"/>
            <w:szCs w:val="24"/>
          </w:rPr>
          <w:t xml:space="preserve">and </w:t>
        </w:r>
      </w:ins>
      <w:r>
        <w:rPr>
          <w:rFonts w:cstheme="minorHAnsi"/>
          <w:sz w:val="24"/>
          <w:szCs w:val="24"/>
        </w:rPr>
        <w:t xml:space="preserve">27, and in varied form at </w:t>
      </w:r>
      <w:r w:rsidR="006666CA">
        <w:rPr>
          <w:rFonts w:cstheme="minorHAnsi"/>
          <w:sz w:val="24"/>
          <w:szCs w:val="24"/>
        </w:rPr>
        <w:t xml:space="preserve">m. </w:t>
      </w:r>
      <w:r>
        <w:rPr>
          <w:rFonts w:cstheme="minorHAnsi"/>
          <w:sz w:val="24"/>
          <w:szCs w:val="24"/>
        </w:rPr>
        <w:t xml:space="preserve">15 and </w:t>
      </w:r>
      <w:r w:rsidR="006666CA">
        <w:rPr>
          <w:rFonts w:cstheme="minorHAnsi"/>
          <w:sz w:val="24"/>
          <w:szCs w:val="24"/>
        </w:rPr>
        <w:t xml:space="preserve">m. </w:t>
      </w:r>
      <w:r>
        <w:rPr>
          <w:rFonts w:cstheme="minorHAnsi"/>
          <w:sz w:val="24"/>
          <w:szCs w:val="24"/>
        </w:rPr>
        <w:t xml:space="preserve">23. </w:t>
      </w:r>
      <w:commentRangeStart w:id="1171"/>
      <w:r>
        <w:rPr>
          <w:rFonts w:cstheme="minorHAnsi"/>
          <w:sz w:val="24"/>
          <w:szCs w:val="24"/>
        </w:rPr>
        <w:t xml:space="preserve">That in every instance this melodic preparation falls on </w:t>
      </w:r>
      <w:r w:rsidR="001B7881">
        <w:rPr>
          <w:rFonts w:cstheme="minorHAnsi"/>
          <w:sz w:val="24"/>
          <w:szCs w:val="24"/>
        </w:rPr>
        <w:t xml:space="preserve">a weak beat </w:t>
      </w:r>
      <w:r>
        <w:rPr>
          <w:rFonts w:cstheme="minorHAnsi"/>
          <w:sz w:val="24"/>
          <w:szCs w:val="24"/>
        </w:rPr>
        <w:t xml:space="preserve">confirms the subordinate role of that </w:t>
      </w:r>
      <w:r w:rsidR="001B7881">
        <w:rPr>
          <w:rFonts w:cstheme="minorHAnsi"/>
          <w:sz w:val="24"/>
          <w:szCs w:val="24"/>
        </w:rPr>
        <w:t>beat in the emergen</w:t>
      </w:r>
      <w:r w:rsidR="003A5597">
        <w:rPr>
          <w:rFonts w:cstheme="minorHAnsi"/>
          <w:sz w:val="24"/>
          <w:szCs w:val="24"/>
        </w:rPr>
        <w:t>ce</w:t>
      </w:r>
      <w:r w:rsidR="001B7881">
        <w:rPr>
          <w:rFonts w:cstheme="minorHAnsi"/>
          <w:sz w:val="24"/>
          <w:szCs w:val="24"/>
        </w:rPr>
        <w:t xml:space="preserve"> of duple meter </w:t>
      </w:r>
      <w:r>
        <w:rPr>
          <w:rFonts w:cstheme="minorHAnsi"/>
          <w:sz w:val="24"/>
          <w:szCs w:val="24"/>
        </w:rPr>
        <w:t xml:space="preserve">and argues strongly for beginning this </w:t>
      </w:r>
      <w:proofErr w:type="spellStart"/>
      <w:r w:rsidR="001B7881">
        <w:rPr>
          <w:rFonts w:cstheme="minorHAnsi"/>
          <w:sz w:val="24"/>
          <w:szCs w:val="24"/>
        </w:rPr>
        <w:t>virelai</w:t>
      </w:r>
      <w:proofErr w:type="spellEnd"/>
      <w:r w:rsidR="001B7881">
        <w:rPr>
          <w:rFonts w:cstheme="minorHAnsi"/>
          <w:sz w:val="24"/>
          <w:szCs w:val="24"/>
        </w:rPr>
        <w:t xml:space="preserve"> </w:t>
      </w:r>
      <w:r>
        <w:rPr>
          <w:rFonts w:cstheme="minorHAnsi"/>
          <w:sz w:val="24"/>
          <w:szCs w:val="24"/>
        </w:rPr>
        <w:t>with a</w:t>
      </w:r>
      <w:r w:rsidR="001B7881">
        <w:rPr>
          <w:rFonts w:cstheme="minorHAnsi"/>
          <w:sz w:val="24"/>
          <w:szCs w:val="24"/>
        </w:rPr>
        <w:t>n anacrusis</w:t>
      </w:r>
      <w:r>
        <w:rPr>
          <w:rFonts w:cstheme="minorHAnsi"/>
          <w:sz w:val="24"/>
          <w:szCs w:val="24"/>
        </w:rPr>
        <w:t>.</w:t>
      </w:r>
      <w:commentRangeEnd w:id="1171"/>
      <w:r w:rsidR="00507AA5">
        <w:rPr>
          <w:rStyle w:val="CommentReference"/>
        </w:rPr>
        <w:commentReference w:id="1171"/>
      </w:r>
      <w:r>
        <w:rPr>
          <w:rFonts w:cstheme="minorHAnsi"/>
          <w:sz w:val="24"/>
          <w:szCs w:val="24"/>
        </w:rPr>
        <w:t xml:space="preserve"> </w:t>
      </w:r>
      <w:ins w:id="1172" w:author="Segall, Christopher (segallcr)" w:date="2025-07-18T13:21:00Z">
        <w:r w:rsidR="00B50C21">
          <w:rPr>
            <w:rFonts w:cstheme="minorHAnsi"/>
            <w:sz w:val="24"/>
            <w:szCs w:val="24"/>
          </w:rPr>
          <w:t>A related case arises in V31/28 (</w:t>
        </w:r>
        <w:r w:rsidR="00B50C21" w:rsidRPr="00B50C21">
          <w:rPr>
            <w:rFonts w:cstheme="minorHAnsi"/>
            <w:b/>
            <w:bCs/>
            <w:sz w:val="24"/>
            <w:szCs w:val="24"/>
            <w:u w:val="single"/>
            <w:rPrChange w:id="1173" w:author="Segall, Christopher (segallcr)" w:date="2025-07-18T13:21:00Z">
              <w:rPr>
                <w:rFonts w:cstheme="minorHAnsi"/>
                <w:sz w:val="24"/>
                <w:szCs w:val="24"/>
              </w:rPr>
            </w:rPrChange>
          </w:rPr>
          <w:t>Example 15</w:t>
        </w:r>
        <w:r w:rsidR="00B50C21">
          <w:rPr>
            <w:rFonts w:cstheme="minorHAnsi"/>
            <w:sz w:val="24"/>
            <w:szCs w:val="24"/>
          </w:rPr>
          <w:t xml:space="preserve">). </w:t>
        </w:r>
      </w:ins>
      <w:r>
        <w:rPr>
          <w:rFonts w:cstheme="minorHAnsi"/>
          <w:sz w:val="24"/>
          <w:szCs w:val="24"/>
        </w:rPr>
        <w:t>In V31</w:t>
      </w:r>
      <w:r w:rsidR="001B7881">
        <w:rPr>
          <w:rFonts w:cstheme="minorHAnsi"/>
          <w:sz w:val="24"/>
          <w:szCs w:val="24"/>
        </w:rPr>
        <w:t>/28</w:t>
      </w:r>
      <w:r>
        <w:rPr>
          <w:rFonts w:cstheme="minorHAnsi"/>
          <w:sz w:val="24"/>
          <w:szCs w:val="24"/>
        </w:rPr>
        <w:t xml:space="preserve">, the opening figure of m. 1 does not appear so melodically driven as the ascending leading tone of </w:t>
      </w:r>
      <w:del w:id="1174" w:author="Segall, Christopher (segallcr)" w:date="2025-07-18T13:21:00Z">
        <w:r w:rsidDel="0027592A">
          <w:rPr>
            <w:rFonts w:cstheme="minorHAnsi"/>
            <w:sz w:val="24"/>
            <w:szCs w:val="24"/>
          </w:rPr>
          <w:delText xml:space="preserve">Virelais </w:delText>
        </w:r>
      </w:del>
      <w:ins w:id="1175" w:author="Segall, Christopher (segallcr)" w:date="2025-07-18T13:21:00Z">
        <w:r w:rsidR="0027592A">
          <w:rPr>
            <w:rFonts w:cstheme="minorHAnsi"/>
            <w:sz w:val="24"/>
            <w:szCs w:val="24"/>
          </w:rPr>
          <w:t>V</w:t>
        </w:r>
      </w:ins>
      <w:r>
        <w:rPr>
          <w:rFonts w:cstheme="minorHAnsi"/>
          <w:sz w:val="24"/>
          <w:szCs w:val="24"/>
        </w:rPr>
        <w:t xml:space="preserve">27/24 and </w:t>
      </w:r>
      <w:ins w:id="1176" w:author="Segall, Christopher (segallcr)" w:date="2025-07-18T13:22:00Z">
        <w:r w:rsidR="0027592A">
          <w:rPr>
            <w:rFonts w:cstheme="minorHAnsi"/>
            <w:sz w:val="24"/>
            <w:szCs w:val="24"/>
          </w:rPr>
          <w:t>V</w:t>
        </w:r>
      </w:ins>
      <w:r>
        <w:rPr>
          <w:rFonts w:cstheme="minorHAnsi"/>
          <w:sz w:val="24"/>
          <w:szCs w:val="24"/>
        </w:rPr>
        <w:t xml:space="preserve">32/29. </w:t>
      </w:r>
      <w:ins w:id="1177" w:author="Kyle Hutchinson" w:date="2025-08-07T19:42:00Z" w16du:dateUtc="2025-08-07T23:42:00Z">
        <w:r w:rsidR="00BA16A7">
          <w:rPr>
            <w:rFonts w:cstheme="minorHAnsi"/>
            <w:sz w:val="24"/>
            <w:szCs w:val="24"/>
          </w:rPr>
          <w:t>I</w:t>
        </w:r>
      </w:ins>
      <w:del w:id="1178" w:author="Kyle Hutchinson" w:date="2025-08-07T19:42:00Z" w16du:dateUtc="2025-08-07T23:42:00Z">
        <w:r w:rsidR="002747B8" w:rsidDel="00BA16A7">
          <w:rPr>
            <w:rFonts w:cstheme="minorHAnsi"/>
            <w:sz w:val="24"/>
            <w:szCs w:val="24"/>
          </w:rPr>
          <w:delText>Rather, i</w:delText>
        </w:r>
      </w:del>
      <w:r>
        <w:rPr>
          <w:rFonts w:cstheme="minorHAnsi"/>
          <w:sz w:val="24"/>
          <w:szCs w:val="24"/>
        </w:rPr>
        <w:t>ts function</w:t>
      </w:r>
      <w:ins w:id="1179" w:author="Kyle Hutchinson" w:date="2025-08-07T19:42:00Z" w16du:dateUtc="2025-08-07T23:42:00Z">
        <w:r w:rsidR="00BA16A7">
          <w:rPr>
            <w:rFonts w:cstheme="minorHAnsi"/>
            <w:sz w:val="24"/>
            <w:szCs w:val="24"/>
          </w:rPr>
          <w:t>, rather,</w:t>
        </w:r>
      </w:ins>
      <w:r>
        <w:rPr>
          <w:rFonts w:cstheme="minorHAnsi"/>
          <w:sz w:val="24"/>
          <w:szCs w:val="24"/>
        </w:rPr>
        <w:t xml:space="preserve"> becomes clear through </w:t>
      </w:r>
      <w:del w:id="1180" w:author="Segall, Christopher (segallcr)" w:date="2025-07-18T13:22:00Z">
        <w:r w:rsidDel="006620AB">
          <w:rPr>
            <w:rFonts w:cstheme="minorHAnsi"/>
            <w:sz w:val="24"/>
            <w:szCs w:val="24"/>
          </w:rPr>
          <w:delText xml:space="preserve">Machaut’s </w:delText>
        </w:r>
      </w:del>
      <w:r>
        <w:rPr>
          <w:rFonts w:cstheme="minorHAnsi"/>
          <w:sz w:val="24"/>
          <w:szCs w:val="24"/>
        </w:rPr>
        <w:t>consistent us</w:t>
      </w:r>
      <w:r w:rsidR="00AB18ED">
        <w:rPr>
          <w:rFonts w:cstheme="minorHAnsi"/>
          <w:sz w:val="24"/>
          <w:szCs w:val="24"/>
        </w:rPr>
        <w:t>age</w:t>
      </w:r>
      <w:r>
        <w:rPr>
          <w:rFonts w:cstheme="minorHAnsi"/>
          <w:sz w:val="24"/>
          <w:szCs w:val="24"/>
        </w:rPr>
        <w:t xml:space="preserve"> </w:t>
      </w:r>
      <w:del w:id="1181" w:author="Segall, Christopher (segallcr)" w:date="2025-07-18T13:22:00Z">
        <w:r w:rsidDel="006620AB">
          <w:rPr>
            <w:rFonts w:cstheme="minorHAnsi"/>
            <w:sz w:val="24"/>
            <w:szCs w:val="24"/>
          </w:rPr>
          <w:delText xml:space="preserve">of it </w:delText>
        </w:r>
      </w:del>
      <w:r>
        <w:rPr>
          <w:rFonts w:cstheme="minorHAnsi"/>
          <w:sz w:val="24"/>
          <w:szCs w:val="24"/>
        </w:rPr>
        <w:t xml:space="preserve">as cadential preparation. The formal </w:t>
      </w:r>
      <w:r>
        <w:rPr>
          <w:rFonts w:cstheme="minorHAnsi"/>
          <w:sz w:val="24"/>
          <w:szCs w:val="24"/>
        </w:rPr>
        <w:lastRenderedPageBreak/>
        <w:t>cadences that close both the A and B sections (</w:t>
      </w:r>
      <w:del w:id="1182" w:author="Segall, Christopher (segallcr)" w:date="2025-07-18T13:23:00Z">
        <w:r w:rsidDel="00444621">
          <w:rPr>
            <w:rFonts w:cstheme="minorHAnsi"/>
            <w:sz w:val="24"/>
            <w:szCs w:val="24"/>
          </w:rPr>
          <w:delText>mm. 21</w:delText>
        </w:r>
        <w:r w:rsidR="007122B7" w:rsidDel="00444621">
          <w:rPr>
            <w:rFonts w:cstheme="minorHAnsi"/>
            <w:color w:val="000000"/>
            <w:sz w:val="24"/>
            <w:szCs w:val="24"/>
          </w:rPr>
          <w:delText>–</w:delText>
        </w:r>
        <w:r w:rsidDel="00444621">
          <w:rPr>
            <w:rFonts w:cstheme="minorHAnsi"/>
            <w:sz w:val="24"/>
            <w:szCs w:val="24"/>
          </w:rPr>
          <w:delText>22 and 34</w:delText>
        </w:r>
        <w:r w:rsidR="007122B7" w:rsidDel="00444621">
          <w:rPr>
            <w:rFonts w:cstheme="minorHAnsi"/>
            <w:color w:val="000000"/>
            <w:sz w:val="24"/>
            <w:szCs w:val="24"/>
          </w:rPr>
          <w:delText>–</w:delText>
        </w:r>
        <w:r w:rsidDel="00444621">
          <w:rPr>
            <w:rFonts w:cstheme="minorHAnsi"/>
            <w:sz w:val="24"/>
            <w:szCs w:val="24"/>
          </w:rPr>
          <w:delText>35</w:delText>
        </w:r>
      </w:del>
      <w:ins w:id="1183" w:author="Segall, Christopher (segallcr)" w:date="2025-07-18T13:23:00Z">
        <w:r w:rsidR="00444621">
          <w:rPr>
            <w:rFonts w:cstheme="minorHAnsi"/>
            <w:sz w:val="24"/>
            <w:szCs w:val="24"/>
          </w:rPr>
          <w:t>Examples 15b and 15c</w:t>
        </w:r>
      </w:ins>
      <w:r>
        <w:rPr>
          <w:rFonts w:cstheme="minorHAnsi"/>
          <w:sz w:val="24"/>
          <w:szCs w:val="24"/>
        </w:rPr>
        <w:t>) are motivic repetitions of m. 1</w:t>
      </w:r>
      <w:del w:id="1184" w:author="Segall, Christopher (segallcr)" w:date="2025-07-18T13:23:00Z">
        <w:r w:rsidDel="00444621">
          <w:rPr>
            <w:rFonts w:cstheme="minorHAnsi"/>
            <w:sz w:val="24"/>
            <w:szCs w:val="24"/>
          </w:rPr>
          <w:delText xml:space="preserve">, as summarized in </w:delText>
        </w:r>
        <w:r w:rsidR="00776DE8" w:rsidRPr="00B50C21" w:rsidDel="00444621">
          <w:rPr>
            <w:rFonts w:cstheme="minorHAnsi"/>
            <w:sz w:val="24"/>
            <w:szCs w:val="24"/>
            <w:rPrChange w:id="1185" w:author="Segall, Christopher (segallcr)" w:date="2025-07-18T13:21:00Z">
              <w:rPr>
                <w:rFonts w:cstheme="minorHAnsi"/>
                <w:b/>
                <w:bCs/>
                <w:sz w:val="24"/>
                <w:szCs w:val="24"/>
                <w:u w:val="single"/>
              </w:rPr>
            </w:rPrChange>
          </w:rPr>
          <w:delText>Example 15</w:delText>
        </w:r>
      </w:del>
      <w:r w:rsidR="00BE3157">
        <w:rPr>
          <w:rFonts w:cstheme="minorHAnsi"/>
          <w:b/>
          <w:bCs/>
          <w:sz w:val="24"/>
          <w:szCs w:val="24"/>
        </w:rPr>
        <w:t xml:space="preserve"> </w:t>
      </w:r>
      <w:r w:rsidR="00BE3157">
        <w:rPr>
          <w:rFonts w:cstheme="minorHAnsi"/>
          <w:sz w:val="24"/>
          <w:szCs w:val="24"/>
        </w:rPr>
        <w:t>(beat labels 2 and 1 apply vertically for all staves)</w:t>
      </w:r>
      <w:r w:rsidRPr="005A0838">
        <w:rPr>
          <w:rFonts w:cstheme="minorHAnsi"/>
          <w:sz w:val="24"/>
          <w:szCs w:val="24"/>
        </w:rPr>
        <w:t>.</w:t>
      </w:r>
      <w:r>
        <w:rPr>
          <w:rFonts w:cstheme="minorHAnsi"/>
          <w:sz w:val="24"/>
          <w:szCs w:val="24"/>
        </w:rPr>
        <w:t xml:space="preserve"> Insofar as cadential arrivals are conventionally marked by a </w:t>
      </w:r>
      <w:r w:rsidR="002747B8">
        <w:rPr>
          <w:rFonts w:cstheme="minorHAnsi"/>
          <w:sz w:val="24"/>
          <w:szCs w:val="24"/>
        </w:rPr>
        <w:t>strong beat,</w:t>
      </w:r>
      <w:r>
        <w:rPr>
          <w:rFonts w:cstheme="minorHAnsi"/>
          <w:sz w:val="24"/>
          <w:szCs w:val="24"/>
        </w:rPr>
        <w:t xml:space="preserve"> </w:t>
      </w:r>
      <w:del w:id="1186" w:author="Segall, Christopher (segallcr)" w:date="2025-07-24T09:40:00Z">
        <w:r w:rsidDel="00410086">
          <w:rPr>
            <w:rFonts w:cstheme="minorHAnsi"/>
            <w:sz w:val="24"/>
            <w:szCs w:val="24"/>
          </w:rPr>
          <w:delText>their preparatory</w:delText>
        </w:r>
      </w:del>
      <w:ins w:id="1187" w:author="Segall, Christopher (segallcr)" w:date="2025-07-24T09:40:00Z">
        <w:r w:rsidR="00410086">
          <w:rPr>
            <w:rFonts w:cstheme="minorHAnsi"/>
            <w:sz w:val="24"/>
            <w:szCs w:val="24"/>
          </w:rPr>
          <w:t>the</w:t>
        </w:r>
      </w:ins>
      <w:r>
        <w:rPr>
          <w:rFonts w:cstheme="minorHAnsi"/>
          <w:sz w:val="24"/>
          <w:szCs w:val="24"/>
        </w:rPr>
        <w:t xml:space="preserve"> gesture </w:t>
      </w:r>
      <w:ins w:id="1188" w:author="Segall, Christopher (segallcr)" w:date="2025-07-24T09:40:00Z">
        <w:r w:rsidR="00410086">
          <w:rPr>
            <w:rFonts w:cstheme="minorHAnsi"/>
            <w:sz w:val="24"/>
            <w:szCs w:val="24"/>
          </w:rPr>
          <w:t xml:space="preserve">that prepares them </w:t>
        </w:r>
      </w:ins>
      <w:r>
        <w:rPr>
          <w:rFonts w:cstheme="minorHAnsi"/>
          <w:sz w:val="24"/>
          <w:szCs w:val="24"/>
        </w:rPr>
        <w:t xml:space="preserve">should be </w:t>
      </w:r>
      <w:r w:rsidR="002747B8">
        <w:rPr>
          <w:rFonts w:cstheme="minorHAnsi"/>
          <w:sz w:val="24"/>
          <w:szCs w:val="24"/>
        </w:rPr>
        <w:t>interpreted as weak</w:t>
      </w:r>
      <w:ins w:id="1189" w:author="Kyle Hutchinson" w:date="2025-08-07T19:42:00Z" w16du:dateUtc="2025-08-07T23:42:00Z">
        <w:r w:rsidR="00BA16A7">
          <w:rPr>
            <w:rFonts w:cstheme="minorHAnsi"/>
            <w:sz w:val="24"/>
            <w:szCs w:val="24"/>
          </w:rPr>
          <w:t>:</w:t>
        </w:r>
      </w:ins>
      <w:del w:id="1190" w:author="Kyle Hutchinson" w:date="2025-08-07T19:42:00Z" w16du:dateUtc="2025-08-07T23:42:00Z">
        <w:r w:rsidR="008551C2" w:rsidDel="00BA16A7">
          <w:rPr>
            <w:rFonts w:cstheme="minorHAnsi"/>
            <w:sz w:val="24"/>
            <w:szCs w:val="24"/>
          </w:rPr>
          <w:delText>,</w:delText>
        </w:r>
        <w:r w:rsidDel="00BA16A7">
          <w:rPr>
            <w:rFonts w:cstheme="minorHAnsi"/>
            <w:sz w:val="24"/>
            <w:szCs w:val="24"/>
          </w:rPr>
          <w:delText xml:space="preserve"> and</w:delText>
        </w:r>
      </w:del>
      <w:r>
        <w:rPr>
          <w:rFonts w:cstheme="minorHAnsi"/>
          <w:sz w:val="24"/>
          <w:szCs w:val="24"/>
        </w:rPr>
        <w:t xml:space="preserve"> this norm can be </w:t>
      </w:r>
      <w:del w:id="1191" w:author="Segall, Christopher (segallcr)" w:date="2025-07-18T13:27:00Z">
        <w:r w:rsidDel="00642F1D">
          <w:rPr>
            <w:rFonts w:cstheme="minorHAnsi"/>
            <w:sz w:val="24"/>
            <w:szCs w:val="24"/>
          </w:rPr>
          <w:delText>backdated to establish</w:delText>
        </w:r>
      </w:del>
      <w:ins w:id="1192" w:author="Segall, Christopher (segallcr)" w:date="2025-07-18T13:27:00Z">
        <w:r w:rsidR="00642F1D">
          <w:rPr>
            <w:rFonts w:cstheme="minorHAnsi"/>
            <w:sz w:val="24"/>
            <w:szCs w:val="24"/>
          </w:rPr>
          <w:t>retrospectively applied to</w:t>
        </w:r>
      </w:ins>
      <w:r>
        <w:rPr>
          <w:rFonts w:cstheme="minorHAnsi"/>
          <w:sz w:val="24"/>
          <w:szCs w:val="24"/>
        </w:rPr>
        <w:t xml:space="preserve"> the beginning of </w:t>
      </w:r>
      <w:r w:rsidR="002747B8">
        <w:rPr>
          <w:rFonts w:cstheme="minorHAnsi"/>
          <w:sz w:val="24"/>
          <w:szCs w:val="24"/>
        </w:rPr>
        <w:t>the song</w:t>
      </w:r>
      <w:r>
        <w:rPr>
          <w:rFonts w:cstheme="minorHAnsi"/>
          <w:sz w:val="24"/>
          <w:szCs w:val="24"/>
        </w:rPr>
        <w:t>.</w:t>
      </w:r>
    </w:p>
    <w:p w14:paraId="1568E862" w14:textId="282BBF3F" w:rsidR="00FA06C0" w:rsidRDefault="00FA06C0" w:rsidP="00FA06C0">
      <w:pPr>
        <w:spacing w:line="480" w:lineRule="auto"/>
        <w:jc w:val="center"/>
        <w:rPr>
          <w:rFonts w:cstheme="minorHAnsi"/>
          <w:sz w:val="24"/>
          <w:szCs w:val="24"/>
        </w:rPr>
      </w:pPr>
    </w:p>
    <w:p w14:paraId="74A7C334" w14:textId="5676EC31" w:rsidR="00FA06C0" w:rsidRPr="00400E21" w:rsidRDefault="00776DE8" w:rsidP="00A77061">
      <w:pPr>
        <w:spacing w:line="480" w:lineRule="auto"/>
        <w:rPr>
          <w:rFonts w:cstheme="minorHAnsi"/>
          <w:sz w:val="24"/>
          <w:szCs w:val="24"/>
        </w:rPr>
      </w:pPr>
      <w:commentRangeStart w:id="1193"/>
      <w:r>
        <w:rPr>
          <w:rFonts w:cstheme="minorHAnsi"/>
          <w:b/>
          <w:bCs/>
          <w:sz w:val="24"/>
          <w:szCs w:val="24"/>
        </w:rPr>
        <w:t>Example 15</w:t>
      </w:r>
      <w:commentRangeEnd w:id="1193"/>
      <w:r w:rsidR="00E2675B">
        <w:rPr>
          <w:rStyle w:val="CommentReference"/>
        </w:rPr>
        <w:commentReference w:id="1193"/>
      </w:r>
      <w:r w:rsidR="00FA06C0" w:rsidRPr="00F70E31">
        <w:rPr>
          <w:rFonts w:cstheme="minorHAnsi"/>
          <w:b/>
          <w:bCs/>
          <w:sz w:val="24"/>
          <w:szCs w:val="24"/>
        </w:rPr>
        <w:t xml:space="preserve"> </w:t>
      </w:r>
      <w:ins w:id="1194" w:author="Segall, Christopher (segallcr)" w:date="2025-07-18T13:28:00Z">
        <w:r w:rsidR="00DF4A4D">
          <w:rPr>
            <w:rFonts w:cstheme="minorHAnsi"/>
            <w:sz w:val="24"/>
            <w:szCs w:val="24"/>
          </w:rPr>
          <w:t xml:space="preserve">Guillaume de </w:t>
        </w:r>
      </w:ins>
      <w:r w:rsidR="00FA06C0" w:rsidRPr="00400E21">
        <w:rPr>
          <w:rFonts w:cstheme="minorHAnsi"/>
          <w:sz w:val="24"/>
          <w:szCs w:val="24"/>
        </w:rPr>
        <w:t>Machaut</w:t>
      </w:r>
      <w:r w:rsidR="00C26DAF">
        <w:rPr>
          <w:rFonts w:cstheme="minorHAnsi"/>
          <w:sz w:val="24"/>
          <w:szCs w:val="24"/>
        </w:rPr>
        <w:t>,</w:t>
      </w:r>
      <w:r w:rsidR="00FA06C0" w:rsidRPr="00400E21">
        <w:rPr>
          <w:rFonts w:cstheme="minorHAnsi"/>
          <w:sz w:val="24"/>
          <w:szCs w:val="24"/>
        </w:rPr>
        <w:t xml:space="preserve"> “Plus dure que un </w:t>
      </w:r>
      <w:proofErr w:type="spellStart"/>
      <w:r w:rsidR="00FA06C0" w:rsidRPr="00400E21">
        <w:rPr>
          <w:rFonts w:cstheme="minorHAnsi"/>
          <w:sz w:val="24"/>
          <w:szCs w:val="24"/>
        </w:rPr>
        <w:t>dyamant</w:t>
      </w:r>
      <w:proofErr w:type="spellEnd"/>
      <w:r w:rsidR="00FA06C0" w:rsidRPr="00400E21">
        <w:rPr>
          <w:rFonts w:cstheme="minorHAnsi"/>
          <w:sz w:val="24"/>
          <w:szCs w:val="24"/>
        </w:rPr>
        <w:t xml:space="preserve">” </w:t>
      </w:r>
      <w:r w:rsidR="00C26DAF">
        <w:rPr>
          <w:rFonts w:cstheme="minorHAnsi"/>
          <w:sz w:val="24"/>
          <w:szCs w:val="24"/>
        </w:rPr>
        <w:t>(</w:t>
      </w:r>
      <w:r w:rsidR="00C26DAF" w:rsidRPr="00400E21">
        <w:rPr>
          <w:rFonts w:cstheme="minorHAnsi"/>
          <w:sz w:val="24"/>
          <w:szCs w:val="24"/>
        </w:rPr>
        <w:t>V</w:t>
      </w:r>
      <w:r w:rsidR="00C26DAF">
        <w:rPr>
          <w:rFonts w:cstheme="minorHAnsi"/>
          <w:sz w:val="24"/>
          <w:szCs w:val="24"/>
        </w:rPr>
        <w:t xml:space="preserve">31/28), </w:t>
      </w:r>
      <w:del w:id="1195" w:author="Segall, Christopher (segallcr)" w:date="2025-07-18T13:28:00Z">
        <w:r w:rsidR="00C26DAF" w:rsidRPr="00400E21" w:rsidDel="00E30036">
          <w:rPr>
            <w:rFonts w:cstheme="minorHAnsi"/>
            <w:sz w:val="24"/>
            <w:szCs w:val="24"/>
          </w:rPr>
          <w:delText xml:space="preserve">weak beat prep to </w:delText>
        </w:r>
        <w:r w:rsidR="00C26DAF" w:rsidDel="00E30036">
          <w:rPr>
            <w:rFonts w:cstheme="minorHAnsi"/>
            <w:sz w:val="24"/>
            <w:szCs w:val="24"/>
          </w:rPr>
          <w:delText xml:space="preserve">contrapuntal </w:delText>
        </w:r>
        <w:r w:rsidR="00C26DAF" w:rsidRPr="00400E21" w:rsidDel="00E30036">
          <w:rPr>
            <w:rFonts w:cstheme="minorHAnsi"/>
            <w:sz w:val="24"/>
            <w:szCs w:val="24"/>
          </w:rPr>
          <w:delText>arrival</w:delText>
        </w:r>
      </w:del>
      <w:r w:rsidR="00C26DAF">
        <w:rPr>
          <w:rFonts w:cstheme="minorHAnsi"/>
          <w:sz w:val="24"/>
          <w:szCs w:val="24"/>
        </w:rPr>
        <w:t>,</w:t>
      </w:r>
      <w:r w:rsidR="00C26DAF" w:rsidRPr="00400E21">
        <w:rPr>
          <w:rFonts w:cstheme="minorHAnsi"/>
          <w:sz w:val="24"/>
          <w:szCs w:val="24"/>
        </w:rPr>
        <w:t xml:space="preserve"> </w:t>
      </w:r>
      <w:ins w:id="1196" w:author="Segall, Christopher (segallcr)" w:date="2025-07-18T13:28:00Z">
        <w:r w:rsidR="00E30036">
          <w:rPr>
            <w:rFonts w:cstheme="minorHAnsi"/>
            <w:sz w:val="24"/>
            <w:szCs w:val="24"/>
          </w:rPr>
          <w:t xml:space="preserve">(a) </w:t>
        </w:r>
      </w:ins>
      <w:r w:rsidR="00FA06C0" w:rsidRPr="00400E21">
        <w:rPr>
          <w:rFonts w:cstheme="minorHAnsi"/>
          <w:sz w:val="24"/>
          <w:szCs w:val="24"/>
        </w:rPr>
        <w:t>mm. 1</w:t>
      </w:r>
      <w:r w:rsidR="00D53887">
        <w:rPr>
          <w:rFonts w:cstheme="minorHAnsi"/>
          <w:color w:val="000000"/>
          <w:sz w:val="24"/>
          <w:szCs w:val="24"/>
        </w:rPr>
        <w:t>–</w:t>
      </w:r>
      <w:r w:rsidR="00FA06C0" w:rsidRPr="00400E21">
        <w:rPr>
          <w:rFonts w:cstheme="minorHAnsi"/>
          <w:sz w:val="24"/>
          <w:szCs w:val="24"/>
        </w:rPr>
        <w:t xml:space="preserve">2, </w:t>
      </w:r>
      <w:ins w:id="1197" w:author="Segall, Christopher (segallcr)" w:date="2025-07-18T13:28:00Z">
        <w:r w:rsidR="00E30036">
          <w:rPr>
            <w:rFonts w:cstheme="minorHAnsi"/>
            <w:sz w:val="24"/>
            <w:szCs w:val="24"/>
          </w:rPr>
          <w:t xml:space="preserve">(b) mm. </w:t>
        </w:r>
      </w:ins>
      <w:r w:rsidR="00FA06C0" w:rsidRPr="00400E21">
        <w:rPr>
          <w:rFonts w:cstheme="minorHAnsi"/>
          <w:sz w:val="24"/>
          <w:szCs w:val="24"/>
        </w:rPr>
        <w:t>21</w:t>
      </w:r>
      <w:r w:rsidR="00D53887">
        <w:rPr>
          <w:rFonts w:cstheme="minorHAnsi"/>
          <w:color w:val="000000"/>
          <w:sz w:val="24"/>
          <w:szCs w:val="24"/>
        </w:rPr>
        <w:t>–</w:t>
      </w:r>
      <w:r w:rsidR="00FA06C0" w:rsidRPr="00400E21">
        <w:rPr>
          <w:rFonts w:cstheme="minorHAnsi"/>
          <w:sz w:val="24"/>
          <w:szCs w:val="24"/>
        </w:rPr>
        <w:t xml:space="preserve">22 (end of A), and </w:t>
      </w:r>
      <w:ins w:id="1198" w:author="Segall, Christopher (segallcr)" w:date="2025-07-18T13:28:00Z">
        <w:r w:rsidR="00E30036">
          <w:rPr>
            <w:rFonts w:cstheme="minorHAnsi"/>
            <w:sz w:val="24"/>
            <w:szCs w:val="24"/>
          </w:rPr>
          <w:t xml:space="preserve">(c) mm. </w:t>
        </w:r>
      </w:ins>
      <w:r w:rsidR="00FA06C0" w:rsidRPr="00400E21">
        <w:rPr>
          <w:rFonts w:cstheme="minorHAnsi"/>
          <w:sz w:val="24"/>
          <w:szCs w:val="24"/>
        </w:rPr>
        <w:t>34</w:t>
      </w:r>
      <w:r w:rsidR="00D53887">
        <w:rPr>
          <w:rFonts w:cstheme="minorHAnsi"/>
          <w:color w:val="000000"/>
          <w:sz w:val="24"/>
          <w:szCs w:val="24"/>
        </w:rPr>
        <w:t>–</w:t>
      </w:r>
      <w:r w:rsidR="008C3019">
        <w:rPr>
          <w:rFonts w:cstheme="minorHAnsi"/>
          <w:color w:val="000000"/>
          <w:sz w:val="24"/>
          <w:szCs w:val="24"/>
        </w:rPr>
        <w:t>3</w:t>
      </w:r>
      <w:r w:rsidR="00FA06C0" w:rsidRPr="00400E21">
        <w:rPr>
          <w:rFonts w:cstheme="minorHAnsi"/>
          <w:sz w:val="24"/>
          <w:szCs w:val="24"/>
        </w:rPr>
        <w:t>5 (end of B</w:t>
      </w:r>
      <w:del w:id="1199" w:author="Segall, Christopher (segallcr)" w:date="2025-07-18T13:28:00Z">
        <w:r w:rsidR="00FA06C0" w:rsidRPr="00400E21" w:rsidDel="00E30036">
          <w:rPr>
            <w:rFonts w:cstheme="minorHAnsi"/>
            <w:sz w:val="24"/>
            <w:szCs w:val="24"/>
          </w:rPr>
          <w:delText xml:space="preserve">); </w:delText>
        </w:r>
      </w:del>
      <w:ins w:id="1200" w:author="Segall, Christopher (segallcr)" w:date="2025-07-18T13:28:00Z">
        <w:r w:rsidR="00E30036" w:rsidRPr="00400E21">
          <w:rPr>
            <w:rFonts w:cstheme="minorHAnsi"/>
            <w:sz w:val="24"/>
            <w:szCs w:val="24"/>
          </w:rPr>
          <w:t>)</w:t>
        </w:r>
        <w:r w:rsidR="00E30036">
          <w:rPr>
            <w:rFonts w:cstheme="minorHAnsi"/>
            <w:sz w:val="24"/>
            <w:szCs w:val="24"/>
          </w:rPr>
          <w:t>,</w:t>
        </w:r>
        <w:r w:rsidR="00E30036" w:rsidRPr="00400E21">
          <w:rPr>
            <w:rFonts w:cstheme="minorHAnsi"/>
            <w:sz w:val="24"/>
            <w:szCs w:val="24"/>
          </w:rPr>
          <w:t xml:space="preserve"> </w:t>
        </w:r>
      </w:ins>
      <w:r w:rsidR="00FA06C0" w:rsidRPr="00400E21">
        <w:rPr>
          <w:rFonts w:cstheme="minorHAnsi"/>
          <w:sz w:val="24"/>
          <w:szCs w:val="24"/>
        </w:rPr>
        <w:t>cantus</w:t>
      </w:r>
      <w:del w:id="1201" w:author="Segall, Christopher (segallcr)" w:date="2025-07-18T13:28:00Z">
        <w:r w:rsidR="00FA06C0" w:rsidRPr="00400E21" w:rsidDel="00E30036">
          <w:rPr>
            <w:rFonts w:cstheme="minorHAnsi"/>
            <w:sz w:val="24"/>
            <w:szCs w:val="24"/>
          </w:rPr>
          <w:delText xml:space="preserve"> only</w:delText>
        </w:r>
      </w:del>
      <w:r w:rsidR="00A77061">
        <w:rPr>
          <w:rFonts w:cstheme="minorHAnsi"/>
          <w:sz w:val="24"/>
          <w:szCs w:val="24"/>
        </w:rPr>
        <w:t>.</w:t>
      </w:r>
    </w:p>
    <w:p w14:paraId="65A7CAF7" w14:textId="77777777" w:rsidR="006B7218" w:rsidRDefault="006B7218" w:rsidP="00FA06C0">
      <w:pPr>
        <w:spacing w:line="480" w:lineRule="auto"/>
        <w:rPr>
          <w:rFonts w:cstheme="minorHAnsi"/>
          <w:sz w:val="24"/>
          <w:szCs w:val="24"/>
        </w:rPr>
      </w:pPr>
    </w:p>
    <w:p w14:paraId="62F8864B" w14:textId="0D953BCF" w:rsidR="00FA06C0" w:rsidRPr="00FF2395" w:rsidRDefault="00FA06C0" w:rsidP="00FA06C0">
      <w:pPr>
        <w:spacing w:line="480" w:lineRule="auto"/>
        <w:rPr>
          <w:rFonts w:cstheme="minorHAnsi"/>
          <w:sz w:val="24"/>
          <w:szCs w:val="24"/>
        </w:rPr>
      </w:pPr>
      <w:r>
        <w:rPr>
          <w:rFonts w:cstheme="minorHAnsi"/>
          <w:sz w:val="24"/>
          <w:szCs w:val="24"/>
        </w:rPr>
        <w:t xml:space="preserve">The final danced song in triple time, “Tres bonne et belle” (V26/23), </w:t>
      </w:r>
      <w:r w:rsidR="00F71C7E">
        <w:rPr>
          <w:rFonts w:cstheme="minorHAnsi"/>
          <w:sz w:val="24"/>
          <w:szCs w:val="24"/>
        </w:rPr>
        <w:t>is irregular at the</w:t>
      </w:r>
      <w:r>
        <w:rPr>
          <w:rFonts w:cstheme="minorHAnsi"/>
          <w:sz w:val="24"/>
          <w:szCs w:val="24"/>
        </w:rPr>
        <w:t xml:space="preserve"> </w:t>
      </w:r>
      <w:r w:rsidRPr="005178AB">
        <w:rPr>
          <w:rFonts w:cstheme="minorHAnsi"/>
          <w:i/>
          <w:iCs/>
          <w:sz w:val="24"/>
          <w:szCs w:val="24"/>
        </w:rPr>
        <w:t>modus</w:t>
      </w:r>
      <w:r>
        <w:rPr>
          <w:rFonts w:cstheme="minorHAnsi"/>
          <w:sz w:val="24"/>
          <w:szCs w:val="24"/>
        </w:rPr>
        <w:t xml:space="preserve"> </w:t>
      </w:r>
      <w:r w:rsidR="00F71C7E">
        <w:rPr>
          <w:rFonts w:cstheme="minorHAnsi"/>
          <w:sz w:val="24"/>
          <w:szCs w:val="24"/>
        </w:rPr>
        <w:t xml:space="preserve">level </w:t>
      </w:r>
      <w:r>
        <w:rPr>
          <w:rFonts w:cstheme="minorHAnsi"/>
          <w:sz w:val="24"/>
          <w:szCs w:val="24"/>
        </w:rPr>
        <w:t xml:space="preserve">regardless of how it </w:t>
      </w:r>
      <w:del w:id="1202" w:author="Kyle Hutchinson" w:date="2025-08-07T19:43:00Z" w16du:dateUtc="2025-08-07T23:43:00Z">
        <w:r w:rsidDel="00BA16A7">
          <w:rPr>
            <w:rFonts w:cstheme="minorHAnsi"/>
            <w:sz w:val="24"/>
            <w:szCs w:val="24"/>
          </w:rPr>
          <w:delText>is begun</w:delText>
        </w:r>
      </w:del>
      <w:ins w:id="1203" w:author="Kyle Hutchinson" w:date="2025-08-07T19:43:00Z" w16du:dateUtc="2025-08-07T23:43:00Z">
        <w:r w:rsidR="00BA16A7">
          <w:rPr>
            <w:rFonts w:cstheme="minorHAnsi"/>
            <w:sz w:val="24"/>
            <w:szCs w:val="24"/>
          </w:rPr>
          <w:t>begins</w:t>
        </w:r>
      </w:ins>
      <w:r>
        <w:rPr>
          <w:rFonts w:cstheme="minorHAnsi"/>
          <w:sz w:val="24"/>
          <w:szCs w:val="24"/>
        </w:rPr>
        <w:t>. The cantus melody opens with the descending pentachord G</w:t>
      </w:r>
      <w:r w:rsidR="008C3019">
        <w:rPr>
          <w:rFonts w:cstheme="minorHAnsi"/>
          <w:sz w:val="24"/>
          <w:szCs w:val="24"/>
        </w:rPr>
        <w:t>–</w:t>
      </w:r>
      <w:r>
        <w:rPr>
          <w:rFonts w:cstheme="minorHAnsi"/>
          <w:sz w:val="24"/>
          <w:szCs w:val="24"/>
        </w:rPr>
        <w:t xml:space="preserve">C, decorates that C (^1) with both </w:t>
      </w:r>
      <w:ins w:id="1204" w:author="Kyle Hutchinson" w:date="2025-08-07T19:43:00Z" w16du:dateUtc="2025-08-07T23:43:00Z">
        <w:r w:rsidR="004F72B3">
          <w:rPr>
            <w:rFonts w:cstheme="minorHAnsi"/>
            <w:sz w:val="24"/>
            <w:szCs w:val="24"/>
          </w:rPr>
          <w:t xml:space="preserve">upper and lower </w:t>
        </w:r>
      </w:ins>
      <w:r>
        <w:rPr>
          <w:rFonts w:cstheme="minorHAnsi"/>
          <w:sz w:val="24"/>
          <w:szCs w:val="24"/>
        </w:rPr>
        <w:t>neighbors (D in m. 2 and B in m. 3), then descends again toward</w:t>
      </w:r>
      <w:del w:id="1205" w:author="Segall, Christopher (segallcr)" w:date="2025-07-18T13:31:00Z">
        <w:r w:rsidDel="00CA4FF6">
          <w:rPr>
            <w:rFonts w:cstheme="minorHAnsi"/>
            <w:sz w:val="24"/>
            <w:szCs w:val="24"/>
          </w:rPr>
          <w:delText>s</w:delText>
        </w:r>
      </w:del>
      <w:r>
        <w:rPr>
          <w:rFonts w:cstheme="minorHAnsi"/>
          <w:sz w:val="24"/>
          <w:szCs w:val="24"/>
        </w:rPr>
        <w:t xml:space="preserve"> G (mm. 4</w:t>
      </w:r>
      <w:r w:rsidR="00D53887">
        <w:rPr>
          <w:rFonts w:cstheme="minorHAnsi"/>
          <w:color w:val="000000"/>
          <w:sz w:val="24"/>
          <w:szCs w:val="24"/>
        </w:rPr>
        <w:t>–</w:t>
      </w:r>
      <w:r>
        <w:rPr>
          <w:rFonts w:cstheme="minorHAnsi"/>
          <w:sz w:val="24"/>
          <w:szCs w:val="24"/>
        </w:rPr>
        <w:t xml:space="preserve">5) to start the </w:t>
      </w:r>
      <w:del w:id="1206" w:author="Segall, Christopher (segallcr)" w:date="2025-07-18T13:32:00Z">
        <w:r w:rsidDel="001D7185">
          <w:rPr>
            <w:rFonts w:cstheme="minorHAnsi"/>
            <w:sz w:val="24"/>
            <w:szCs w:val="24"/>
          </w:rPr>
          <w:delText xml:space="preserve">next </w:delText>
        </w:r>
      </w:del>
      <w:ins w:id="1207" w:author="Segall, Christopher (segallcr)" w:date="2025-07-18T13:32:00Z">
        <w:r w:rsidR="001D7185">
          <w:rPr>
            <w:rFonts w:cstheme="minorHAnsi"/>
            <w:sz w:val="24"/>
            <w:szCs w:val="24"/>
          </w:rPr>
          <w:t xml:space="preserve">following </w:t>
        </w:r>
      </w:ins>
      <w:r>
        <w:rPr>
          <w:rFonts w:cstheme="minorHAnsi"/>
          <w:sz w:val="24"/>
          <w:szCs w:val="24"/>
        </w:rPr>
        <w:t>phrase</w:t>
      </w:r>
      <w:ins w:id="1208" w:author="Segall, Christopher (segallcr)" w:date="2025-07-18T13:31:00Z">
        <w:r w:rsidR="002A69C4">
          <w:rPr>
            <w:rFonts w:cstheme="minorHAnsi"/>
            <w:sz w:val="24"/>
            <w:szCs w:val="24"/>
          </w:rPr>
          <w:t xml:space="preserve"> (</w:t>
        </w:r>
        <w:r w:rsidR="002A69C4" w:rsidRPr="002A69C4">
          <w:rPr>
            <w:rFonts w:cstheme="minorHAnsi"/>
            <w:b/>
            <w:bCs/>
            <w:sz w:val="24"/>
            <w:szCs w:val="24"/>
            <w:u w:val="single"/>
            <w:rPrChange w:id="1209" w:author="Segall, Christopher (segallcr)" w:date="2025-07-18T13:32:00Z">
              <w:rPr>
                <w:rFonts w:cstheme="minorHAnsi"/>
                <w:sz w:val="24"/>
                <w:szCs w:val="24"/>
              </w:rPr>
            </w:rPrChange>
          </w:rPr>
          <w:t>Example</w:t>
        </w:r>
      </w:ins>
      <w:ins w:id="1210" w:author="Segall, Christopher (segallcr)" w:date="2025-07-18T13:32:00Z">
        <w:r w:rsidR="002A69C4" w:rsidRPr="002A69C4">
          <w:rPr>
            <w:rFonts w:cstheme="minorHAnsi"/>
            <w:b/>
            <w:bCs/>
            <w:sz w:val="24"/>
            <w:szCs w:val="24"/>
            <w:u w:val="single"/>
            <w:rPrChange w:id="1211" w:author="Segall, Christopher (segallcr)" w:date="2025-07-18T13:32:00Z">
              <w:rPr>
                <w:rFonts w:cstheme="minorHAnsi"/>
                <w:sz w:val="24"/>
                <w:szCs w:val="24"/>
              </w:rPr>
            </w:rPrChange>
          </w:rPr>
          <w:t xml:space="preserve"> 16a</w:t>
        </w:r>
        <w:r w:rsidR="002A69C4">
          <w:rPr>
            <w:rFonts w:cstheme="minorHAnsi"/>
            <w:sz w:val="24"/>
            <w:szCs w:val="24"/>
          </w:rPr>
          <w:t>)</w:t>
        </w:r>
      </w:ins>
      <w:r>
        <w:rPr>
          <w:rFonts w:cstheme="minorHAnsi"/>
          <w:sz w:val="24"/>
          <w:szCs w:val="24"/>
        </w:rPr>
        <w:t xml:space="preserve">. A compressed variation of this melodic framework returns </w:t>
      </w:r>
      <w:del w:id="1212" w:author="Segall, Christopher (segallcr)" w:date="2025-07-18T13:33:00Z">
        <w:r w:rsidDel="0065435B">
          <w:rPr>
            <w:rFonts w:cstheme="minorHAnsi"/>
            <w:sz w:val="24"/>
            <w:szCs w:val="24"/>
          </w:rPr>
          <w:delText xml:space="preserve">within </w:delText>
        </w:r>
      </w:del>
      <w:ins w:id="1213" w:author="Segall, Christopher (segallcr)" w:date="2025-07-18T13:33:00Z">
        <w:r w:rsidR="0065435B">
          <w:rPr>
            <w:rFonts w:cstheme="minorHAnsi"/>
            <w:sz w:val="24"/>
            <w:szCs w:val="24"/>
          </w:rPr>
          <w:t xml:space="preserve">later in </w:t>
        </w:r>
      </w:ins>
      <w:r>
        <w:rPr>
          <w:rFonts w:cstheme="minorHAnsi"/>
          <w:sz w:val="24"/>
          <w:szCs w:val="24"/>
        </w:rPr>
        <w:t>the A section (</w:t>
      </w:r>
      <w:del w:id="1214" w:author="Segall, Christopher (segallcr)" w:date="2025-07-18T13:33:00Z">
        <w:r w:rsidDel="0065435B">
          <w:rPr>
            <w:rFonts w:cstheme="minorHAnsi"/>
            <w:sz w:val="24"/>
            <w:szCs w:val="24"/>
          </w:rPr>
          <w:delText>mm. 16</w:delText>
        </w:r>
        <w:r w:rsidR="00D53887" w:rsidDel="0065435B">
          <w:rPr>
            <w:rFonts w:cstheme="minorHAnsi"/>
            <w:color w:val="000000"/>
            <w:sz w:val="24"/>
            <w:szCs w:val="24"/>
          </w:rPr>
          <w:delText>–</w:delText>
        </w:r>
        <w:r w:rsidDel="0065435B">
          <w:rPr>
            <w:rFonts w:cstheme="minorHAnsi"/>
            <w:sz w:val="24"/>
            <w:szCs w:val="24"/>
          </w:rPr>
          <w:delText>19</w:delText>
        </w:r>
      </w:del>
      <w:ins w:id="1215" w:author="Segall, Christopher (segallcr)" w:date="2025-07-18T13:33:00Z">
        <w:r w:rsidR="0065435B" w:rsidRPr="0065435B">
          <w:rPr>
            <w:rFonts w:cstheme="minorHAnsi"/>
            <w:b/>
            <w:bCs/>
            <w:sz w:val="24"/>
            <w:szCs w:val="24"/>
            <w:u w:val="single"/>
            <w:rPrChange w:id="1216" w:author="Segall, Christopher (segallcr)" w:date="2025-07-18T13:33:00Z">
              <w:rPr>
                <w:rFonts w:cstheme="minorHAnsi"/>
                <w:sz w:val="24"/>
                <w:szCs w:val="24"/>
              </w:rPr>
            </w:rPrChange>
          </w:rPr>
          <w:t>Example 16b</w:t>
        </w:r>
      </w:ins>
      <w:r>
        <w:rPr>
          <w:rFonts w:cstheme="minorHAnsi"/>
          <w:sz w:val="24"/>
          <w:szCs w:val="24"/>
        </w:rPr>
        <w:t>), reflecting the poetry’s rhyme scheme (-</w:t>
      </w:r>
      <w:proofErr w:type="spellStart"/>
      <w:r w:rsidRPr="00FE1181">
        <w:rPr>
          <w:rFonts w:cstheme="minorHAnsi"/>
          <w:i/>
          <w:iCs/>
          <w:sz w:val="24"/>
          <w:szCs w:val="24"/>
        </w:rPr>
        <w:t>ueil</w:t>
      </w:r>
      <w:proofErr w:type="spellEnd"/>
      <w:r>
        <w:rPr>
          <w:rFonts w:cstheme="minorHAnsi"/>
          <w:sz w:val="24"/>
          <w:szCs w:val="24"/>
        </w:rPr>
        <w:t>). But this melodic return comes against the prevailing metrical (</w:t>
      </w:r>
      <w:r w:rsidRPr="00AF5FB2">
        <w:rPr>
          <w:rFonts w:cstheme="minorHAnsi"/>
          <w:i/>
          <w:iCs/>
          <w:sz w:val="24"/>
          <w:szCs w:val="24"/>
        </w:rPr>
        <w:t>modus</w:t>
      </w:r>
      <w:r>
        <w:rPr>
          <w:rFonts w:cstheme="minorHAnsi"/>
          <w:sz w:val="24"/>
          <w:szCs w:val="24"/>
        </w:rPr>
        <w:t>) entrainment</w:t>
      </w:r>
      <w:ins w:id="1217" w:author="Kyle Hutchinson" w:date="2025-08-07T19:43:00Z" w16du:dateUtc="2025-08-07T23:43:00Z">
        <w:r w:rsidR="004F72B3">
          <w:rPr>
            <w:rFonts w:cstheme="minorHAnsi"/>
            <w:sz w:val="24"/>
            <w:szCs w:val="24"/>
          </w:rPr>
          <w:t>: n</w:t>
        </w:r>
      </w:ins>
      <w:del w:id="1218" w:author="Kyle Hutchinson" w:date="2025-08-07T19:43:00Z" w16du:dateUtc="2025-08-07T23:43:00Z">
        <w:r w:rsidDel="004F72B3">
          <w:rPr>
            <w:rFonts w:cstheme="minorHAnsi"/>
            <w:sz w:val="24"/>
            <w:szCs w:val="24"/>
          </w:rPr>
          <w:delText>. N</w:delText>
        </w:r>
      </w:del>
      <w:r>
        <w:rPr>
          <w:rFonts w:cstheme="minorHAnsi"/>
          <w:sz w:val="24"/>
          <w:szCs w:val="24"/>
        </w:rPr>
        <w:t>ot only is the melody now metrically unstable</w:t>
      </w:r>
      <w:r w:rsidR="00E755BD">
        <w:rPr>
          <w:rFonts w:cstheme="minorHAnsi"/>
          <w:sz w:val="24"/>
          <w:szCs w:val="24"/>
        </w:rPr>
        <w:t>—strong and weak beats are reversed—</w:t>
      </w:r>
      <w:r>
        <w:rPr>
          <w:rFonts w:cstheme="minorHAnsi"/>
          <w:sz w:val="24"/>
          <w:szCs w:val="24"/>
        </w:rPr>
        <w:t xml:space="preserve">but it is also recontextualized by a different accompaniment in the two lower voices. </w:t>
      </w:r>
      <w:del w:id="1219" w:author="Segall, Christopher (segallcr)" w:date="2025-07-18T13:34:00Z">
        <w:r w:rsidR="00776DE8" w:rsidRPr="00B000A2" w:rsidDel="00934D55">
          <w:rPr>
            <w:rFonts w:cstheme="minorHAnsi"/>
            <w:b/>
            <w:bCs/>
            <w:sz w:val="24"/>
            <w:szCs w:val="24"/>
            <w:u w:val="single"/>
          </w:rPr>
          <w:delText>Example 16</w:delText>
        </w:r>
        <w:r w:rsidDel="00934D55">
          <w:rPr>
            <w:rFonts w:cstheme="minorHAnsi"/>
            <w:sz w:val="24"/>
            <w:szCs w:val="24"/>
          </w:rPr>
          <w:delText xml:space="preserve"> presents these two passages in question for comparison, with </w:delText>
        </w:r>
        <w:r w:rsidR="00C82A19" w:rsidDel="00934D55">
          <w:rPr>
            <w:rFonts w:cstheme="minorHAnsi"/>
            <w:sz w:val="24"/>
            <w:szCs w:val="24"/>
          </w:rPr>
          <w:delText xml:space="preserve">aligned </w:delText>
        </w:r>
        <w:r w:rsidR="00507999" w:rsidDel="00934D55">
          <w:rPr>
            <w:rFonts w:cstheme="minorHAnsi"/>
            <w:sz w:val="24"/>
            <w:szCs w:val="24"/>
          </w:rPr>
          <w:delText xml:space="preserve">beats </w:delText>
        </w:r>
        <w:r w:rsidDel="00934D55">
          <w:rPr>
            <w:rFonts w:cstheme="minorHAnsi"/>
            <w:sz w:val="24"/>
            <w:szCs w:val="24"/>
          </w:rPr>
          <w:delText xml:space="preserve">at the </w:delText>
        </w:r>
        <w:r w:rsidRPr="004F6D5B" w:rsidDel="00934D55">
          <w:rPr>
            <w:rFonts w:cstheme="minorHAnsi"/>
            <w:i/>
            <w:iCs/>
            <w:sz w:val="24"/>
            <w:szCs w:val="24"/>
          </w:rPr>
          <w:delText>modus</w:delText>
        </w:r>
        <w:r w:rsidDel="00934D55">
          <w:rPr>
            <w:rFonts w:cstheme="minorHAnsi"/>
            <w:sz w:val="24"/>
            <w:szCs w:val="24"/>
          </w:rPr>
          <w:delText xml:space="preserve"> level. </w:delText>
        </w:r>
      </w:del>
      <w:r>
        <w:rPr>
          <w:rFonts w:cstheme="minorHAnsi"/>
          <w:sz w:val="24"/>
          <w:szCs w:val="24"/>
        </w:rPr>
        <w:t xml:space="preserve">The metric disturbance here may </w:t>
      </w:r>
      <w:del w:id="1220" w:author="Kyle Hutchinson" w:date="2025-08-07T19:44:00Z" w16du:dateUtc="2025-08-07T23:44:00Z">
        <w:r w:rsidDel="004F72B3">
          <w:rPr>
            <w:rFonts w:cstheme="minorHAnsi"/>
            <w:sz w:val="24"/>
            <w:szCs w:val="24"/>
          </w:rPr>
          <w:delText>shed light upon</w:delText>
        </w:r>
      </w:del>
      <w:ins w:id="1221" w:author="Kyle Hutchinson" w:date="2025-08-07T19:44:00Z" w16du:dateUtc="2025-08-07T23:44:00Z">
        <w:r w:rsidR="004F72B3">
          <w:rPr>
            <w:rFonts w:cstheme="minorHAnsi"/>
            <w:sz w:val="24"/>
            <w:szCs w:val="24"/>
          </w:rPr>
          <w:t>reflect</w:t>
        </w:r>
      </w:ins>
      <w:r>
        <w:rPr>
          <w:rFonts w:cstheme="minorHAnsi"/>
          <w:sz w:val="24"/>
          <w:szCs w:val="24"/>
        </w:rPr>
        <w:t xml:space="preserve"> </w:t>
      </w:r>
      <w:r w:rsidR="000B7593">
        <w:rPr>
          <w:rFonts w:cstheme="minorHAnsi"/>
          <w:sz w:val="24"/>
          <w:szCs w:val="24"/>
        </w:rPr>
        <w:t xml:space="preserve">Machaut’s </w:t>
      </w:r>
      <w:r>
        <w:rPr>
          <w:rFonts w:cstheme="minorHAnsi"/>
          <w:sz w:val="24"/>
          <w:szCs w:val="24"/>
        </w:rPr>
        <w:t>courtly love lyric</w:t>
      </w:r>
      <w:ins w:id="1222" w:author="Kyle Hutchinson" w:date="2025-08-07T19:44:00Z" w16du:dateUtc="2025-08-07T23:44:00Z">
        <w:r w:rsidR="004F72B3">
          <w:rPr>
            <w:rFonts w:cstheme="minorHAnsi"/>
            <w:sz w:val="24"/>
            <w:szCs w:val="24"/>
          </w:rPr>
          <w:t>s</w:t>
        </w:r>
      </w:ins>
      <w:r>
        <w:rPr>
          <w:rFonts w:cstheme="minorHAnsi"/>
          <w:sz w:val="24"/>
          <w:szCs w:val="24"/>
        </w:rPr>
        <w:t>. While the lover’s eyes are smitten with the beloved in the first phrase (</w:t>
      </w:r>
      <w:r>
        <w:rPr>
          <w:rFonts w:cstheme="minorHAnsi"/>
          <w:i/>
          <w:iCs/>
          <w:sz w:val="24"/>
          <w:szCs w:val="24"/>
        </w:rPr>
        <w:t xml:space="preserve">Tres bonne et belle, mi </w:t>
      </w:r>
      <w:proofErr w:type="spellStart"/>
      <w:r>
        <w:rPr>
          <w:rFonts w:cstheme="minorHAnsi"/>
          <w:i/>
          <w:iCs/>
          <w:sz w:val="24"/>
          <w:szCs w:val="24"/>
        </w:rPr>
        <w:t>oueil</w:t>
      </w:r>
      <w:proofErr w:type="spellEnd"/>
      <w:r>
        <w:rPr>
          <w:rFonts w:cstheme="minorHAnsi"/>
          <w:i/>
          <w:iCs/>
          <w:sz w:val="24"/>
          <w:szCs w:val="24"/>
        </w:rPr>
        <w:t xml:space="preserve"> </w:t>
      </w:r>
      <w:proofErr w:type="spellStart"/>
      <w:r>
        <w:rPr>
          <w:rFonts w:cstheme="minorHAnsi"/>
          <w:i/>
          <w:iCs/>
          <w:sz w:val="24"/>
          <w:szCs w:val="24"/>
        </w:rPr>
        <w:t>joyeuse</w:t>
      </w:r>
      <w:proofErr w:type="spellEnd"/>
      <w:r>
        <w:rPr>
          <w:rFonts w:cstheme="minorHAnsi"/>
          <w:i/>
          <w:iCs/>
          <w:sz w:val="24"/>
          <w:szCs w:val="24"/>
        </w:rPr>
        <w:t xml:space="preserve"> pasture </w:t>
      </w:r>
      <w:proofErr w:type="spellStart"/>
      <w:r>
        <w:rPr>
          <w:rFonts w:cstheme="minorHAnsi"/>
          <w:i/>
          <w:iCs/>
          <w:sz w:val="24"/>
          <w:szCs w:val="24"/>
        </w:rPr>
        <w:t>prennent</w:t>
      </w:r>
      <w:proofErr w:type="spellEnd"/>
      <w:r>
        <w:rPr>
          <w:rFonts w:cstheme="minorHAnsi"/>
          <w:i/>
          <w:iCs/>
          <w:sz w:val="24"/>
          <w:szCs w:val="24"/>
        </w:rPr>
        <w:t xml:space="preserve"> </w:t>
      </w:r>
      <w:proofErr w:type="spellStart"/>
      <w:r>
        <w:rPr>
          <w:rFonts w:cstheme="minorHAnsi"/>
          <w:i/>
          <w:iCs/>
          <w:sz w:val="24"/>
          <w:szCs w:val="24"/>
        </w:rPr>
        <w:t>en</w:t>
      </w:r>
      <w:proofErr w:type="spellEnd"/>
      <w:r>
        <w:rPr>
          <w:rFonts w:cstheme="minorHAnsi"/>
          <w:i/>
          <w:iCs/>
          <w:sz w:val="24"/>
          <w:szCs w:val="24"/>
        </w:rPr>
        <w:t xml:space="preserve"> </w:t>
      </w:r>
      <w:proofErr w:type="spellStart"/>
      <w:r>
        <w:rPr>
          <w:rFonts w:cstheme="minorHAnsi"/>
          <w:i/>
          <w:iCs/>
          <w:sz w:val="24"/>
          <w:szCs w:val="24"/>
        </w:rPr>
        <w:t>vostre</w:t>
      </w:r>
      <w:proofErr w:type="spellEnd"/>
      <w:r>
        <w:rPr>
          <w:rFonts w:cstheme="minorHAnsi"/>
          <w:i/>
          <w:iCs/>
          <w:sz w:val="24"/>
          <w:szCs w:val="24"/>
        </w:rPr>
        <w:t xml:space="preserve"> figure</w:t>
      </w:r>
      <w:r>
        <w:rPr>
          <w:rFonts w:cstheme="minorHAnsi"/>
          <w:sz w:val="24"/>
          <w:szCs w:val="24"/>
        </w:rPr>
        <w:t>), the heart of the second phrase will be stung by the pains of unrequited love rather than enjoy any sweet nurturing (</w:t>
      </w:r>
      <w:r w:rsidRPr="00DE4763">
        <w:rPr>
          <w:rFonts w:cstheme="minorHAnsi"/>
          <w:i/>
          <w:iCs/>
          <w:sz w:val="24"/>
          <w:szCs w:val="24"/>
        </w:rPr>
        <w:t xml:space="preserve">et </w:t>
      </w:r>
      <w:proofErr w:type="spellStart"/>
      <w:r w:rsidRPr="00DE4763">
        <w:rPr>
          <w:rFonts w:cstheme="minorHAnsi"/>
          <w:i/>
          <w:iCs/>
          <w:sz w:val="24"/>
          <w:szCs w:val="24"/>
        </w:rPr>
        <w:t>mes</w:t>
      </w:r>
      <w:proofErr w:type="spellEnd"/>
      <w:r>
        <w:rPr>
          <w:rFonts w:cstheme="minorHAnsi"/>
          <w:sz w:val="24"/>
          <w:szCs w:val="24"/>
        </w:rPr>
        <w:t xml:space="preserve"> </w:t>
      </w:r>
      <w:proofErr w:type="spellStart"/>
      <w:r w:rsidRPr="00DE4763">
        <w:rPr>
          <w:rFonts w:cstheme="minorHAnsi"/>
          <w:i/>
          <w:iCs/>
          <w:sz w:val="24"/>
          <w:szCs w:val="24"/>
        </w:rPr>
        <w:t>cuers</w:t>
      </w:r>
      <w:proofErr w:type="spellEnd"/>
      <w:r w:rsidRPr="00DE4763">
        <w:rPr>
          <w:rFonts w:cstheme="minorHAnsi"/>
          <w:i/>
          <w:iCs/>
          <w:sz w:val="24"/>
          <w:szCs w:val="24"/>
        </w:rPr>
        <w:t xml:space="preserve"> </w:t>
      </w:r>
      <w:proofErr w:type="spellStart"/>
      <w:r w:rsidRPr="00DE4763">
        <w:rPr>
          <w:rFonts w:cstheme="minorHAnsi"/>
          <w:i/>
          <w:iCs/>
          <w:sz w:val="24"/>
          <w:szCs w:val="24"/>
        </w:rPr>
        <w:t>en</w:t>
      </w:r>
      <w:proofErr w:type="spellEnd"/>
      <w:r w:rsidRPr="00DE4763">
        <w:rPr>
          <w:rFonts w:cstheme="minorHAnsi"/>
          <w:i/>
          <w:iCs/>
          <w:sz w:val="24"/>
          <w:szCs w:val="24"/>
        </w:rPr>
        <w:t xml:space="preserve"> </w:t>
      </w:r>
      <w:proofErr w:type="spellStart"/>
      <w:r w:rsidRPr="00DE4763">
        <w:rPr>
          <w:rFonts w:cstheme="minorHAnsi"/>
          <w:i/>
          <w:iCs/>
          <w:sz w:val="24"/>
          <w:szCs w:val="24"/>
        </w:rPr>
        <w:t>vostre</w:t>
      </w:r>
      <w:proofErr w:type="spellEnd"/>
      <w:r w:rsidRPr="00DE4763">
        <w:rPr>
          <w:rFonts w:cstheme="minorHAnsi"/>
          <w:i/>
          <w:iCs/>
          <w:sz w:val="24"/>
          <w:szCs w:val="24"/>
        </w:rPr>
        <w:t xml:space="preserve"> </w:t>
      </w:r>
      <w:proofErr w:type="spellStart"/>
      <w:r w:rsidRPr="00DE4763">
        <w:rPr>
          <w:rFonts w:cstheme="minorHAnsi"/>
          <w:i/>
          <w:iCs/>
          <w:sz w:val="24"/>
          <w:szCs w:val="24"/>
        </w:rPr>
        <w:t>accueil</w:t>
      </w:r>
      <w:proofErr w:type="spellEnd"/>
      <w:r w:rsidRPr="00DE4763">
        <w:rPr>
          <w:rFonts w:cstheme="minorHAnsi"/>
          <w:i/>
          <w:iCs/>
          <w:sz w:val="24"/>
          <w:szCs w:val="24"/>
        </w:rPr>
        <w:t xml:space="preserve"> vie et </w:t>
      </w:r>
      <w:proofErr w:type="spellStart"/>
      <w:r w:rsidRPr="00DE4763">
        <w:rPr>
          <w:rFonts w:cstheme="minorHAnsi"/>
          <w:i/>
          <w:iCs/>
          <w:sz w:val="24"/>
          <w:szCs w:val="24"/>
        </w:rPr>
        <w:t>douce</w:t>
      </w:r>
      <w:proofErr w:type="spellEnd"/>
      <w:r w:rsidRPr="00DE4763">
        <w:rPr>
          <w:rFonts w:cstheme="minorHAnsi"/>
          <w:i/>
          <w:iCs/>
          <w:sz w:val="24"/>
          <w:szCs w:val="24"/>
        </w:rPr>
        <w:t xml:space="preserve"> </w:t>
      </w:r>
      <w:proofErr w:type="spellStart"/>
      <w:r w:rsidRPr="00DE4763">
        <w:rPr>
          <w:rFonts w:cstheme="minorHAnsi"/>
          <w:i/>
          <w:iCs/>
          <w:sz w:val="24"/>
          <w:szCs w:val="24"/>
        </w:rPr>
        <w:t>norreture</w:t>
      </w:r>
      <w:proofErr w:type="spellEnd"/>
      <w:r>
        <w:rPr>
          <w:rFonts w:cstheme="minorHAnsi"/>
          <w:sz w:val="24"/>
          <w:szCs w:val="24"/>
        </w:rPr>
        <w:t>).</w:t>
      </w:r>
    </w:p>
    <w:p w14:paraId="7344D45E" w14:textId="312B3134" w:rsidR="00FA06C0" w:rsidRDefault="00FA06C0" w:rsidP="00FA06C0">
      <w:pPr>
        <w:spacing w:line="480" w:lineRule="auto"/>
        <w:jc w:val="center"/>
        <w:rPr>
          <w:rFonts w:cstheme="minorHAnsi"/>
          <w:sz w:val="24"/>
          <w:szCs w:val="24"/>
        </w:rPr>
      </w:pPr>
    </w:p>
    <w:p w14:paraId="32941448" w14:textId="3530C89D" w:rsidR="00FA06C0" w:rsidRPr="003321F6" w:rsidRDefault="00776DE8" w:rsidP="00141027">
      <w:pPr>
        <w:spacing w:line="480" w:lineRule="auto"/>
        <w:rPr>
          <w:rFonts w:cstheme="minorHAnsi"/>
          <w:sz w:val="24"/>
          <w:szCs w:val="24"/>
        </w:rPr>
      </w:pPr>
      <w:commentRangeStart w:id="1223"/>
      <w:r>
        <w:rPr>
          <w:rFonts w:cstheme="minorHAnsi"/>
          <w:b/>
          <w:bCs/>
          <w:sz w:val="24"/>
          <w:szCs w:val="24"/>
        </w:rPr>
        <w:lastRenderedPageBreak/>
        <w:t>Example 16</w:t>
      </w:r>
      <w:commentRangeEnd w:id="1223"/>
      <w:r w:rsidR="007A0A68">
        <w:rPr>
          <w:rStyle w:val="CommentReference"/>
        </w:rPr>
        <w:commentReference w:id="1223"/>
      </w:r>
      <w:r w:rsidR="00FA06C0">
        <w:rPr>
          <w:rFonts w:cstheme="minorHAnsi"/>
          <w:b/>
          <w:bCs/>
          <w:sz w:val="24"/>
          <w:szCs w:val="24"/>
        </w:rPr>
        <w:t xml:space="preserve"> </w:t>
      </w:r>
      <w:ins w:id="1224" w:author="Segall, Christopher (segallcr)" w:date="2025-07-18T13:34:00Z">
        <w:r w:rsidR="008B0327">
          <w:rPr>
            <w:rFonts w:cstheme="minorHAnsi"/>
            <w:sz w:val="24"/>
            <w:szCs w:val="24"/>
          </w:rPr>
          <w:t xml:space="preserve">Guillaume de </w:t>
        </w:r>
      </w:ins>
      <w:r w:rsidR="00FA06C0" w:rsidRPr="003321F6">
        <w:rPr>
          <w:rFonts w:cstheme="minorHAnsi"/>
          <w:sz w:val="24"/>
          <w:szCs w:val="24"/>
        </w:rPr>
        <w:t>Machaut, “Tres bonne et belle”</w:t>
      </w:r>
      <w:r w:rsidR="00990D23">
        <w:rPr>
          <w:rFonts w:cstheme="minorHAnsi"/>
          <w:sz w:val="24"/>
          <w:szCs w:val="24"/>
        </w:rPr>
        <w:t xml:space="preserve"> (V26/23</w:t>
      </w:r>
      <w:del w:id="1225" w:author="Segall, Christopher (segallcr)" w:date="2025-07-18T13:34:00Z">
        <w:r w:rsidR="00990D23" w:rsidDel="008B0327">
          <w:rPr>
            <w:rFonts w:cstheme="minorHAnsi"/>
            <w:sz w:val="24"/>
            <w:szCs w:val="24"/>
          </w:rPr>
          <w:delText>)</w:delText>
        </w:r>
        <w:r w:rsidR="00EA1800" w:rsidDel="008B0327">
          <w:rPr>
            <w:rFonts w:cstheme="minorHAnsi"/>
            <w:sz w:val="24"/>
            <w:szCs w:val="24"/>
          </w:rPr>
          <w:delText>;</w:delText>
        </w:r>
        <w:r w:rsidR="001B6DC5" w:rsidDel="008B0327">
          <w:rPr>
            <w:rFonts w:cstheme="minorHAnsi"/>
            <w:sz w:val="24"/>
            <w:szCs w:val="24"/>
          </w:rPr>
          <w:delText xml:space="preserve"> </w:delText>
        </w:r>
      </w:del>
      <w:ins w:id="1226" w:author="Segall, Christopher (segallcr)" w:date="2025-07-18T13:34:00Z">
        <w:r w:rsidR="008B0327">
          <w:rPr>
            <w:rFonts w:cstheme="minorHAnsi"/>
            <w:sz w:val="24"/>
            <w:szCs w:val="24"/>
          </w:rPr>
          <w:t xml:space="preserve">), </w:t>
        </w:r>
      </w:ins>
      <w:ins w:id="1227" w:author="Segall, Christopher (segallcr)" w:date="2025-07-18T13:35:00Z">
        <w:r w:rsidR="008B0327">
          <w:rPr>
            <w:rFonts w:cstheme="minorHAnsi"/>
            <w:sz w:val="24"/>
            <w:szCs w:val="24"/>
          </w:rPr>
          <w:t xml:space="preserve">(a) </w:t>
        </w:r>
      </w:ins>
      <w:r w:rsidR="00FA06C0" w:rsidRPr="003321F6">
        <w:rPr>
          <w:rFonts w:cstheme="minorHAnsi"/>
          <w:sz w:val="24"/>
          <w:szCs w:val="24"/>
        </w:rPr>
        <w:t>mm. 1</w:t>
      </w:r>
      <w:r w:rsidR="00D53887">
        <w:rPr>
          <w:rFonts w:cstheme="minorHAnsi"/>
          <w:color w:val="000000"/>
          <w:sz w:val="24"/>
          <w:szCs w:val="24"/>
        </w:rPr>
        <w:t>–</w:t>
      </w:r>
      <w:r w:rsidR="00FA06C0" w:rsidRPr="003321F6">
        <w:rPr>
          <w:rFonts w:cstheme="minorHAnsi"/>
          <w:sz w:val="24"/>
          <w:szCs w:val="24"/>
        </w:rPr>
        <w:t>5</w:t>
      </w:r>
      <w:ins w:id="1228" w:author="Segall, Christopher (segallcr)" w:date="2025-07-24T09:44:00Z">
        <w:r w:rsidR="00A26EEE">
          <w:rPr>
            <w:rFonts w:cstheme="minorHAnsi"/>
            <w:sz w:val="24"/>
            <w:szCs w:val="24"/>
          </w:rPr>
          <w:t>,</w:t>
        </w:r>
      </w:ins>
      <w:r w:rsidR="00FA06C0" w:rsidRPr="003321F6">
        <w:rPr>
          <w:rFonts w:cstheme="minorHAnsi"/>
          <w:sz w:val="24"/>
          <w:szCs w:val="24"/>
        </w:rPr>
        <w:t xml:space="preserve"> and </w:t>
      </w:r>
      <w:ins w:id="1229" w:author="Segall, Christopher (segallcr)" w:date="2025-07-18T13:35:00Z">
        <w:r w:rsidR="008B0327">
          <w:rPr>
            <w:rFonts w:cstheme="minorHAnsi"/>
            <w:sz w:val="24"/>
            <w:szCs w:val="24"/>
          </w:rPr>
          <w:t xml:space="preserve">(b) mm. </w:t>
        </w:r>
      </w:ins>
      <w:r w:rsidR="00FA06C0" w:rsidRPr="003321F6">
        <w:rPr>
          <w:rFonts w:cstheme="minorHAnsi"/>
          <w:sz w:val="24"/>
          <w:szCs w:val="24"/>
        </w:rPr>
        <w:t>15</w:t>
      </w:r>
      <w:r w:rsidR="00D53887">
        <w:rPr>
          <w:rFonts w:cstheme="minorHAnsi"/>
          <w:color w:val="000000"/>
          <w:sz w:val="24"/>
          <w:szCs w:val="24"/>
        </w:rPr>
        <w:t>–</w:t>
      </w:r>
      <w:r w:rsidR="00FA06C0" w:rsidRPr="003321F6">
        <w:rPr>
          <w:rFonts w:cstheme="minorHAnsi"/>
          <w:sz w:val="24"/>
          <w:szCs w:val="24"/>
        </w:rPr>
        <w:t>19</w:t>
      </w:r>
      <w:r w:rsidR="00FA06C0">
        <w:rPr>
          <w:rFonts w:cstheme="minorHAnsi"/>
          <w:sz w:val="24"/>
          <w:szCs w:val="24"/>
        </w:rPr>
        <w:t xml:space="preserve">, </w:t>
      </w:r>
      <w:del w:id="1230" w:author="Segall, Christopher (segallcr)" w:date="2025-07-18T13:35:00Z">
        <w:r w:rsidR="001B6DC5" w:rsidRPr="003321F6" w:rsidDel="00E304B4">
          <w:rPr>
            <w:rFonts w:cstheme="minorHAnsi"/>
            <w:sz w:val="24"/>
            <w:szCs w:val="24"/>
          </w:rPr>
          <w:delText>melody recontextualized</w:delText>
        </w:r>
        <w:r w:rsidR="001B6DC5" w:rsidDel="00E304B4">
          <w:rPr>
            <w:rFonts w:cstheme="minorHAnsi"/>
            <w:sz w:val="24"/>
            <w:szCs w:val="24"/>
          </w:rPr>
          <w:delText xml:space="preserve"> and </w:delText>
        </w:r>
      </w:del>
      <w:r w:rsidR="00507999">
        <w:rPr>
          <w:rFonts w:cstheme="minorHAnsi"/>
          <w:sz w:val="24"/>
          <w:szCs w:val="24"/>
        </w:rPr>
        <w:t>metrical</w:t>
      </w:r>
      <w:r w:rsidR="006A06FA">
        <w:rPr>
          <w:rFonts w:cstheme="minorHAnsi"/>
          <w:sz w:val="24"/>
          <w:szCs w:val="24"/>
        </w:rPr>
        <w:t>ly</w:t>
      </w:r>
      <w:r w:rsidR="00507999">
        <w:rPr>
          <w:rFonts w:cstheme="minorHAnsi"/>
          <w:sz w:val="24"/>
          <w:szCs w:val="24"/>
        </w:rPr>
        <w:t xml:space="preserve"> interpret</w:t>
      </w:r>
      <w:del w:id="1231" w:author="Segall, Christopher (segallcr)" w:date="2025-07-18T13:35:00Z">
        <w:r w:rsidR="00507999" w:rsidDel="00E304B4">
          <w:rPr>
            <w:rFonts w:cstheme="minorHAnsi"/>
            <w:sz w:val="24"/>
            <w:szCs w:val="24"/>
          </w:rPr>
          <w:delText>at</w:delText>
        </w:r>
      </w:del>
      <w:r w:rsidR="006A06FA">
        <w:rPr>
          <w:rFonts w:cstheme="minorHAnsi"/>
          <w:sz w:val="24"/>
          <w:szCs w:val="24"/>
        </w:rPr>
        <w:t>ed</w:t>
      </w:r>
      <w:r w:rsidR="00507999">
        <w:rPr>
          <w:rFonts w:cstheme="minorHAnsi"/>
          <w:sz w:val="24"/>
          <w:szCs w:val="24"/>
        </w:rPr>
        <w:t xml:space="preserve"> at the </w:t>
      </w:r>
      <w:r w:rsidR="00507999" w:rsidRPr="00507999">
        <w:rPr>
          <w:rFonts w:cstheme="minorHAnsi"/>
          <w:i/>
          <w:iCs/>
          <w:sz w:val="24"/>
          <w:szCs w:val="24"/>
        </w:rPr>
        <w:t>modus</w:t>
      </w:r>
      <w:r w:rsidR="00507999">
        <w:rPr>
          <w:rFonts w:cstheme="minorHAnsi"/>
          <w:sz w:val="24"/>
          <w:szCs w:val="24"/>
        </w:rPr>
        <w:t xml:space="preserve"> level</w:t>
      </w:r>
      <w:r w:rsidR="00F54E90">
        <w:rPr>
          <w:rFonts w:cstheme="minorHAnsi"/>
          <w:sz w:val="24"/>
          <w:szCs w:val="24"/>
        </w:rPr>
        <w:t xml:space="preserve">, </w:t>
      </w:r>
      <w:r w:rsidR="00FA06C0">
        <w:rPr>
          <w:rFonts w:cstheme="minorHAnsi"/>
          <w:sz w:val="24"/>
          <w:szCs w:val="24"/>
        </w:rPr>
        <w:t>directed progressions marked</w:t>
      </w:r>
      <w:r w:rsidR="00141027">
        <w:rPr>
          <w:rFonts w:cstheme="minorHAnsi"/>
          <w:sz w:val="24"/>
          <w:szCs w:val="24"/>
        </w:rPr>
        <w:t>.</w:t>
      </w:r>
    </w:p>
    <w:p w14:paraId="5F15851D" w14:textId="77777777" w:rsidR="006B7218" w:rsidRDefault="006B7218" w:rsidP="00FA06C0">
      <w:pPr>
        <w:spacing w:line="480" w:lineRule="auto"/>
        <w:rPr>
          <w:rFonts w:cstheme="minorHAnsi"/>
          <w:sz w:val="24"/>
          <w:szCs w:val="24"/>
        </w:rPr>
      </w:pPr>
    </w:p>
    <w:p w14:paraId="75DAEAFD" w14:textId="2AC47DD7" w:rsidR="00FA06C0" w:rsidRDefault="00FA06C0" w:rsidP="00FA06C0">
      <w:pPr>
        <w:spacing w:line="480" w:lineRule="auto"/>
        <w:rPr>
          <w:rFonts w:cstheme="minorHAnsi"/>
          <w:sz w:val="24"/>
          <w:szCs w:val="24"/>
        </w:rPr>
      </w:pPr>
      <w:del w:id="1232" w:author="Segall, Christopher (segallcr)" w:date="2025-07-18T13:38:00Z">
        <w:r w:rsidDel="004C2651">
          <w:rPr>
            <w:rFonts w:cstheme="minorHAnsi"/>
            <w:sz w:val="24"/>
            <w:szCs w:val="24"/>
          </w:rPr>
          <w:delText>The uneasy</w:delText>
        </w:r>
      </w:del>
      <w:ins w:id="1233" w:author="Segall, Christopher (segallcr)" w:date="2025-07-18T13:38:00Z">
        <w:r w:rsidR="004C2651">
          <w:rPr>
            <w:rFonts w:cstheme="minorHAnsi"/>
            <w:sz w:val="24"/>
            <w:szCs w:val="24"/>
          </w:rPr>
          <w:t>My proposed</w:t>
        </w:r>
      </w:ins>
      <w:r>
        <w:rPr>
          <w:rFonts w:cstheme="minorHAnsi"/>
          <w:sz w:val="24"/>
          <w:szCs w:val="24"/>
        </w:rPr>
        <w:t xml:space="preserve"> </w:t>
      </w:r>
      <w:r w:rsidR="00604DDA">
        <w:rPr>
          <w:rFonts w:cstheme="minorHAnsi"/>
          <w:sz w:val="24"/>
          <w:szCs w:val="24"/>
        </w:rPr>
        <w:t xml:space="preserve">metrical setting </w:t>
      </w:r>
      <w:del w:id="1234" w:author="Segall, Christopher (segallcr)" w:date="2025-07-18T13:38:00Z">
        <w:r w:rsidDel="004C2651">
          <w:rPr>
            <w:rFonts w:cstheme="minorHAnsi"/>
            <w:sz w:val="24"/>
            <w:szCs w:val="24"/>
          </w:rPr>
          <w:delText xml:space="preserve">I am suggesting </w:delText>
        </w:r>
      </w:del>
      <w:r>
        <w:rPr>
          <w:rFonts w:cstheme="minorHAnsi"/>
          <w:sz w:val="24"/>
          <w:szCs w:val="24"/>
        </w:rPr>
        <w:t xml:space="preserve">rests </w:t>
      </w:r>
      <w:del w:id="1235" w:author="Kyle Hutchinson" w:date="2025-08-07T19:44:00Z" w16du:dateUtc="2025-08-07T23:44:00Z">
        <w:r w:rsidDel="004F72B3">
          <w:rPr>
            <w:rFonts w:cstheme="minorHAnsi"/>
            <w:sz w:val="24"/>
            <w:szCs w:val="24"/>
          </w:rPr>
          <w:delText>up</w:delText>
        </w:r>
      </w:del>
      <w:r>
        <w:rPr>
          <w:rFonts w:cstheme="minorHAnsi"/>
          <w:sz w:val="24"/>
          <w:szCs w:val="24"/>
        </w:rPr>
        <w:t xml:space="preserve">on the </w:t>
      </w:r>
      <w:r w:rsidR="004B2D4E">
        <w:rPr>
          <w:rFonts w:cstheme="minorHAnsi"/>
          <w:sz w:val="24"/>
          <w:szCs w:val="24"/>
        </w:rPr>
        <w:t>norm</w:t>
      </w:r>
      <w:r w:rsidR="00726F89">
        <w:rPr>
          <w:rFonts w:cstheme="minorHAnsi"/>
          <w:sz w:val="24"/>
          <w:szCs w:val="24"/>
        </w:rPr>
        <w:t xml:space="preserve"> </w:t>
      </w:r>
      <w:r>
        <w:rPr>
          <w:rFonts w:cstheme="minorHAnsi"/>
          <w:sz w:val="24"/>
          <w:szCs w:val="24"/>
        </w:rPr>
        <w:t xml:space="preserve">of imperfect </w:t>
      </w:r>
      <w:r w:rsidRPr="00C80184">
        <w:rPr>
          <w:rFonts w:cstheme="minorHAnsi"/>
          <w:i/>
          <w:iCs/>
          <w:sz w:val="24"/>
          <w:szCs w:val="24"/>
        </w:rPr>
        <w:t>modus</w:t>
      </w:r>
      <w:r>
        <w:rPr>
          <w:rFonts w:cstheme="minorHAnsi"/>
          <w:sz w:val="24"/>
          <w:szCs w:val="24"/>
        </w:rPr>
        <w:t xml:space="preserve"> groupings</w:t>
      </w:r>
      <w:r w:rsidR="000F36DE">
        <w:rPr>
          <w:rFonts w:cstheme="minorHAnsi"/>
          <w:sz w:val="24"/>
          <w:szCs w:val="24"/>
        </w:rPr>
        <w:t xml:space="preserve"> (</w:t>
      </w:r>
      <w:r w:rsidR="000F36DE" w:rsidRPr="000F36DE">
        <w:rPr>
          <w:rFonts w:cstheme="minorHAnsi"/>
          <w:i/>
          <w:iCs/>
          <w:sz w:val="24"/>
          <w:szCs w:val="24"/>
        </w:rPr>
        <w:t>tempus</w:t>
      </w:r>
      <w:r w:rsidR="000F36DE">
        <w:rPr>
          <w:rFonts w:cstheme="minorHAnsi"/>
          <w:sz w:val="24"/>
          <w:szCs w:val="24"/>
        </w:rPr>
        <w:t xml:space="preserve"> being what it may)</w:t>
      </w:r>
      <w:r>
        <w:rPr>
          <w:rFonts w:cstheme="minorHAnsi"/>
          <w:sz w:val="24"/>
          <w:szCs w:val="24"/>
        </w:rPr>
        <w:t xml:space="preserve">. The directed </w:t>
      </w:r>
      <w:r w:rsidR="004B2D4E">
        <w:rPr>
          <w:rFonts w:cstheme="minorHAnsi"/>
          <w:sz w:val="24"/>
          <w:szCs w:val="24"/>
        </w:rPr>
        <w:t xml:space="preserve">intervals harmonizing </w:t>
      </w:r>
      <w:r>
        <w:rPr>
          <w:rFonts w:cstheme="minorHAnsi"/>
          <w:sz w:val="24"/>
          <w:szCs w:val="24"/>
        </w:rPr>
        <w:t>the preparatory word “</w:t>
      </w:r>
      <w:r w:rsidRPr="00C80184">
        <w:rPr>
          <w:rFonts w:cstheme="minorHAnsi"/>
          <w:i/>
          <w:iCs/>
          <w:sz w:val="24"/>
          <w:szCs w:val="24"/>
        </w:rPr>
        <w:t>et</w:t>
      </w:r>
      <w:r>
        <w:rPr>
          <w:rFonts w:cstheme="minorHAnsi"/>
          <w:sz w:val="24"/>
          <w:szCs w:val="24"/>
        </w:rPr>
        <w:t>” that begins the second phrase (</w:t>
      </w:r>
      <w:r w:rsidR="004B2D4E">
        <w:rPr>
          <w:rFonts w:cstheme="minorHAnsi"/>
          <w:sz w:val="24"/>
          <w:szCs w:val="24"/>
        </w:rPr>
        <w:t xml:space="preserve">imperfect sixth and third in </w:t>
      </w:r>
      <w:r>
        <w:rPr>
          <w:rFonts w:cstheme="minorHAnsi"/>
          <w:sz w:val="24"/>
          <w:szCs w:val="24"/>
        </w:rPr>
        <w:t>m. 15) suggest</w:t>
      </w:r>
      <w:del w:id="1236" w:author="Segall, Christopher (segallcr)" w:date="2025-07-18T13:36:00Z">
        <w:r w:rsidDel="00A5363D">
          <w:rPr>
            <w:rFonts w:cstheme="minorHAnsi"/>
            <w:sz w:val="24"/>
            <w:szCs w:val="24"/>
          </w:rPr>
          <w:delText>s</w:delText>
        </w:r>
      </w:del>
      <w:r>
        <w:rPr>
          <w:rFonts w:cstheme="minorHAnsi"/>
          <w:sz w:val="24"/>
          <w:szCs w:val="24"/>
        </w:rPr>
        <w:t xml:space="preserve"> a </w:t>
      </w:r>
      <w:r w:rsidR="00726F89">
        <w:rPr>
          <w:rFonts w:cstheme="minorHAnsi"/>
          <w:sz w:val="24"/>
          <w:szCs w:val="24"/>
        </w:rPr>
        <w:t xml:space="preserve">weak beat </w:t>
      </w:r>
      <w:r>
        <w:rPr>
          <w:rFonts w:cstheme="minorHAnsi"/>
          <w:sz w:val="24"/>
          <w:szCs w:val="24"/>
        </w:rPr>
        <w:t xml:space="preserve">rather than a </w:t>
      </w:r>
      <w:r w:rsidR="00726F89">
        <w:rPr>
          <w:rFonts w:cstheme="minorHAnsi"/>
          <w:sz w:val="24"/>
          <w:szCs w:val="24"/>
        </w:rPr>
        <w:t>strong one</w:t>
      </w:r>
      <w:r>
        <w:rPr>
          <w:rFonts w:cstheme="minorHAnsi"/>
          <w:sz w:val="24"/>
          <w:szCs w:val="24"/>
        </w:rPr>
        <w:t xml:space="preserve">. If </w:t>
      </w:r>
      <w:r w:rsidR="00726F89">
        <w:rPr>
          <w:rFonts w:cstheme="minorHAnsi"/>
          <w:sz w:val="24"/>
          <w:szCs w:val="24"/>
        </w:rPr>
        <w:t xml:space="preserve">a strong beat </w:t>
      </w:r>
      <w:r>
        <w:rPr>
          <w:rFonts w:cstheme="minorHAnsi"/>
          <w:sz w:val="24"/>
          <w:szCs w:val="24"/>
        </w:rPr>
        <w:t xml:space="preserve">were to </w:t>
      </w:r>
      <w:del w:id="1237" w:author="Segall, Christopher (segallcr)" w:date="2025-07-18T13:40:00Z">
        <w:r w:rsidDel="00C90976">
          <w:rPr>
            <w:rFonts w:cstheme="minorHAnsi"/>
            <w:sz w:val="24"/>
            <w:szCs w:val="24"/>
          </w:rPr>
          <w:delText xml:space="preserve">come down on </w:delText>
        </w:r>
      </w:del>
      <w:ins w:id="1238" w:author="Segall, Christopher (segallcr)" w:date="2025-07-18T13:40:00Z">
        <w:r w:rsidR="00C90976">
          <w:rPr>
            <w:rFonts w:cstheme="minorHAnsi"/>
            <w:sz w:val="24"/>
            <w:szCs w:val="24"/>
          </w:rPr>
          <w:t xml:space="preserve">follow in </w:t>
        </w:r>
      </w:ins>
      <w:r>
        <w:rPr>
          <w:rFonts w:cstheme="minorHAnsi"/>
          <w:sz w:val="24"/>
          <w:szCs w:val="24"/>
        </w:rPr>
        <w:t xml:space="preserve">m. 16, </w:t>
      </w:r>
      <w:del w:id="1239" w:author="Segall, Christopher (segallcr)" w:date="2025-07-18T13:41:00Z">
        <w:r w:rsidDel="00232FCE">
          <w:rPr>
            <w:rFonts w:cstheme="minorHAnsi"/>
            <w:sz w:val="24"/>
            <w:szCs w:val="24"/>
          </w:rPr>
          <w:delText xml:space="preserve">the perfect resolution of that </w:delText>
        </w:r>
        <w:r w:rsidR="00FD63C5" w:rsidDel="00232FCE">
          <w:rPr>
            <w:rFonts w:cstheme="minorHAnsi"/>
            <w:sz w:val="24"/>
            <w:szCs w:val="24"/>
          </w:rPr>
          <w:delText xml:space="preserve">charged </w:delText>
        </w:r>
        <w:r w:rsidDel="00232FCE">
          <w:rPr>
            <w:rFonts w:cstheme="minorHAnsi"/>
            <w:sz w:val="24"/>
            <w:szCs w:val="24"/>
          </w:rPr>
          <w:delText xml:space="preserve">harmony would kick off this phrase more </w:delText>
        </w:r>
      </w:del>
      <w:ins w:id="1240" w:author="Segall, Christopher (segallcr)" w:date="2025-07-18T13:41:00Z">
        <w:r w:rsidR="00232FCE">
          <w:rPr>
            <w:rFonts w:cstheme="minorHAnsi"/>
            <w:sz w:val="24"/>
            <w:szCs w:val="24"/>
          </w:rPr>
          <w:t xml:space="preserve">the phrase’s metrical organization would </w:t>
        </w:r>
      </w:ins>
      <w:r>
        <w:rPr>
          <w:rFonts w:cstheme="minorHAnsi"/>
          <w:sz w:val="24"/>
          <w:szCs w:val="24"/>
        </w:rPr>
        <w:t xml:space="preserve">parallel </w:t>
      </w:r>
      <w:del w:id="1241" w:author="Segall, Christopher (segallcr)" w:date="2025-07-18T13:41:00Z">
        <w:r w:rsidDel="00C62915">
          <w:rPr>
            <w:rFonts w:cstheme="minorHAnsi"/>
            <w:sz w:val="24"/>
            <w:szCs w:val="24"/>
          </w:rPr>
          <w:delText xml:space="preserve">to </w:delText>
        </w:r>
      </w:del>
      <w:ins w:id="1242" w:author="Segall, Christopher (segallcr)" w:date="2025-07-18T13:41:00Z">
        <w:r w:rsidR="00C62915">
          <w:rPr>
            <w:rFonts w:cstheme="minorHAnsi"/>
            <w:sz w:val="24"/>
            <w:szCs w:val="24"/>
          </w:rPr>
          <w:t xml:space="preserve">that of </w:t>
        </w:r>
      </w:ins>
      <w:r>
        <w:rPr>
          <w:rFonts w:cstheme="minorHAnsi"/>
          <w:sz w:val="24"/>
          <w:szCs w:val="24"/>
        </w:rPr>
        <w:t xml:space="preserve">the first. </w:t>
      </w:r>
      <w:del w:id="1243" w:author="Segall, Christopher (segallcr)" w:date="2025-07-18T13:42:00Z">
        <w:r w:rsidDel="009B56E5">
          <w:rPr>
            <w:rFonts w:cstheme="minorHAnsi"/>
            <w:sz w:val="24"/>
            <w:szCs w:val="24"/>
          </w:rPr>
          <w:delText xml:space="preserve">If this step </w:delText>
        </w:r>
        <w:r w:rsidR="0092710A" w:rsidDel="009B56E5">
          <w:rPr>
            <w:rFonts w:cstheme="minorHAnsi"/>
            <w:sz w:val="24"/>
            <w:szCs w:val="24"/>
          </w:rPr>
          <w:delText xml:space="preserve">beat </w:delText>
        </w:r>
        <w:r w:rsidDel="009B56E5">
          <w:rPr>
            <w:rFonts w:cstheme="minorHAnsi"/>
            <w:sz w:val="24"/>
            <w:szCs w:val="24"/>
          </w:rPr>
          <w:delText>would be to advantage, t</w:delText>
        </w:r>
      </w:del>
      <w:ins w:id="1244" w:author="Segall, Christopher (segallcr)" w:date="2025-07-18T13:42:00Z">
        <w:r w:rsidR="009B56E5">
          <w:rPr>
            <w:rFonts w:cstheme="minorHAnsi"/>
            <w:sz w:val="24"/>
            <w:szCs w:val="24"/>
          </w:rPr>
          <w:t>T</w:t>
        </w:r>
      </w:ins>
      <w:r>
        <w:rPr>
          <w:rFonts w:cstheme="minorHAnsi"/>
          <w:sz w:val="24"/>
          <w:szCs w:val="24"/>
        </w:rPr>
        <w:t xml:space="preserve">he </w:t>
      </w:r>
      <w:r w:rsidR="0092710A">
        <w:rPr>
          <w:rFonts w:cstheme="minorHAnsi"/>
          <w:sz w:val="24"/>
          <w:szCs w:val="24"/>
        </w:rPr>
        <w:t xml:space="preserve">analyst </w:t>
      </w:r>
      <w:r>
        <w:rPr>
          <w:rFonts w:cstheme="minorHAnsi"/>
          <w:sz w:val="24"/>
          <w:szCs w:val="24"/>
        </w:rPr>
        <w:t xml:space="preserve">may </w:t>
      </w:r>
      <w:ins w:id="1245" w:author="Segall, Christopher (segallcr)" w:date="2025-07-18T13:43:00Z">
        <w:r w:rsidR="002714EB">
          <w:rPr>
            <w:rFonts w:cstheme="minorHAnsi"/>
            <w:sz w:val="24"/>
            <w:szCs w:val="24"/>
          </w:rPr>
          <w:t xml:space="preserve">thus </w:t>
        </w:r>
      </w:ins>
      <w:r>
        <w:rPr>
          <w:rFonts w:cstheme="minorHAnsi"/>
          <w:sz w:val="24"/>
          <w:szCs w:val="24"/>
        </w:rPr>
        <w:t xml:space="preserve">be tempted to interpret a </w:t>
      </w:r>
      <w:r w:rsidRPr="00425BDC">
        <w:rPr>
          <w:rFonts w:cstheme="minorHAnsi"/>
          <w:i/>
          <w:iCs/>
          <w:sz w:val="24"/>
          <w:szCs w:val="24"/>
        </w:rPr>
        <w:t>modus</w:t>
      </w:r>
      <w:r>
        <w:rPr>
          <w:rFonts w:cstheme="minorHAnsi"/>
          <w:sz w:val="24"/>
          <w:szCs w:val="24"/>
        </w:rPr>
        <w:t xml:space="preserve"> perfection of </w:t>
      </w:r>
      <w:r w:rsidR="00D53887">
        <w:rPr>
          <w:rFonts w:cstheme="minorHAnsi"/>
          <w:sz w:val="24"/>
          <w:szCs w:val="24"/>
        </w:rPr>
        <w:t xml:space="preserve">mm. </w:t>
      </w:r>
      <w:r>
        <w:rPr>
          <w:rFonts w:cstheme="minorHAnsi"/>
          <w:sz w:val="24"/>
          <w:szCs w:val="24"/>
        </w:rPr>
        <w:t>13</w:t>
      </w:r>
      <w:r w:rsidR="00D53887">
        <w:rPr>
          <w:rFonts w:cstheme="minorHAnsi"/>
          <w:color w:val="000000"/>
          <w:sz w:val="24"/>
          <w:szCs w:val="24"/>
        </w:rPr>
        <w:t>–</w:t>
      </w:r>
      <w:r>
        <w:rPr>
          <w:rFonts w:cstheme="minorHAnsi"/>
          <w:sz w:val="24"/>
          <w:szCs w:val="24"/>
        </w:rPr>
        <w:t>15</w:t>
      </w:r>
      <w:ins w:id="1246" w:author="Kyle Hutchinson" w:date="2025-08-07T19:44:00Z" w16du:dateUtc="2025-08-07T23:44:00Z">
        <w:r w:rsidR="00B146B7">
          <w:rPr>
            <w:rFonts w:cstheme="minorHAnsi"/>
            <w:sz w:val="24"/>
            <w:szCs w:val="24"/>
          </w:rPr>
          <w:t xml:space="preserve"> </w:t>
        </w:r>
      </w:ins>
      <w:del w:id="1247" w:author="Segall, Christopher (segallcr)" w:date="2025-07-18T13:43:00Z">
        <w:r w:rsidDel="00AF056A">
          <w:rPr>
            <w:rFonts w:cstheme="minorHAnsi"/>
            <w:sz w:val="24"/>
            <w:szCs w:val="24"/>
          </w:rPr>
          <w:delText xml:space="preserve">, a triple group whose final measure is the preparatory 15 and which all the more forcefully begins the second phrase at m. 16 on </w:delText>
        </w:r>
      </w:del>
      <w:ins w:id="1248" w:author="Segall, Christopher (segallcr)" w:date="2025-07-18T13:43:00Z">
        <w:r w:rsidR="00AF056A">
          <w:rPr>
            <w:rFonts w:cstheme="minorHAnsi"/>
            <w:sz w:val="24"/>
            <w:szCs w:val="24"/>
          </w:rPr>
          <w:t xml:space="preserve">to prepare </w:t>
        </w:r>
      </w:ins>
      <w:r>
        <w:rPr>
          <w:rFonts w:cstheme="minorHAnsi"/>
          <w:sz w:val="24"/>
          <w:szCs w:val="24"/>
        </w:rPr>
        <w:t xml:space="preserve">a proper downbeat </w:t>
      </w:r>
      <w:ins w:id="1249" w:author="Segall, Christopher (segallcr)" w:date="2025-07-18T13:43:00Z">
        <w:r w:rsidR="00AF056A">
          <w:rPr>
            <w:rFonts w:cstheme="minorHAnsi"/>
            <w:sz w:val="24"/>
            <w:szCs w:val="24"/>
          </w:rPr>
          <w:t>at m. 16</w:t>
        </w:r>
      </w:ins>
      <w:del w:id="1250" w:author="Segall, Christopher (segallcr)" w:date="2025-07-18T13:43:00Z">
        <w:r w:rsidDel="00AF056A">
          <w:rPr>
            <w:rFonts w:cstheme="minorHAnsi"/>
            <w:sz w:val="24"/>
            <w:szCs w:val="24"/>
          </w:rPr>
          <w:delText>in all parameters</w:delText>
        </w:r>
      </w:del>
      <w:r>
        <w:rPr>
          <w:rFonts w:cstheme="minorHAnsi"/>
          <w:sz w:val="24"/>
          <w:szCs w:val="24"/>
        </w:rPr>
        <w:t xml:space="preserve">. </w:t>
      </w:r>
      <w:del w:id="1251" w:author="Kyle Hutchinson" w:date="2025-08-07T19:45:00Z" w16du:dateUtc="2025-08-07T23:45:00Z">
        <w:r w:rsidDel="00B146B7">
          <w:rPr>
            <w:rFonts w:cstheme="minorHAnsi"/>
            <w:sz w:val="24"/>
            <w:szCs w:val="24"/>
          </w:rPr>
          <w:delText>However, mm.</w:delText>
        </w:r>
      </w:del>
      <w:ins w:id="1252" w:author="Kyle Hutchinson" w:date="2025-08-07T19:45:00Z" w16du:dateUtc="2025-08-07T23:45:00Z">
        <w:r w:rsidR="00B146B7">
          <w:rPr>
            <w:rFonts w:cstheme="minorHAnsi"/>
            <w:sz w:val="24"/>
            <w:szCs w:val="24"/>
          </w:rPr>
          <w:t>Measures</w:t>
        </w:r>
      </w:ins>
      <w:r>
        <w:rPr>
          <w:rFonts w:cstheme="minorHAnsi"/>
          <w:sz w:val="24"/>
          <w:szCs w:val="24"/>
        </w:rPr>
        <w:t xml:space="preserve"> 13</w:t>
      </w:r>
      <w:r w:rsidR="000A1CBB">
        <w:rPr>
          <w:rFonts w:cstheme="minorHAnsi"/>
          <w:color w:val="000000"/>
          <w:sz w:val="24"/>
          <w:szCs w:val="24"/>
        </w:rPr>
        <w:t>–</w:t>
      </w:r>
      <w:r>
        <w:rPr>
          <w:rFonts w:cstheme="minorHAnsi"/>
          <w:sz w:val="24"/>
          <w:szCs w:val="24"/>
        </w:rPr>
        <w:t>14</w:t>
      </w:r>
      <w:ins w:id="1253" w:author="Kyle Hutchinson" w:date="2025-08-07T19:45:00Z" w16du:dateUtc="2025-08-07T23:45:00Z">
        <w:r w:rsidR="00B146B7">
          <w:rPr>
            <w:rFonts w:cstheme="minorHAnsi"/>
            <w:sz w:val="24"/>
            <w:szCs w:val="24"/>
          </w:rPr>
          <w:t>, however,</w:t>
        </w:r>
      </w:ins>
      <w:r>
        <w:rPr>
          <w:rFonts w:cstheme="minorHAnsi"/>
          <w:sz w:val="24"/>
          <w:szCs w:val="24"/>
        </w:rPr>
        <w:t xml:space="preserve"> form a clear cadence (E6/3 to D8/5) which ought to proceed </w:t>
      </w:r>
      <w:r w:rsidR="003D7834">
        <w:rPr>
          <w:rFonts w:cstheme="minorHAnsi"/>
          <w:sz w:val="24"/>
          <w:szCs w:val="24"/>
        </w:rPr>
        <w:t>weak</w:t>
      </w:r>
      <w:r w:rsidR="00141027">
        <w:rPr>
          <w:rFonts w:cstheme="minorHAnsi"/>
          <w:sz w:val="24"/>
          <w:szCs w:val="24"/>
        </w:rPr>
        <w:t>–</w:t>
      </w:r>
      <w:r w:rsidR="003D7834">
        <w:rPr>
          <w:rFonts w:cstheme="minorHAnsi"/>
          <w:sz w:val="24"/>
          <w:szCs w:val="24"/>
        </w:rPr>
        <w:t>strong</w:t>
      </w:r>
      <w:del w:id="1254" w:author="Segall, Christopher (segallcr)" w:date="2025-07-18T13:44:00Z">
        <w:r w:rsidR="003D7834" w:rsidDel="00C31218">
          <w:rPr>
            <w:rFonts w:cstheme="minorHAnsi"/>
            <w:sz w:val="24"/>
            <w:szCs w:val="24"/>
          </w:rPr>
          <w:delText xml:space="preserve"> </w:delText>
        </w:r>
        <w:r w:rsidDel="00C31218">
          <w:rPr>
            <w:rFonts w:cstheme="minorHAnsi"/>
            <w:sz w:val="24"/>
            <w:szCs w:val="24"/>
          </w:rPr>
          <w:delText>by the same logic</w:delText>
        </w:r>
      </w:del>
      <w:r>
        <w:rPr>
          <w:rFonts w:cstheme="minorHAnsi"/>
          <w:sz w:val="24"/>
          <w:szCs w:val="24"/>
        </w:rPr>
        <w:t>. This</w:t>
      </w:r>
      <w:ins w:id="1255" w:author="Kyle Hutchinson" w:date="2025-08-07T19:45:00Z" w16du:dateUtc="2025-08-07T23:45:00Z">
        <w:r w:rsidR="00B146B7">
          <w:rPr>
            <w:rFonts w:cstheme="minorHAnsi"/>
            <w:sz w:val="24"/>
            <w:szCs w:val="24"/>
          </w:rPr>
          <w:t xml:space="preserve"> cadence,</w:t>
        </w:r>
      </w:ins>
      <w:r>
        <w:rPr>
          <w:rFonts w:cstheme="minorHAnsi"/>
          <w:sz w:val="24"/>
          <w:szCs w:val="24"/>
        </w:rPr>
        <w:t xml:space="preserve"> in turn</w:t>
      </w:r>
      <w:ins w:id="1256" w:author="Kyle Hutchinson" w:date="2025-08-07T19:45:00Z" w16du:dateUtc="2025-08-07T23:45:00Z">
        <w:r w:rsidR="00B146B7">
          <w:rPr>
            <w:rFonts w:cstheme="minorHAnsi"/>
            <w:sz w:val="24"/>
            <w:szCs w:val="24"/>
          </w:rPr>
          <w:t>,</w:t>
        </w:r>
      </w:ins>
      <w:r>
        <w:rPr>
          <w:rFonts w:cstheme="minorHAnsi"/>
          <w:sz w:val="24"/>
          <w:szCs w:val="24"/>
        </w:rPr>
        <w:t xml:space="preserve"> pushes back an initiating </w:t>
      </w:r>
      <w:r w:rsidR="003D7834">
        <w:rPr>
          <w:rFonts w:cstheme="minorHAnsi"/>
          <w:sz w:val="24"/>
          <w:szCs w:val="24"/>
        </w:rPr>
        <w:t xml:space="preserve">downbeat </w:t>
      </w:r>
      <w:r>
        <w:rPr>
          <w:rFonts w:cstheme="minorHAnsi"/>
          <w:sz w:val="24"/>
          <w:szCs w:val="24"/>
        </w:rPr>
        <w:t xml:space="preserve">to m. 12 and the </w:t>
      </w:r>
      <w:r w:rsidRPr="00996B80">
        <w:rPr>
          <w:rFonts w:cstheme="minorHAnsi"/>
          <w:i/>
          <w:iCs/>
          <w:sz w:val="24"/>
          <w:szCs w:val="24"/>
        </w:rPr>
        <w:t>modus</w:t>
      </w:r>
      <w:r>
        <w:rPr>
          <w:rFonts w:cstheme="minorHAnsi"/>
          <w:sz w:val="24"/>
          <w:szCs w:val="24"/>
        </w:rPr>
        <w:t xml:space="preserve"> perfection somewhere </w:t>
      </w:r>
      <w:del w:id="1257" w:author="Segall, Christopher (segallcr)" w:date="2025-07-18T13:44:00Z">
        <w:r w:rsidDel="00DD34E0">
          <w:rPr>
            <w:rFonts w:cstheme="minorHAnsi"/>
            <w:sz w:val="24"/>
            <w:szCs w:val="24"/>
          </w:rPr>
          <w:delText xml:space="preserve">between </w:delText>
        </w:r>
      </w:del>
      <w:ins w:id="1258" w:author="Segall, Christopher (segallcr)" w:date="2025-07-18T13:44:00Z">
        <w:r w:rsidR="00DD34E0">
          <w:rPr>
            <w:rFonts w:cstheme="minorHAnsi"/>
            <w:sz w:val="24"/>
            <w:szCs w:val="24"/>
          </w:rPr>
          <w:t xml:space="preserve">within </w:t>
        </w:r>
      </w:ins>
      <w:r>
        <w:rPr>
          <w:rFonts w:cstheme="minorHAnsi"/>
          <w:sz w:val="24"/>
          <w:szCs w:val="24"/>
        </w:rPr>
        <w:t>mm. 9</w:t>
      </w:r>
      <w:r w:rsidR="000A1CBB">
        <w:rPr>
          <w:rFonts w:cstheme="minorHAnsi"/>
          <w:color w:val="000000"/>
          <w:sz w:val="24"/>
          <w:szCs w:val="24"/>
        </w:rPr>
        <w:t>–</w:t>
      </w:r>
      <w:r>
        <w:rPr>
          <w:rFonts w:cstheme="minorHAnsi"/>
          <w:sz w:val="24"/>
          <w:szCs w:val="24"/>
        </w:rPr>
        <w:t>12</w:t>
      </w:r>
      <w:ins w:id="1259" w:author="Kyle Hutchinson" w:date="2025-08-07T19:45:00Z" w16du:dateUtc="2025-08-07T23:45:00Z">
        <w:r w:rsidR="00B146B7">
          <w:rPr>
            <w:rFonts w:cstheme="minorHAnsi"/>
            <w:sz w:val="24"/>
            <w:szCs w:val="24"/>
          </w:rPr>
          <w:t xml:space="preserve"> (</w:t>
        </w:r>
      </w:ins>
      <w:del w:id="1260" w:author="Kyle Hutchinson" w:date="2025-08-07T19:45:00Z" w16du:dateUtc="2025-08-07T23:45:00Z">
        <w:r w:rsidDel="00B146B7">
          <w:rPr>
            <w:rFonts w:cstheme="minorHAnsi"/>
            <w:sz w:val="24"/>
            <w:szCs w:val="24"/>
          </w:rPr>
          <w:delText xml:space="preserve">, </w:delText>
        </w:r>
      </w:del>
      <w:r>
        <w:rPr>
          <w:rFonts w:cstheme="minorHAnsi"/>
          <w:sz w:val="24"/>
          <w:szCs w:val="24"/>
        </w:rPr>
        <w:t>an exercise left to the reader</w:t>
      </w:r>
      <w:ins w:id="1261" w:author="Kyle Hutchinson" w:date="2025-08-07T19:45:00Z" w16du:dateUtc="2025-08-07T23:45:00Z">
        <w:r w:rsidR="00B146B7">
          <w:rPr>
            <w:rFonts w:cstheme="minorHAnsi"/>
            <w:sz w:val="24"/>
            <w:szCs w:val="24"/>
          </w:rPr>
          <w:t>’s discretion)</w:t>
        </w:r>
      </w:ins>
      <w:r>
        <w:rPr>
          <w:rFonts w:cstheme="minorHAnsi"/>
          <w:sz w:val="24"/>
          <w:szCs w:val="24"/>
        </w:rPr>
        <w:t xml:space="preserve">. In any event, the entire refrain cannot repeat on the same </w:t>
      </w:r>
      <w:r w:rsidR="0007015F">
        <w:rPr>
          <w:rFonts w:cstheme="minorHAnsi"/>
          <w:sz w:val="24"/>
          <w:szCs w:val="24"/>
        </w:rPr>
        <w:t xml:space="preserve">metrical </w:t>
      </w:r>
      <w:r>
        <w:rPr>
          <w:rFonts w:cstheme="minorHAnsi"/>
          <w:sz w:val="24"/>
          <w:szCs w:val="24"/>
        </w:rPr>
        <w:t xml:space="preserve">footing when it returns at the end of the </w:t>
      </w:r>
      <w:proofErr w:type="spellStart"/>
      <w:r>
        <w:rPr>
          <w:rFonts w:cstheme="minorHAnsi"/>
          <w:sz w:val="24"/>
          <w:szCs w:val="24"/>
        </w:rPr>
        <w:t>virelai</w:t>
      </w:r>
      <w:proofErr w:type="spellEnd"/>
      <w:r>
        <w:rPr>
          <w:rFonts w:cstheme="minorHAnsi"/>
          <w:sz w:val="24"/>
          <w:szCs w:val="24"/>
        </w:rPr>
        <w:t xml:space="preserve"> form because it </w:t>
      </w:r>
      <w:ins w:id="1262" w:author="Kyle Hutchinson" w:date="2025-08-07T19:46:00Z" w16du:dateUtc="2025-08-07T23:46:00Z">
        <w:r w:rsidR="00B146B7">
          <w:rPr>
            <w:rFonts w:cstheme="minorHAnsi"/>
            <w:sz w:val="24"/>
            <w:szCs w:val="24"/>
          </w:rPr>
          <w:t>comprises</w:t>
        </w:r>
      </w:ins>
      <w:del w:id="1263" w:author="Kyle Hutchinson" w:date="2025-08-07T19:46:00Z" w16du:dateUtc="2025-08-07T23:46:00Z">
        <w:r w:rsidDel="00B146B7">
          <w:rPr>
            <w:rFonts w:cstheme="minorHAnsi"/>
            <w:sz w:val="24"/>
            <w:szCs w:val="24"/>
          </w:rPr>
          <w:delText>is</w:delText>
        </w:r>
      </w:del>
      <w:r>
        <w:rPr>
          <w:rFonts w:cstheme="minorHAnsi"/>
          <w:sz w:val="24"/>
          <w:szCs w:val="24"/>
        </w:rPr>
        <w:t xml:space="preserve"> an odd number of measures. If the final cadence (m. 23) is to be a </w:t>
      </w:r>
      <w:r w:rsidR="00654582">
        <w:rPr>
          <w:rFonts w:cstheme="minorHAnsi"/>
          <w:sz w:val="24"/>
          <w:szCs w:val="24"/>
        </w:rPr>
        <w:t>strong beat</w:t>
      </w:r>
      <w:r>
        <w:rPr>
          <w:rFonts w:cstheme="minorHAnsi"/>
          <w:sz w:val="24"/>
          <w:szCs w:val="24"/>
        </w:rPr>
        <w:t xml:space="preserve">, respecting this as the very strongest </w:t>
      </w:r>
      <w:r w:rsidR="00654582">
        <w:rPr>
          <w:rFonts w:cstheme="minorHAnsi"/>
          <w:sz w:val="24"/>
          <w:szCs w:val="24"/>
        </w:rPr>
        <w:t xml:space="preserve">metrical </w:t>
      </w:r>
      <w:r>
        <w:rPr>
          <w:rFonts w:cstheme="minorHAnsi"/>
          <w:sz w:val="24"/>
          <w:szCs w:val="24"/>
        </w:rPr>
        <w:t>convention</w:t>
      </w:r>
      <w:r w:rsidR="00654582">
        <w:rPr>
          <w:rFonts w:cstheme="minorHAnsi"/>
          <w:sz w:val="24"/>
          <w:szCs w:val="24"/>
        </w:rPr>
        <w:t xml:space="preserve"> in the style</w:t>
      </w:r>
      <w:r>
        <w:rPr>
          <w:rFonts w:cstheme="minorHAnsi"/>
          <w:sz w:val="24"/>
          <w:szCs w:val="24"/>
        </w:rPr>
        <w:t>, m. 1</w:t>
      </w:r>
      <w:del w:id="1264" w:author="Kyle Hutchinson" w:date="2025-08-07T19:46:00Z" w16du:dateUtc="2025-08-07T23:46:00Z">
        <w:r w:rsidDel="00B146B7">
          <w:rPr>
            <w:rFonts w:cstheme="minorHAnsi"/>
            <w:sz w:val="24"/>
            <w:szCs w:val="24"/>
          </w:rPr>
          <w:delText xml:space="preserve"> really</w:delText>
        </w:r>
      </w:del>
      <w:r>
        <w:rPr>
          <w:rFonts w:cstheme="minorHAnsi"/>
          <w:sz w:val="24"/>
          <w:szCs w:val="24"/>
        </w:rPr>
        <w:t xml:space="preserve"> ought to </w:t>
      </w:r>
      <w:ins w:id="1265" w:author="Kyle Hutchinson" w:date="2025-08-07T19:46:00Z" w16du:dateUtc="2025-08-07T23:46:00Z">
        <w:r w:rsidR="00B146B7">
          <w:rPr>
            <w:rFonts w:cstheme="minorHAnsi"/>
            <w:sz w:val="24"/>
            <w:szCs w:val="24"/>
          </w:rPr>
          <w:t>occur on</w:t>
        </w:r>
      </w:ins>
      <w:del w:id="1266" w:author="Kyle Hutchinson" w:date="2025-08-07T19:46:00Z" w16du:dateUtc="2025-08-07T23:46:00Z">
        <w:r w:rsidDel="00B146B7">
          <w:rPr>
            <w:rFonts w:cstheme="minorHAnsi"/>
            <w:sz w:val="24"/>
            <w:szCs w:val="24"/>
          </w:rPr>
          <w:delText>be</w:delText>
        </w:r>
      </w:del>
      <w:r>
        <w:rPr>
          <w:rFonts w:cstheme="minorHAnsi"/>
          <w:sz w:val="24"/>
          <w:szCs w:val="24"/>
        </w:rPr>
        <w:t xml:space="preserve"> a </w:t>
      </w:r>
      <w:r w:rsidR="00654582">
        <w:rPr>
          <w:rFonts w:cstheme="minorHAnsi"/>
          <w:sz w:val="24"/>
          <w:szCs w:val="24"/>
        </w:rPr>
        <w:t xml:space="preserve">weak beat </w:t>
      </w:r>
      <w:commentRangeStart w:id="1267"/>
      <w:r>
        <w:rPr>
          <w:rFonts w:cstheme="minorHAnsi"/>
          <w:sz w:val="24"/>
          <w:szCs w:val="24"/>
        </w:rPr>
        <w:t>and something in the middle will have to be perfected</w:t>
      </w:r>
      <w:commentRangeEnd w:id="1267"/>
      <w:r w:rsidR="00B146B7">
        <w:rPr>
          <w:rStyle w:val="CommentReference"/>
        </w:rPr>
        <w:commentReference w:id="1267"/>
      </w:r>
      <w:r>
        <w:rPr>
          <w:rFonts w:cstheme="minorHAnsi"/>
          <w:sz w:val="24"/>
          <w:szCs w:val="24"/>
        </w:rPr>
        <w:t>.</w:t>
      </w:r>
    </w:p>
    <w:p w14:paraId="417105C6" w14:textId="33756207" w:rsidR="002433AC" w:rsidRPr="002433AC" w:rsidRDefault="002433AC" w:rsidP="004A3E2B">
      <w:pPr>
        <w:pStyle w:val="Heading1"/>
      </w:pPr>
      <w:r w:rsidRPr="002433AC">
        <w:t xml:space="preserve">Some </w:t>
      </w:r>
      <w:r w:rsidR="00411DA7">
        <w:t>S</w:t>
      </w:r>
      <w:r w:rsidRPr="002433AC">
        <w:t xml:space="preserve">peculation </w:t>
      </w:r>
      <w:r w:rsidR="00411DA7">
        <w:t>A</w:t>
      </w:r>
      <w:r w:rsidRPr="002433AC">
        <w:t xml:space="preserve">bout </w:t>
      </w:r>
      <w:r w:rsidR="00411DA7">
        <w:t>D</w:t>
      </w:r>
      <w:r w:rsidRPr="002433AC">
        <w:t>anc</w:t>
      </w:r>
      <w:r w:rsidR="009F53A4">
        <w:t>ing</w:t>
      </w:r>
      <w:r w:rsidR="00E17C62">
        <w:t xml:space="preserve"> Machaut’s “</w:t>
      </w:r>
      <w:r w:rsidR="00411DA7">
        <w:t>D</w:t>
      </w:r>
      <w:r w:rsidR="00E17C62">
        <w:t xml:space="preserve">anced </w:t>
      </w:r>
      <w:r w:rsidR="00411DA7">
        <w:t>S</w:t>
      </w:r>
      <w:r w:rsidR="00E17C62">
        <w:t>ongs”</w:t>
      </w:r>
    </w:p>
    <w:p w14:paraId="64F4FD1B" w14:textId="3BFFF191" w:rsidR="00386E44" w:rsidRDefault="00944734" w:rsidP="006B7218">
      <w:pPr>
        <w:spacing w:line="480" w:lineRule="auto"/>
        <w:rPr>
          <w:rFonts w:cstheme="minorHAnsi"/>
          <w:color w:val="000000"/>
          <w:sz w:val="24"/>
          <w:szCs w:val="24"/>
        </w:rPr>
      </w:pPr>
      <w:r w:rsidRPr="00DD18E2">
        <w:rPr>
          <w:sz w:val="24"/>
          <w:szCs w:val="24"/>
        </w:rPr>
        <w:t xml:space="preserve">Social dancing was an integral part of both courtly and country life in </w:t>
      </w:r>
      <w:r>
        <w:rPr>
          <w:sz w:val="24"/>
          <w:szCs w:val="24"/>
        </w:rPr>
        <w:t>m</w:t>
      </w:r>
      <w:r w:rsidRPr="00DD18E2">
        <w:rPr>
          <w:sz w:val="24"/>
          <w:szCs w:val="24"/>
        </w:rPr>
        <w:t xml:space="preserve">edieval </w:t>
      </w:r>
      <w:r>
        <w:rPr>
          <w:sz w:val="24"/>
          <w:szCs w:val="24"/>
        </w:rPr>
        <w:t>France</w:t>
      </w:r>
      <w:commentRangeStart w:id="1268"/>
      <w:r>
        <w:rPr>
          <w:sz w:val="24"/>
          <w:szCs w:val="24"/>
        </w:rPr>
        <w:t xml:space="preserve"> and beyond</w:t>
      </w:r>
      <w:commentRangeEnd w:id="1268"/>
      <w:r w:rsidR="002A48F2">
        <w:rPr>
          <w:rStyle w:val="CommentReference"/>
        </w:rPr>
        <w:commentReference w:id="1268"/>
      </w:r>
      <w:r w:rsidRPr="00DD18E2">
        <w:rPr>
          <w:sz w:val="24"/>
          <w:szCs w:val="24"/>
        </w:rPr>
        <w:t>.</w:t>
      </w:r>
      <w:r>
        <w:rPr>
          <w:rStyle w:val="FootnoteReference"/>
          <w:sz w:val="24"/>
          <w:szCs w:val="24"/>
        </w:rPr>
        <w:footnoteReference w:id="45"/>
      </w:r>
      <w:r w:rsidRPr="00DD18E2">
        <w:rPr>
          <w:sz w:val="24"/>
          <w:szCs w:val="24"/>
        </w:rPr>
        <w:t xml:space="preserve"> </w:t>
      </w:r>
      <w:r>
        <w:rPr>
          <w:sz w:val="24"/>
          <w:szCs w:val="24"/>
        </w:rPr>
        <w:t xml:space="preserve">Indeed, “dance was ever-present in the lives of western Europeans from the late </w:t>
      </w:r>
      <w:r>
        <w:rPr>
          <w:sz w:val="24"/>
          <w:szCs w:val="24"/>
        </w:rPr>
        <w:lastRenderedPageBreak/>
        <w:t xml:space="preserve">Medieval period to the middle of the eighteenth century” (Nevile 2008a, 2). </w:t>
      </w:r>
      <w:r w:rsidR="003F6FAB" w:rsidRPr="008F6EBB">
        <w:rPr>
          <w:sz w:val="24"/>
          <w:szCs w:val="24"/>
        </w:rPr>
        <w:t xml:space="preserve">The </w:t>
      </w:r>
      <w:proofErr w:type="spellStart"/>
      <w:r w:rsidR="003F6FAB" w:rsidRPr="008F6EBB">
        <w:rPr>
          <w:i/>
          <w:sz w:val="24"/>
          <w:szCs w:val="24"/>
        </w:rPr>
        <w:t>carole</w:t>
      </w:r>
      <w:proofErr w:type="spellEnd"/>
      <w:r w:rsidR="00E33887" w:rsidRPr="008F6EBB">
        <w:rPr>
          <w:i/>
          <w:sz w:val="24"/>
          <w:szCs w:val="24"/>
        </w:rPr>
        <w:t>—</w:t>
      </w:r>
      <w:proofErr w:type="gramStart"/>
      <w:r w:rsidR="00E33887" w:rsidRPr="008F6EBB">
        <w:rPr>
          <w:iCs/>
          <w:sz w:val="24"/>
          <w:szCs w:val="24"/>
        </w:rPr>
        <w:t>after</w:t>
      </w:r>
      <w:r w:rsidR="00E33887" w:rsidRPr="008F6EBB">
        <w:rPr>
          <w:i/>
          <w:sz w:val="24"/>
          <w:szCs w:val="24"/>
        </w:rPr>
        <w:t xml:space="preserve"> </w:t>
      </w:r>
      <w:r w:rsidR="003F6FAB" w:rsidRPr="008F6EBB">
        <w:rPr>
          <w:sz w:val="24"/>
          <w:szCs w:val="24"/>
        </w:rPr>
        <w:t xml:space="preserve"> </w:t>
      </w:r>
      <w:r w:rsidR="00E33887" w:rsidRPr="008F6EBB">
        <w:rPr>
          <w:sz w:val="24"/>
          <w:szCs w:val="24"/>
        </w:rPr>
        <w:t>the</w:t>
      </w:r>
      <w:proofErr w:type="gramEnd"/>
      <w:r w:rsidR="00E33887" w:rsidRPr="008F6EBB">
        <w:rPr>
          <w:sz w:val="24"/>
          <w:szCs w:val="24"/>
        </w:rPr>
        <w:t xml:space="preserve"> Old French verb </w:t>
      </w:r>
      <w:r w:rsidR="00E33887" w:rsidRPr="008F6EBB">
        <w:rPr>
          <w:i/>
          <w:iCs/>
          <w:sz w:val="24"/>
          <w:szCs w:val="24"/>
        </w:rPr>
        <w:t>caroler,</w:t>
      </w:r>
      <w:r w:rsidR="00E33887" w:rsidRPr="008F6EBB">
        <w:rPr>
          <w:sz w:val="24"/>
          <w:szCs w:val="24"/>
        </w:rPr>
        <w:t xml:space="preserve"> to dance—</w:t>
      </w:r>
      <w:r w:rsidR="003F6FAB" w:rsidRPr="008F6EBB">
        <w:rPr>
          <w:sz w:val="24"/>
          <w:szCs w:val="24"/>
        </w:rPr>
        <w:t xml:space="preserve">was the simplest and most common type of </w:t>
      </w:r>
      <w:proofErr w:type="gramStart"/>
      <w:r w:rsidR="003F6FAB" w:rsidRPr="008F6EBB">
        <w:rPr>
          <w:sz w:val="24"/>
          <w:szCs w:val="24"/>
        </w:rPr>
        <w:t xml:space="preserve">dance, </w:t>
      </w:r>
      <w:ins w:id="1284" w:author="Kyle Hutchinson" w:date="2025-08-08T09:08:00Z" w16du:dateUtc="2025-08-08T13:08:00Z">
        <w:r w:rsidR="002A48F2">
          <w:rPr>
            <w:sz w:val="24"/>
            <w:szCs w:val="24"/>
          </w:rPr>
          <w:t>and</w:t>
        </w:r>
        <w:proofErr w:type="gramEnd"/>
        <w:r w:rsidR="002A48F2">
          <w:rPr>
            <w:sz w:val="24"/>
            <w:szCs w:val="24"/>
          </w:rPr>
          <w:t xml:space="preserve"> </w:t>
        </w:r>
      </w:ins>
      <w:r w:rsidR="003F6FAB" w:rsidRPr="008F6EBB">
        <w:rPr>
          <w:sz w:val="24"/>
          <w:szCs w:val="24"/>
        </w:rPr>
        <w:t>well established in France by the mid</w:t>
      </w:r>
      <w:r w:rsidR="00584FAE" w:rsidRPr="008F6EBB">
        <w:rPr>
          <w:sz w:val="24"/>
          <w:szCs w:val="24"/>
        </w:rPr>
        <w:t>-</w:t>
      </w:r>
      <w:r w:rsidR="003F6FAB" w:rsidRPr="008F6EBB">
        <w:rPr>
          <w:sz w:val="24"/>
          <w:szCs w:val="24"/>
        </w:rPr>
        <w:t>twelfth century (Mullally 1986, 224).</w:t>
      </w:r>
      <w:r w:rsidR="003F6FAB" w:rsidRPr="008F6EBB">
        <w:rPr>
          <w:rStyle w:val="FootnoteReference"/>
          <w:sz w:val="24"/>
          <w:szCs w:val="24"/>
        </w:rPr>
        <w:footnoteReference w:id="46"/>
      </w:r>
      <w:r w:rsidR="003F6FAB" w:rsidRPr="008F6EBB">
        <w:rPr>
          <w:sz w:val="24"/>
          <w:szCs w:val="24"/>
        </w:rPr>
        <w:t xml:space="preserve"> Medieval French writings on a wide range of topics mention </w:t>
      </w:r>
      <w:r w:rsidR="00294308" w:rsidRPr="008F6EBB">
        <w:rPr>
          <w:sz w:val="24"/>
          <w:szCs w:val="24"/>
        </w:rPr>
        <w:t xml:space="preserve">the </w:t>
      </w:r>
      <w:proofErr w:type="spellStart"/>
      <w:r w:rsidR="00294308" w:rsidRPr="008F6EBB">
        <w:rPr>
          <w:i/>
          <w:iCs/>
          <w:sz w:val="24"/>
          <w:szCs w:val="24"/>
        </w:rPr>
        <w:t>carole</w:t>
      </w:r>
      <w:proofErr w:type="spellEnd"/>
      <w:ins w:id="1292" w:author="Segall, Christopher (segallcr)" w:date="2025-07-24T09:46:00Z">
        <w:r w:rsidR="000926D4">
          <w:rPr>
            <w:sz w:val="24"/>
            <w:szCs w:val="24"/>
          </w:rPr>
          <w:t>,</w:t>
        </w:r>
      </w:ins>
      <w:r w:rsidR="00294308" w:rsidRPr="008F6EBB">
        <w:rPr>
          <w:sz w:val="24"/>
          <w:szCs w:val="24"/>
        </w:rPr>
        <w:t xml:space="preserve"> </w:t>
      </w:r>
      <w:r w:rsidR="003F6FAB" w:rsidRPr="008F6EBB">
        <w:rPr>
          <w:sz w:val="24"/>
          <w:szCs w:val="24"/>
        </w:rPr>
        <w:t xml:space="preserve">and illuminated romances provide numerous depictions of </w:t>
      </w:r>
      <w:r w:rsidR="00294308" w:rsidRPr="008F6EBB">
        <w:rPr>
          <w:sz w:val="24"/>
          <w:szCs w:val="24"/>
        </w:rPr>
        <w:t>it</w:t>
      </w:r>
      <w:r w:rsidR="00DE1D0A">
        <w:rPr>
          <w:sz w:val="24"/>
          <w:szCs w:val="24"/>
        </w:rPr>
        <w:t xml:space="preserve"> (</w:t>
      </w:r>
      <w:r w:rsidR="00AD1256">
        <w:rPr>
          <w:sz w:val="24"/>
          <w:szCs w:val="24"/>
        </w:rPr>
        <w:t xml:space="preserve">such as </w:t>
      </w:r>
      <w:r w:rsidR="00DE1D0A" w:rsidRPr="00B000A2">
        <w:rPr>
          <w:sz w:val="24"/>
          <w:szCs w:val="24"/>
        </w:rPr>
        <w:t>Example 2</w:t>
      </w:r>
      <w:r w:rsidR="00DE1D0A">
        <w:rPr>
          <w:sz w:val="24"/>
          <w:szCs w:val="24"/>
        </w:rPr>
        <w:t>)</w:t>
      </w:r>
      <w:r w:rsidR="003F6FAB" w:rsidRPr="00DE1D0A">
        <w:rPr>
          <w:sz w:val="24"/>
          <w:szCs w:val="24"/>
        </w:rPr>
        <w:t>.</w:t>
      </w:r>
      <w:r w:rsidR="003F6FAB" w:rsidRPr="008F6EBB">
        <w:rPr>
          <w:sz w:val="24"/>
          <w:szCs w:val="24"/>
        </w:rPr>
        <w:t xml:space="preserve"> </w:t>
      </w:r>
      <w:r w:rsidR="003F6FAB" w:rsidRPr="00CD2D51">
        <w:rPr>
          <w:sz w:val="24"/>
          <w:szCs w:val="24"/>
        </w:rPr>
        <w:t>Alas, no European dance manuals ex</w:t>
      </w:r>
      <w:r w:rsidR="003F6FAB" w:rsidRPr="00331211">
        <w:rPr>
          <w:sz w:val="24"/>
          <w:szCs w:val="24"/>
        </w:rPr>
        <w:t xml:space="preserve">ist before </w:t>
      </w:r>
      <w:r w:rsidR="003F6FAB" w:rsidRPr="00331211">
        <w:rPr>
          <w:sz w:val="24"/>
          <w:szCs w:val="24"/>
        </w:rPr>
        <w:lastRenderedPageBreak/>
        <w:t>the fifteenth century (Nevile 2008a, 7</w:t>
      </w:r>
      <w:del w:id="1293" w:author="Segall, Christopher (segallcr)" w:date="2025-07-18T13:52:00Z">
        <w:r w:rsidR="0080057C" w:rsidDel="00081091">
          <w:rPr>
            <w:sz w:val="24"/>
            <w:szCs w:val="24"/>
          </w:rPr>
          <w:delText xml:space="preserve">, </w:delText>
        </w:r>
      </w:del>
      <w:ins w:id="1294" w:author="Segall, Christopher (segallcr)" w:date="2025-07-18T13:52:00Z">
        <w:r w:rsidR="00081091">
          <w:rPr>
            <w:sz w:val="24"/>
            <w:szCs w:val="24"/>
          </w:rPr>
          <w:t xml:space="preserve">; </w:t>
        </w:r>
      </w:ins>
      <w:del w:id="1295" w:author="Segall, Christopher (segallcr)" w:date="2025-07-18T13:52:00Z">
        <w:r w:rsidR="0080057C" w:rsidDel="00081091">
          <w:rPr>
            <w:sz w:val="24"/>
            <w:szCs w:val="24"/>
          </w:rPr>
          <w:delText xml:space="preserve">and </w:delText>
        </w:r>
      </w:del>
      <w:r w:rsidR="0080057C">
        <w:rPr>
          <w:sz w:val="24"/>
          <w:szCs w:val="24"/>
        </w:rPr>
        <w:t>Dickason 2021, 4</w:t>
      </w:r>
      <w:r w:rsidR="003F6FAB" w:rsidRPr="00331211">
        <w:rPr>
          <w:sz w:val="24"/>
          <w:szCs w:val="24"/>
        </w:rPr>
        <w:t>).</w:t>
      </w:r>
      <w:r w:rsidR="003F6FAB" w:rsidRPr="00331211">
        <w:rPr>
          <w:rStyle w:val="FootnoteReference"/>
          <w:sz w:val="24"/>
          <w:szCs w:val="24"/>
        </w:rPr>
        <w:footnoteReference w:id="47"/>
      </w:r>
      <w:r w:rsidR="003F6FAB" w:rsidRPr="00331211">
        <w:rPr>
          <w:sz w:val="24"/>
          <w:szCs w:val="24"/>
        </w:rPr>
        <w:t xml:space="preserve"> </w:t>
      </w:r>
      <w:commentRangeStart w:id="1298"/>
      <w:del w:id="1299" w:author="Kyle Hutchinson" w:date="2025-08-08T09:09:00Z" w16du:dateUtc="2025-08-08T13:09:00Z">
        <w:r w:rsidR="00331211" w:rsidDel="002A48F2">
          <w:rPr>
            <w:sz w:val="24"/>
            <w:szCs w:val="24"/>
          </w:rPr>
          <w:delText>S</w:delText>
        </w:r>
        <w:r w:rsidR="003F6FAB" w:rsidRPr="00331211" w:rsidDel="002A48F2">
          <w:rPr>
            <w:sz w:val="24"/>
            <w:szCs w:val="24"/>
          </w:rPr>
          <w:delText xml:space="preserve">ecurely </w:delText>
        </w:r>
      </w:del>
      <w:ins w:id="1300" w:author="Kyle Hutchinson" w:date="2025-08-08T09:09:00Z" w16du:dateUtc="2025-08-08T13:09:00Z">
        <w:r w:rsidR="002A48F2">
          <w:rPr>
            <w:sz w:val="24"/>
            <w:szCs w:val="24"/>
          </w:rPr>
          <w:t>Authorit</w:t>
        </w:r>
      </w:ins>
      <w:ins w:id="1301" w:author="Kyle Hutchinson" w:date="2025-08-08T09:10:00Z" w16du:dateUtc="2025-08-08T13:10:00Z">
        <w:r w:rsidR="002A48F2">
          <w:rPr>
            <w:sz w:val="24"/>
            <w:szCs w:val="24"/>
          </w:rPr>
          <w:t>atively</w:t>
        </w:r>
      </w:ins>
      <w:commentRangeEnd w:id="1298"/>
      <w:ins w:id="1302" w:author="Kyle Hutchinson" w:date="2025-08-08T09:11:00Z" w16du:dateUtc="2025-08-08T13:11:00Z">
        <w:r w:rsidR="002A48F2">
          <w:rPr>
            <w:rStyle w:val="CommentReference"/>
          </w:rPr>
          <w:commentReference w:id="1298"/>
        </w:r>
      </w:ins>
      <w:ins w:id="1303" w:author="Kyle Hutchinson" w:date="2025-08-08T09:09:00Z" w16du:dateUtc="2025-08-08T13:09:00Z">
        <w:r w:rsidR="002A48F2" w:rsidRPr="00331211">
          <w:rPr>
            <w:sz w:val="24"/>
            <w:szCs w:val="24"/>
          </w:rPr>
          <w:t xml:space="preserve"> </w:t>
        </w:r>
      </w:ins>
      <w:r w:rsidR="003F6FAB" w:rsidRPr="00331211">
        <w:rPr>
          <w:sz w:val="24"/>
          <w:szCs w:val="24"/>
        </w:rPr>
        <w:t xml:space="preserve">matching fourteenth-century music to dance </w:t>
      </w:r>
      <w:r w:rsidR="00924741">
        <w:rPr>
          <w:sz w:val="24"/>
          <w:szCs w:val="24"/>
        </w:rPr>
        <w:t xml:space="preserve">steps </w:t>
      </w:r>
      <w:ins w:id="1304" w:author="Kyle Hutchinson" w:date="2025-08-08T09:10:00Z" w16du:dateUtc="2025-08-08T13:10:00Z">
        <w:r w:rsidR="002A48F2">
          <w:rPr>
            <w:sz w:val="24"/>
            <w:szCs w:val="24"/>
          </w:rPr>
          <w:t xml:space="preserve">thus </w:t>
        </w:r>
      </w:ins>
      <w:del w:id="1305" w:author="Segall, Christopher (segallcr)" w:date="2025-07-24T09:47:00Z">
        <w:r w:rsidR="003F6FAB" w:rsidRPr="00331211" w:rsidDel="00681DB9">
          <w:rPr>
            <w:sz w:val="24"/>
            <w:szCs w:val="24"/>
          </w:rPr>
          <w:delText xml:space="preserve">may </w:delText>
        </w:r>
        <w:r w:rsidR="00156E77" w:rsidRPr="00331211" w:rsidDel="00681DB9">
          <w:rPr>
            <w:sz w:val="24"/>
            <w:szCs w:val="24"/>
          </w:rPr>
          <w:delText xml:space="preserve">ever </w:delText>
        </w:r>
      </w:del>
      <w:r w:rsidR="003F6FAB" w:rsidRPr="00331211">
        <w:rPr>
          <w:sz w:val="24"/>
          <w:szCs w:val="24"/>
        </w:rPr>
        <w:t>remain</w:t>
      </w:r>
      <w:ins w:id="1306" w:author="Segall, Christopher (segallcr)" w:date="2025-07-24T09:47:00Z">
        <w:r w:rsidR="00681DB9">
          <w:rPr>
            <w:sz w:val="24"/>
            <w:szCs w:val="24"/>
          </w:rPr>
          <w:t>s</w:t>
        </w:r>
      </w:ins>
      <w:r w:rsidR="003F6FAB" w:rsidRPr="00331211">
        <w:rPr>
          <w:sz w:val="24"/>
          <w:szCs w:val="24"/>
        </w:rPr>
        <w:t xml:space="preserve"> elusive, </w:t>
      </w:r>
      <w:r w:rsidR="00331211" w:rsidRPr="00331211">
        <w:rPr>
          <w:sz w:val="24"/>
          <w:szCs w:val="24"/>
        </w:rPr>
        <w:t>and</w:t>
      </w:r>
      <w:del w:id="1307" w:author="Kyle Hutchinson" w:date="2025-08-08T09:10:00Z" w16du:dateUtc="2025-08-08T13:10:00Z">
        <w:r w:rsidR="00331211" w:rsidRPr="00331211" w:rsidDel="002A48F2">
          <w:rPr>
            <w:sz w:val="24"/>
            <w:szCs w:val="24"/>
          </w:rPr>
          <w:delText xml:space="preserve"> </w:delText>
        </w:r>
        <w:r w:rsidR="00501ACD" w:rsidDel="002A48F2">
          <w:rPr>
            <w:sz w:val="24"/>
            <w:szCs w:val="24"/>
          </w:rPr>
          <w:delText>it</w:delText>
        </w:r>
      </w:del>
      <w:r w:rsidR="00501ACD">
        <w:rPr>
          <w:sz w:val="24"/>
          <w:szCs w:val="24"/>
        </w:rPr>
        <w:t xml:space="preserve"> </w:t>
      </w:r>
      <w:r w:rsidR="00331211" w:rsidRPr="00331211">
        <w:rPr>
          <w:sz w:val="24"/>
          <w:szCs w:val="24"/>
        </w:rPr>
        <w:t xml:space="preserve">is not </w:t>
      </w:r>
      <w:ins w:id="1308" w:author="Kyle Hutchinson" w:date="2025-08-08T09:10:00Z" w16du:dateUtc="2025-08-08T13:10:00Z">
        <w:r w:rsidR="002A48F2">
          <w:rPr>
            <w:sz w:val="24"/>
            <w:szCs w:val="24"/>
          </w:rPr>
          <w:t xml:space="preserve">something I will </w:t>
        </w:r>
      </w:ins>
      <w:r w:rsidR="00331211" w:rsidRPr="00331211">
        <w:rPr>
          <w:sz w:val="24"/>
          <w:szCs w:val="24"/>
        </w:rPr>
        <w:t>attempt</w:t>
      </w:r>
      <w:ins w:id="1309" w:author="Kyle Hutchinson" w:date="2025-08-08T09:10:00Z" w16du:dateUtc="2025-08-08T13:10:00Z">
        <w:r w:rsidR="002A48F2">
          <w:rPr>
            <w:sz w:val="24"/>
            <w:szCs w:val="24"/>
          </w:rPr>
          <w:t xml:space="preserve"> in this article</w:t>
        </w:r>
      </w:ins>
      <w:del w:id="1310" w:author="Kyle Hutchinson" w:date="2025-08-08T09:10:00Z" w16du:dateUtc="2025-08-08T13:10:00Z">
        <w:r w:rsidR="00331211" w:rsidRPr="00331211" w:rsidDel="002A48F2">
          <w:rPr>
            <w:sz w:val="24"/>
            <w:szCs w:val="24"/>
          </w:rPr>
          <w:delText>ed here</w:delText>
        </w:r>
      </w:del>
      <w:r w:rsidR="00331211">
        <w:rPr>
          <w:sz w:val="24"/>
          <w:szCs w:val="24"/>
        </w:rPr>
        <w:t>.</w:t>
      </w:r>
      <w:r w:rsidR="00355AF7">
        <w:rPr>
          <w:rStyle w:val="FootnoteReference"/>
          <w:sz w:val="24"/>
          <w:szCs w:val="24"/>
        </w:rPr>
        <w:footnoteReference w:id="48"/>
      </w:r>
      <w:r w:rsidR="00331211" w:rsidRPr="00331211">
        <w:rPr>
          <w:sz w:val="24"/>
          <w:szCs w:val="24"/>
        </w:rPr>
        <w:t xml:space="preserve"> I </w:t>
      </w:r>
      <w:r w:rsidR="00331211">
        <w:rPr>
          <w:sz w:val="24"/>
          <w:szCs w:val="24"/>
        </w:rPr>
        <w:t xml:space="preserve">endeavor </w:t>
      </w:r>
      <w:ins w:id="1321" w:author="Kyle Hutchinson" w:date="2025-08-08T09:10:00Z" w16du:dateUtc="2025-08-08T13:10:00Z">
        <w:r w:rsidR="002A48F2">
          <w:rPr>
            <w:sz w:val="24"/>
            <w:szCs w:val="24"/>
          </w:rPr>
          <w:t>instead</w:t>
        </w:r>
      </w:ins>
      <w:del w:id="1322" w:author="Kyle Hutchinson" w:date="2025-08-08T09:10:00Z" w16du:dateUtc="2025-08-08T13:10:00Z">
        <w:r w:rsidR="00331211" w:rsidRPr="00331211" w:rsidDel="002A48F2">
          <w:rPr>
            <w:sz w:val="24"/>
            <w:szCs w:val="24"/>
          </w:rPr>
          <w:delText>only</w:delText>
        </w:r>
      </w:del>
      <w:r w:rsidR="00331211" w:rsidRPr="00331211">
        <w:rPr>
          <w:sz w:val="24"/>
          <w:szCs w:val="24"/>
        </w:rPr>
        <w:t xml:space="preserve"> to </w:t>
      </w:r>
      <w:del w:id="1323" w:author="Segall, Christopher (segallcr)" w:date="2025-07-18T13:56:00Z">
        <w:r w:rsidR="00331211" w:rsidRPr="00331211" w:rsidDel="0039537C">
          <w:rPr>
            <w:sz w:val="24"/>
            <w:szCs w:val="24"/>
          </w:rPr>
          <w:delText xml:space="preserve">begin articulating </w:delText>
        </w:r>
      </w:del>
      <w:ins w:id="1324" w:author="Segall, Christopher (segallcr)" w:date="2025-07-18T13:56:00Z">
        <w:r w:rsidR="0039537C" w:rsidRPr="00331211">
          <w:rPr>
            <w:sz w:val="24"/>
            <w:szCs w:val="24"/>
          </w:rPr>
          <w:t>articulat</w:t>
        </w:r>
        <w:r w:rsidR="0039537C">
          <w:rPr>
            <w:sz w:val="24"/>
            <w:szCs w:val="24"/>
          </w:rPr>
          <w:t>e</w:t>
        </w:r>
        <w:r w:rsidR="0039537C" w:rsidRPr="00331211">
          <w:rPr>
            <w:sz w:val="24"/>
            <w:szCs w:val="24"/>
          </w:rPr>
          <w:t xml:space="preserve"> </w:t>
        </w:r>
      </w:ins>
      <w:r w:rsidR="00331211">
        <w:rPr>
          <w:sz w:val="24"/>
          <w:szCs w:val="24"/>
        </w:rPr>
        <w:t xml:space="preserve">some </w:t>
      </w:r>
      <w:r w:rsidR="00331211" w:rsidRPr="00331211">
        <w:rPr>
          <w:sz w:val="24"/>
          <w:szCs w:val="24"/>
        </w:rPr>
        <w:t xml:space="preserve">considerations </w:t>
      </w:r>
      <w:del w:id="1325" w:author="Segall, Christopher (segallcr)" w:date="2025-07-18T13:56:00Z">
        <w:r w:rsidR="00331211" w:rsidDel="0039537C">
          <w:rPr>
            <w:sz w:val="24"/>
            <w:szCs w:val="24"/>
          </w:rPr>
          <w:delText xml:space="preserve">that </w:delText>
        </w:r>
        <w:r w:rsidR="00E172DF" w:rsidDel="0039537C">
          <w:rPr>
            <w:sz w:val="24"/>
            <w:szCs w:val="24"/>
          </w:rPr>
          <w:delText xml:space="preserve">might </w:delText>
        </w:r>
        <w:r w:rsidR="00331211" w:rsidRPr="00331211" w:rsidDel="0039537C">
          <w:rPr>
            <w:sz w:val="24"/>
            <w:szCs w:val="24"/>
          </w:rPr>
          <w:delText xml:space="preserve">arise if </w:delText>
        </w:r>
      </w:del>
      <w:ins w:id="1326" w:author="Segall, Christopher (segallcr)" w:date="2025-07-18T13:56:00Z">
        <w:r w:rsidR="0039537C">
          <w:rPr>
            <w:sz w:val="24"/>
            <w:szCs w:val="24"/>
          </w:rPr>
          <w:t xml:space="preserve">for </w:t>
        </w:r>
      </w:ins>
      <w:r w:rsidR="00331211" w:rsidRPr="00331211">
        <w:rPr>
          <w:sz w:val="24"/>
          <w:szCs w:val="24"/>
        </w:rPr>
        <w:t xml:space="preserve">coordinating </w:t>
      </w:r>
      <w:r w:rsidR="00E172DF">
        <w:rPr>
          <w:sz w:val="24"/>
          <w:szCs w:val="24"/>
        </w:rPr>
        <w:t xml:space="preserve">rhythmic </w:t>
      </w:r>
      <w:r w:rsidR="00331211" w:rsidRPr="00331211">
        <w:rPr>
          <w:sz w:val="24"/>
          <w:szCs w:val="24"/>
        </w:rPr>
        <w:t xml:space="preserve">movement </w:t>
      </w:r>
      <w:r w:rsidR="00331211" w:rsidRPr="00C218EB">
        <w:rPr>
          <w:sz w:val="24"/>
          <w:szCs w:val="24"/>
        </w:rPr>
        <w:t xml:space="preserve">(whatever it </w:t>
      </w:r>
      <w:r w:rsidR="00E172DF" w:rsidRPr="00C218EB">
        <w:rPr>
          <w:sz w:val="24"/>
          <w:szCs w:val="24"/>
        </w:rPr>
        <w:t>may be</w:t>
      </w:r>
      <w:r w:rsidR="00331211" w:rsidRPr="00C218EB">
        <w:rPr>
          <w:sz w:val="24"/>
          <w:szCs w:val="24"/>
        </w:rPr>
        <w:t>)</w:t>
      </w:r>
      <w:r w:rsidR="00331211" w:rsidRPr="00331211">
        <w:rPr>
          <w:sz w:val="24"/>
          <w:szCs w:val="24"/>
        </w:rPr>
        <w:t xml:space="preserve"> with </w:t>
      </w:r>
      <w:del w:id="1327" w:author="Segall, Christopher (segallcr)" w:date="2025-07-18T13:57:00Z">
        <w:r w:rsidR="00E172DF" w:rsidDel="004F3F50">
          <w:rPr>
            <w:sz w:val="24"/>
            <w:szCs w:val="24"/>
          </w:rPr>
          <w:delText xml:space="preserve">singing </w:delText>
        </w:r>
        <w:r w:rsidR="00211C3D" w:rsidDel="004F3F50">
          <w:rPr>
            <w:sz w:val="24"/>
            <w:szCs w:val="24"/>
          </w:rPr>
          <w:delText xml:space="preserve">the genre </w:delText>
        </w:r>
      </w:del>
      <w:r w:rsidR="00211C3D">
        <w:rPr>
          <w:sz w:val="24"/>
          <w:szCs w:val="24"/>
        </w:rPr>
        <w:t>Machaut</w:t>
      </w:r>
      <w:ins w:id="1328" w:author="Segall, Christopher (segallcr)" w:date="2025-07-18T13:57:00Z">
        <w:r w:rsidR="004F3F50">
          <w:rPr>
            <w:sz w:val="24"/>
            <w:szCs w:val="24"/>
          </w:rPr>
          <w:t>’s</w:t>
        </w:r>
      </w:ins>
      <w:r w:rsidR="00211C3D">
        <w:rPr>
          <w:sz w:val="24"/>
          <w:szCs w:val="24"/>
        </w:rPr>
        <w:t xml:space="preserve"> </w:t>
      </w:r>
      <w:del w:id="1329" w:author="Segall, Christopher (segallcr)" w:date="2025-07-18T13:57:00Z">
        <w:r w:rsidR="00211C3D" w:rsidDel="004F3F50">
          <w:rPr>
            <w:sz w:val="24"/>
            <w:szCs w:val="24"/>
          </w:rPr>
          <w:delText xml:space="preserve">dubbed </w:delText>
        </w:r>
      </w:del>
      <w:r w:rsidR="00211C3D">
        <w:rPr>
          <w:sz w:val="24"/>
          <w:szCs w:val="24"/>
        </w:rPr>
        <w:t>“danced songs</w:t>
      </w:r>
      <w:r w:rsidR="008F6EBB" w:rsidRPr="00331211">
        <w:rPr>
          <w:sz w:val="24"/>
          <w:szCs w:val="24"/>
        </w:rPr>
        <w:t>.</w:t>
      </w:r>
      <w:r w:rsidR="00211C3D">
        <w:rPr>
          <w:sz w:val="24"/>
          <w:szCs w:val="24"/>
        </w:rPr>
        <w:t>”</w:t>
      </w:r>
      <w:r w:rsidR="008F6EBB" w:rsidRPr="00331211">
        <w:rPr>
          <w:sz w:val="24"/>
          <w:szCs w:val="24"/>
        </w:rPr>
        <w:t xml:space="preserve"> </w:t>
      </w:r>
      <w:r w:rsidR="00156E77" w:rsidRPr="00331211">
        <w:rPr>
          <w:sz w:val="24"/>
          <w:szCs w:val="24"/>
        </w:rPr>
        <w:t>B</w:t>
      </w:r>
      <w:r w:rsidR="00156E77">
        <w:rPr>
          <w:sz w:val="24"/>
          <w:szCs w:val="24"/>
        </w:rPr>
        <w:t xml:space="preserve">y engaging in such speculation, </w:t>
      </w:r>
      <w:r w:rsidR="008F6EBB">
        <w:rPr>
          <w:sz w:val="24"/>
          <w:szCs w:val="24"/>
        </w:rPr>
        <w:t>I do not claim that these works were danced</w:t>
      </w:r>
      <w:r w:rsidR="00331211">
        <w:rPr>
          <w:sz w:val="24"/>
          <w:szCs w:val="24"/>
        </w:rPr>
        <w:t xml:space="preserve"> in Machaut’s time</w:t>
      </w:r>
      <w:r w:rsidR="00156E77">
        <w:rPr>
          <w:sz w:val="24"/>
          <w:szCs w:val="24"/>
        </w:rPr>
        <w:t>.</w:t>
      </w:r>
      <w:r w:rsidR="00967D74">
        <w:rPr>
          <w:sz w:val="24"/>
          <w:szCs w:val="24"/>
        </w:rPr>
        <w:t xml:space="preserve"> Though dance </w:t>
      </w:r>
      <w:r w:rsidR="00967D74" w:rsidRPr="00967D74">
        <w:rPr>
          <w:rFonts w:cstheme="minorHAnsi"/>
          <w:color w:val="000000"/>
          <w:sz w:val="24"/>
          <w:szCs w:val="24"/>
        </w:rPr>
        <w:t>cannot be seen in manuscript</w:t>
      </w:r>
      <w:ins w:id="1330" w:author="Kyle Hutchinson" w:date="2025-08-08T09:11:00Z" w16du:dateUtc="2025-08-08T13:11:00Z">
        <w:r w:rsidR="002A48F2">
          <w:rPr>
            <w:rFonts w:cstheme="minorHAnsi"/>
            <w:color w:val="000000"/>
            <w:sz w:val="24"/>
            <w:szCs w:val="24"/>
          </w:rPr>
          <w:t>,</w:t>
        </w:r>
      </w:ins>
      <w:del w:id="1331" w:author="Kyle Hutchinson" w:date="2025-08-08T09:11:00Z" w16du:dateUtc="2025-08-08T13:11:00Z">
        <w:r w:rsidR="00967D74" w:rsidRPr="00967D74" w:rsidDel="002A48F2">
          <w:rPr>
            <w:rFonts w:cstheme="minorHAnsi"/>
            <w:color w:val="000000"/>
            <w:sz w:val="24"/>
            <w:szCs w:val="24"/>
          </w:rPr>
          <w:delText xml:space="preserve"> o</w:delText>
        </w:r>
      </w:del>
      <w:del w:id="1332" w:author="Kyle Hutchinson" w:date="2025-08-08T09:10:00Z" w16du:dateUtc="2025-08-08T13:10:00Z">
        <w:r w:rsidR="00967D74" w:rsidRPr="00967D74" w:rsidDel="002A48F2">
          <w:rPr>
            <w:rFonts w:cstheme="minorHAnsi"/>
            <w:color w:val="000000"/>
            <w:sz w:val="24"/>
            <w:szCs w:val="24"/>
          </w:rPr>
          <w:delText>r</w:delText>
        </w:r>
      </w:del>
      <w:r w:rsidR="00967D74" w:rsidRPr="00967D74">
        <w:rPr>
          <w:rFonts w:cstheme="minorHAnsi"/>
          <w:color w:val="000000"/>
          <w:sz w:val="24"/>
          <w:szCs w:val="24"/>
        </w:rPr>
        <w:t xml:space="preserve"> modern score, </w:t>
      </w:r>
      <w:del w:id="1333" w:author="Segall, Christopher (segallcr)" w:date="2025-07-18T13:58:00Z">
        <w:r w:rsidR="00967D74" w:rsidRPr="00967D74" w:rsidDel="00B43C3B">
          <w:rPr>
            <w:rFonts w:cstheme="minorHAnsi"/>
            <w:color w:val="000000"/>
            <w:sz w:val="24"/>
            <w:szCs w:val="24"/>
          </w:rPr>
          <w:delText>n</w:delText>
        </w:r>
      </w:del>
      <w:r w:rsidR="00967D74" w:rsidRPr="00967D74">
        <w:rPr>
          <w:rFonts w:cstheme="minorHAnsi"/>
          <w:color w:val="000000"/>
          <w:sz w:val="24"/>
          <w:szCs w:val="24"/>
        </w:rPr>
        <w:t>or</w:t>
      </w:r>
      <w:del w:id="1334" w:author="Kyle Hutchinson" w:date="2025-08-08T09:11:00Z" w16du:dateUtc="2025-08-08T13:11:00Z">
        <w:r w:rsidR="00967D74" w:rsidRPr="00967D74" w:rsidDel="002A48F2">
          <w:rPr>
            <w:rFonts w:cstheme="minorHAnsi"/>
            <w:color w:val="000000"/>
            <w:sz w:val="24"/>
            <w:szCs w:val="24"/>
          </w:rPr>
          <w:delText xml:space="preserve"> in</w:delText>
        </w:r>
      </w:del>
      <w:r w:rsidR="00967D74" w:rsidRPr="00967D74">
        <w:rPr>
          <w:rFonts w:cstheme="minorHAnsi"/>
          <w:color w:val="000000"/>
          <w:sz w:val="24"/>
          <w:szCs w:val="24"/>
        </w:rPr>
        <w:t xml:space="preserve"> concert</w:t>
      </w:r>
      <w:del w:id="1335" w:author="Segall, Christopher (segallcr)" w:date="2025-07-18T13:58:00Z">
        <w:r w:rsidR="00967D74" w:rsidRPr="00967D74" w:rsidDel="00B43C3B">
          <w:rPr>
            <w:rFonts w:cstheme="minorHAnsi"/>
            <w:color w:val="000000"/>
            <w:sz w:val="24"/>
            <w:szCs w:val="24"/>
          </w:rPr>
          <w:delText>ed</w:delText>
        </w:r>
      </w:del>
      <w:r w:rsidR="00967D74" w:rsidRPr="00967D74">
        <w:rPr>
          <w:rFonts w:cstheme="minorHAnsi"/>
          <w:color w:val="000000"/>
          <w:sz w:val="24"/>
          <w:szCs w:val="24"/>
        </w:rPr>
        <w:t xml:space="preserve"> performance today</w:t>
      </w:r>
      <w:r w:rsidR="00967D74">
        <w:rPr>
          <w:rFonts w:cstheme="minorHAnsi"/>
          <w:color w:val="000000"/>
          <w:sz w:val="24"/>
          <w:szCs w:val="24"/>
        </w:rPr>
        <w:t xml:space="preserve">, the </w:t>
      </w:r>
      <w:r w:rsidR="00967D74" w:rsidRPr="00967D74">
        <w:rPr>
          <w:rFonts w:cstheme="minorHAnsi"/>
          <w:color w:val="000000"/>
          <w:sz w:val="24"/>
          <w:szCs w:val="24"/>
        </w:rPr>
        <w:t xml:space="preserve">interplay </w:t>
      </w:r>
      <w:r w:rsidR="00967D74">
        <w:rPr>
          <w:rFonts w:cstheme="minorHAnsi"/>
          <w:color w:val="000000"/>
          <w:sz w:val="24"/>
          <w:szCs w:val="24"/>
        </w:rPr>
        <w:t xml:space="preserve">of movement and </w:t>
      </w:r>
      <w:r w:rsidR="00967D74" w:rsidRPr="00967D74">
        <w:rPr>
          <w:rFonts w:cstheme="minorHAnsi"/>
          <w:color w:val="000000"/>
          <w:sz w:val="24"/>
          <w:szCs w:val="24"/>
        </w:rPr>
        <w:t xml:space="preserve">song may have been </w:t>
      </w:r>
      <w:del w:id="1336" w:author="Kyle Hutchinson" w:date="2025-08-08T09:11:00Z" w16du:dateUtc="2025-08-08T13:11:00Z">
        <w:r w:rsidR="00967D74" w:rsidRPr="00967D74" w:rsidDel="002A48F2">
          <w:rPr>
            <w:rFonts w:cstheme="minorHAnsi"/>
            <w:color w:val="000000"/>
            <w:sz w:val="24"/>
            <w:szCs w:val="24"/>
          </w:rPr>
          <w:delText>top of mind</w:delText>
        </w:r>
      </w:del>
      <w:ins w:id="1337" w:author="Kyle Hutchinson" w:date="2025-08-08T09:11:00Z" w16du:dateUtc="2025-08-08T13:11:00Z">
        <w:r w:rsidR="002A48F2">
          <w:rPr>
            <w:rFonts w:cstheme="minorHAnsi"/>
            <w:color w:val="000000"/>
            <w:sz w:val="24"/>
            <w:szCs w:val="24"/>
          </w:rPr>
          <w:t>a primary concern</w:t>
        </w:r>
      </w:ins>
      <w:r w:rsidR="00967D74" w:rsidRPr="00967D74">
        <w:rPr>
          <w:rFonts w:cstheme="minorHAnsi"/>
          <w:color w:val="000000"/>
          <w:sz w:val="24"/>
          <w:szCs w:val="24"/>
        </w:rPr>
        <w:t xml:space="preserve"> to the medieval composer, singer, and dancer.</w:t>
      </w:r>
      <w:r w:rsidR="00967D74">
        <w:rPr>
          <w:rFonts w:cstheme="minorHAnsi"/>
          <w:color w:val="000000"/>
          <w:sz w:val="24"/>
          <w:szCs w:val="24"/>
        </w:rPr>
        <w:t xml:space="preserve"> It seems </w:t>
      </w:r>
      <w:del w:id="1338" w:author="Segall, Christopher (segallcr)" w:date="2025-07-18T13:59:00Z">
        <w:r w:rsidR="00967D74" w:rsidDel="005E5763">
          <w:rPr>
            <w:rFonts w:cstheme="minorHAnsi"/>
            <w:color w:val="000000"/>
            <w:sz w:val="24"/>
            <w:szCs w:val="24"/>
          </w:rPr>
          <w:delText xml:space="preserve">only natural </w:delText>
        </w:r>
      </w:del>
      <w:ins w:id="1339" w:author="Segall, Christopher (segallcr)" w:date="2025-07-18T13:59:00Z">
        <w:r w:rsidR="005E5763">
          <w:rPr>
            <w:rFonts w:cstheme="minorHAnsi"/>
            <w:color w:val="000000"/>
            <w:sz w:val="24"/>
            <w:szCs w:val="24"/>
          </w:rPr>
          <w:t xml:space="preserve">logical </w:t>
        </w:r>
      </w:ins>
      <w:del w:id="1340" w:author="Segall, Christopher (segallcr)" w:date="2025-07-18T13:59:00Z">
        <w:r w:rsidR="00967D74" w:rsidDel="006B3E9C">
          <w:rPr>
            <w:rFonts w:cstheme="minorHAnsi"/>
            <w:color w:val="000000"/>
            <w:sz w:val="24"/>
            <w:szCs w:val="24"/>
          </w:rPr>
          <w:delText xml:space="preserve">that </w:delText>
        </w:r>
      </w:del>
      <w:ins w:id="1341" w:author="Segall, Christopher (segallcr)" w:date="2025-07-18T13:59:00Z">
        <w:r w:rsidR="006B3E9C">
          <w:rPr>
            <w:rFonts w:cstheme="minorHAnsi"/>
            <w:color w:val="000000"/>
            <w:sz w:val="24"/>
            <w:szCs w:val="24"/>
          </w:rPr>
          <w:t xml:space="preserve">for </w:t>
        </w:r>
      </w:ins>
      <w:r w:rsidR="008776F8">
        <w:rPr>
          <w:rFonts w:cstheme="minorHAnsi"/>
          <w:color w:val="000000"/>
          <w:sz w:val="24"/>
          <w:szCs w:val="24"/>
        </w:rPr>
        <w:t xml:space="preserve">a dance and its accompanying </w:t>
      </w:r>
      <w:r w:rsidR="00967D74">
        <w:rPr>
          <w:rFonts w:cstheme="minorHAnsi"/>
          <w:color w:val="000000"/>
          <w:sz w:val="24"/>
          <w:szCs w:val="24"/>
        </w:rPr>
        <w:t xml:space="preserve">music </w:t>
      </w:r>
      <w:del w:id="1342" w:author="Segall, Christopher (segallcr)" w:date="2025-07-18T13:59:00Z">
        <w:r w:rsidR="00967D74" w:rsidDel="006B3E9C">
          <w:rPr>
            <w:rFonts w:cstheme="minorHAnsi"/>
            <w:color w:val="000000"/>
            <w:sz w:val="24"/>
            <w:szCs w:val="24"/>
          </w:rPr>
          <w:delText xml:space="preserve">would </w:delText>
        </w:r>
      </w:del>
      <w:ins w:id="1343" w:author="Segall, Christopher (segallcr)" w:date="2025-07-18T13:59:00Z">
        <w:r w:rsidR="006B3E9C">
          <w:rPr>
            <w:rFonts w:cstheme="minorHAnsi"/>
            <w:color w:val="000000"/>
            <w:sz w:val="24"/>
            <w:szCs w:val="24"/>
          </w:rPr>
          <w:t xml:space="preserve">to </w:t>
        </w:r>
      </w:ins>
      <w:r w:rsidR="00967D74">
        <w:rPr>
          <w:rFonts w:cstheme="minorHAnsi"/>
          <w:color w:val="000000"/>
          <w:sz w:val="24"/>
          <w:szCs w:val="24"/>
        </w:rPr>
        <w:t xml:space="preserve">evolve </w:t>
      </w:r>
      <w:ins w:id="1344" w:author="Segall, Christopher (segallcr)" w:date="2025-07-18T14:00:00Z">
        <w:r w:rsidR="0014684E">
          <w:rPr>
            <w:rFonts w:cstheme="minorHAnsi"/>
            <w:color w:val="000000"/>
            <w:sz w:val="24"/>
            <w:szCs w:val="24"/>
          </w:rPr>
          <w:t xml:space="preserve">together </w:t>
        </w:r>
      </w:ins>
      <w:del w:id="1345" w:author="Segall, Christopher (segallcr)" w:date="2025-07-18T13:59:00Z">
        <w:r w:rsidR="00967D74" w:rsidDel="006B3E9C">
          <w:rPr>
            <w:rFonts w:cstheme="minorHAnsi"/>
            <w:color w:val="000000"/>
            <w:sz w:val="24"/>
            <w:szCs w:val="24"/>
          </w:rPr>
          <w:delText xml:space="preserve">in response to each other </w:delText>
        </w:r>
      </w:del>
      <w:r w:rsidR="00967D74">
        <w:rPr>
          <w:rFonts w:cstheme="minorHAnsi"/>
          <w:color w:val="000000"/>
          <w:sz w:val="24"/>
          <w:szCs w:val="24"/>
        </w:rPr>
        <w:t xml:space="preserve">in subtle ways that </w:t>
      </w:r>
      <w:r w:rsidR="004D51E7">
        <w:rPr>
          <w:rFonts w:cstheme="minorHAnsi"/>
          <w:color w:val="000000"/>
          <w:sz w:val="24"/>
          <w:szCs w:val="24"/>
        </w:rPr>
        <w:t>we</w:t>
      </w:r>
      <w:r w:rsidR="00967D74">
        <w:rPr>
          <w:rFonts w:cstheme="minorHAnsi"/>
          <w:color w:val="000000"/>
          <w:sz w:val="24"/>
          <w:szCs w:val="24"/>
        </w:rPr>
        <w:t xml:space="preserve"> </w:t>
      </w:r>
      <w:r w:rsidR="00D24930">
        <w:rPr>
          <w:rFonts w:cstheme="minorHAnsi"/>
          <w:color w:val="000000"/>
          <w:sz w:val="24"/>
          <w:szCs w:val="24"/>
        </w:rPr>
        <w:t xml:space="preserve">lack evidence to </w:t>
      </w:r>
      <w:r w:rsidR="00967D74">
        <w:rPr>
          <w:rFonts w:cstheme="minorHAnsi"/>
          <w:color w:val="000000"/>
          <w:sz w:val="24"/>
          <w:szCs w:val="24"/>
        </w:rPr>
        <w:t>recreate</w:t>
      </w:r>
      <w:r w:rsidR="007128EC">
        <w:rPr>
          <w:rFonts w:cstheme="minorHAnsi"/>
          <w:color w:val="000000"/>
          <w:sz w:val="24"/>
          <w:szCs w:val="24"/>
        </w:rPr>
        <w:t xml:space="preserve"> authentically</w:t>
      </w:r>
      <w:r w:rsidR="00967D74">
        <w:rPr>
          <w:rFonts w:cstheme="minorHAnsi"/>
          <w:color w:val="000000"/>
          <w:sz w:val="24"/>
          <w:szCs w:val="24"/>
        </w:rPr>
        <w:t>.</w:t>
      </w:r>
    </w:p>
    <w:p w14:paraId="479FC039" w14:textId="77777777" w:rsidR="006B7218" w:rsidRDefault="006B7218" w:rsidP="006B7218">
      <w:pPr>
        <w:spacing w:line="480" w:lineRule="auto"/>
        <w:rPr>
          <w:rFonts w:cstheme="minorHAnsi"/>
          <w:color w:val="000000"/>
          <w:sz w:val="24"/>
          <w:szCs w:val="24"/>
        </w:rPr>
      </w:pPr>
    </w:p>
    <w:p w14:paraId="5C95E255" w14:textId="668A7C85" w:rsidR="001E3BE6" w:rsidRDefault="00C1450F" w:rsidP="006B7218">
      <w:pPr>
        <w:spacing w:line="480" w:lineRule="auto"/>
        <w:rPr>
          <w:rFonts w:cstheme="minorHAnsi"/>
          <w:color w:val="000000"/>
          <w:sz w:val="24"/>
          <w:szCs w:val="24"/>
        </w:rPr>
      </w:pPr>
      <w:del w:id="1346" w:author="Segall, Christopher (segallcr)" w:date="2025-07-18T14:01:00Z">
        <w:r w:rsidDel="00EF2093">
          <w:rPr>
            <w:rFonts w:cstheme="minorHAnsi"/>
            <w:color w:val="000000"/>
            <w:sz w:val="24"/>
            <w:szCs w:val="24"/>
          </w:rPr>
          <w:delText xml:space="preserve">I will seize upon only </w:delText>
        </w:r>
        <w:r w:rsidR="00967D74" w:rsidDel="00EF2093">
          <w:rPr>
            <w:rFonts w:cstheme="minorHAnsi"/>
            <w:color w:val="000000"/>
            <w:sz w:val="24"/>
            <w:szCs w:val="24"/>
          </w:rPr>
          <w:delText xml:space="preserve">one particular </w:delText>
        </w:r>
      </w:del>
      <w:ins w:id="1347" w:author="Segall, Christopher (segallcr)" w:date="2025-07-18T14:01:00Z">
        <w:r w:rsidR="00EF2093">
          <w:rPr>
            <w:rFonts w:cstheme="minorHAnsi"/>
            <w:color w:val="000000"/>
            <w:sz w:val="24"/>
            <w:szCs w:val="24"/>
          </w:rPr>
          <w:t xml:space="preserve">There is one </w:t>
        </w:r>
      </w:ins>
      <w:r w:rsidR="00967D74">
        <w:rPr>
          <w:rFonts w:cstheme="minorHAnsi"/>
          <w:color w:val="000000"/>
          <w:sz w:val="24"/>
          <w:szCs w:val="24"/>
        </w:rPr>
        <w:t xml:space="preserve">element </w:t>
      </w:r>
      <w:r>
        <w:rPr>
          <w:rFonts w:cstheme="minorHAnsi"/>
          <w:color w:val="000000"/>
          <w:sz w:val="24"/>
          <w:szCs w:val="24"/>
        </w:rPr>
        <w:t xml:space="preserve">of </w:t>
      </w:r>
      <w:del w:id="1348" w:author="Segall, Christopher (segallcr)" w:date="2025-07-18T14:02:00Z">
        <w:r w:rsidR="00967D74" w:rsidDel="00EC4610">
          <w:rPr>
            <w:rFonts w:cstheme="minorHAnsi"/>
            <w:color w:val="000000"/>
            <w:sz w:val="24"/>
            <w:szCs w:val="24"/>
          </w:rPr>
          <w:delText xml:space="preserve">a </w:delText>
        </w:r>
        <w:r w:rsidR="00967D74" w:rsidDel="00EC4610">
          <w:rPr>
            <w:sz w:val="24"/>
            <w:szCs w:val="24"/>
          </w:rPr>
          <w:delText xml:space="preserve">considerable portion of Machaut’s </w:delText>
        </w:r>
      </w:del>
      <w:ins w:id="1349" w:author="Segall, Christopher (segallcr)" w:date="2025-07-18T14:02:00Z">
        <w:r w:rsidR="00EC4610">
          <w:rPr>
            <w:rFonts w:cstheme="minorHAnsi"/>
            <w:color w:val="000000"/>
            <w:sz w:val="24"/>
            <w:szCs w:val="24"/>
          </w:rPr>
          <w:t xml:space="preserve">numerable </w:t>
        </w:r>
      </w:ins>
      <w:r w:rsidR="00967D74">
        <w:rPr>
          <w:sz w:val="24"/>
          <w:szCs w:val="24"/>
        </w:rPr>
        <w:t xml:space="preserve">“danced songs” </w:t>
      </w:r>
      <w:r>
        <w:rPr>
          <w:sz w:val="24"/>
          <w:szCs w:val="24"/>
        </w:rPr>
        <w:t xml:space="preserve">that </w:t>
      </w:r>
      <w:del w:id="1350" w:author="Kyle Hutchinson" w:date="2025-08-08T09:12:00Z" w16du:dateUtc="2025-08-08T13:12:00Z">
        <w:r w:rsidR="008776F8" w:rsidDel="002A48F2">
          <w:rPr>
            <w:sz w:val="24"/>
            <w:szCs w:val="24"/>
          </w:rPr>
          <w:delText xml:space="preserve">is suggestive </w:delText>
        </w:r>
      </w:del>
      <w:ins w:id="1351" w:author="Segall, Christopher (segallcr)" w:date="2025-07-24T09:57:00Z">
        <w:del w:id="1352" w:author="Kyle Hutchinson" w:date="2025-08-08T09:12:00Z" w16du:dateUtc="2025-08-08T13:12:00Z">
          <w:r w:rsidR="00F44300" w:rsidDel="002A48F2">
            <w:rPr>
              <w:sz w:val="24"/>
              <w:szCs w:val="24"/>
            </w:rPr>
            <w:delText>a hint</w:delText>
          </w:r>
        </w:del>
      </w:ins>
      <w:del w:id="1353" w:author="Kyle Hutchinson" w:date="2025-08-08T09:12:00Z" w16du:dateUtc="2025-08-08T13:12:00Z">
        <w:r w:rsidR="008776F8" w:rsidDel="002A48F2">
          <w:rPr>
            <w:sz w:val="24"/>
            <w:szCs w:val="24"/>
          </w:rPr>
          <w:delText>of</w:delText>
        </w:r>
        <w:r w:rsidR="00691243" w:rsidDel="002A48F2">
          <w:rPr>
            <w:sz w:val="24"/>
            <w:szCs w:val="24"/>
          </w:rPr>
          <w:delText>,</w:delText>
        </w:r>
        <w:r w:rsidR="008776F8" w:rsidDel="002A48F2">
          <w:rPr>
            <w:sz w:val="24"/>
            <w:szCs w:val="24"/>
          </w:rPr>
          <w:delText xml:space="preserve"> </w:delText>
        </w:r>
        <w:r w:rsidR="00691243" w:rsidDel="002A48F2">
          <w:rPr>
            <w:sz w:val="24"/>
            <w:szCs w:val="24"/>
          </w:rPr>
          <w:delText xml:space="preserve">if not </w:delText>
        </w:r>
        <w:r w:rsidR="00A94505" w:rsidDel="002A48F2">
          <w:rPr>
            <w:sz w:val="24"/>
            <w:szCs w:val="24"/>
          </w:rPr>
          <w:delText>a relic of</w:delText>
        </w:r>
        <w:r w:rsidR="00691243" w:rsidDel="002A48F2">
          <w:rPr>
            <w:sz w:val="24"/>
            <w:szCs w:val="24"/>
          </w:rPr>
          <w:delText>,</w:delText>
        </w:r>
      </w:del>
      <w:ins w:id="1354" w:author="Kyle Hutchinson" w:date="2025-08-08T09:12:00Z" w16du:dateUtc="2025-08-08T13:12:00Z">
        <w:r w:rsidR="002A48F2">
          <w:rPr>
            <w:sz w:val="24"/>
            <w:szCs w:val="24"/>
          </w:rPr>
          <w:t>indicates the possibility</w:t>
        </w:r>
      </w:ins>
      <w:r w:rsidR="00A94505">
        <w:rPr>
          <w:sz w:val="24"/>
          <w:szCs w:val="24"/>
        </w:rPr>
        <w:t xml:space="preserve"> </w:t>
      </w:r>
      <w:ins w:id="1355" w:author="Segall, Christopher (segallcr)" w:date="2025-07-24T09:57:00Z">
        <w:r w:rsidR="00F44300">
          <w:rPr>
            <w:sz w:val="24"/>
            <w:szCs w:val="24"/>
          </w:rPr>
          <w:t xml:space="preserve">of </w:t>
        </w:r>
      </w:ins>
      <w:r w:rsidR="008776F8">
        <w:rPr>
          <w:sz w:val="24"/>
          <w:szCs w:val="24"/>
        </w:rPr>
        <w:t>dance awareness.</w:t>
      </w:r>
      <w:r w:rsidR="00386E44">
        <w:rPr>
          <w:sz w:val="24"/>
          <w:szCs w:val="24"/>
        </w:rPr>
        <w:t xml:space="preserve"> </w:t>
      </w:r>
      <w:r w:rsidR="00C729DF" w:rsidRPr="00933705">
        <w:rPr>
          <w:rFonts w:cstheme="minorHAnsi"/>
          <w:color w:val="000000"/>
          <w:sz w:val="24"/>
          <w:szCs w:val="24"/>
        </w:rPr>
        <w:t>According to Aristotelian doctrine, “</w:t>
      </w:r>
      <w:del w:id="1356" w:author="Segall, Christopher (segallcr)" w:date="2025-07-18T14:01:00Z">
        <w:r w:rsidR="00C729DF" w:rsidRPr="00933705" w:rsidDel="00F04087">
          <w:rPr>
            <w:rFonts w:cstheme="minorHAnsi"/>
            <w:color w:val="000000"/>
            <w:sz w:val="24"/>
            <w:szCs w:val="24"/>
          </w:rPr>
          <w:delText xml:space="preserve">time </w:delText>
        </w:r>
      </w:del>
      <w:ins w:id="1357" w:author="Segall, Christopher (segallcr)" w:date="2025-07-18T14:01:00Z">
        <w:r w:rsidR="00F04087">
          <w:rPr>
            <w:rFonts w:cstheme="minorHAnsi"/>
            <w:color w:val="000000"/>
            <w:sz w:val="24"/>
            <w:szCs w:val="24"/>
          </w:rPr>
          <w:t>T</w:t>
        </w:r>
        <w:r w:rsidR="00F04087" w:rsidRPr="00933705">
          <w:rPr>
            <w:rFonts w:cstheme="minorHAnsi"/>
            <w:color w:val="000000"/>
            <w:sz w:val="24"/>
            <w:szCs w:val="24"/>
          </w:rPr>
          <w:t xml:space="preserve">ime </w:t>
        </w:r>
      </w:ins>
      <w:r w:rsidR="00C729DF" w:rsidRPr="00933705">
        <w:rPr>
          <w:rFonts w:cstheme="minorHAnsi"/>
          <w:color w:val="000000"/>
          <w:sz w:val="24"/>
          <w:szCs w:val="24"/>
        </w:rPr>
        <w:t>was only rendered sensible as a description or quantification of enacted motions or changes”</w:t>
      </w:r>
      <w:r w:rsidR="00272BEB" w:rsidRPr="00933705">
        <w:rPr>
          <w:rFonts w:cstheme="minorHAnsi"/>
          <w:color w:val="000000"/>
          <w:sz w:val="24"/>
          <w:szCs w:val="24"/>
        </w:rPr>
        <w:t xml:space="preserve"> (Grant 2014, 15).</w:t>
      </w:r>
      <w:r w:rsidR="00DC23A1">
        <w:rPr>
          <w:rFonts w:cstheme="minorHAnsi"/>
          <w:color w:val="000000"/>
          <w:sz w:val="24"/>
          <w:szCs w:val="24"/>
        </w:rPr>
        <w:t xml:space="preserve"> </w:t>
      </w:r>
      <w:r w:rsidR="00071BBD">
        <w:rPr>
          <w:rFonts w:cstheme="minorHAnsi"/>
          <w:color w:val="000000"/>
          <w:sz w:val="24"/>
          <w:szCs w:val="24"/>
        </w:rPr>
        <w:t xml:space="preserve">Recall </w:t>
      </w:r>
      <w:ins w:id="1358" w:author="Kyle Hutchinson" w:date="2025-08-08T09:13:00Z" w16du:dateUtc="2025-08-08T13:13:00Z">
        <w:r w:rsidR="002A48F2">
          <w:rPr>
            <w:rFonts w:cstheme="minorHAnsi"/>
            <w:color w:val="000000"/>
            <w:sz w:val="24"/>
            <w:szCs w:val="24"/>
          </w:rPr>
          <w:t xml:space="preserve">that the first musical event </w:t>
        </w:r>
      </w:ins>
      <w:r w:rsidR="007F1F7F">
        <w:rPr>
          <w:rFonts w:cstheme="minorHAnsi"/>
          <w:color w:val="000000"/>
          <w:sz w:val="24"/>
          <w:szCs w:val="24"/>
        </w:rPr>
        <w:t xml:space="preserve">of </w:t>
      </w:r>
      <w:del w:id="1359" w:author="Segall, Christopher (segallcr)" w:date="2025-07-18T14:02:00Z">
        <w:r w:rsidR="00EE7CC4" w:rsidDel="00247306">
          <w:rPr>
            <w:rFonts w:cstheme="minorHAnsi"/>
            <w:color w:val="000000"/>
            <w:sz w:val="24"/>
            <w:szCs w:val="24"/>
          </w:rPr>
          <w:delText xml:space="preserve">Virelai </w:delText>
        </w:r>
      </w:del>
      <w:ins w:id="1360" w:author="Segall, Christopher (segallcr)" w:date="2025-07-18T14:02:00Z">
        <w:r w:rsidR="00247306">
          <w:rPr>
            <w:rFonts w:cstheme="minorHAnsi"/>
            <w:color w:val="000000"/>
            <w:sz w:val="24"/>
            <w:szCs w:val="24"/>
          </w:rPr>
          <w:t>V</w:t>
        </w:r>
      </w:ins>
      <w:r w:rsidR="00EE7CC4">
        <w:rPr>
          <w:rFonts w:cstheme="minorHAnsi"/>
          <w:color w:val="000000"/>
          <w:sz w:val="24"/>
          <w:szCs w:val="24"/>
        </w:rPr>
        <w:t>14</w:t>
      </w:r>
      <w:del w:id="1361" w:author="Segall, Christopher (segallcr)" w:date="2025-07-18T14:02:00Z">
        <w:r w:rsidR="00DF5640" w:rsidDel="00247306">
          <w:rPr>
            <w:rFonts w:cstheme="minorHAnsi"/>
            <w:color w:val="000000"/>
            <w:sz w:val="24"/>
            <w:szCs w:val="24"/>
          </w:rPr>
          <w:delText>,</w:delText>
        </w:r>
      </w:del>
      <w:r w:rsidR="00DF5640">
        <w:rPr>
          <w:rFonts w:cstheme="minorHAnsi"/>
          <w:color w:val="000000"/>
          <w:sz w:val="24"/>
          <w:szCs w:val="24"/>
        </w:rPr>
        <w:t xml:space="preserve"> </w:t>
      </w:r>
      <w:ins w:id="1362" w:author="Segall, Christopher (segallcr)" w:date="2025-07-18T14:02:00Z">
        <w:r w:rsidR="00247306">
          <w:rPr>
            <w:rFonts w:cstheme="minorHAnsi"/>
            <w:color w:val="000000"/>
            <w:sz w:val="24"/>
            <w:szCs w:val="24"/>
          </w:rPr>
          <w:t>(</w:t>
        </w:r>
      </w:ins>
      <w:r w:rsidR="00776DE8" w:rsidRPr="00747236">
        <w:rPr>
          <w:rFonts w:cstheme="minorHAnsi"/>
          <w:color w:val="000000"/>
          <w:sz w:val="24"/>
          <w:szCs w:val="24"/>
        </w:rPr>
        <w:t>Example 5</w:t>
      </w:r>
      <w:ins w:id="1363" w:author="Segall, Christopher (segallcr)" w:date="2025-07-18T14:02:00Z">
        <w:r w:rsidR="00247306">
          <w:rPr>
            <w:rFonts w:cstheme="minorHAnsi"/>
            <w:color w:val="000000"/>
            <w:sz w:val="24"/>
            <w:szCs w:val="24"/>
          </w:rPr>
          <w:t>)</w:t>
        </w:r>
      </w:ins>
      <w:r w:rsidR="00BF3C28">
        <w:rPr>
          <w:rFonts w:cstheme="minorHAnsi"/>
          <w:color w:val="000000"/>
          <w:sz w:val="24"/>
          <w:szCs w:val="24"/>
        </w:rPr>
        <w:t xml:space="preserve"> </w:t>
      </w:r>
      <w:del w:id="1364" w:author="Segall, Christopher (segallcr)" w:date="2025-07-18T14:02:00Z">
        <w:r w:rsidR="00BF3C28" w:rsidDel="00247306">
          <w:rPr>
            <w:rFonts w:cstheme="minorHAnsi"/>
            <w:color w:val="000000"/>
            <w:sz w:val="24"/>
            <w:szCs w:val="24"/>
          </w:rPr>
          <w:delText>above</w:delText>
        </w:r>
        <w:r w:rsidR="00DF5640" w:rsidDel="00247306">
          <w:rPr>
            <w:rFonts w:cstheme="minorHAnsi"/>
            <w:color w:val="000000"/>
            <w:sz w:val="24"/>
            <w:szCs w:val="24"/>
          </w:rPr>
          <w:delText>,</w:delText>
        </w:r>
        <w:r w:rsidR="00BF3C28" w:rsidDel="00247306">
          <w:rPr>
            <w:rFonts w:cstheme="minorHAnsi"/>
            <w:color w:val="000000"/>
            <w:sz w:val="24"/>
            <w:szCs w:val="24"/>
          </w:rPr>
          <w:delText xml:space="preserve"> </w:delText>
        </w:r>
      </w:del>
      <w:del w:id="1365" w:author="Kyle Hutchinson" w:date="2025-08-08T09:13:00Z" w16du:dateUtc="2025-08-08T13:13:00Z">
        <w:r w:rsidR="00071BBD" w:rsidDel="002A48F2">
          <w:rPr>
            <w:rFonts w:cstheme="minorHAnsi"/>
            <w:color w:val="000000"/>
            <w:sz w:val="24"/>
            <w:szCs w:val="24"/>
          </w:rPr>
          <w:delText xml:space="preserve">that the </w:delText>
        </w:r>
        <w:r w:rsidR="003F6FAB" w:rsidDel="002A48F2">
          <w:rPr>
            <w:rFonts w:cstheme="minorHAnsi"/>
            <w:color w:val="000000"/>
            <w:sz w:val="24"/>
            <w:szCs w:val="24"/>
          </w:rPr>
          <w:delText xml:space="preserve">first </w:delText>
        </w:r>
        <w:r w:rsidR="00071BBD" w:rsidDel="002A48F2">
          <w:rPr>
            <w:rFonts w:cstheme="minorHAnsi"/>
            <w:color w:val="000000"/>
            <w:sz w:val="24"/>
            <w:szCs w:val="24"/>
          </w:rPr>
          <w:delText xml:space="preserve">musical event </w:delText>
        </w:r>
      </w:del>
      <w:r w:rsidR="00071BBD">
        <w:rPr>
          <w:rFonts w:cstheme="minorHAnsi"/>
          <w:color w:val="000000"/>
          <w:sz w:val="24"/>
          <w:szCs w:val="24"/>
        </w:rPr>
        <w:t xml:space="preserve">is a </w:t>
      </w:r>
      <w:r w:rsidR="00E37C58">
        <w:rPr>
          <w:rFonts w:cstheme="minorHAnsi"/>
          <w:color w:val="000000"/>
          <w:sz w:val="24"/>
          <w:szCs w:val="24"/>
        </w:rPr>
        <w:t xml:space="preserve">dotted quarter </w:t>
      </w:r>
      <w:r w:rsidR="00071BBD">
        <w:rPr>
          <w:rFonts w:cstheme="minorHAnsi"/>
          <w:color w:val="000000"/>
          <w:sz w:val="24"/>
          <w:szCs w:val="24"/>
        </w:rPr>
        <w:t>rest</w:t>
      </w:r>
      <w:r w:rsidR="00E37C58">
        <w:rPr>
          <w:rFonts w:cstheme="minorHAnsi"/>
          <w:color w:val="000000"/>
          <w:sz w:val="24"/>
          <w:szCs w:val="24"/>
        </w:rPr>
        <w:t xml:space="preserve">, </w:t>
      </w:r>
      <w:commentRangeStart w:id="1366"/>
      <w:r w:rsidR="00E37C58">
        <w:rPr>
          <w:rFonts w:cstheme="minorHAnsi"/>
          <w:color w:val="000000"/>
          <w:sz w:val="24"/>
          <w:szCs w:val="24"/>
        </w:rPr>
        <w:t xml:space="preserve">a </w:t>
      </w:r>
      <w:r w:rsidR="003F6FAB">
        <w:rPr>
          <w:rFonts w:cstheme="minorHAnsi"/>
          <w:color w:val="000000"/>
          <w:sz w:val="24"/>
          <w:szCs w:val="24"/>
        </w:rPr>
        <w:t xml:space="preserve">transcription of the semibreve rest </w:t>
      </w:r>
      <w:r w:rsidR="003F6FAB" w:rsidRPr="001F038A">
        <w:rPr>
          <w:rFonts w:cstheme="minorHAnsi"/>
          <w:color w:val="000000"/>
          <w:sz w:val="24"/>
          <w:szCs w:val="24"/>
        </w:rPr>
        <w:t xml:space="preserve">in </w:t>
      </w:r>
      <w:r w:rsidR="003F6FAB">
        <w:rPr>
          <w:rFonts w:cstheme="minorHAnsi"/>
          <w:color w:val="000000"/>
          <w:sz w:val="24"/>
          <w:szCs w:val="24"/>
        </w:rPr>
        <w:t>all sources (Mach A, C, G, and Vg</w:t>
      </w:r>
      <w:del w:id="1367" w:author="Segall, Christopher (segallcr)" w:date="2025-07-18T14:03:00Z">
        <w:r w:rsidR="003F6FAB" w:rsidDel="00D571F8">
          <w:rPr>
            <w:rFonts w:cstheme="minorHAnsi"/>
            <w:color w:val="000000"/>
            <w:sz w:val="24"/>
            <w:szCs w:val="24"/>
          </w:rPr>
          <w:delText xml:space="preserve">); </w:delText>
        </w:r>
      </w:del>
      <w:ins w:id="1368" w:author="Segall, Christopher (segallcr)" w:date="2025-07-18T14:03:00Z">
        <w:r w:rsidR="00D571F8">
          <w:rPr>
            <w:rFonts w:cstheme="minorHAnsi"/>
            <w:color w:val="000000"/>
            <w:sz w:val="24"/>
            <w:szCs w:val="24"/>
          </w:rPr>
          <w:t xml:space="preserve">), </w:t>
        </w:r>
      </w:ins>
      <w:r w:rsidR="003F6FAB">
        <w:rPr>
          <w:rFonts w:cstheme="minorHAnsi"/>
          <w:color w:val="000000"/>
          <w:sz w:val="24"/>
          <w:szCs w:val="24"/>
        </w:rPr>
        <w:t xml:space="preserve">omitted by Ludwig </w:t>
      </w:r>
      <w:r w:rsidR="00FD7C7D">
        <w:rPr>
          <w:rFonts w:cstheme="minorHAnsi"/>
          <w:color w:val="000000"/>
          <w:sz w:val="24"/>
          <w:szCs w:val="24"/>
        </w:rPr>
        <w:t>(</w:t>
      </w:r>
      <w:r w:rsidR="003F6FAB">
        <w:rPr>
          <w:rFonts w:cstheme="minorHAnsi"/>
          <w:color w:val="000000"/>
          <w:sz w:val="24"/>
          <w:szCs w:val="24"/>
        </w:rPr>
        <w:t>1926</w:t>
      </w:r>
      <w:r w:rsidR="00FD7C7D">
        <w:rPr>
          <w:rFonts w:cstheme="minorHAnsi"/>
          <w:color w:val="000000"/>
          <w:sz w:val="24"/>
          <w:szCs w:val="24"/>
        </w:rPr>
        <w:t>)</w:t>
      </w:r>
      <w:r w:rsidR="003F6FAB">
        <w:rPr>
          <w:rFonts w:cstheme="minorHAnsi"/>
          <w:color w:val="000000"/>
          <w:sz w:val="24"/>
          <w:szCs w:val="24"/>
        </w:rPr>
        <w:t xml:space="preserve"> and restored by Schrade </w:t>
      </w:r>
      <w:r w:rsidR="00FD7C7D">
        <w:rPr>
          <w:rFonts w:cstheme="minorHAnsi"/>
          <w:color w:val="000000"/>
          <w:sz w:val="24"/>
          <w:szCs w:val="24"/>
        </w:rPr>
        <w:lastRenderedPageBreak/>
        <w:t>(</w:t>
      </w:r>
      <w:r w:rsidR="003F6FAB">
        <w:rPr>
          <w:rFonts w:cstheme="minorHAnsi"/>
          <w:color w:val="000000"/>
          <w:sz w:val="24"/>
          <w:szCs w:val="24"/>
        </w:rPr>
        <w:t>1956</w:t>
      </w:r>
      <w:r w:rsidR="00FD7C7D">
        <w:rPr>
          <w:rFonts w:cstheme="minorHAnsi"/>
          <w:color w:val="000000"/>
          <w:sz w:val="24"/>
          <w:szCs w:val="24"/>
        </w:rPr>
        <w:t>)</w:t>
      </w:r>
      <w:commentRangeEnd w:id="1366"/>
      <w:r w:rsidR="00E51A2B">
        <w:rPr>
          <w:rStyle w:val="CommentReference"/>
        </w:rPr>
        <w:commentReference w:id="1366"/>
      </w:r>
      <w:r w:rsidR="003F6FAB">
        <w:rPr>
          <w:rFonts w:cstheme="minorHAnsi"/>
          <w:color w:val="000000"/>
          <w:sz w:val="24"/>
          <w:szCs w:val="24"/>
        </w:rPr>
        <w:t>.</w:t>
      </w:r>
      <w:r w:rsidR="003F6FAB">
        <w:rPr>
          <w:rStyle w:val="FootnoteReference"/>
          <w:rFonts w:cstheme="minorHAnsi"/>
          <w:color w:val="000000"/>
          <w:sz w:val="24"/>
          <w:szCs w:val="24"/>
        </w:rPr>
        <w:footnoteReference w:id="49"/>
      </w:r>
      <w:r w:rsidR="003F6FAB">
        <w:rPr>
          <w:rFonts w:cstheme="minorHAnsi"/>
          <w:color w:val="000000"/>
          <w:sz w:val="24"/>
          <w:szCs w:val="24"/>
        </w:rPr>
        <w:t xml:space="preserve"> </w:t>
      </w:r>
      <w:r w:rsidR="0042065E">
        <w:rPr>
          <w:rFonts w:cstheme="minorHAnsi"/>
          <w:color w:val="000000"/>
          <w:sz w:val="24"/>
          <w:szCs w:val="24"/>
        </w:rPr>
        <w:t>The first sung pitch occurs on the weak beat after</w:t>
      </w:r>
      <w:r w:rsidR="00B81B4B">
        <w:rPr>
          <w:rFonts w:cstheme="minorHAnsi"/>
          <w:color w:val="000000"/>
          <w:sz w:val="24"/>
          <w:szCs w:val="24"/>
        </w:rPr>
        <w:t xml:space="preserve"> </w:t>
      </w:r>
      <w:ins w:id="1386" w:author="Segall, Christopher (segallcr)" w:date="2025-07-18T14:04:00Z">
        <w:r w:rsidR="00C51323">
          <w:rPr>
            <w:rFonts w:cstheme="minorHAnsi"/>
            <w:color w:val="000000"/>
            <w:sz w:val="24"/>
            <w:szCs w:val="24"/>
          </w:rPr>
          <w:t xml:space="preserve">the </w:t>
        </w:r>
      </w:ins>
      <w:r w:rsidR="00B81B4B">
        <w:rPr>
          <w:rFonts w:cstheme="minorHAnsi"/>
          <w:color w:val="000000"/>
          <w:sz w:val="24"/>
          <w:szCs w:val="24"/>
        </w:rPr>
        <w:t>rest</w:t>
      </w:r>
      <w:r w:rsidR="0042065E">
        <w:rPr>
          <w:rFonts w:cstheme="minorHAnsi"/>
          <w:color w:val="000000"/>
          <w:sz w:val="24"/>
          <w:szCs w:val="24"/>
        </w:rPr>
        <w:t>.</w:t>
      </w:r>
      <w:r w:rsidR="0042065E">
        <w:rPr>
          <w:rStyle w:val="FootnoteReference"/>
          <w:rFonts w:cstheme="minorHAnsi"/>
          <w:color w:val="000000"/>
          <w:sz w:val="24"/>
          <w:szCs w:val="24"/>
        </w:rPr>
        <w:footnoteReference w:id="50"/>
      </w:r>
      <w:r w:rsidR="0042065E">
        <w:rPr>
          <w:rFonts w:cstheme="minorHAnsi"/>
          <w:color w:val="000000"/>
          <w:sz w:val="24"/>
          <w:szCs w:val="24"/>
        </w:rPr>
        <w:t xml:space="preserve"> </w:t>
      </w:r>
      <w:r w:rsidR="002C03FC" w:rsidRPr="00B000A2">
        <w:rPr>
          <w:rFonts w:cstheme="minorHAnsi"/>
          <w:b/>
          <w:bCs/>
          <w:color w:val="000000"/>
          <w:sz w:val="24"/>
          <w:szCs w:val="24"/>
          <w:u w:val="single"/>
        </w:rPr>
        <w:t>Example 1</w:t>
      </w:r>
      <w:r w:rsidR="00776DE8" w:rsidRPr="00B000A2">
        <w:rPr>
          <w:rFonts w:cstheme="minorHAnsi"/>
          <w:b/>
          <w:bCs/>
          <w:color w:val="000000"/>
          <w:sz w:val="24"/>
          <w:szCs w:val="24"/>
          <w:u w:val="single"/>
        </w:rPr>
        <w:t>7</w:t>
      </w:r>
      <w:r w:rsidR="002C03FC">
        <w:rPr>
          <w:rFonts w:cstheme="minorHAnsi"/>
          <w:color w:val="000000"/>
          <w:sz w:val="24"/>
          <w:szCs w:val="24"/>
        </w:rPr>
        <w:t xml:space="preserve"> shows this song’s opening in the clear notation of Mach C.</w:t>
      </w:r>
    </w:p>
    <w:p w14:paraId="1626A1E2" w14:textId="610B6630" w:rsidR="001E3BE6" w:rsidRDefault="001E3BE6" w:rsidP="001E3BE6">
      <w:pPr>
        <w:spacing w:line="480" w:lineRule="auto"/>
        <w:jc w:val="center"/>
        <w:rPr>
          <w:rFonts w:cstheme="minorHAnsi"/>
          <w:color w:val="000000"/>
          <w:sz w:val="24"/>
          <w:szCs w:val="24"/>
        </w:rPr>
      </w:pPr>
    </w:p>
    <w:p w14:paraId="631D0702" w14:textId="738D70CC" w:rsidR="001E3BE6" w:rsidRDefault="001E3BE6" w:rsidP="00FD7C7D">
      <w:pPr>
        <w:spacing w:line="480" w:lineRule="auto"/>
        <w:rPr>
          <w:rFonts w:cstheme="minorHAnsi"/>
          <w:color w:val="000000"/>
          <w:sz w:val="24"/>
          <w:szCs w:val="24"/>
        </w:rPr>
      </w:pPr>
      <w:r w:rsidRPr="002F5C6B">
        <w:rPr>
          <w:rFonts w:cstheme="minorHAnsi"/>
          <w:b/>
          <w:bCs/>
          <w:color w:val="000000"/>
          <w:sz w:val="24"/>
          <w:szCs w:val="24"/>
        </w:rPr>
        <w:t xml:space="preserve">Example </w:t>
      </w:r>
      <w:r>
        <w:rPr>
          <w:rFonts w:cstheme="minorHAnsi"/>
          <w:b/>
          <w:bCs/>
          <w:color w:val="000000"/>
          <w:sz w:val="24"/>
          <w:szCs w:val="24"/>
        </w:rPr>
        <w:t>1</w:t>
      </w:r>
      <w:r w:rsidR="00776DE8">
        <w:rPr>
          <w:rFonts w:cstheme="minorHAnsi"/>
          <w:b/>
          <w:bCs/>
          <w:color w:val="000000"/>
          <w:sz w:val="24"/>
          <w:szCs w:val="24"/>
        </w:rPr>
        <w:t>7</w:t>
      </w:r>
      <w:r>
        <w:rPr>
          <w:rFonts w:cstheme="minorHAnsi"/>
          <w:color w:val="000000"/>
          <w:sz w:val="24"/>
          <w:szCs w:val="24"/>
        </w:rPr>
        <w:t xml:space="preserve"> </w:t>
      </w:r>
      <w:ins w:id="1389" w:author="Segall, Christopher (segallcr)" w:date="2025-07-18T14:06:00Z">
        <w:r w:rsidR="00966AA7">
          <w:rPr>
            <w:rFonts w:cstheme="minorHAnsi"/>
            <w:color w:val="000000"/>
            <w:sz w:val="24"/>
            <w:szCs w:val="24"/>
          </w:rPr>
          <w:t xml:space="preserve">Guillaume de Machaut, </w:t>
        </w:r>
      </w:ins>
      <w:ins w:id="1390" w:author="Segall, Christopher (segallcr)" w:date="2025-07-18T14:08:00Z">
        <w:r w:rsidR="00F71DD2">
          <w:rPr>
            <w:rFonts w:cstheme="minorHAnsi"/>
            <w:color w:val="000000"/>
            <w:sz w:val="24"/>
            <w:szCs w:val="24"/>
          </w:rPr>
          <w:t>“</w:t>
        </w:r>
        <w:proofErr w:type="spellStart"/>
        <w:r w:rsidR="00F71DD2">
          <w:rPr>
            <w:rFonts w:cstheme="minorHAnsi"/>
            <w:color w:val="000000"/>
            <w:sz w:val="24"/>
            <w:szCs w:val="24"/>
          </w:rPr>
          <w:t>J’aim</w:t>
        </w:r>
        <w:proofErr w:type="spellEnd"/>
        <w:r w:rsidR="00F71DD2">
          <w:rPr>
            <w:rFonts w:cstheme="minorHAnsi"/>
            <w:color w:val="000000"/>
            <w:sz w:val="24"/>
            <w:szCs w:val="24"/>
          </w:rPr>
          <w:t xml:space="preserve"> sans </w:t>
        </w:r>
        <w:proofErr w:type="spellStart"/>
        <w:r w:rsidR="00F71DD2">
          <w:rPr>
            <w:rFonts w:cstheme="minorHAnsi"/>
            <w:color w:val="000000"/>
            <w:sz w:val="24"/>
            <w:szCs w:val="24"/>
          </w:rPr>
          <w:t>penser</w:t>
        </w:r>
        <w:proofErr w:type="spellEnd"/>
        <w:r w:rsidR="00F71DD2">
          <w:rPr>
            <w:rFonts w:cstheme="minorHAnsi"/>
            <w:color w:val="000000"/>
            <w:sz w:val="24"/>
            <w:szCs w:val="24"/>
          </w:rPr>
          <w:t xml:space="preserve"> </w:t>
        </w:r>
        <w:proofErr w:type="spellStart"/>
        <w:r w:rsidR="00F71DD2">
          <w:rPr>
            <w:rFonts w:cstheme="minorHAnsi"/>
            <w:color w:val="000000"/>
            <w:sz w:val="24"/>
            <w:szCs w:val="24"/>
          </w:rPr>
          <w:t>laidure</w:t>
        </w:r>
        <w:proofErr w:type="spellEnd"/>
        <w:r w:rsidR="00F71DD2">
          <w:rPr>
            <w:rFonts w:cstheme="minorHAnsi"/>
            <w:color w:val="000000"/>
            <w:sz w:val="24"/>
            <w:szCs w:val="24"/>
          </w:rPr>
          <w:t>” (</w:t>
        </w:r>
      </w:ins>
      <w:ins w:id="1391" w:author="Segall, Christopher (segallcr)" w:date="2025-07-18T14:06:00Z">
        <w:r w:rsidR="00966AA7">
          <w:rPr>
            <w:rFonts w:cstheme="minorHAnsi"/>
            <w:color w:val="000000"/>
            <w:sz w:val="24"/>
            <w:szCs w:val="24"/>
          </w:rPr>
          <w:t>V14</w:t>
        </w:r>
      </w:ins>
      <w:ins w:id="1392" w:author="Segall, Christopher (segallcr)" w:date="2025-07-18T14:08:00Z">
        <w:r w:rsidR="00F71DD2">
          <w:rPr>
            <w:rFonts w:cstheme="minorHAnsi"/>
            <w:color w:val="000000"/>
            <w:sz w:val="24"/>
            <w:szCs w:val="24"/>
          </w:rPr>
          <w:t>)</w:t>
        </w:r>
      </w:ins>
      <w:ins w:id="1393" w:author="Segall, Christopher (segallcr)" w:date="2025-07-18T14:06:00Z">
        <w:r w:rsidR="00D22341">
          <w:rPr>
            <w:rFonts w:cstheme="minorHAnsi"/>
            <w:color w:val="000000"/>
            <w:sz w:val="24"/>
            <w:szCs w:val="24"/>
          </w:rPr>
          <w:t xml:space="preserve">, opening; </w:t>
        </w:r>
      </w:ins>
      <w:del w:id="1394" w:author="Segall, Christopher (segallcr)" w:date="2025-07-18T14:06:00Z">
        <w:r w:rsidR="00FD7C7D" w:rsidDel="00D22341">
          <w:rPr>
            <w:rFonts w:cstheme="minorHAnsi"/>
            <w:color w:val="000000"/>
            <w:sz w:val="24"/>
            <w:szCs w:val="24"/>
          </w:rPr>
          <w:delText>A</w:delText>
        </w:r>
        <w:r w:rsidDel="00D22341">
          <w:rPr>
            <w:rFonts w:cstheme="minorHAnsi"/>
            <w:color w:val="000000"/>
            <w:sz w:val="24"/>
            <w:szCs w:val="24"/>
          </w:rPr>
          <w:delText xml:space="preserve"> breve and semibreve rest perhaps initiate dancing before the singing of Machaut’s V14; </w:delText>
        </w:r>
      </w:del>
      <w:commentRangeStart w:id="1395"/>
      <w:r>
        <w:rPr>
          <w:rFonts w:cstheme="minorHAnsi"/>
          <w:color w:val="000000"/>
          <w:sz w:val="24"/>
          <w:szCs w:val="24"/>
        </w:rPr>
        <w:t>ex</w:t>
      </w:r>
      <w:r w:rsidRPr="00CA7D61">
        <w:rPr>
          <w:rFonts w:cstheme="minorHAnsi"/>
          <w:color w:val="000000"/>
          <w:sz w:val="24"/>
          <w:szCs w:val="24"/>
        </w:rPr>
        <w:t>cerpt of</w:t>
      </w:r>
      <w:commentRangeEnd w:id="1395"/>
      <w:r w:rsidR="004A09F3">
        <w:rPr>
          <w:rStyle w:val="CommentReference"/>
        </w:rPr>
        <w:commentReference w:id="1395"/>
      </w:r>
      <w:r w:rsidRPr="00CA7D61">
        <w:rPr>
          <w:rFonts w:cstheme="minorHAnsi"/>
          <w:color w:val="000000"/>
          <w:sz w:val="24"/>
          <w:szCs w:val="24"/>
        </w:rPr>
        <w:t xml:space="preserve"> </w:t>
      </w:r>
      <w:r w:rsidRPr="00CA7D61">
        <w:rPr>
          <w:i/>
          <w:iCs/>
          <w:sz w:val="24"/>
          <w:szCs w:val="24"/>
        </w:rPr>
        <w:t>F-</w:t>
      </w:r>
      <w:proofErr w:type="spellStart"/>
      <w:r w:rsidRPr="00CA7D61">
        <w:rPr>
          <w:i/>
          <w:iCs/>
          <w:sz w:val="24"/>
          <w:szCs w:val="24"/>
        </w:rPr>
        <w:t>Pn</w:t>
      </w:r>
      <w:proofErr w:type="spellEnd"/>
      <w:r w:rsidRPr="00CA7D61">
        <w:rPr>
          <w:sz w:val="24"/>
          <w:szCs w:val="24"/>
        </w:rPr>
        <w:t xml:space="preserve"> fr. </w:t>
      </w:r>
      <w:r w:rsidRPr="00CA7D61">
        <w:rPr>
          <w:rFonts w:cstheme="minorHAnsi"/>
          <w:color w:val="000000"/>
          <w:sz w:val="24"/>
          <w:szCs w:val="24"/>
        </w:rPr>
        <w:t>158</w:t>
      </w:r>
      <w:r>
        <w:rPr>
          <w:rFonts w:cstheme="minorHAnsi"/>
          <w:color w:val="000000"/>
          <w:sz w:val="24"/>
          <w:szCs w:val="24"/>
        </w:rPr>
        <w:t>6</w:t>
      </w:r>
      <w:ins w:id="1396" w:author="Segall, Christopher (segallcr)" w:date="2025-07-18T14:07:00Z">
        <w:r w:rsidR="00BC15D0">
          <w:rPr>
            <w:rFonts w:cstheme="minorHAnsi"/>
            <w:color w:val="000000"/>
            <w:sz w:val="24"/>
            <w:szCs w:val="24"/>
          </w:rPr>
          <w:t xml:space="preserve"> (Mach C)</w:t>
        </w:r>
      </w:ins>
      <w:r>
        <w:rPr>
          <w:rFonts w:cstheme="minorHAnsi"/>
          <w:color w:val="000000"/>
          <w:sz w:val="24"/>
          <w:szCs w:val="24"/>
        </w:rPr>
        <w:t>, f. 153v</w:t>
      </w:r>
      <w:r w:rsidR="00FD7C7D">
        <w:rPr>
          <w:rFonts w:cstheme="minorHAnsi"/>
          <w:color w:val="000000"/>
          <w:sz w:val="24"/>
          <w:szCs w:val="24"/>
        </w:rPr>
        <w:t>.</w:t>
      </w:r>
    </w:p>
    <w:p w14:paraId="0BEFC068" w14:textId="77777777" w:rsidR="006B7218" w:rsidRDefault="006B7218" w:rsidP="006B7218">
      <w:pPr>
        <w:spacing w:line="480" w:lineRule="auto"/>
        <w:rPr>
          <w:rFonts w:cstheme="minorHAnsi"/>
          <w:color w:val="000000"/>
          <w:sz w:val="24"/>
          <w:szCs w:val="24"/>
        </w:rPr>
      </w:pPr>
    </w:p>
    <w:p w14:paraId="5B1ADF8B" w14:textId="6286871B" w:rsidR="00CA6870" w:rsidRDefault="003F6FAB" w:rsidP="006B7218">
      <w:pPr>
        <w:spacing w:line="480" w:lineRule="auto"/>
        <w:rPr>
          <w:rFonts w:cstheme="minorHAnsi"/>
          <w:color w:val="000000"/>
          <w:sz w:val="24"/>
          <w:szCs w:val="24"/>
        </w:rPr>
      </w:pPr>
      <w:r>
        <w:rPr>
          <w:rFonts w:cstheme="minorHAnsi"/>
          <w:color w:val="000000"/>
          <w:sz w:val="24"/>
          <w:szCs w:val="24"/>
        </w:rPr>
        <w:t xml:space="preserve">While an opening rest may make little difference to singing alone, </w:t>
      </w:r>
      <w:r w:rsidR="009E7CDC">
        <w:rPr>
          <w:rFonts w:cstheme="minorHAnsi"/>
          <w:color w:val="000000"/>
          <w:sz w:val="24"/>
          <w:szCs w:val="24"/>
        </w:rPr>
        <w:t xml:space="preserve">its </w:t>
      </w:r>
      <w:r w:rsidR="00D962DA">
        <w:rPr>
          <w:rFonts w:cstheme="minorHAnsi"/>
          <w:color w:val="000000"/>
          <w:sz w:val="24"/>
          <w:szCs w:val="24"/>
        </w:rPr>
        <w:t xml:space="preserve">semibreve </w:t>
      </w:r>
      <w:r w:rsidR="009E7CDC">
        <w:rPr>
          <w:rFonts w:cstheme="minorHAnsi"/>
          <w:color w:val="000000"/>
          <w:sz w:val="24"/>
          <w:szCs w:val="24"/>
        </w:rPr>
        <w:t xml:space="preserve">duration </w:t>
      </w:r>
      <w:r w:rsidR="00476E4F">
        <w:rPr>
          <w:rFonts w:cstheme="minorHAnsi"/>
          <w:color w:val="000000"/>
          <w:sz w:val="24"/>
          <w:szCs w:val="24"/>
        </w:rPr>
        <w:t xml:space="preserve">joins with the first note to complete </w:t>
      </w:r>
      <w:r w:rsidR="00D962DA">
        <w:rPr>
          <w:rFonts w:cstheme="minorHAnsi"/>
          <w:color w:val="000000"/>
          <w:sz w:val="24"/>
          <w:szCs w:val="24"/>
        </w:rPr>
        <w:t xml:space="preserve">the </w:t>
      </w:r>
      <w:r w:rsidR="009E7CDC">
        <w:rPr>
          <w:rFonts w:cstheme="minorHAnsi"/>
          <w:color w:val="000000"/>
          <w:sz w:val="24"/>
          <w:szCs w:val="24"/>
        </w:rPr>
        <w:t xml:space="preserve">characteristic </w:t>
      </w:r>
      <w:r w:rsidR="00D962DA">
        <w:rPr>
          <w:rFonts w:cstheme="minorHAnsi"/>
          <w:color w:val="000000"/>
          <w:sz w:val="24"/>
          <w:szCs w:val="24"/>
        </w:rPr>
        <w:t xml:space="preserve">mensural unit of imperfect breves </w:t>
      </w:r>
      <w:r w:rsidR="009E7CDC">
        <w:rPr>
          <w:rFonts w:cstheme="minorHAnsi"/>
          <w:color w:val="000000"/>
          <w:sz w:val="24"/>
          <w:szCs w:val="24"/>
        </w:rPr>
        <w:t xml:space="preserve">in </w:t>
      </w:r>
      <w:r w:rsidR="00CE6B88">
        <w:rPr>
          <w:rFonts w:cstheme="minorHAnsi"/>
          <w:color w:val="000000"/>
          <w:sz w:val="24"/>
          <w:szCs w:val="24"/>
        </w:rPr>
        <w:t>Machaut’s “</w:t>
      </w:r>
      <w:r w:rsidR="009E7CDC">
        <w:rPr>
          <w:rFonts w:cstheme="minorHAnsi"/>
          <w:color w:val="000000"/>
          <w:sz w:val="24"/>
          <w:szCs w:val="24"/>
        </w:rPr>
        <w:t>danced songs</w:t>
      </w:r>
      <w:r w:rsidR="002C03FC">
        <w:rPr>
          <w:rFonts w:cstheme="minorHAnsi"/>
          <w:color w:val="000000"/>
          <w:sz w:val="24"/>
          <w:szCs w:val="24"/>
        </w:rPr>
        <w:t>.</w:t>
      </w:r>
      <w:r w:rsidR="00CE6B88">
        <w:rPr>
          <w:rFonts w:cstheme="minorHAnsi"/>
          <w:color w:val="000000"/>
          <w:sz w:val="24"/>
          <w:szCs w:val="24"/>
        </w:rPr>
        <w:t>”</w:t>
      </w:r>
      <w:r w:rsidR="009E7CDC">
        <w:rPr>
          <w:rFonts w:cstheme="minorHAnsi"/>
          <w:color w:val="000000"/>
          <w:sz w:val="24"/>
          <w:szCs w:val="24"/>
        </w:rPr>
        <w:t xml:space="preserve"> </w:t>
      </w:r>
      <w:r w:rsidR="008B33E7">
        <w:rPr>
          <w:rFonts w:cstheme="minorHAnsi"/>
          <w:color w:val="000000"/>
          <w:sz w:val="24"/>
          <w:szCs w:val="24"/>
        </w:rPr>
        <w:t>More importantly, the opening rest establishes an entrainment by which the first sung pitch is felt as metrically weak</w:t>
      </w:r>
      <w:r w:rsidR="005D3ED3">
        <w:rPr>
          <w:rFonts w:cstheme="minorHAnsi"/>
          <w:color w:val="000000"/>
          <w:sz w:val="24"/>
          <w:szCs w:val="24"/>
        </w:rPr>
        <w:t xml:space="preserve"> in a notation lacking </w:t>
      </w:r>
      <w:proofErr w:type="spellStart"/>
      <w:r w:rsidR="005D3ED3">
        <w:rPr>
          <w:rFonts w:cstheme="minorHAnsi"/>
          <w:color w:val="000000"/>
          <w:sz w:val="24"/>
          <w:szCs w:val="24"/>
        </w:rPr>
        <w:t>bar</w:t>
      </w:r>
      <w:del w:id="1397" w:author="Segall, Christopher (segallcr)" w:date="2025-07-24T10:00:00Z">
        <w:r w:rsidR="005D3ED3" w:rsidDel="00C05142">
          <w:rPr>
            <w:rFonts w:cstheme="minorHAnsi"/>
            <w:color w:val="000000"/>
            <w:sz w:val="24"/>
            <w:szCs w:val="24"/>
          </w:rPr>
          <w:delText xml:space="preserve"> </w:delText>
        </w:r>
      </w:del>
      <w:r w:rsidR="005D3ED3">
        <w:rPr>
          <w:rFonts w:cstheme="minorHAnsi"/>
          <w:color w:val="000000"/>
          <w:sz w:val="24"/>
          <w:szCs w:val="24"/>
        </w:rPr>
        <w:t>lines</w:t>
      </w:r>
      <w:proofErr w:type="spellEnd"/>
      <w:r w:rsidR="005D3ED3">
        <w:rPr>
          <w:rFonts w:cstheme="minorHAnsi"/>
          <w:color w:val="000000"/>
          <w:sz w:val="24"/>
          <w:szCs w:val="24"/>
        </w:rPr>
        <w:t xml:space="preserve"> or other explicit metrical reference</w:t>
      </w:r>
      <w:r w:rsidR="008B33E7">
        <w:rPr>
          <w:rFonts w:cstheme="minorHAnsi"/>
          <w:color w:val="000000"/>
          <w:sz w:val="24"/>
          <w:szCs w:val="24"/>
        </w:rPr>
        <w:t xml:space="preserve">. </w:t>
      </w:r>
      <w:r w:rsidR="002438FE">
        <w:rPr>
          <w:rFonts w:cstheme="minorHAnsi"/>
          <w:color w:val="000000"/>
          <w:sz w:val="24"/>
          <w:szCs w:val="24"/>
        </w:rPr>
        <w:t>I further speculate</w:t>
      </w:r>
      <w:r w:rsidR="00D962DA">
        <w:rPr>
          <w:rFonts w:cstheme="minorHAnsi"/>
          <w:color w:val="000000"/>
          <w:sz w:val="24"/>
          <w:szCs w:val="24"/>
        </w:rPr>
        <w:t xml:space="preserve"> </w:t>
      </w:r>
      <w:r w:rsidR="002438FE">
        <w:rPr>
          <w:rFonts w:cstheme="minorHAnsi"/>
          <w:color w:val="000000"/>
          <w:sz w:val="24"/>
          <w:szCs w:val="24"/>
        </w:rPr>
        <w:t xml:space="preserve">that </w:t>
      </w:r>
      <w:r w:rsidR="009E7CDC">
        <w:rPr>
          <w:rFonts w:cstheme="minorHAnsi"/>
          <w:color w:val="000000"/>
          <w:sz w:val="24"/>
          <w:szCs w:val="24"/>
        </w:rPr>
        <w:t xml:space="preserve">a rest </w:t>
      </w:r>
      <w:del w:id="1398" w:author="Segall, Christopher (segallcr)" w:date="2025-07-24T10:01:00Z">
        <w:r w:rsidR="00477F4F" w:rsidDel="00E2070F">
          <w:rPr>
            <w:rFonts w:cstheme="minorHAnsi"/>
            <w:color w:val="000000"/>
            <w:sz w:val="24"/>
            <w:szCs w:val="24"/>
          </w:rPr>
          <w:delText xml:space="preserve">is </w:delText>
        </w:r>
        <w:r w:rsidR="00D91250" w:rsidDel="00E2070F">
          <w:rPr>
            <w:rFonts w:cstheme="minorHAnsi"/>
            <w:color w:val="000000"/>
            <w:sz w:val="24"/>
            <w:szCs w:val="24"/>
          </w:rPr>
          <w:delText xml:space="preserve">also </w:delText>
        </w:r>
        <w:r w:rsidR="00477F4F" w:rsidDel="00E2070F">
          <w:rPr>
            <w:rFonts w:cstheme="minorHAnsi"/>
            <w:color w:val="000000"/>
            <w:sz w:val="24"/>
            <w:szCs w:val="24"/>
          </w:rPr>
          <w:delText xml:space="preserve">suggestive of </w:delText>
        </w:r>
        <w:r w:rsidR="00093FED" w:rsidDel="00E2070F">
          <w:rPr>
            <w:rFonts w:cstheme="minorHAnsi"/>
            <w:color w:val="000000"/>
            <w:sz w:val="24"/>
            <w:szCs w:val="24"/>
          </w:rPr>
          <w:delText>reserving</w:delText>
        </w:r>
      </w:del>
      <w:ins w:id="1399" w:author="Segall, Christopher (segallcr)" w:date="2025-07-24T10:01:00Z">
        <w:r w:rsidR="00E2070F">
          <w:rPr>
            <w:rFonts w:cstheme="minorHAnsi"/>
            <w:color w:val="000000"/>
            <w:sz w:val="24"/>
            <w:szCs w:val="24"/>
          </w:rPr>
          <w:t>may also reserve</w:t>
        </w:r>
      </w:ins>
      <w:r w:rsidR="00093FED">
        <w:rPr>
          <w:rFonts w:cstheme="minorHAnsi"/>
          <w:color w:val="000000"/>
          <w:sz w:val="24"/>
          <w:szCs w:val="24"/>
        </w:rPr>
        <w:t xml:space="preserve"> metered </w:t>
      </w:r>
      <w:r w:rsidR="00476E4F">
        <w:rPr>
          <w:rFonts w:cstheme="minorHAnsi"/>
          <w:color w:val="000000"/>
          <w:sz w:val="24"/>
          <w:szCs w:val="24"/>
        </w:rPr>
        <w:t xml:space="preserve">space for </w:t>
      </w:r>
      <w:r>
        <w:rPr>
          <w:rFonts w:cstheme="minorHAnsi"/>
          <w:color w:val="000000"/>
          <w:sz w:val="24"/>
          <w:szCs w:val="24"/>
        </w:rPr>
        <w:t xml:space="preserve">dancers </w:t>
      </w:r>
      <w:r w:rsidR="00476E4F">
        <w:rPr>
          <w:rFonts w:cstheme="minorHAnsi"/>
          <w:color w:val="000000"/>
          <w:sz w:val="24"/>
          <w:szCs w:val="24"/>
        </w:rPr>
        <w:t xml:space="preserve">to begin </w:t>
      </w:r>
      <w:r w:rsidR="00477F4F">
        <w:rPr>
          <w:rFonts w:cstheme="minorHAnsi"/>
          <w:color w:val="000000"/>
          <w:sz w:val="24"/>
          <w:szCs w:val="24"/>
        </w:rPr>
        <w:t>motion</w:t>
      </w:r>
      <w:r w:rsidR="00093FED">
        <w:rPr>
          <w:rFonts w:cstheme="minorHAnsi"/>
          <w:color w:val="000000"/>
          <w:sz w:val="24"/>
          <w:szCs w:val="24"/>
        </w:rPr>
        <w:t xml:space="preserve"> before a pickup note is sung</w:t>
      </w:r>
      <w:r w:rsidR="007D157C">
        <w:rPr>
          <w:rFonts w:cstheme="minorHAnsi"/>
          <w:color w:val="000000"/>
          <w:sz w:val="24"/>
          <w:szCs w:val="24"/>
        </w:rPr>
        <w:t xml:space="preserve"> on the offbeat</w:t>
      </w:r>
      <w:r>
        <w:rPr>
          <w:rFonts w:cstheme="minorHAnsi"/>
          <w:color w:val="000000"/>
          <w:sz w:val="24"/>
          <w:szCs w:val="24"/>
        </w:rPr>
        <w:t>.</w:t>
      </w:r>
      <w:commentRangeStart w:id="1400"/>
      <w:r w:rsidR="00FF5F5D">
        <w:rPr>
          <w:rStyle w:val="FootnoteReference"/>
          <w:rFonts w:cstheme="minorHAnsi"/>
          <w:color w:val="000000"/>
          <w:sz w:val="24"/>
          <w:szCs w:val="24"/>
        </w:rPr>
        <w:footnoteReference w:id="51"/>
      </w:r>
      <w:commentRangeEnd w:id="1400"/>
      <w:r w:rsidR="00772D72">
        <w:rPr>
          <w:rStyle w:val="CommentReference"/>
        </w:rPr>
        <w:commentReference w:id="1400"/>
      </w:r>
      <w:r>
        <w:rPr>
          <w:rFonts w:cstheme="minorHAnsi"/>
          <w:color w:val="000000"/>
          <w:sz w:val="24"/>
          <w:szCs w:val="24"/>
        </w:rPr>
        <w:t xml:space="preserve"> </w:t>
      </w:r>
      <w:r w:rsidR="00107B49">
        <w:rPr>
          <w:rFonts w:cstheme="minorHAnsi"/>
          <w:color w:val="000000"/>
          <w:sz w:val="24"/>
          <w:szCs w:val="24"/>
        </w:rPr>
        <w:t xml:space="preserve">Even more </w:t>
      </w:r>
      <w:r w:rsidR="00CC1F97">
        <w:rPr>
          <w:rFonts w:cstheme="minorHAnsi"/>
          <w:color w:val="000000"/>
          <w:sz w:val="24"/>
          <w:szCs w:val="24"/>
        </w:rPr>
        <w:t xml:space="preserve">remarkable </w:t>
      </w:r>
      <w:r w:rsidR="00107B49">
        <w:rPr>
          <w:rFonts w:cstheme="minorHAnsi"/>
          <w:color w:val="000000"/>
          <w:sz w:val="24"/>
          <w:szCs w:val="24"/>
        </w:rPr>
        <w:t xml:space="preserve">is </w:t>
      </w:r>
      <w:r w:rsidR="00805A90">
        <w:rPr>
          <w:rFonts w:cstheme="minorHAnsi"/>
          <w:color w:val="000000"/>
          <w:sz w:val="24"/>
          <w:szCs w:val="24"/>
        </w:rPr>
        <w:t xml:space="preserve">the </w:t>
      </w:r>
      <w:r>
        <w:rPr>
          <w:rFonts w:cstheme="minorHAnsi"/>
          <w:color w:val="000000"/>
          <w:sz w:val="24"/>
          <w:szCs w:val="24"/>
        </w:rPr>
        <w:t>breve rest</w:t>
      </w:r>
      <w:r w:rsidRPr="00AB5A31">
        <w:rPr>
          <w:rFonts w:cstheme="minorHAnsi"/>
          <w:color w:val="000000"/>
          <w:sz w:val="24"/>
          <w:szCs w:val="24"/>
        </w:rPr>
        <w:t xml:space="preserve"> </w:t>
      </w:r>
      <w:r w:rsidR="00093FED">
        <w:rPr>
          <w:rFonts w:cstheme="minorHAnsi"/>
          <w:color w:val="000000"/>
          <w:sz w:val="24"/>
          <w:szCs w:val="24"/>
        </w:rPr>
        <w:t xml:space="preserve">preceding </w:t>
      </w:r>
      <w:r>
        <w:rPr>
          <w:rFonts w:cstheme="minorHAnsi"/>
          <w:color w:val="000000"/>
          <w:sz w:val="24"/>
          <w:szCs w:val="24"/>
        </w:rPr>
        <w:t>the semibreve rest</w:t>
      </w:r>
      <w:del w:id="1404" w:author="Segall, Christopher (segallcr)" w:date="2025-07-18T14:14:00Z">
        <w:r w:rsidDel="00D51CFF">
          <w:rPr>
            <w:rFonts w:cstheme="minorHAnsi"/>
            <w:color w:val="000000"/>
            <w:sz w:val="24"/>
            <w:szCs w:val="24"/>
          </w:rPr>
          <w:delText xml:space="preserve"> </w:delText>
        </w:r>
        <w:r w:rsidR="009E7CDC" w:rsidDel="00D51CFF">
          <w:rPr>
            <w:rFonts w:cstheme="minorHAnsi"/>
            <w:color w:val="000000"/>
            <w:sz w:val="24"/>
            <w:szCs w:val="24"/>
          </w:rPr>
          <w:delText>just discussed</w:delText>
        </w:r>
      </w:del>
      <w:r>
        <w:rPr>
          <w:rFonts w:cstheme="minorHAnsi"/>
          <w:color w:val="000000"/>
          <w:sz w:val="24"/>
          <w:szCs w:val="24"/>
        </w:rPr>
        <w:t xml:space="preserve">, </w:t>
      </w:r>
      <w:r w:rsidR="009E7CDC">
        <w:rPr>
          <w:rFonts w:cstheme="minorHAnsi"/>
          <w:color w:val="000000"/>
          <w:sz w:val="24"/>
          <w:szCs w:val="24"/>
        </w:rPr>
        <w:t xml:space="preserve">the breve </w:t>
      </w:r>
      <w:r>
        <w:rPr>
          <w:rFonts w:cstheme="minorHAnsi"/>
          <w:color w:val="000000"/>
          <w:sz w:val="24"/>
          <w:szCs w:val="24"/>
        </w:rPr>
        <w:t xml:space="preserve">representing a full measure in transcription </w:t>
      </w:r>
      <w:r>
        <w:rPr>
          <w:rFonts w:cstheme="minorHAnsi"/>
          <w:color w:val="000000"/>
          <w:sz w:val="24"/>
          <w:szCs w:val="24"/>
        </w:rPr>
        <w:lastRenderedPageBreak/>
        <w:t>(</w:t>
      </w:r>
      <w:del w:id="1405" w:author="Segall, Christopher (segallcr)" w:date="2025-07-18T14:15:00Z">
        <w:r w:rsidDel="00EF7E79">
          <w:rPr>
            <w:rFonts w:cstheme="minorHAnsi"/>
            <w:color w:val="000000"/>
            <w:sz w:val="24"/>
            <w:szCs w:val="24"/>
          </w:rPr>
          <w:delText xml:space="preserve">noted but </w:delText>
        </w:r>
      </w:del>
      <w:r>
        <w:rPr>
          <w:rFonts w:cstheme="minorHAnsi"/>
          <w:color w:val="000000"/>
          <w:sz w:val="24"/>
          <w:szCs w:val="24"/>
        </w:rPr>
        <w:t xml:space="preserve">omitted </w:t>
      </w:r>
      <w:del w:id="1406" w:author="Segall, Christopher (segallcr)" w:date="2025-07-18T14:15:00Z">
        <w:r w:rsidDel="00EF7E79">
          <w:rPr>
            <w:rFonts w:cstheme="minorHAnsi"/>
            <w:color w:val="000000"/>
            <w:sz w:val="24"/>
            <w:szCs w:val="24"/>
          </w:rPr>
          <w:delText xml:space="preserve">by Ludwig and </w:delText>
        </w:r>
        <w:r w:rsidR="00F61264" w:rsidDel="00EF7E79">
          <w:rPr>
            <w:rFonts w:cstheme="minorHAnsi"/>
            <w:color w:val="000000"/>
            <w:sz w:val="24"/>
            <w:szCs w:val="24"/>
          </w:rPr>
          <w:delText xml:space="preserve">by </w:delText>
        </w:r>
      </w:del>
      <w:ins w:id="1407" w:author="Segall, Christopher (segallcr)" w:date="2025-07-18T14:15:00Z">
        <w:r w:rsidR="00EF7E79">
          <w:rPr>
            <w:rFonts w:cstheme="minorHAnsi"/>
            <w:color w:val="000000"/>
            <w:sz w:val="24"/>
            <w:szCs w:val="24"/>
          </w:rPr>
          <w:t xml:space="preserve">from </w:t>
        </w:r>
      </w:ins>
      <w:r>
        <w:rPr>
          <w:rFonts w:cstheme="minorHAnsi"/>
          <w:color w:val="000000"/>
          <w:sz w:val="24"/>
          <w:szCs w:val="24"/>
        </w:rPr>
        <w:t xml:space="preserve">my </w:t>
      </w:r>
      <w:r w:rsidR="00776DE8" w:rsidRPr="00747236">
        <w:rPr>
          <w:rFonts w:cstheme="minorHAnsi"/>
          <w:color w:val="000000"/>
          <w:sz w:val="24"/>
          <w:szCs w:val="24"/>
        </w:rPr>
        <w:t>Example 5</w:t>
      </w:r>
      <w:ins w:id="1408" w:author="Segall, Christopher (segallcr)" w:date="2025-07-18T14:15:00Z">
        <w:r w:rsidR="00EF7E79">
          <w:rPr>
            <w:rFonts w:cstheme="minorHAnsi"/>
            <w:color w:val="000000"/>
            <w:sz w:val="24"/>
            <w:szCs w:val="24"/>
          </w:rPr>
          <w:t>, following Ludwig,</w:t>
        </w:r>
      </w:ins>
      <w:r>
        <w:rPr>
          <w:rFonts w:cstheme="minorHAnsi"/>
          <w:color w:val="000000"/>
          <w:sz w:val="24"/>
          <w:szCs w:val="24"/>
        </w:rPr>
        <w:t xml:space="preserve"> because it </w:t>
      </w:r>
      <w:r w:rsidR="00805A90">
        <w:rPr>
          <w:rFonts w:cstheme="minorHAnsi"/>
          <w:color w:val="000000"/>
          <w:sz w:val="24"/>
          <w:szCs w:val="24"/>
        </w:rPr>
        <w:t xml:space="preserve">did </w:t>
      </w:r>
      <w:r>
        <w:rPr>
          <w:rFonts w:cstheme="minorHAnsi"/>
          <w:color w:val="000000"/>
          <w:sz w:val="24"/>
          <w:szCs w:val="24"/>
        </w:rPr>
        <w:t xml:space="preserve">not </w:t>
      </w:r>
      <w:r w:rsidR="00F11C86">
        <w:rPr>
          <w:rFonts w:cstheme="minorHAnsi"/>
          <w:color w:val="000000"/>
          <w:sz w:val="24"/>
          <w:szCs w:val="24"/>
        </w:rPr>
        <w:t xml:space="preserve">affect </w:t>
      </w:r>
      <w:r w:rsidR="00805A90">
        <w:rPr>
          <w:rFonts w:cstheme="minorHAnsi"/>
          <w:color w:val="000000"/>
          <w:sz w:val="24"/>
          <w:szCs w:val="24"/>
        </w:rPr>
        <w:t xml:space="preserve">beat counts </w:t>
      </w:r>
      <w:r>
        <w:rPr>
          <w:rFonts w:cstheme="minorHAnsi"/>
          <w:color w:val="000000"/>
          <w:sz w:val="24"/>
          <w:szCs w:val="24"/>
        </w:rPr>
        <w:t xml:space="preserve">at the </w:t>
      </w:r>
      <w:r w:rsidRPr="004869C4">
        <w:rPr>
          <w:rFonts w:cstheme="minorHAnsi"/>
          <w:i/>
          <w:iCs/>
          <w:color w:val="000000"/>
          <w:sz w:val="24"/>
          <w:szCs w:val="24"/>
        </w:rPr>
        <w:t>tempus</w:t>
      </w:r>
      <w:r>
        <w:rPr>
          <w:rFonts w:cstheme="minorHAnsi"/>
          <w:color w:val="000000"/>
          <w:sz w:val="24"/>
          <w:szCs w:val="24"/>
        </w:rPr>
        <w:t xml:space="preserve"> level). Because </w:t>
      </w:r>
      <w:r w:rsidR="00FD1E68">
        <w:rPr>
          <w:rFonts w:cstheme="minorHAnsi"/>
          <w:color w:val="000000"/>
          <w:sz w:val="24"/>
          <w:szCs w:val="24"/>
        </w:rPr>
        <w:t xml:space="preserve">both </w:t>
      </w:r>
      <w:r w:rsidR="00F61264">
        <w:rPr>
          <w:rFonts w:cstheme="minorHAnsi"/>
          <w:color w:val="000000"/>
          <w:sz w:val="24"/>
          <w:szCs w:val="24"/>
        </w:rPr>
        <w:t xml:space="preserve">these opening </w:t>
      </w:r>
      <w:r>
        <w:rPr>
          <w:rFonts w:cstheme="minorHAnsi"/>
          <w:color w:val="000000"/>
          <w:sz w:val="24"/>
          <w:szCs w:val="24"/>
        </w:rPr>
        <w:t xml:space="preserve">rests appear consistently in all sources, the empty </w:t>
      </w:r>
      <w:proofErr w:type="gramStart"/>
      <w:r>
        <w:rPr>
          <w:rFonts w:cstheme="minorHAnsi"/>
          <w:color w:val="000000"/>
          <w:sz w:val="24"/>
          <w:szCs w:val="24"/>
        </w:rPr>
        <w:t>breve</w:t>
      </w:r>
      <w:proofErr w:type="gramEnd"/>
      <w:r>
        <w:rPr>
          <w:rFonts w:cstheme="minorHAnsi"/>
          <w:color w:val="000000"/>
          <w:sz w:val="24"/>
          <w:szCs w:val="24"/>
        </w:rPr>
        <w:t xml:space="preserve"> (measure) </w:t>
      </w:r>
      <w:r w:rsidR="00F61264">
        <w:rPr>
          <w:rFonts w:cstheme="minorHAnsi"/>
          <w:color w:val="000000"/>
          <w:sz w:val="24"/>
          <w:szCs w:val="24"/>
        </w:rPr>
        <w:t xml:space="preserve">would appear to </w:t>
      </w:r>
      <w:r>
        <w:rPr>
          <w:rFonts w:cstheme="minorHAnsi"/>
          <w:color w:val="000000"/>
          <w:sz w:val="24"/>
          <w:szCs w:val="24"/>
        </w:rPr>
        <w:t xml:space="preserve">serve an important function in the </w:t>
      </w:r>
      <w:r w:rsidRPr="00927CAA">
        <w:rPr>
          <w:rFonts w:cstheme="minorHAnsi"/>
          <w:i/>
          <w:iCs/>
          <w:color w:val="000000"/>
          <w:sz w:val="24"/>
          <w:szCs w:val="24"/>
        </w:rPr>
        <w:t>modus</w:t>
      </w:r>
      <w:r>
        <w:rPr>
          <w:rFonts w:cstheme="minorHAnsi"/>
          <w:color w:val="000000"/>
          <w:sz w:val="24"/>
          <w:szCs w:val="24"/>
        </w:rPr>
        <w:t xml:space="preserve"> organization of this song. If m. 1 </w:t>
      </w:r>
      <w:r w:rsidR="006931A9">
        <w:rPr>
          <w:rFonts w:cstheme="minorHAnsi"/>
          <w:color w:val="000000"/>
          <w:sz w:val="24"/>
          <w:szCs w:val="24"/>
        </w:rPr>
        <w:t>of my</w:t>
      </w:r>
      <w:r>
        <w:rPr>
          <w:rFonts w:cstheme="minorHAnsi"/>
          <w:color w:val="000000"/>
          <w:sz w:val="24"/>
          <w:szCs w:val="24"/>
        </w:rPr>
        <w:t xml:space="preserve"> transcription is taken as a hypermetrical upbeat, </w:t>
      </w:r>
      <w:ins w:id="1409" w:author="Segall, Christopher (segallcr)" w:date="2025-07-18T14:16:00Z">
        <w:r w:rsidR="004C1DBE">
          <w:rPr>
            <w:rFonts w:cstheme="minorHAnsi"/>
            <w:color w:val="000000"/>
            <w:sz w:val="24"/>
            <w:szCs w:val="24"/>
          </w:rPr>
          <w:t xml:space="preserve">thereby </w:t>
        </w:r>
      </w:ins>
      <w:r>
        <w:rPr>
          <w:rFonts w:cstheme="minorHAnsi"/>
          <w:color w:val="000000"/>
          <w:sz w:val="24"/>
          <w:szCs w:val="24"/>
        </w:rPr>
        <w:t xml:space="preserve">adopting the empty breve as </w:t>
      </w:r>
      <w:r w:rsidR="006931A9">
        <w:rPr>
          <w:rFonts w:cstheme="minorHAnsi"/>
          <w:color w:val="000000"/>
          <w:sz w:val="24"/>
          <w:szCs w:val="24"/>
        </w:rPr>
        <w:t xml:space="preserve">the </w:t>
      </w:r>
      <w:r>
        <w:rPr>
          <w:rFonts w:cstheme="minorHAnsi"/>
          <w:color w:val="000000"/>
          <w:sz w:val="24"/>
          <w:szCs w:val="24"/>
        </w:rPr>
        <w:t xml:space="preserve">downbeat </w:t>
      </w:r>
      <w:r w:rsidR="006931A9">
        <w:rPr>
          <w:rFonts w:cstheme="minorHAnsi"/>
          <w:color w:val="000000"/>
          <w:sz w:val="24"/>
          <w:szCs w:val="24"/>
        </w:rPr>
        <w:t xml:space="preserve">of </w:t>
      </w:r>
      <w:ins w:id="1410" w:author="Segall, Christopher (segallcr)" w:date="2025-07-18T14:16:00Z">
        <w:r w:rsidR="004C1DBE">
          <w:rPr>
            <w:rFonts w:cstheme="minorHAnsi"/>
            <w:color w:val="000000"/>
            <w:sz w:val="24"/>
            <w:szCs w:val="24"/>
          </w:rPr>
          <w:t xml:space="preserve">a hypothetical </w:t>
        </w:r>
      </w:ins>
      <w:r>
        <w:rPr>
          <w:rFonts w:cstheme="minorHAnsi"/>
          <w:color w:val="000000"/>
          <w:sz w:val="24"/>
          <w:szCs w:val="24"/>
        </w:rPr>
        <w:t>m. 0</w:t>
      </w:r>
      <w:del w:id="1411" w:author="Segall, Christopher (segallcr)" w:date="2025-07-18T14:16:00Z">
        <w:r w:rsidR="006931A9" w:rsidDel="004C1DBE">
          <w:rPr>
            <w:rFonts w:cstheme="minorHAnsi"/>
            <w:color w:val="000000"/>
            <w:sz w:val="24"/>
            <w:szCs w:val="24"/>
          </w:rPr>
          <w:delText xml:space="preserve"> (</w:delText>
        </w:r>
        <w:r w:rsidR="006C31B9" w:rsidDel="004C1DBE">
          <w:rPr>
            <w:rFonts w:cstheme="minorHAnsi"/>
            <w:color w:val="000000"/>
            <w:sz w:val="24"/>
            <w:szCs w:val="24"/>
          </w:rPr>
          <w:delText xml:space="preserve">not </w:delText>
        </w:r>
        <w:r w:rsidR="007E3666" w:rsidDel="004C1DBE">
          <w:rPr>
            <w:rFonts w:cstheme="minorHAnsi"/>
            <w:color w:val="000000"/>
            <w:sz w:val="24"/>
            <w:szCs w:val="24"/>
          </w:rPr>
          <w:delText>shown</w:delText>
        </w:r>
        <w:r w:rsidR="006931A9" w:rsidDel="004C1DBE">
          <w:rPr>
            <w:rFonts w:cstheme="minorHAnsi"/>
            <w:color w:val="000000"/>
            <w:sz w:val="24"/>
            <w:szCs w:val="24"/>
          </w:rPr>
          <w:delText>)</w:delText>
        </w:r>
      </w:del>
      <w:r>
        <w:rPr>
          <w:rFonts w:cstheme="minorHAnsi"/>
          <w:color w:val="000000"/>
          <w:sz w:val="24"/>
          <w:szCs w:val="24"/>
        </w:rPr>
        <w:t xml:space="preserve">, then all formal sections </w:t>
      </w:r>
      <w:del w:id="1412" w:author="Segall, Christopher (segallcr)" w:date="2025-07-18T14:17:00Z">
        <w:r w:rsidDel="00CD71BB">
          <w:rPr>
            <w:rFonts w:cstheme="minorHAnsi"/>
            <w:color w:val="000000"/>
            <w:sz w:val="24"/>
            <w:szCs w:val="24"/>
          </w:rPr>
          <w:delText xml:space="preserve">of V14 </w:delText>
        </w:r>
      </w:del>
      <w:ins w:id="1413" w:author="Segall, Christopher (segallcr)" w:date="2025-07-18T14:17:00Z">
        <w:r w:rsidR="00CD71BB">
          <w:rPr>
            <w:rFonts w:cstheme="minorHAnsi"/>
            <w:color w:val="000000"/>
            <w:sz w:val="24"/>
            <w:szCs w:val="24"/>
          </w:rPr>
          <w:t xml:space="preserve">will </w:t>
        </w:r>
      </w:ins>
      <w:r>
        <w:rPr>
          <w:rFonts w:cstheme="minorHAnsi"/>
          <w:color w:val="000000"/>
          <w:sz w:val="24"/>
          <w:szCs w:val="24"/>
        </w:rPr>
        <w:t xml:space="preserve">cadence </w:t>
      </w:r>
      <w:del w:id="1414" w:author="Segall, Christopher (segallcr)" w:date="2025-07-18T14:17:00Z">
        <w:r w:rsidDel="00CD71BB">
          <w:rPr>
            <w:rFonts w:cstheme="minorHAnsi"/>
            <w:color w:val="000000"/>
            <w:sz w:val="24"/>
            <w:szCs w:val="24"/>
          </w:rPr>
          <w:delText xml:space="preserve">more </w:delText>
        </w:r>
      </w:del>
      <w:r>
        <w:rPr>
          <w:rFonts w:cstheme="minorHAnsi"/>
          <w:color w:val="000000"/>
          <w:sz w:val="24"/>
          <w:szCs w:val="24"/>
        </w:rPr>
        <w:t xml:space="preserve">emphatically on </w:t>
      </w:r>
      <w:r w:rsidRPr="003F5121">
        <w:rPr>
          <w:rFonts w:cstheme="minorHAnsi"/>
          <w:i/>
          <w:iCs/>
          <w:color w:val="000000"/>
          <w:sz w:val="24"/>
          <w:szCs w:val="24"/>
        </w:rPr>
        <w:t>modus</w:t>
      </w:r>
      <w:r>
        <w:rPr>
          <w:rFonts w:cstheme="minorHAnsi"/>
          <w:color w:val="000000"/>
          <w:sz w:val="24"/>
          <w:szCs w:val="24"/>
        </w:rPr>
        <w:t xml:space="preserve"> downbeats (</w:t>
      </w:r>
      <w:commentRangeStart w:id="1415"/>
      <w:r>
        <w:rPr>
          <w:rFonts w:cstheme="minorHAnsi"/>
          <w:color w:val="000000"/>
          <w:sz w:val="24"/>
          <w:szCs w:val="24"/>
        </w:rPr>
        <w:t>mm. 14, 18, and 20 of Ludwig</w:t>
      </w:r>
      <w:commentRangeEnd w:id="1415"/>
      <w:r w:rsidR="00EC5CB8">
        <w:rPr>
          <w:rStyle w:val="CommentReference"/>
        </w:rPr>
        <w:commentReference w:id="1415"/>
      </w:r>
      <w:r>
        <w:rPr>
          <w:rFonts w:cstheme="minorHAnsi"/>
          <w:color w:val="000000"/>
          <w:sz w:val="24"/>
          <w:szCs w:val="24"/>
        </w:rPr>
        <w:t>). If</w:t>
      </w:r>
      <w:r w:rsidR="00C23118">
        <w:rPr>
          <w:rFonts w:cstheme="minorHAnsi"/>
          <w:color w:val="000000"/>
          <w:sz w:val="24"/>
          <w:szCs w:val="24"/>
        </w:rPr>
        <w:t xml:space="preserve">, on the other hand, </w:t>
      </w:r>
      <w:r>
        <w:rPr>
          <w:rFonts w:cstheme="minorHAnsi"/>
          <w:color w:val="000000"/>
          <w:sz w:val="24"/>
          <w:szCs w:val="24"/>
        </w:rPr>
        <w:t xml:space="preserve">m. 1 is felt to start the song on a </w:t>
      </w:r>
      <w:r w:rsidRPr="00375687">
        <w:rPr>
          <w:rFonts w:cstheme="minorHAnsi"/>
          <w:i/>
          <w:iCs/>
          <w:color w:val="000000"/>
          <w:sz w:val="24"/>
          <w:szCs w:val="24"/>
        </w:rPr>
        <w:t>modus</w:t>
      </w:r>
      <w:r>
        <w:rPr>
          <w:rFonts w:cstheme="minorHAnsi"/>
          <w:color w:val="000000"/>
          <w:sz w:val="24"/>
          <w:szCs w:val="24"/>
        </w:rPr>
        <w:t xml:space="preserve"> downbeat, all formal boundaries—</w:t>
      </w:r>
      <w:del w:id="1416" w:author="Segall, Christopher (segallcr)" w:date="2025-07-18T14:19:00Z">
        <w:r w:rsidDel="002D440B">
          <w:rPr>
            <w:rFonts w:cstheme="minorHAnsi"/>
            <w:color w:val="000000"/>
            <w:sz w:val="24"/>
            <w:szCs w:val="24"/>
          </w:rPr>
          <w:delText>indeed,</w:delText>
        </w:r>
      </w:del>
      <w:ins w:id="1417" w:author="Segall, Christopher (segallcr)" w:date="2025-07-18T14:19:00Z">
        <w:r w:rsidR="002D440B">
          <w:rPr>
            <w:rFonts w:cstheme="minorHAnsi"/>
            <w:color w:val="000000"/>
            <w:sz w:val="24"/>
            <w:szCs w:val="24"/>
          </w:rPr>
          <w:t>including</w:t>
        </w:r>
      </w:ins>
      <w:r>
        <w:rPr>
          <w:rFonts w:cstheme="minorHAnsi"/>
          <w:color w:val="000000"/>
          <w:sz w:val="24"/>
          <w:szCs w:val="24"/>
        </w:rPr>
        <w:t xml:space="preserve"> the </w:t>
      </w:r>
      <w:ins w:id="1418" w:author="Segall, Christopher (segallcr)" w:date="2025-07-18T14:20:00Z">
        <w:r w:rsidR="002D440B">
          <w:rPr>
            <w:rFonts w:cstheme="minorHAnsi"/>
            <w:color w:val="000000"/>
            <w:sz w:val="24"/>
            <w:szCs w:val="24"/>
          </w:rPr>
          <w:t xml:space="preserve">very </w:t>
        </w:r>
      </w:ins>
      <w:r>
        <w:rPr>
          <w:rFonts w:cstheme="minorHAnsi"/>
          <w:color w:val="000000"/>
          <w:sz w:val="24"/>
          <w:szCs w:val="24"/>
        </w:rPr>
        <w:t>end of the song—close on a weak beat at that level.</w:t>
      </w:r>
    </w:p>
    <w:p w14:paraId="4681A28A" w14:textId="77777777" w:rsidR="006B7218" w:rsidRDefault="006B7218" w:rsidP="006B7218">
      <w:pPr>
        <w:spacing w:line="480" w:lineRule="auto"/>
        <w:rPr>
          <w:rFonts w:cstheme="minorHAnsi"/>
          <w:color w:val="000000"/>
          <w:sz w:val="24"/>
          <w:szCs w:val="24"/>
        </w:rPr>
      </w:pPr>
    </w:p>
    <w:p w14:paraId="4E756859" w14:textId="6531949C" w:rsidR="001E3BE6" w:rsidRDefault="00CA6870" w:rsidP="006B7218">
      <w:pPr>
        <w:spacing w:line="480" w:lineRule="auto"/>
        <w:rPr>
          <w:sz w:val="24"/>
          <w:szCs w:val="24"/>
        </w:rPr>
      </w:pPr>
      <w:r w:rsidRPr="00754CD8">
        <w:rPr>
          <w:rFonts w:cstheme="minorHAnsi"/>
          <w:color w:val="000000"/>
          <w:sz w:val="24"/>
          <w:szCs w:val="24"/>
        </w:rPr>
        <w:t>F</w:t>
      </w:r>
      <w:r w:rsidR="003F6FAB" w:rsidRPr="00754CD8">
        <w:rPr>
          <w:rFonts w:cstheme="minorHAnsi"/>
          <w:color w:val="000000"/>
          <w:sz w:val="24"/>
          <w:szCs w:val="24"/>
        </w:rPr>
        <w:t xml:space="preserve">our </w:t>
      </w:r>
      <w:del w:id="1419" w:author="Segall, Christopher (segallcr)" w:date="2025-07-20T09:58:00Z">
        <w:r w:rsidR="003F6FAB" w:rsidRPr="00754CD8" w:rsidDel="00BF3AD6">
          <w:rPr>
            <w:rFonts w:cstheme="minorHAnsi"/>
            <w:color w:val="000000"/>
            <w:sz w:val="24"/>
            <w:szCs w:val="24"/>
          </w:rPr>
          <w:delText xml:space="preserve">of Machaut’s </w:delText>
        </w:r>
      </w:del>
      <w:del w:id="1420" w:author="Segall, Christopher (segallcr)" w:date="2025-07-20T09:57:00Z">
        <w:r w:rsidR="003F6FAB" w:rsidRPr="00754CD8" w:rsidDel="00FF76B4">
          <w:rPr>
            <w:rFonts w:cstheme="minorHAnsi"/>
            <w:color w:val="000000"/>
            <w:sz w:val="24"/>
            <w:szCs w:val="24"/>
          </w:rPr>
          <w:delText>thirty-</w:delText>
        </w:r>
        <w:r w:rsidRPr="00754CD8" w:rsidDel="00FF76B4">
          <w:rPr>
            <w:rFonts w:cstheme="minorHAnsi"/>
            <w:color w:val="000000"/>
            <w:sz w:val="24"/>
            <w:szCs w:val="24"/>
          </w:rPr>
          <w:delText xml:space="preserve">three </w:delText>
        </w:r>
      </w:del>
      <w:r w:rsidR="003F6FAB" w:rsidRPr="00754CD8">
        <w:rPr>
          <w:rFonts w:cstheme="minorHAnsi"/>
          <w:i/>
          <w:color w:val="000000"/>
          <w:sz w:val="24"/>
          <w:szCs w:val="24"/>
        </w:rPr>
        <w:t xml:space="preserve">chansons </w:t>
      </w:r>
      <w:proofErr w:type="spellStart"/>
      <w:r w:rsidR="003F6FAB" w:rsidRPr="00754CD8">
        <w:rPr>
          <w:rFonts w:cstheme="minorHAnsi"/>
          <w:i/>
          <w:color w:val="000000"/>
          <w:sz w:val="24"/>
          <w:szCs w:val="24"/>
        </w:rPr>
        <w:t>baladées</w:t>
      </w:r>
      <w:proofErr w:type="spellEnd"/>
      <w:r w:rsidR="003F6FAB" w:rsidRPr="00754CD8">
        <w:rPr>
          <w:rFonts w:cstheme="minorHAnsi"/>
          <w:color w:val="000000"/>
          <w:sz w:val="24"/>
          <w:szCs w:val="24"/>
        </w:rPr>
        <w:t xml:space="preserve"> </w:t>
      </w:r>
      <w:del w:id="1421" w:author="Segall, Christopher (segallcr)" w:date="2025-07-20T09:57:00Z">
        <w:r w:rsidRPr="00754CD8" w:rsidDel="00FF76B4">
          <w:rPr>
            <w:rFonts w:cstheme="minorHAnsi"/>
            <w:color w:val="000000"/>
            <w:sz w:val="24"/>
            <w:szCs w:val="24"/>
          </w:rPr>
          <w:delText xml:space="preserve">in Ludwig </w:delText>
        </w:r>
      </w:del>
      <w:r w:rsidR="003F6FAB" w:rsidRPr="00754CD8">
        <w:rPr>
          <w:rFonts w:cstheme="minorHAnsi"/>
          <w:color w:val="000000"/>
          <w:sz w:val="24"/>
          <w:szCs w:val="24"/>
        </w:rPr>
        <w:t xml:space="preserve">(V5, </w:t>
      </w:r>
      <w:ins w:id="1422" w:author="Segall, Christopher (segallcr)" w:date="2025-07-18T14:20:00Z">
        <w:r w:rsidR="00C476D4">
          <w:rPr>
            <w:rFonts w:cstheme="minorHAnsi"/>
            <w:color w:val="000000"/>
            <w:sz w:val="24"/>
            <w:szCs w:val="24"/>
          </w:rPr>
          <w:t>V</w:t>
        </w:r>
      </w:ins>
      <w:r w:rsidR="003F6FAB" w:rsidRPr="00754CD8">
        <w:rPr>
          <w:rFonts w:cstheme="minorHAnsi"/>
          <w:color w:val="000000"/>
          <w:sz w:val="24"/>
          <w:szCs w:val="24"/>
        </w:rPr>
        <w:t xml:space="preserve">9, </w:t>
      </w:r>
      <w:ins w:id="1423" w:author="Segall, Christopher (segallcr)" w:date="2025-07-18T14:20:00Z">
        <w:r w:rsidR="00C476D4">
          <w:rPr>
            <w:rFonts w:cstheme="minorHAnsi"/>
            <w:color w:val="000000"/>
            <w:sz w:val="24"/>
            <w:szCs w:val="24"/>
          </w:rPr>
          <w:t>V</w:t>
        </w:r>
      </w:ins>
      <w:r w:rsidR="003F6FAB" w:rsidRPr="00754CD8">
        <w:rPr>
          <w:rFonts w:cstheme="minorHAnsi"/>
          <w:color w:val="000000"/>
          <w:sz w:val="24"/>
          <w:szCs w:val="24"/>
        </w:rPr>
        <w:t>28</w:t>
      </w:r>
      <w:r w:rsidR="0069049D" w:rsidRPr="00754CD8">
        <w:rPr>
          <w:rFonts w:cstheme="minorHAnsi"/>
          <w:color w:val="000000"/>
          <w:sz w:val="24"/>
          <w:szCs w:val="24"/>
        </w:rPr>
        <w:t>/25</w:t>
      </w:r>
      <w:r w:rsidR="003F6FAB" w:rsidRPr="00754CD8">
        <w:rPr>
          <w:rFonts w:cstheme="minorHAnsi"/>
          <w:color w:val="000000"/>
          <w:sz w:val="24"/>
          <w:szCs w:val="24"/>
        </w:rPr>
        <w:t xml:space="preserve">, and </w:t>
      </w:r>
      <w:ins w:id="1424" w:author="Segall, Christopher (segallcr)" w:date="2025-07-18T14:20:00Z">
        <w:r w:rsidR="00C476D4">
          <w:rPr>
            <w:rFonts w:cstheme="minorHAnsi"/>
            <w:color w:val="000000"/>
            <w:sz w:val="24"/>
            <w:szCs w:val="24"/>
          </w:rPr>
          <w:t>V</w:t>
        </w:r>
      </w:ins>
      <w:r w:rsidR="003F6FAB" w:rsidRPr="00754CD8">
        <w:rPr>
          <w:rFonts w:cstheme="minorHAnsi"/>
          <w:color w:val="000000"/>
          <w:sz w:val="24"/>
          <w:szCs w:val="24"/>
        </w:rPr>
        <w:t>36</w:t>
      </w:r>
      <w:r w:rsidR="00AE44DF" w:rsidRPr="00754CD8">
        <w:rPr>
          <w:rFonts w:cstheme="minorHAnsi"/>
          <w:color w:val="000000"/>
          <w:sz w:val="24"/>
          <w:szCs w:val="24"/>
        </w:rPr>
        <w:t>/30</w:t>
      </w:r>
      <w:r w:rsidR="003F6FAB" w:rsidRPr="00754CD8">
        <w:rPr>
          <w:rFonts w:cstheme="minorHAnsi"/>
          <w:color w:val="000000"/>
          <w:sz w:val="24"/>
          <w:szCs w:val="24"/>
        </w:rPr>
        <w:t>)</w:t>
      </w:r>
      <w:r w:rsidR="003F6FAB">
        <w:rPr>
          <w:rFonts w:cstheme="minorHAnsi"/>
          <w:color w:val="000000"/>
          <w:sz w:val="24"/>
          <w:szCs w:val="24"/>
        </w:rPr>
        <w:t xml:space="preserve"> </w:t>
      </w:r>
      <w:del w:id="1425" w:author="Segall, Christopher (segallcr)" w:date="2025-07-20T09:57:00Z">
        <w:r w:rsidDel="00FF76B4">
          <w:rPr>
            <w:rFonts w:cstheme="minorHAnsi"/>
            <w:color w:val="000000"/>
            <w:sz w:val="24"/>
            <w:szCs w:val="24"/>
          </w:rPr>
          <w:delText xml:space="preserve">are sung beginning </w:delText>
        </w:r>
      </w:del>
      <w:ins w:id="1426" w:author="Segall, Christopher (segallcr)" w:date="2025-07-20T09:57:00Z">
        <w:r w:rsidR="00FF76B4">
          <w:rPr>
            <w:rFonts w:cstheme="minorHAnsi"/>
            <w:color w:val="000000"/>
            <w:sz w:val="24"/>
            <w:szCs w:val="24"/>
          </w:rPr>
          <w:t xml:space="preserve">begin </w:t>
        </w:r>
      </w:ins>
      <w:r w:rsidR="003F6FAB">
        <w:rPr>
          <w:rFonts w:cstheme="minorHAnsi"/>
          <w:color w:val="000000"/>
          <w:sz w:val="24"/>
          <w:szCs w:val="24"/>
        </w:rPr>
        <w:t xml:space="preserve">with a single </w:t>
      </w:r>
      <w:del w:id="1427" w:author="Segall, Christopher (segallcr)" w:date="2025-07-20T09:57:00Z">
        <w:r w:rsidR="003F6FAB" w:rsidDel="00390658">
          <w:rPr>
            <w:rFonts w:cstheme="minorHAnsi"/>
            <w:color w:val="000000"/>
            <w:sz w:val="24"/>
            <w:szCs w:val="24"/>
          </w:rPr>
          <w:delText>eighth</w:delText>
        </w:r>
        <w:r w:rsidR="002C3B38" w:rsidDel="00390658">
          <w:rPr>
            <w:rFonts w:cstheme="minorHAnsi"/>
            <w:color w:val="000000"/>
            <w:sz w:val="24"/>
            <w:szCs w:val="24"/>
          </w:rPr>
          <w:delText xml:space="preserve"> </w:delText>
        </w:r>
      </w:del>
      <w:ins w:id="1428" w:author="Segall, Christopher (segallcr)" w:date="2025-07-20T09:57:00Z">
        <w:r w:rsidR="00390658">
          <w:rPr>
            <w:rFonts w:cstheme="minorHAnsi"/>
            <w:color w:val="000000"/>
            <w:sz w:val="24"/>
            <w:szCs w:val="24"/>
          </w:rPr>
          <w:t>eighth-</w:t>
        </w:r>
      </w:ins>
      <w:r w:rsidR="003F6FAB">
        <w:rPr>
          <w:rFonts w:cstheme="minorHAnsi"/>
          <w:color w:val="000000"/>
          <w:sz w:val="24"/>
          <w:szCs w:val="24"/>
        </w:rPr>
        <w:t>note pickup</w:t>
      </w:r>
      <w:del w:id="1429" w:author="Segall, Christopher (segallcr)" w:date="2025-07-20T10:01:00Z">
        <w:r w:rsidDel="00D1230C">
          <w:rPr>
            <w:rFonts w:cstheme="minorHAnsi"/>
            <w:color w:val="000000"/>
            <w:sz w:val="24"/>
            <w:szCs w:val="24"/>
          </w:rPr>
          <w:delText>,</w:delText>
        </w:r>
      </w:del>
      <w:r>
        <w:rPr>
          <w:rFonts w:cstheme="minorHAnsi"/>
          <w:color w:val="000000"/>
          <w:sz w:val="24"/>
          <w:szCs w:val="24"/>
        </w:rPr>
        <w:t xml:space="preserve"> </w:t>
      </w:r>
      <w:del w:id="1430" w:author="Segall, Christopher (segallcr)" w:date="2025-07-20T10:01:00Z">
        <w:r w:rsidDel="00D1230C">
          <w:rPr>
            <w:rFonts w:cstheme="minorHAnsi"/>
            <w:color w:val="000000"/>
            <w:sz w:val="24"/>
            <w:szCs w:val="24"/>
          </w:rPr>
          <w:delText xml:space="preserve">and this subset displays a similar runup with </w:delText>
        </w:r>
      </w:del>
      <w:ins w:id="1431" w:author="Segall, Christopher (segallcr)" w:date="2025-07-20T10:01:00Z">
        <w:r w:rsidR="00D1230C">
          <w:rPr>
            <w:rFonts w:cstheme="minorHAnsi"/>
            <w:color w:val="000000"/>
            <w:sz w:val="24"/>
            <w:szCs w:val="24"/>
          </w:rPr>
          <w:t xml:space="preserve">preceded by </w:t>
        </w:r>
      </w:ins>
      <w:r>
        <w:rPr>
          <w:rFonts w:cstheme="minorHAnsi"/>
          <w:color w:val="000000"/>
          <w:sz w:val="24"/>
          <w:szCs w:val="24"/>
        </w:rPr>
        <w:t>rests</w:t>
      </w:r>
      <w:r w:rsidR="003F6FAB">
        <w:rPr>
          <w:rFonts w:cstheme="minorHAnsi"/>
          <w:color w:val="000000"/>
          <w:sz w:val="24"/>
          <w:szCs w:val="24"/>
        </w:rPr>
        <w:t xml:space="preserve">. </w:t>
      </w:r>
      <w:r w:rsidR="00D928FE">
        <w:rPr>
          <w:rFonts w:cstheme="minorHAnsi"/>
          <w:color w:val="000000"/>
          <w:sz w:val="24"/>
          <w:szCs w:val="24"/>
        </w:rPr>
        <w:t xml:space="preserve">Lacking a full </w:t>
      </w:r>
      <w:proofErr w:type="gramStart"/>
      <w:r w:rsidR="00D928FE">
        <w:rPr>
          <w:rFonts w:cstheme="minorHAnsi"/>
          <w:color w:val="000000"/>
          <w:sz w:val="24"/>
          <w:szCs w:val="24"/>
        </w:rPr>
        <w:t>breve</w:t>
      </w:r>
      <w:proofErr w:type="gramEnd"/>
      <w:r w:rsidR="00D928FE">
        <w:rPr>
          <w:rFonts w:cstheme="minorHAnsi"/>
          <w:color w:val="000000"/>
          <w:sz w:val="24"/>
          <w:szCs w:val="24"/>
        </w:rPr>
        <w:t xml:space="preserve"> of preparation</w:t>
      </w:r>
      <w:ins w:id="1432" w:author="Kyle Hutchinson" w:date="2025-08-08T09:15:00Z" w16du:dateUtc="2025-08-08T13:15:00Z">
        <w:r w:rsidR="003A08C7">
          <w:rPr>
            <w:rFonts w:cstheme="minorHAnsi"/>
            <w:color w:val="000000"/>
            <w:sz w:val="24"/>
            <w:szCs w:val="24"/>
          </w:rPr>
          <w:t>,</w:t>
        </w:r>
      </w:ins>
      <w:r w:rsidR="00D928FE">
        <w:rPr>
          <w:rFonts w:cstheme="minorHAnsi"/>
          <w:color w:val="000000"/>
          <w:sz w:val="24"/>
          <w:szCs w:val="24"/>
        </w:rPr>
        <w:t xml:space="preserve"> </w:t>
      </w:r>
      <w:del w:id="1433" w:author="Segall, Christopher (segallcr)" w:date="2025-07-20T10:04:00Z">
        <w:r w:rsidR="00D928FE" w:rsidDel="00506BEE">
          <w:rPr>
            <w:rFonts w:cstheme="minorHAnsi"/>
            <w:color w:val="000000"/>
            <w:sz w:val="24"/>
            <w:szCs w:val="24"/>
          </w:rPr>
          <w:delText xml:space="preserve">like </w:delText>
        </w:r>
      </w:del>
      <w:ins w:id="1434" w:author="Segall, Christopher (segallcr)" w:date="2025-07-20T10:04:00Z">
        <w:r w:rsidR="00506BEE">
          <w:rPr>
            <w:rFonts w:cstheme="minorHAnsi"/>
            <w:color w:val="000000"/>
            <w:sz w:val="24"/>
            <w:szCs w:val="24"/>
          </w:rPr>
          <w:t xml:space="preserve">as </w:t>
        </w:r>
      </w:ins>
      <w:r w:rsidR="00D928FE">
        <w:rPr>
          <w:rFonts w:cstheme="minorHAnsi"/>
          <w:color w:val="000000"/>
          <w:sz w:val="24"/>
          <w:szCs w:val="24"/>
        </w:rPr>
        <w:t xml:space="preserve">in V14, </w:t>
      </w:r>
      <w:r w:rsidR="002A468B">
        <w:rPr>
          <w:rFonts w:cstheme="minorHAnsi"/>
          <w:color w:val="000000"/>
          <w:sz w:val="24"/>
          <w:szCs w:val="24"/>
        </w:rPr>
        <w:t xml:space="preserve">these </w:t>
      </w:r>
      <w:del w:id="1435" w:author="Segall, Christopher (segallcr)" w:date="2025-07-20T10:04:00Z">
        <w:r w:rsidR="00DE7D40" w:rsidDel="00506BEE">
          <w:rPr>
            <w:rFonts w:cstheme="minorHAnsi"/>
            <w:color w:val="000000"/>
            <w:sz w:val="24"/>
            <w:szCs w:val="24"/>
          </w:rPr>
          <w:delText xml:space="preserve">singleton </w:delText>
        </w:r>
      </w:del>
      <w:ins w:id="1436" w:author="Segall, Christopher (segallcr)" w:date="2025-07-20T10:04:00Z">
        <w:r w:rsidR="00506BEE">
          <w:rPr>
            <w:rFonts w:cstheme="minorHAnsi"/>
            <w:color w:val="000000"/>
            <w:sz w:val="24"/>
            <w:szCs w:val="24"/>
          </w:rPr>
          <w:t xml:space="preserve">single </w:t>
        </w:r>
      </w:ins>
      <w:r w:rsidR="00DE7D40">
        <w:rPr>
          <w:rFonts w:cstheme="minorHAnsi"/>
          <w:color w:val="000000"/>
          <w:sz w:val="24"/>
          <w:szCs w:val="24"/>
        </w:rPr>
        <w:t>minim</w:t>
      </w:r>
      <w:r w:rsidR="002A468B">
        <w:rPr>
          <w:rFonts w:cstheme="minorHAnsi"/>
          <w:color w:val="000000"/>
          <w:sz w:val="24"/>
          <w:szCs w:val="24"/>
        </w:rPr>
        <w:t>s</w:t>
      </w:r>
      <w:r w:rsidR="00DE7D40">
        <w:rPr>
          <w:rFonts w:cstheme="minorHAnsi"/>
          <w:color w:val="000000"/>
          <w:sz w:val="24"/>
          <w:szCs w:val="24"/>
        </w:rPr>
        <w:t xml:space="preserve"> </w:t>
      </w:r>
      <w:r w:rsidR="00754CD8">
        <w:rPr>
          <w:rFonts w:cstheme="minorHAnsi"/>
          <w:color w:val="000000"/>
          <w:sz w:val="24"/>
          <w:szCs w:val="24"/>
        </w:rPr>
        <w:t xml:space="preserve">are </w:t>
      </w:r>
      <w:r w:rsidR="000F0DCF">
        <w:rPr>
          <w:rFonts w:cstheme="minorHAnsi"/>
          <w:color w:val="000000"/>
          <w:sz w:val="24"/>
          <w:szCs w:val="24"/>
        </w:rPr>
        <w:t xml:space="preserve">perhaps </w:t>
      </w:r>
      <w:r w:rsidR="003F6FAB">
        <w:rPr>
          <w:rFonts w:cstheme="minorHAnsi"/>
          <w:color w:val="000000"/>
          <w:sz w:val="24"/>
          <w:szCs w:val="24"/>
        </w:rPr>
        <w:t>brief enough</w:t>
      </w:r>
      <w:r w:rsidR="007B3D68">
        <w:rPr>
          <w:rFonts w:cstheme="minorHAnsi"/>
          <w:color w:val="000000"/>
          <w:sz w:val="24"/>
          <w:szCs w:val="24"/>
        </w:rPr>
        <w:t xml:space="preserve"> </w:t>
      </w:r>
      <w:r w:rsidR="00754CD8">
        <w:rPr>
          <w:rFonts w:cstheme="minorHAnsi"/>
          <w:color w:val="000000"/>
          <w:sz w:val="24"/>
          <w:szCs w:val="24"/>
        </w:rPr>
        <w:t xml:space="preserve">not to </w:t>
      </w:r>
      <w:r w:rsidR="001063FA">
        <w:rPr>
          <w:rFonts w:cstheme="minorHAnsi"/>
          <w:color w:val="000000"/>
          <w:sz w:val="24"/>
          <w:szCs w:val="24"/>
        </w:rPr>
        <w:t xml:space="preserve">confuse </w:t>
      </w:r>
      <w:r w:rsidR="00754CD8">
        <w:rPr>
          <w:rFonts w:cstheme="minorHAnsi"/>
          <w:color w:val="000000"/>
          <w:sz w:val="24"/>
          <w:szCs w:val="24"/>
        </w:rPr>
        <w:t xml:space="preserve">mensural reckoning and, relatedly, </w:t>
      </w:r>
      <w:r w:rsidR="003F6FAB">
        <w:rPr>
          <w:rFonts w:cstheme="minorHAnsi"/>
          <w:color w:val="000000"/>
          <w:sz w:val="24"/>
          <w:szCs w:val="24"/>
        </w:rPr>
        <w:t xml:space="preserve">to be sung </w:t>
      </w:r>
      <w:r w:rsidR="003F6FAB" w:rsidRPr="00FD42EA">
        <w:rPr>
          <w:rFonts w:cstheme="minorHAnsi"/>
          <w:color w:val="000000"/>
          <w:sz w:val="24"/>
          <w:szCs w:val="24"/>
        </w:rPr>
        <w:t>before</w:t>
      </w:r>
      <w:r w:rsidR="003F6FAB">
        <w:rPr>
          <w:rFonts w:cstheme="minorHAnsi"/>
          <w:color w:val="000000"/>
          <w:sz w:val="24"/>
          <w:szCs w:val="24"/>
        </w:rPr>
        <w:t xml:space="preserve"> dancing commence</w:t>
      </w:r>
      <w:r w:rsidR="00EC687F">
        <w:rPr>
          <w:rFonts w:cstheme="minorHAnsi"/>
          <w:color w:val="000000"/>
          <w:sz w:val="24"/>
          <w:szCs w:val="24"/>
        </w:rPr>
        <w:t>s</w:t>
      </w:r>
      <w:r w:rsidR="003F6FAB">
        <w:rPr>
          <w:rFonts w:cstheme="minorHAnsi"/>
          <w:color w:val="000000"/>
          <w:sz w:val="24"/>
          <w:szCs w:val="24"/>
        </w:rPr>
        <w:t xml:space="preserve"> on the en</w:t>
      </w:r>
      <w:r w:rsidR="003F6FAB" w:rsidRPr="00CA6870">
        <w:rPr>
          <w:rFonts w:cstheme="minorHAnsi"/>
          <w:color w:val="000000"/>
          <w:sz w:val="24"/>
          <w:szCs w:val="24"/>
        </w:rPr>
        <w:t xml:space="preserve">suing downbeat. </w:t>
      </w:r>
      <w:r w:rsidRPr="00CA6870">
        <w:rPr>
          <w:sz w:val="24"/>
          <w:szCs w:val="24"/>
        </w:rPr>
        <w:t xml:space="preserve">In all manuscripts, V5, </w:t>
      </w:r>
      <w:ins w:id="1437" w:author="Segall, Christopher (segallcr)" w:date="2025-07-20T10:04:00Z">
        <w:r w:rsidR="00506BEE">
          <w:rPr>
            <w:sz w:val="24"/>
            <w:szCs w:val="24"/>
          </w:rPr>
          <w:t>V</w:t>
        </w:r>
      </w:ins>
      <w:r w:rsidRPr="00CA6870">
        <w:rPr>
          <w:sz w:val="24"/>
          <w:szCs w:val="24"/>
        </w:rPr>
        <w:t xml:space="preserve">9, and </w:t>
      </w:r>
      <w:ins w:id="1438" w:author="Segall, Christopher (segallcr)" w:date="2025-07-20T10:04:00Z">
        <w:r w:rsidR="00506BEE">
          <w:rPr>
            <w:sz w:val="24"/>
            <w:szCs w:val="24"/>
          </w:rPr>
          <w:t>V</w:t>
        </w:r>
      </w:ins>
      <w:r w:rsidRPr="00CA6870">
        <w:rPr>
          <w:sz w:val="24"/>
          <w:szCs w:val="24"/>
        </w:rPr>
        <w:t>28/25 begin with one or two minim rests (in imperfect and perfect time respectively), enough to complete a full semibreve beat together with their single minim pickup note (</w:t>
      </w:r>
      <w:commentRangeStart w:id="1439"/>
      <w:r w:rsidRPr="00CA6870">
        <w:rPr>
          <w:sz w:val="24"/>
          <w:szCs w:val="24"/>
        </w:rPr>
        <w:t xml:space="preserve">excepting Mach E’s </w:t>
      </w:r>
      <w:r w:rsidR="00784362">
        <w:rPr>
          <w:sz w:val="24"/>
          <w:szCs w:val="24"/>
        </w:rPr>
        <w:t xml:space="preserve">notation </w:t>
      </w:r>
      <w:r w:rsidRPr="00CA6870">
        <w:rPr>
          <w:sz w:val="24"/>
          <w:szCs w:val="24"/>
        </w:rPr>
        <w:t>of V28/25</w:t>
      </w:r>
      <w:commentRangeEnd w:id="1439"/>
      <w:r w:rsidR="00DB3017">
        <w:rPr>
          <w:rStyle w:val="CommentReference"/>
        </w:rPr>
        <w:commentReference w:id="1439"/>
      </w:r>
      <w:r w:rsidRPr="00CA6870">
        <w:rPr>
          <w:sz w:val="24"/>
          <w:szCs w:val="24"/>
        </w:rPr>
        <w:t>). V36/30 begins with one semibreve rest and then a minim rest in all sources (Mach A, G, and Vg</w:t>
      </w:r>
      <w:del w:id="1440" w:author="Segall, Christopher (segallcr)" w:date="2025-07-20T10:05:00Z">
        <w:r w:rsidRPr="00CA6870" w:rsidDel="00075514">
          <w:rPr>
            <w:sz w:val="24"/>
            <w:szCs w:val="24"/>
          </w:rPr>
          <w:delText xml:space="preserve">); </w:delText>
        </w:r>
      </w:del>
      <w:ins w:id="1441" w:author="Segall, Christopher (segallcr)" w:date="2025-07-20T10:05:00Z">
        <w:r w:rsidR="00075514" w:rsidRPr="00CA6870">
          <w:rPr>
            <w:sz w:val="24"/>
            <w:szCs w:val="24"/>
          </w:rPr>
          <w:t>)</w:t>
        </w:r>
      </w:ins>
      <w:ins w:id="1442" w:author="Kyle Hutchinson" w:date="2025-08-08T09:16:00Z" w16du:dateUtc="2025-08-08T13:16:00Z">
        <w:r w:rsidR="003A08C7">
          <w:rPr>
            <w:sz w:val="24"/>
            <w:szCs w:val="24"/>
          </w:rPr>
          <w:t>:</w:t>
        </w:r>
      </w:ins>
      <w:ins w:id="1443" w:author="Segall, Christopher (segallcr)" w:date="2025-07-20T10:05:00Z">
        <w:del w:id="1444" w:author="Kyle Hutchinson" w:date="2025-08-08T09:16:00Z" w16du:dateUtc="2025-08-08T13:16:00Z">
          <w:r w:rsidR="00075514" w:rsidDel="003A08C7">
            <w:rPr>
              <w:sz w:val="24"/>
              <w:szCs w:val="24"/>
            </w:rPr>
            <w:delText>,</w:delText>
          </w:r>
        </w:del>
        <w:r w:rsidR="00075514" w:rsidRPr="00CA6870">
          <w:rPr>
            <w:sz w:val="24"/>
            <w:szCs w:val="24"/>
          </w:rPr>
          <w:t xml:space="preserve"> </w:t>
        </w:r>
      </w:ins>
      <w:r w:rsidRPr="00CA6870">
        <w:rPr>
          <w:sz w:val="24"/>
          <w:szCs w:val="24"/>
        </w:rPr>
        <w:t>that is, a full beat of rest followed by enough rest to complete a second beat of imperfect time with the single pickup note</w:t>
      </w:r>
      <w:r w:rsidR="00080D5F">
        <w:rPr>
          <w:sz w:val="24"/>
          <w:szCs w:val="24"/>
        </w:rPr>
        <w:t>, a duration of silence approaching that of V14</w:t>
      </w:r>
      <w:r w:rsidRPr="00CA6870">
        <w:rPr>
          <w:sz w:val="24"/>
          <w:szCs w:val="24"/>
        </w:rPr>
        <w:t>.</w:t>
      </w:r>
      <w:r w:rsidRPr="00CA6870">
        <w:rPr>
          <w:rStyle w:val="FootnoteReference"/>
          <w:sz w:val="24"/>
          <w:szCs w:val="24"/>
        </w:rPr>
        <w:footnoteReference w:id="52"/>
      </w:r>
    </w:p>
    <w:p w14:paraId="5C28DD85" w14:textId="77777777" w:rsidR="006B7218" w:rsidRDefault="006B7218" w:rsidP="006B7218">
      <w:pPr>
        <w:spacing w:line="480" w:lineRule="auto"/>
        <w:rPr>
          <w:rFonts w:cstheme="minorHAnsi"/>
          <w:color w:val="000000"/>
          <w:sz w:val="24"/>
          <w:szCs w:val="24"/>
        </w:rPr>
      </w:pPr>
    </w:p>
    <w:p w14:paraId="402C44AB" w14:textId="26CD4FF7" w:rsidR="003F6FAB" w:rsidRDefault="00D028A7" w:rsidP="006B7218">
      <w:pPr>
        <w:spacing w:line="480" w:lineRule="auto"/>
        <w:rPr>
          <w:rFonts w:cstheme="minorHAnsi"/>
          <w:color w:val="000000"/>
          <w:sz w:val="24"/>
          <w:szCs w:val="24"/>
        </w:rPr>
      </w:pPr>
      <w:r>
        <w:rPr>
          <w:rFonts w:cstheme="minorHAnsi"/>
          <w:color w:val="000000"/>
          <w:sz w:val="24"/>
          <w:szCs w:val="24"/>
        </w:rPr>
        <w:lastRenderedPageBreak/>
        <w:t>Intriguingly, b</w:t>
      </w:r>
      <w:r w:rsidR="001E3BE6">
        <w:rPr>
          <w:rFonts w:cstheme="minorHAnsi"/>
          <w:color w:val="000000"/>
          <w:sz w:val="24"/>
          <w:szCs w:val="24"/>
        </w:rPr>
        <w:t xml:space="preserve">eginning </w:t>
      </w:r>
      <w:r w:rsidR="00677028">
        <w:rPr>
          <w:rFonts w:cstheme="minorHAnsi"/>
          <w:color w:val="000000"/>
          <w:sz w:val="24"/>
          <w:szCs w:val="24"/>
        </w:rPr>
        <w:t xml:space="preserve">on a weak beat </w:t>
      </w:r>
      <w:r w:rsidR="001E3BE6">
        <w:rPr>
          <w:rFonts w:cstheme="minorHAnsi"/>
          <w:color w:val="000000"/>
          <w:sz w:val="24"/>
          <w:szCs w:val="24"/>
        </w:rPr>
        <w:t xml:space="preserve">is a </w:t>
      </w:r>
      <w:r w:rsidR="0078162E">
        <w:rPr>
          <w:rFonts w:cstheme="minorHAnsi"/>
          <w:color w:val="000000"/>
          <w:sz w:val="24"/>
          <w:szCs w:val="24"/>
        </w:rPr>
        <w:t xml:space="preserve">trait </w:t>
      </w:r>
      <w:r w:rsidR="001E3BE6">
        <w:rPr>
          <w:rFonts w:cstheme="minorHAnsi"/>
          <w:color w:val="000000"/>
          <w:sz w:val="24"/>
          <w:szCs w:val="24"/>
        </w:rPr>
        <w:t xml:space="preserve">peculiar to the </w:t>
      </w:r>
      <w:r w:rsidR="00EA1450" w:rsidRPr="00ED6034">
        <w:rPr>
          <w:rFonts w:cstheme="minorHAnsi"/>
          <w:i/>
          <w:color w:val="000000"/>
          <w:sz w:val="24"/>
          <w:szCs w:val="24"/>
        </w:rPr>
        <w:t xml:space="preserve">chansons </w:t>
      </w:r>
      <w:proofErr w:type="spellStart"/>
      <w:r w:rsidR="00EA1450" w:rsidRPr="00ED6034">
        <w:rPr>
          <w:rFonts w:cstheme="minorHAnsi"/>
          <w:i/>
          <w:color w:val="000000"/>
          <w:sz w:val="24"/>
          <w:szCs w:val="24"/>
        </w:rPr>
        <w:t>baladée</w:t>
      </w:r>
      <w:r w:rsidR="00EA1450">
        <w:rPr>
          <w:rFonts w:cstheme="minorHAnsi"/>
          <w:i/>
          <w:color w:val="000000"/>
          <w:sz w:val="24"/>
          <w:szCs w:val="24"/>
        </w:rPr>
        <w:t>s</w:t>
      </w:r>
      <w:proofErr w:type="spellEnd"/>
      <w:r w:rsidR="00EA1450">
        <w:rPr>
          <w:rFonts w:cstheme="minorHAnsi"/>
          <w:i/>
          <w:color w:val="000000"/>
          <w:sz w:val="24"/>
          <w:szCs w:val="24"/>
        </w:rPr>
        <w:t xml:space="preserve"> </w:t>
      </w:r>
      <w:r w:rsidR="001E3BE6">
        <w:rPr>
          <w:rFonts w:cstheme="minorHAnsi"/>
          <w:color w:val="000000"/>
          <w:sz w:val="24"/>
          <w:szCs w:val="24"/>
        </w:rPr>
        <w:t xml:space="preserve">among Machaut’s </w:t>
      </w:r>
      <w:r w:rsidR="00B950C7">
        <w:rPr>
          <w:rFonts w:cstheme="minorHAnsi"/>
          <w:color w:val="000000"/>
          <w:sz w:val="24"/>
          <w:szCs w:val="24"/>
        </w:rPr>
        <w:t xml:space="preserve">entries in </w:t>
      </w:r>
      <w:r w:rsidR="00EA1450">
        <w:rPr>
          <w:rFonts w:cstheme="minorHAnsi"/>
          <w:color w:val="000000"/>
          <w:sz w:val="24"/>
          <w:szCs w:val="24"/>
        </w:rPr>
        <w:t xml:space="preserve">the </w:t>
      </w:r>
      <w:proofErr w:type="spellStart"/>
      <w:r w:rsidR="001E3BE6" w:rsidRPr="001E3BE6">
        <w:rPr>
          <w:rFonts w:cstheme="minorHAnsi"/>
          <w:i/>
          <w:iCs/>
          <w:color w:val="000000"/>
          <w:sz w:val="24"/>
          <w:szCs w:val="24"/>
        </w:rPr>
        <w:t>formes</w:t>
      </w:r>
      <w:proofErr w:type="spellEnd"/>
      <w:r w:rsidR="001E3BE6" w:rsidRPr="001E3BE6">
        <w:rPr>
          <w:rFonts w:cstheme="minorHAnsi"/>
          <w:i/>
          <w:iCs/>
          <w:color w:val="000000"/>
          <w:sz w:val="24"/>
          <w:szCs w:val="24"/>
        </w:rPr>
        <w:t xml:space="preserve"> fixes</w:t>
      </w:r>
      <w:r w:rsidR="001E3BE6" w:rsidRPr="001E3BE6">
        <w:rPr>
          <w:rFonts w:cstheme="minorHAnsi"/>
          <w:color w:val="000000"/>
          <w:sz w:val="24"/>
          <w:szCs w:val="24"/>
        </w:rPr>
        <w:t>.</w:t>
      </w:r>
      <w:r w:rsidR="001E3BE6">
        <w:rPr>
          <w:rFonts w:cstheme="minorHAnsi"/>
          <w:color w:val="000000"/>
          <w:sz w:val="24"/>
          <w:szCs w:val="24"/>
        </w:rPr>
        <w:t xml:space="preserve"> There are no</w:t>
      </w:r>
      <w:r w:rsidR="00745BD6">
        <w:rPr>
          <w:rFonts w:cstheme="minorHAnsi"/>
          <w:color w:val="000000"/>
          <w:sz w:val="24"/>
          <w:szCs w:val="24"/>
        </w:rPr>
        <w:t xml:space="preserve"> examples</w:t>
      </w:r>
      <w:r w:rsidR="001E3BE6">
        <w:rPr>
          <w:rFonts w:cstheme="minorHAnsi"/>
          <w:color w:val="000000"/>
          <w:sz w:val="24"/>
          <w:szCs w:val="24"/>
        </w:rPr>
        <w:t xml:space="preserve"> among</w:t>
      </w:r>
      <w:del w:id="1450" w:author="Segall, Christopher (segallcr)" w:date="2025-07-20T10:06:00Z">
        <w:r w:rsidR="001E3BE6" w:rsidDel="0032426E">
          <w:rPr>
            <w:rFonts w:cstheme="minorHAnsi"/>
            <w:color w:val="000000"/>
            <w:sz w:val="24"/>
            <w:szCs w:val="24"/>
          </w:rPr>
          <w:delText>st</w:delText>
        </w:r>
      </w:del>
      <w:r w:rsidR="001E3BE6">
        <w:rPr>
          <w:rFonts w:cstheme="minorHAnsi"/>
          <w:color w:val="000000"/>
          <w:sz w:val="24"/>
          <w:szCs w:val="24"/>
        </w:rPr>
        <w:t xml:space="preserve"> the ballades or rondeaux. </w:t>
      </w:r>
      <w:del w:id="1451" w:author="Segall, Christopher (segallcr)" w:date="2025-07-20T10:08:00Z">
        <w:r w:rsidR="001E3BE6" w:rsidDel="00DA02CE">
          <w:rPr>
            <w:rFonts w:cstheme="minorHAnsi"/>
            <w:color w:val="000000"/>
            <w:sz w:val="24"/>
            <w:szCs w:val="24"/>
          </w:rPr>
          <w:delText xml:space="preserve">To include </w:delText>
        </w:r>
        <w:r w:rsidR="00D15DE2" w:rsidDel="00DA02CE">
          <w:rPr>
            <w:rFonts w:cstheme="minorHAnsi"/>
            <w:color w:val="000000"/>
            <w:sz w:val="24"/>
            <w:szCs w:val="24"/>
          </w:rPr>
          <w:delText>h</w:delText>
        </w:r>
      </w:del>
      <w:ins w:id="1452" w:author="Segall, Christopher (segallcr)" w:date="2025-07-20T10:08:00Z">
        <w:r w:rsidR="00DA02CE">
          <w:rPr>
            <w:rFonts w:cstheme="minorHAnsi"/>
            <w:color w:val="000000"/>
            <w:sz w:val="24"/>
            <w:szCs w:val="24"/>
          </w:rPr>
          <w:t>H</w:t>
        </w:r>
      </w:ins>
      <w:r w:rsidR="00D15DE2">
        <w:rPr>
          <w:rFonts w:cstheme="minorHAnsi"/>
          <w:color w:val="000000"/>
          <w:sz w:val="24"/>
          <w:szCs w:val="24"/>
        </w:rPr>
        <w:t xml:space="preserve">is </w:t>
      </w:r>
      <w:r w:rsidR="001E3BE6">
        <w:rPr>
          <w:rFonts w:cstheme="minorHAnsi"/>
          <w:color w:val="000000"/>
          <w:sz w:val="24"/>
          <w:szCs w:val="24"/>
        </w:rPr>
        <w:t>other song</w:t>
      </w:r>
      <w:r w:rsidR="00861D7B">
        <w:rPr>
          <w:rFonts w:cstheme="minorHAnsi"/>
          <w:color w:val="000000"/>
          <w:sz w:val="24"/>
          <w:szCs w:val="24"/>
        </w:rPr>
        <w:t xml:space="preserve"> genres</w:t>
      </w:r>
      <w:r w:rsidR="001E3BE6">
        <w:rPr>
          <w:rFonts w:cstheme="minorHAnsi"/>
          <w:color w:val="000000"/>
          <w:sz w:val="24"/>
          <w:szCs w:val="24"/>
        </w:rPr>
        <w:t>—</w:t>
      </w:r>
      <w:commentRangeStart w:id="1453"/>
      <w:r w:rsidR="001E3BE6">
        <w:rPr>
          <w:rFonts w:cstheme="minorHAnsi"/>
          <w:color w:val="000000"/>
          <w:sz w:val="24"/>
          <w:szCs w:val="24"/>
        </w:rPr>
        <w:t xml:space="preserve">the lais, </w:t>
      </w:r>
      <w:r w:rsidR="00003ED0">
        <w:rPr>
          <w:rFonts w:cstheme="minorHAnsi"/>
          <w:color w:val="000000"/>
          <w:sz w:val="24"/>
          <w:szCs w:val="24"/>
        </w:rPr>
        <w:t xml:space="preserve">a </w:t>
      </w:r>
      <w:proofErr w:type="spellStart"/>
      <w:r w:rsidR="001E3BE6">
        <w:rPr>
          <w:rFonts w:cstheme="minorHAnsi"/>
          <w:color w:val="000000"/>
          <w:sz w:val="24"/>
          <w:szCs w:val="24"/>
        </w:rPr>
        <w:t>complainte</w:t>
      </w:r>
      <w:proofErr w:type="spellEnd"/>
      <w:r w:rsidR="001E3BE6">
        <w:rPr>
          <w:rFonts w:cstheme="minorHAnsi"/>
          <w:color w:val="000000"/>
          <w:sz w:val="24"/>
          <w:szCs w:val="24"/>
        </w:rPr>
        <w:t xml:space="preserve">, and </w:t>
      </w:r>
      <w:r w:rsidR="00003ED0">
        <w:rPr>
          <w:rFonts w:cstheme="minorHAnsi"/>
          <w:color w:val="000000"/>
          <w:sz w:val="24"/>
          <w:szCs w:val="24"/>
        </w:rPr>
        <w:t xml:space="preserve">a </w:t>
      </w:r>
      <w:r w:rsidR="001E3BE6">
        <w:rPr>
          <w:rFonts w:cstheme="minorHAnsi"/>
          <w:color w:val="000000"/>
          <w:sz w:val="24"/>
          <w:szCs w:val="24"/>
        </w:rPr>
        <w:t>chanson ro</w:t>
      </w:r>
      <w:r w:rsidR="00003ED0">
        <w:rPr>
          <w:rFonts w:cstheme="minorHAnsi"/>
          <w:color w:val="000000"/>
          <w:sz w:val="24"/>
          <w:szCs w:val="24"/>
        </w:rPr>
        <w:t>yale</w:t>
      </w:r>
      <w:commentRangeEnd w:id="1453"/>
      <w:r w:rsidR="0026742E">
        <w:rPr>
          <w:rStyle w:val="CommentReference"/>
        </w:rPr>
        <w:commentReference w:id="1453"/>
      </w:r>
      <w:r w:rsidR="00113B69">
        <w:rPr>
          <w:rFonts w:cstheme="minorHAnsi"/>
          <w:color w:val="000000"/>
          <w:sz w:val="24"/>
          <w:szCs w:val="24"/>
        </w:rPr>
        <w:t>—</w:t>
      </w:r>
      <w:del w:id="1454" w:author="Segall, Christopher (segallcr)" w:date="2025-07-20T10:08:00Z">
        <w:r w:rsidR="001E3BE6" w:rsidDel="007750B7">
          <w:rPr>
            <w:rFonts w:cstheme="minorHAnsi"/>
            <w:color w:val="000000"/>
            <w:sz w:val="24"/>
            <w:szCs w:val="24"/>
          </w:rPr>
          <w:delText>adds potentially only</w:delText>
        </w:r>
      </w:del>
      <w:ins w:id="1455" w:author="Segall, Christopher (segallcr)" w:date="2025-07-20T10:08:00Z">
        <w:r w:rsidR="007750B7">
          <w:rPr>
            <w:rFonts w:cstheme="minorHAnsi"/>
            <w:color w:val="000000"/>
            <w:sz w:val="24"/>
            <w:szCs w:val="24"/>
          </w:rPr>
          <w:t>include just</w:t>
        </w:r>
      </w:ins>
      <w:r w:rsidR="001E3BE6">
        <w:rPr>
          <w:rFonts w:cstheme="minorHAnsi"/>
          <w:color w:val="000000"/>
          <w:sz w:val="24"/>
          <w:szCs w:val="24"/>
        </w:rPr>
        <w:t xml:space="preserve"> one</w:t>
      </w:r>
      <w:r w:rsidR="00632E57">
        <w:rPr>
          <w:rFonts w:cstheme="minorHAnsi"/>
          <w:color w:val="000000"/>
          <w:sz w:val="24"/>
          <w:szCs w:val="24"/>
        </w:rPr>
        <w:t xml:space="preserve"> </w:t>
      </w:r>
      <w:r w:rsidR="005B5CC7">
        <w:rPr>
          <w:rFonts w:cstheme="minorHAnsi"/>
          <w:color w:val="000000"/>
          <w:sz w:val="24"/>
          <w:szCs w:val="24"/>
        </w:rPr>
        <w:t>other</w:t>
      </w:r>
      <w:r w:rsidR="00A848CA">
        <w:rPr>
          <w:rFonts w:cstheme="minorHAnsi"/>
          <w:color w:val="000000"/>
          <w:sz w:val="24"/>
          <w:szCs w:val="24"/>
        </w:rPr>
        <w:t xml:space="preserve"> song that </w:t>
      </w:r>
      <w:ins w:id="1456" w:author="Segall, Christopher (segallcr)" w:date="2025-07-20T10:08:00Z">
        <w:r w:rsidR="007750B7">
          <w:rPr>
            <w:rFonts w:cstheme="minorHAnsi"/>
            <w:color w:val="000000"/>
            <w:sz w:val="24"/>
            <w:szCs w:val="24"/>
          </w:rPr>
          <w:t xml:space="preserve">potentially </w:t>
        </w:r>
      </w:ins>
      <w:r w:rsidR="00A848CA">
        <w:rPr>
          <w:rFonts w:cstheme="minorHAnsi"/>
          <w:color w:val="000000"/>
          <w:sz w:val="24"/>
          <w:szCs w:val="24"/>
        </w:rPr>
        <w:t xml:space="preserve">begins </w:t>
      </w:r>
      <w:r w:rsidR="0090361E">
        <w:rPr>
          <w:rFonts w:cstheme="minorHAnsi"/>
          <w:color w:val="000000"/>
          <w:sz w:val="24"/>
          <w:szCs w:val="24"/>
        </w:rPr>
        <w:t xml:space="preserve">with </w:t>
      </w:r>
      <w:r w:rsidR="00A848CA">
        <w:rPr>
          <w:rFonts w:cstheme="minorHAnsi"/>
          <w:color w:val="000000"/>
          <w:sz w:val="24"/>
          <w:szCs w:val="24"/>
        </w:rPr>
        <w:t xml:space="preserve">a </w:t>
      </w:r>
      <w:r w:rsidR="0090361E">
        <w:rPr>
          <w:rFonts w:cstheme="minorHAnsi"/>
          <w:color w:val="000000"/>
          <w:sz w:val="24"/>
          <w:szCs w:val="24"/>
        </w:rPr>
        <w:t>pickup</w:t>
      </w:r>
      <w:r w:rsidR="001E3BE6">
        <w:rPr>
          <w:rFonts w:cstheme="minorHAnsi"/>
          <w:color w:val="000000"/>
          <w:sz w:val="24"/>
          <w:szCs w:val="24"/>
        </w:rPr>
        <w:t xml:space="preserve">. </w:t>
      </w:r>
      <w:r w:rsidR="00814B24">
        <w:rPr>
          <w:rFonts w:cstheme="minorHAnsi"/>
          <w:color w:val="000000"/>
          <w:sz w:val="24"/>
          <w:szCs w:val="24"/>
        </w:rPr>
        <w:t>Ludwig</w:t>
      </w:r>
      <w:ins w:id="1457" w:author="Segall, Christopher (segallcr)" w:date="2025-07-20T10:09:00Z">
        <w:r w:rsidR="007750B7">
          <w:rPr>
            <w:rFonts w:cstheme="minorHAnsi"/>
            <w:color w:val="000000"/>
            <w:sz w:val="24"/>
            <w:szCs w:val="24"/>
          </w:rPr>
          <w:t xml:space="preserve"> (1926)</w:t>
        </w:r>
      </w:ins>
      <w:r w:rsidR="00814B24">
        <w:rPr>
          <w:rFonts w:cstheme="minorHAnsi"/>
          <w:color w:val="000000"/>
          <w:sz w:val="24"/>
          <w:szCs w:val="24"/>
        </w:rPr>
        <w:t xml:space="preserve"> </w:t>
      </w:r>
      <w:del w:id="1458" w:author="Segall, Christopher (segallcr)" w:date="2025-07-20T10:27:00Z">
        <w:r w:rsidR="00C970D2" w:rsidDel="00547ED2">
          <w:rPr>
            <w:rFonts w:cstheme="minorHAnsi"/>
            <w:color w:val="000000"/>
            <w:sz w:val="24"/>
            <w:szCs w:val="24"/>
          </w:rPr>
          <w:delText xml:space="preserve">interprets </w:delText>
        </w:r>
      </w:del>
      <w:ins w:id="1459" w:author="Segall, Christopher (segallcr)" w:date="2025-07-20T10:27:00Z">
        <w:r w:rsidR="00547ED2">
          <w:rPr>
            <w:rFonts w:cstheme="minorHAnsi"/>
            <w:color w:val="000000"/>
            <w:sz w:val="24"/>
            <w:szCs w:val="24"/>
          </w:rPr>
          <w:t>tra</w:t>
        </w:r>
      </w:ins>
      <w:ins w:id="1460" w:author="Segall, Christopher (segallcr)" w:date="2025-07-20T10:28:00Z">
        <w:r w:rsidR="00547ED2">
          <w:rPr>
            <w:rFonts w:cstheme="minorHAnsi"/>
            <w:color w:val="000000"/>
            <w:sz w:val="24"/>
            <w:szCs w:val="24"/>
          </w:rPr>
          <w:t>nscribes</w:t>
        </w:r>
      </w:ins>
      <w:ins w:id="1461" w:author="Segall, Christopher (segallcr)" w:date="2025-07-20T10:27:00Z">
        <w:r w:rsidR="00547ED2">
          <w:rPr>
            <w:rFonts w:cstheme="minorHAnsi"/>
            <w:color w:val="000000"/>
            <w:sz w:val="24"/>
            <w:szCs w:val="24"/>
          </w:rPr>
          <w:t xml:space="preserve"> </w:t>
        </w:r>
      </w:ins>
      <w:r w:rsidR="00814B24">
        <w:rPr>
          <w:rFonts w:cstheme="minorHAnsi"/>
          <w:color w:val="000000"/>
          <w:sz w:val="24"/>
          <w:szCs w:val="24"/>
        </w:rPr>
        <w:t>Lai</w:t>
      </w:r>
      <w:del w:id="1462" w:author="Segall, Christopher (segallcr)" w:date="2025-07-20T10:09:00Z">
        <w:r w:rsidR="00814B24" w:rsidDel="00890CA8">
          <w:rPr>
            <w:rFonts w:cstheme="minorHAnsi"/>
            <w:color w:val="000000"/>
            <w:sz w:val="24"/>
            <w:szCs w:val="24"/>
          </w:rPr>
          <w:delText>s</w:delText>
        </w:r>
      </w:del>
      <w:r w:rsidR="00814B24">
        <w:rPr>
          <w:rFonts w:cstheme="minorHAnsi"/>
          <w:color w:val="000000"/>
          <w:sz w:val="24"/>
          <w:szCs w:val="24"/>
        </w:rPr>
        <w:t xml:space="preserve"> 1, “</w:t>
      </w:r>
      <w:proofErr w:type="spellStart"/>
      <w:r w:rsidR="00814B24">
        <w:rPr>
          <w:rFonts w:cstheme="minorHAnsi"/>
          <w:color w:val="000000"/>
          <w:sz w:val="24"/>
          <w:szCs w:val="24"/>
        </w:rPr>
        <w:t>Loyaute</w:t>
      </w:r>
      <w:proofErr w:type="spellEnd"/>
      <w:r w:rsidR="00814B24">
        <w:rPr>
          <w:rFonts w:cstheme="minorHAnsi"/>
          <w:color w:val="000000"/>
          <w:sz w:val="24"/>
          <w:szCs w:val="24"/>
        </w:rPr>
        <w:t xml:space="preserve">, que point ne delay,” </w:t>
      </w:r>
      <w:del w:id="1463" w:author="Segall, Christopher (segallcr)" w:date="2025-07-20T10:28:00Z">
        <w:r w:rsidR="007B7A0A" w:rsidDel="00547ED2">
          <w:rPr>
            <w:rFonts w:cstheme="minorHAnsi"/>
            <w:color w:val="000000"/>
            <w:sz w:val="24"/>
            <w:szCs w:val="24"/>
          </w:rPr>
          <w:delText>to begin on beat 2 of</w:delText>
        </w:r>
      </w:del>
      <w:ins w:id="1464" w:author="Segall, Christopher (segallcr)" w:date="2025-07-20T10:28:00Z">
        <w:r w:rsidR="00547ED2">
          <w:rPr>
            <w:rFonts w:cstheme="minorHAnsi"/>
            <w:color w:val="000000"/>
            <w:sz w:val="24"/>
            <w:szCs w:val="24"/>
          </w:rPr>
          <w:t>in</w:t>
        </w:r>
      </w:ins>
      <w:r w:rsidR="007B7A0A">
        <w:rPr>
          <w:rFonts w:cstheme="minorHAnsi"/>
          <w:color w:val="000000"/>
          <w:sz w:val="24"/>
          <w:szCs w:val="24"/>
        </w:rPr>
        <w:t xml:space="preserve"> 6/4</w:t>
      </w:r>
      <w:ins w:id="1465" w:author="Segall, Christopher (segallcr)" w:date="2025-07-20T10:28:00Z">
        <w:r w:rsidR="00614BF5">
          <w:rPr>
            <w:rFonts w:cstheme="minorHAnsi"/>
            <w:color w:val="000000"/>
            <w:sz w:val="24"/>
            <w:szCs w:val="24"/>
          </w:rPr>
          <w:t xml:space="preserve"> and begins the song on weak beat 2,</w:t>
        </w:r>
      </w:ins>
      <w:r w:rsidR="00A64E07">
        <w:rPr>
          <w:rFonts w:cstheme="minorHAnsi"/>
          <w:color w:val="000000"/>
          <w:sz w:val="24"/>
          <w:szCs w:val="24"/>
        </w:rPr>
        <w:t xml:space="preserve"> </w:t>
      </w:r>
      <w:del w:id="1466" w:author="Segall, Christopher (segallcr)" w:date="2025-07-20T10:28:00Z">
        <w:r w:rsidR="00A64E07" w:rsidDel="00614BF5">
          <w:rPr>
            <w:rFonts w:cstheme="minorHAnsi"/>
            <w:color w:val="000000"/>
            <w:sz w:val="24"/>
            <w:szCs w:val="24"/>
          </w:rPr>
          <w:delText xml:space="preserve">without the guide of </w:delText>
        </w:r>
        <w:r w:rsidR="00DD1A1E" w:rsidDel="00614BF5">
          <w:rPr>
            <w:rFonts w:cstheme="minorHAnsi"/>
            <w:color w:val="000000"/>
            <w:sz w:val="24"/>
            <w:szCs w:val="24"/>
          </w:rPr>
          <w:delText xml:space="preserve">a </w:delText>
        </w:r>
        <w:r w:rsidR="00A64E07" w:rsidDel="00614BF5">
          <w:rPr>
            <w:rFonts w:cstheme="minorHAnsi"/>
            <w:color w:val="000000"/>
            <w:sz w:val="24"/>
            <w:szCs w:val="24"/>
          </w:rPr>
          <w:delText>beat 1</w:delText>
        </w:r>
      </w:del>
      <w:ins w:id="1467" w:author="Segall, Christopher (segallcr)" w:date="2025-07-20T10:28:00Z">
        <w:r w:rsidR="00614BF5">
          <w:rPr>
            <w:rFonts w:cstheme="minorHAnsi"/>
            <w:color w:val="000000"/>
            <w:sz w:val="24"/>
            <w:szCs w:val="24"/>
          </w:rPr>
          <w:t>despite the absence of an initiating</w:t>
        </w:r>
      </w:ins>
      <w:r w:rsidR="00A64E07">
        <w:rPr>
          <w:rFonts w:cstheme="minorHAnsi"/>
          <w:color w:val="000000"/>
          <w:sz w:val="24"/>
          <w:szCs w:val="24"/>
        </w:rPr>
        <w:t xml:space="preserve"> rest in </w:t>
      </w:r>
      <w:r w:rsidR="00D43422">
        <w:rPr>
          <w:rFonts w:cstheme="minorHAnsi"/>
          <w:color w:val="000000"/>
          <w:sz w:val="24"/>
          <w:szCs w:val="24"/>
        </w:rPr>
        <w:t xml:space="preserve">any </w:t>
      </w:r>
      <w:r w:rsidR="00A64E07">
        <w:rPr>
          <w:rFonts w:cstheme="minorHAnsi"/>
          <w:color w:val="000000"/>
          <w:sz w:val="24"/>
          <w:szCs w:val="24"/>
        </w:rPr>
        <w:t>manuscript</w:t>
      </w:r>
      <w:r w:rsidR="00D43422">
        <w:rPr>
          <w:rFonts w:cstheme="minorHAnsi"/>
          <w:color w:val="000000"/>
          <w:sz w:val="24"/>
          <w:szCs w:val="24"/>
        </w:rPr>
        <w:t xml:space="preserve"> source</w:t>
      </w:r>
      <w:r w:rsidR="007B7A0A">
        <w:rPr>
          <w:rFonts w:cstheme="minorHAnsi"/>
          <w:color w:val="000000"/>
          <w:sz w:val="24"/>
          <w:szCs w:val="24"/>
        </w:rPr>
        <w:t xml:space="preserve">. </w:t>
      </w:r>
      <w:ins w:id="1468" w:author="Segall, Christopher (segallcr)" w:date="2025-07-20T10:24:00Z">
        <w:r w:rsidR="00D748ED">
          <w:rPr>
            <w:rFonts w:cstheme="minorHAnsi"/>
            <w:color w:val="000000"/>
            <w:sz w:val="24"/>
            <w:szCs w:val="24"/>
          </w:rPr>
          <w:t xml:space="preserve">This issue does not arise in </w:t>
        </w:r>
      </w:ins>
      <w:del w:id="1469" w:author="Segall, Christopher (segallcr)" w:date="2025-07-20T10:24:00Z">
        <w:r w:rsidR="007B7A0A" w:rsidDel="00D748ED">
          <w:rPr>
            <w:rFonts w:cstheme="minorHAnsi"/>
            <w:color w:val="000000"/>
            <w:sz w:val="24"/>
            <w:szCs w:val="24"/>
          </w:rPr>
          <w:delText xml:space="preserve">Because </w:delText>
        </w:r>
      </w:del>
      <w:r w:rsidR="007B7A0A">
        <w:rPr>
          <w:rFonts w:cstheme="minorHAnsi"/>
          <w:color w:val="000000"/>
          <w:sz w:val="24"/>
          <w:szCs w:val="24"/>
        </w:rPr>
        <w:t>Schrade</w:t>
      </w:r>
      <w:ins w:id="1470" w:author="Segall, Christopher (segallcr)" w:date="2025-07-20T10:10:00Z">
        <w:r w:rsidR="00AF3D24">
          <w:rPr>
            <w:rFonts w:cstheme="minorHAnsi"/>
            <w:color w:val="000000"/>
            <w:sz w:val="24"/>
            <w:szCs w:val="24"/>
          </w:rPr>
          <w:t xml:space="preserve"> (1956)</w:t>
        </w:r>
      </w:ins>
      <w:ins w:id="1471" w:author="Segall, Christopher (segallcr)" w:date="2025-07-20T10:24:00Z">
        <w:r w:rsidR="00D748ED">
          <w:rPr>
            <w:rFonts w:cstheme="minorHAnsi"/>
            <w:color w:val="000000"/>
            <w:sz w:val="24"/>
            <w:szCs w:val="24"/>
          </w:rPr>
          <w:t>, who</w:t>
        </w:r>
      </w:ins>
      <w:r w:rsidR="007B7A0A">
        <w:rPr>
          <w:rFonts w:cstheme="minorHAnsi"/>
          <w:color w:val="000000"/>
          <w:sz w:val="24"/>
          <w:szCs w:val="24"/>
        </w:rPr>
        <w:t xml:space="preserve"> sets the same song in 3/4, </w:t>
      </w:r>
      <w:ins w:id="1472" w:author="Segall, Christopher (segallcr)" w:date="2025-07-20T10:26:00Z">
        <w:r w:rsidR="00D03355">
          <w:rPr>
            <w:rFonts w:cstheme="minorHAnsi"/>
            <w:color w:val="000000"/>
            <w:sz w:val="24"/>
            <w:szCs w:val="24"/>
          </w:rPr>
          <w:t>dividing each of Ludwig’s measures in two</w:t>
        </w:r>
        <w:r w:rsidR="00A31DB3">
          <w:rPr>
            <w:rFonts w:cstheme="minorHAnsi"/>
            <w:color w:val="000000"/>
            <w:sz w:val="24"/>
            <w:szCs w:val="24"/>
          </w:rPr>
          <w:t xml:space="preserve"> and beginning immediately on the first downbeat, thus </w:t>
        </w:r>
      </w:ins>
      <w:r w:rsidR="00741519">
        <w:rPr>
          <w:rFonts w:cstheme="minorHAnsi"/>
          <w:color w:val="000000"/>
          <w:sz w:val="24"/>
          <w:szCs w:val="24"/>
        </w:rPr>
        <w:t xml:space="preserve">bringing </w:t>
      </w:r>
      <w:r w:rsidR="00A64E07">
        <w:rPr>
          <w:rFonts w:cstheme="minorHAnsi"/>
          <w:color w:val="000000"/>
          <w:sz w:val="24"/>
          <w:szCs w:val="24"/>
        </w:rPr>
        <w:t xml:space="preserve">Machaut’s older </w:t>
      </w:r>
      <w:r w:rsidR="007B7A0A" w:rsidRPr="007B7A0A">
        <w:rPr>
          <w:rFonts w:cstheme="minorHAnsi"/>
          <w:i/>
          <w:iCs/>
          <w:color w:val="000000"/>
          <w:sz w:val="24"/>
          <w:szCs w:val="24"/>
        </w:rPr>
        <w:t>modus</w:t>
      </w:r>
      <w:r w:rsidR="00A64E07">
        <w:rPr>
          <w:rFonts w:cstheme="minorHAnsi"/>
          <w:color w:val="000000"/>
          <w:sz w:val="24"/>
          <w:szCs w:val="24"/>
        </w:rPr>
        <w:t xml:space="preserve"> notation</w:t>
      </w:r>
      <w:r w:rsidR="00741519">
        <w:rPr>
          <w:rFonts w:cstheme="minorHAnsi"/>
          <w:color w:val="000000"/>
          <w:sz w:val="24"/>
          <w:szCs w:val="24"/>
        </w:rPr>
        <w:t xml:space="preserve"> in</w:t>
      </w:r>
      <w:del w:id="1473" w:author="Segall, Christopher (segallcr)" w:date="2025-07-20T10:26:00Z">
        <w:r w:rsidR="00741519" w:rsidDel="00A31DB3">
          <w:rPr>
            <w:rFonts w:cstheme="minorHAnsi"/>
            <w:color w:val="000000"/>
            <w:sz w:val="24"/>
            <w:szCs w:val="24"/>
          </w:rPr>
          <w:delText>to</w:delText>
        </w:r>
      </w:del>
      <w:r w:rsidR="00741519">
        <w:rPr>
          <w:rFonts w:cstheme="minorHAnsi"/>
          <w:color w:val="000000"/>
          <w:sz w:val="24"/>
          <w:szCs w:val="24"/>
        </w:rPr>
        <w:t xml:space="preserve"> line with the </w:t>
      </w:r>
      <w:r w:rsidR="00910903" w:rsidRPr="00910903">
        <w:rPr>
          <w:rFonts w:cstheme="minorHAnsi"/>
          <w:i/>
          <w:iCs/>
          <w:color w:val="000000"/>
          <w:sz w:val="24"/>
          <w:szCs w:val="24"/>
        </w:rPr>
        <w:t>tempus</w:t>
      </w:r>
      <w:r w:rsidR="00910903">
        <w:rPr>
          <w:rFonts w:cstheme="minorHAnsi"/>
          <w:color w:val="000000"/>
          <w:sz w:val="24"/>
          <w:szCs w:val="24"/>
        </w:rPr>
        <w:t xml:space="preserve"> </w:t>
      </w:r>
      <w:r w:rsidR="00741519">
        <w:rPr>
          <w:rFonts w:cstheme="minorHAnsi"/>
          <w:color w:val="000000"/>
          <w:sz w:val="24"/>
          <w:szCs w:val="24"/>
        </w:rPr>
        <w:t>beats of other genres</w:t>
      </w:r>
      <w:del w:id="1474" w:author="Segall, Christopher (segallcr)" w:date="2025-07-20T10:26:00Z">
        <w:r w:rsidR="007B7A0A" w:rsidRPr="00A64E07" w:rsidDel="00A31DB3">
          <w:rPr>
            <w:rFonts w:cstheme="minorHAnsi"/>
            <w:color w:val="000000"/>
            <w:sz w:val="24"/>
            <w:szCs w:val="24"/>
          </w:rPr>
          <w:delText>,</w:delText>
        </w:r>
        <w:r w:rsidR="007B7A0A" w:rsidDel="00A31DB3">
          <w:rPr>
            <w:rFonts w:cstheme="minorHAnsi"/>
            <w:color w:val="000000"/>
            <w:sz w:val="24"/>
            <w:szCs w:val="24"/>
          </w:rPr>
          <w:delText xml:space="preserve"> the question is moot</w:delText>
        </w:r>
      </w:del>
      <w:r w:rsidR="007B7A0A">
        <w:rPr>
          <w:rFonts w:cstheme="minorHAnsi"/>
          <w:color w:val="000000"/>
          <w:sz w:val="24"/>
          <w:szCs w:val="24"/>
        </w:rPr>
        <w:t>.</w:t>
      </w:r>
      <w:r w:rsidR="005B5CC7">
        <w:rPr>
          <w:rStyle w:val="FootnoteReference"/>
          <w:rFonts w:cstheme="minorHAnsi"/>
          <w:color w:val="000000"/>
          <w:sz w:val="24"/>
          <w:szCs w:val="24"/>
        </w:rPr>
        <w:footnoteReference w:id="53"/>
      </w:r>
      <w:r w:rsidR="007B7A0A">
        <w:rPr>
          <w:rFonts w:cstheme="minorHAnsi"/>
          <w:color w:val="000000"/>
          <w:sz w:val="24"/>
          <w:szCs w:val="24"/>
        </w:rPr>
        <w:t xml:space="preserve"> </w:t>
      </w:r>
      <w:r w:rsidR="00E343B0">
        <w:rPr>
          <w:rFonts w:cstheme="minorHAnsi"/>
          <w:color w:val="000000"/>
          <w:sz w:val="24"/>
          <w:szCs w:val="24"/>
        </w:rPr>
        <w:t xml:space="preserve">The prospect of </w:t>
      </w:r>
      <w:r w:rsidR="003F6FAB" w:rsidRPr="00CA6870">
        <w:rPr>
          <w:rFonts w:cstheme="minorHAnsi"/>
          <w:color w:val="000000"/>
          <w:sz w:val="24"/>
          <w:szCs w:val="24"/>
        </w:rPr>
        <w:t>danc</w:t>
      </w:r>
      <w:r w:rsidR="00E343B0">
        <w:rPr>
          <w:rFonts w:cstheme="minorHAnsi"/>
          <w:color w:val="000000"/>
          <w:sz w:val="24"/>
          <w:szCs w:val="24"/>
        </w:rPr>
        <w:t xml:space="preserve">e </w:t>
      </w:r>
      <w:r w:rsidR="00CA6870">
        <w:rPr>
          <w:rFonts w:cstheme="minorHAnsi"/>
          <w:color w:val="000000"/>
          <w:sz w:val="24"/>
          <w:szCs w:val="24"/>
        </w:rPr>
        <w:t xml:space="preserve">may suggest </w:t>
      </w:r>
      <w:r w:rsidR="003F6FAB" w:rsidRPr="00CA6870">
        <w:rPr>
          <w:rFonts w:cstheme="minorHAnsi"/>
          <w:color w:val="000000"/>
          <w:sz w:val="24"/>
          <w:szCs w:val="24"/>
        </w:rPr>
        <w:t>why measured silences</w:t>
      </w:r>
      <w:r w:rsidR="00276BF8">
        <w:rPr>
          <w:rFonts w:cstheme="minorHAnsi"/>
          <w:color w:val="000000"/>
          <w:sz w:val="24"/>
          <w:szCs w:val="24"/>
        </w:rPr>
        <w:t>,</w:t>
      </w:r>
      <w:r w:rsidR="003F6FAB" w:rsidRPr="00CA6870">
        <w:rPr>
          <w:rFonts w:cstheme="minorHAnsi"/>
          <w:color w:val="000000"/>
          <w:sz w:val="24"/>
          <w:szCs w:val="24"/>
        </w:rPr>
        <w:t xml:space="preserve"> </w:t>
      </w:r>
      <w:r w:rsidR="00276BF8">
        <w:rPr>
          <w:rFonts w:cstheme="minorHAnsi"/>
          <w:color w:val="000000"/>
          <w:sz w:val="24"/>
          <w:szCs w:val="24"/>
        </w:rPr>
        <w:t xml:space="preserve">a special feature of about 10% of Machaut’s danced songs, </w:t>
      </w:r>
      <w:r w:rsidR="00E343B0">
        <w:rPr>
          <w:rFonts w:cstheme="minorHAnsi"/>
          <w:color w:val="000000"/>
          <w:sz w:val="24"/>
          <w:szCs w:val="24"/>
        </w:rPr>
        <w:t xml:space="preserve">were </w:t>
      </w:r>
      <w:r w:rsidR="003F6FAB" w:rsidRPr="00CA6870">
        <w:rPr>
          <w:rFonts w:cstheme="minorHAnsi"/>
          <w:color w:val="000000"/>
          <w:sz w:val="24"/>
          <w:szCs w:val="24"/>
        </w:rPr>
        <w:t xml:space="preserve">worth </w:t>
      </w:r>
      <w:del w:id="1478" w:author="Segall, Christopher (segallcr)" w:date="2025-07-20T10:29:00Z">
        <w:r w:rsidR="003F6FAB" w:rsidRPr="00CA6870" w:rsidDel="00A0506F">
          <w:rPr>
            <w:rFonts w:cstheme="minorHAnsi"/>
            <w:color w:val="000000"/>
            <w:sz w:val="24"/>
            <w:szCs w:val="24"/>
          </w:rPr>
          <w:delText xml:space="preserve">the trouble of </w:delText>
        </w:r>
      </w:del>
      <w:r w:rsidR="003F6FAB" w:rsidRPr="00CA6870">
        <w:rPr>
          <w:rFonts w:cstheme="minorHAnsi"/>
          <w:color w:val="000000"/>
          <w:sz w:val="24"/>
          <w:szCs w:val="24"/>
        </w:rPr>
        <w:t>notating</w:t>
      </w:r>
      <w:del w:id="1479" w:author="Segall, Christopher (segallcr)" w:date="2025-07-20T10:29:00Z">
        <w:r w:rsidR="003F6FAB" w:rsidRPr="00CA6870" w:rsidDel="00A0506F">
          <w:rPr>
            <w:rFonts w:cstheme="minorHAnsi"/>
            <w:color w:val="000000"/>
            <w:sz w:val="24"/>
            <w:szCs w:val="24"/>
          </w:rPr>
          <w:delText xml:space="preserve"> for a medieval composer and </w:delText>
        </w:r>
        <w:r w:rsidR="00826B49" w:rsidDel="00A0506F">
          <w:rPr>
            <w:rFonts w:cstheme="minorHAnsi"/>
            <w:color w:val="000000"/>
            <w:sz w:val="24"/>
            <w:szCs w:val="24"/>
          </w:rPr>
          <w:delText xml:space="preserve">his </w:delText>
        </w:r>
        <w:r w:rsidR="00416229" w:rsidDel="00A0506F">
          <w:rPr>
            <w:rFonts w:cstheme="minorHAnsi"/>
            <w:color w:val="000000"/>
            <w:sz w:val="24"/>
            <w:szCs w:val="24"/>
          </w:rPr>
          <w:delText>audience</w:delText>
        </w:r>
      </w:del>
      <w:r w:rsidR="003F6FAB" w:rsidRPr="00CA6870">
        <w:rPr>
          <w:rFonts w:cstheme="minorHAnsi"/>
          <w:color w:val="000000"/>
          <w:sz w:val="24"/>
          <w:szCs w:val="24"/>
        </w:rPr>
        <w:t>. Opening</w:t>
      </w:r>
      <w:r w:rsidR="003F6FAB">
        <w:rPr>
          <w:rFonts w:cstheme="minorHAnsi"/>
          <w:color w:val="000000"/>
          <w:sz w:val="24"/>
          <w:szCs w:val="24"/>
        </w:rPr>
        <w:t xml:space="preserve"> rests</w:t>
      </w:r>
      <w:r w:rsidR="00946DE9">
        <w:rPr>
          <w:rFonts w:cstheme="minorHAnsi"/>
          <w:color w:val="000000"/>
          <w:sz w:val="24"/>
          <w:szCs w:val="24"/>
        </w:rPr>
        <w:t xml:space="preserve"> </w:t>
      </w:r>
      <w:r w:rsidR="003F6FAB">
        <w:rPr>
          <w:rFonts w:cstheme="minorHAnsi"/>
          <w:color w:val="000000"/>
          <w:sz w:val="24"/>
          <w:szCs w:val="24"/>
        </w:rPr>
        <w:t xml:space="preserve">were crucial </w:t>
      </w:r>
      <w:r w:rsidR="00D93599">
        <w:rPr>
          <w:rFonts w:cstheme="minorHAnsi"/>
          <w:color w:val="000000"/>
          <w:sz w:val="24"/>
          <w:szCs w:val="24"/>
        </w:rPr>
        <w:t>not only for mensural reckoning</w:t>
      </w:r>
      <w:ins w:id="1480" w:author="Segall, Christopher (segallcr)" w:date="2025-07-20T10:33:00Z">
        <w:r w:rsidR="00855273">
          <w:rPr>
            <w:rFonts w:cstheme="minorHAnsi"/>
            <w:color w:val="000000"/>
            <w:sz w:val="24"/>
            <w:szCs w:val="24"/>
          </w:rPr>
          <w:t>,</w:t>
        </w:r>
      </w:ins>
      <w:r w:rsidR="00D93599">
        <w:rPr>
          <w:rFonts w:cstheme="minorHAnsi"/>
          <w:color w:val="000000"/>
          <w:sz w:val="24"/>
          <w:szCs w:val="24"/>
        </w:rPr>
        <w:t xml:space="preserve"> but</w:t>
      </w:r>
      <w:r w:rsidR="00D76295">
        <w:rPr>
          <w:rFonts w:cstheme="minorHAnsi"/>
          <w:color w:val="000000"/>
          <w:sz w:val="24"/>
          <w:szCs w:val="24"/>
        </w:rPr>
        <w:t xml:space="preserve"> also,</w:t>
      </w:r>
      <w:r w:rsidR="00D93599">
        <w:rPr>
          <w:rFonts w:cstheme="minorHAnsi"/>
          <w:color w:val="000000"/>
          <w:sz w:val="24"/>
          <w:szCs w:val="24"/>
        </w:rPr>
        <w:t xml:space="preserve"> </w:t>
      </w:r>
      <w:del w:id="1481" w:author="Segall, Christopher (segallcr)" w:date="2025-07-20T10:33:00Z">
        <w:r w:rsidR="004076EF" w:rsidDel="00855273">
          <w:rPr>
            <w:rFonts w:cstheme="minorHAnsi"/>
            <w:color w:val="000000"/>
            <w:sz w:val="24"/>
            <w:szCs w:val="24"/>
          </w:rPr>
          <w:delText>perhaps</w:delText>
        </w:r>
      </w:del>
      <w:ins w:id="1482" w:author="Segall, Christopher (segallcr)" w:date="2025-07-20T10:33:00Z">
        <w:r w:rsidR="00855273">
          <w:rPr>
            <w:rFonts w:cstheme="minorHAnsi"/>
            <w:color w:val="000000"/>
            <w:sz w:val="24"/>
            <w:szCs w:val="24"/>
          </w:rPr>
          <w:t>I propose</w:t>
        </w:r>
      </w:ins>
      <w:r w:rsidR="00D76295">
        <w:rPr>
          <w:rFonts w:cstheme="minorHAnsi"/>
          <w:color w:val="000000"/>
          <w:sz w:val="24"/>
          <w:szCs w:val="24"/>
        </w:rPr>
        <w:t>,</w:t>
      </w:r>
      <w:r w:rsidR="004076EF">
        <w:rPr>
          <w:rFonts w:cstheme="minorHAnsi"/>
          <w:color w:val="000000"/>
          <w:sz w:val="24"/>
          <w:szCs w:val="24"/>
        </w:rPr>
        <w:t xml:space="preserve"> for </w:t>
      </w:r>
      <w:r w:rsidR="00DB2887">
        <w:rPr>
          <w:rFonts w:cstheme="minorHAnsi"/>
          <w:color w:val="000000"/>
          <w:sz w:val="24"/>
          <w:szCs w:val="24"/>
        </w:rPr>
        <w:t>dancing</w:t>
      </w:r>
      <w:ins w:id="1483" w:author="Segall, Christopher (segallcr)" w:date="2025-07-20T10:33:00Z">
        <w:r w:rsidR="00855273">
          <w:rPr>
            <w:rFonts w:cstheme="minorHAnsi"/>
            <w:color w:val="000000"/>
            <w:sz w:val="24"/>
            <w:szCs w:val="24"/>
          </w:rPr>
          <w:t>,</w:t>
        </w:r>
      </w:ins>
      <w:r w:rsidR="00DB2887">
        <w:rPr>
          <w:rFonts w:cstheme="minorHAnsi"/>
          <w:color w:val="000000"/>
          <w:sz w:val="24"/>
          <w:szCs w:val="24"/>
        </w:rPr>
        <w:t xml:space="preserve"> </w:t>
      </w:r>
      <w:r w:rsidR="003F6FAB">
        <w:rPr>
          <w:rFonts w:cstheme="minorHAnsi"/>
          <w:color w:val="000000"/>
          <w:sz w:val="24"/>
          <w:szCs w:val="24"/>
        </w:rPr>
        <w:t xml:space="preserve">insofar as they </w:t>
      </w:r>
      <w:r w:rsidR="00512E2E">
        <w:rPr>
          <w:rFonts w:cstheme="minorHAnsi"/>
          <w:color w:val="000000"/>
          <w:sz w:val="24"/>
          <w:szCs w:val="24"/>
        </w:rPr>
        <w:t xml:space="preserve">created space </w:t>
      </w:r>
      <w:r w:rsidR="00946DE9">
        <w:rPr>
          <w:rFonts w:cstheme="minorHAnsi"/>
          <w:color w:val="000000"/>
          <w:sz w:val="24"/>
          <w:szCs w:val="24"/>
        </w:rPr>
        <w:t xml:space="preserve">for </w:t>
      </w:r>
      <w:r w:rsidR="00DB2887">
        <w:rPr>
          <w:rFonts w:cstheme="minorHAnsi"/>
          <w:color w:val="000000"/>
          <w:sz w:val="24"/>
          <w:szCs w:val="24"/>
        </w:rPr>
        <w:t xml:space="preserve">movement </w:t>
      </w:r>
      <w:del w:id="1484" w:author="Segall, Christopher (segallcr)" w:date="2025-07-20T10:31:00Z">
        <w:r w:rsidR="00C37B6F" w:rsidDel="00423950">
          <w:rPr>
            <w:rFonts w:cstheme="minorHAnsi"/>
            <w:color w:val="000000"/>
            <w:sz w:val="24"/>
            <w:szCs w:val="24"/>
          </w:rPr>
          <w:delText xml:space="preserve">on those occasions </w:delText>
        </w:r>
      </w:del>
      <w:r w:rsidR="009E5FA9">
        <w:rPr>
          <w:rFonts w:cstheme="minorHAnsi"/>
          <w:color w:val="000000"/>
          <w:sz w:val="24"/>
          <w:szCs w:val="24"/>
        </w:rPr>
        <w:t xml:space="preserve">when </w:t>
      </w:r>
      <w:r w:rsidR="00AF0E7E" w:rsidRPr="00AF0E7E">
        <w:rPr>
          <w:rFonts w:cstheme="minorHAnsi"/>
          <w:i/>
          <w:iCs/>
          <w:color w:val="000000"/>
          <w:sz w:val="24"/>
          <w:szCs w:val="24"/>
        </w:rPr>
        <w:t>chanson</w:t>
      </w:r>
      <w:r w:rsidR="00AF0E7E">
        <w:rPr>
          <w:rFonts w:cstheme="minorHAnsi"/>
          <w:color w:val="000000"/>
          <w:sz w:val="24"/>
          <w:szCs w:val="24"/>
        </w:rPr>
        <w:t xml:space="preserve"> and </w:t>
      </w:r>
      <w:del w:id="1485" w:author="Segall, Christopher (segallcr)" w:date="2025-07-20T10:30:00Z">
        <w:r w:rsidR="00F06F6C" w:rsidRPr="00ED6034" w:rsidDel="00CF37F7">
          <w:rPr>
            <w:rFonts w:cstheme="minorHAnsi"/>
            <w:i/>
            <w:color w:val="000000"/>
            <w:sz w:val="24"/>
            <w:szCs w:val="24"/>
          </w:rPr>
          <w:delText>baladé</w:delText>
        </w:r>
        <w:r w:rsidR="00D55ACE" w:rsidDel="00CF37F7">
          <w:rPr>
            <w:rFonts w:cstheme="minorHAnsi"/>
            <w:i/>
            <w:color w:val="000000"/>
            <w:sz w:val="24"/>
            <w:szCs w:val="24"/>
          </w:rPr>
          <w:delText>e</w:delText>
        </w:r>
        <w:r w:rsidR="00F06F6C" w:rsidDel="00CF37F7">
          <w:rPr>
            <w:rFonts w:cstheme="minorHAnsi"/>
            <w:color w:val="000000"/>
            <w:sz w:val="24"/>
            <w:szCs w:val="24"/>
          </w:rPr>
          <w:delText xml:space="preserve"> </w:delText>
        </w:r>
      </w:del>
      <w:proofErr w:type="spellStart"/>
      <w:ins w:id="1486" w:author="Segall, Christopher (segallcr)" w:date="2025-07-20T10:30:00Z">
        <w:r w:rsidR="00CF37F7" w:rsidRPr="00ED6034">
          <w:rPr>
            <w:rFonts w:cstheme="minorHAnsi"/>
            <w:i/>
            <w:color w:val="000000"/>
            <w:sz w:val="24"/>
            <w:szCs w:val="24"/>
          </w:rPr>
          <w:t>balad</w:t>
        </w:r>
        <w:r w:rsidR="00CF37F7">
          <w:rPr>
            <w:rFonts w:cstheme="minorHAnsi"/>
            <w:i/>
            <w:color w:val="000000"/>
            <w:sz w:val="24"/>
            <w:szCs w:val="24"/>
          </w:rPr>
          <w:t>er</w:t>
        </w:r>
        <w:proofErr w:type="spellEnd"/>
        <w:r w:rsidR="00CF37F7">
          <w:rPr>
            <w:rFonts w:cstheme="minorHAnsi"/>
            <w:color w:val="000000"/>
            <w:sz w:val="24"/>
            <w:szCs w:val="24"/>
          </w:rPr>
          <w:t xml:space="preserve"> </w:t>
        </w:r>
      </w:ins>
      <w:r w:rsidR="003F6FAB">
        <w:rPr>
          <w:rFonts w:cstheme="minorHAnsi"/>
          <w:color w:val="000000"/>
          <w:sz w:val="24"/>
          <w:szCs w:val="24"/>
        </w:rPr>
        <w:t xml:space="preserve">commenced </w:t>
      </w:r>
      <w:r w:rsidR="006C2B37">
        <w:rPr>
          <w:rFonts w:cstheme="minorHAnsi"/>
          <w:color w:val="000000"/>
          <w:sz w:val="24"/>
          <w:szCs w:val="24"/>
        </w:rPr>
        <w:t>separately</w:t>
      </w:r>
      <w:r w:rsidR="003F6FAB">
        <w:rPr>
          <w:rFonts w:cstheme="minorHAnsi"/>
          <w:color w:val="000000"/>
          <w:sz w:val="24"/>
          <w:szCs w:val="24"/>
        </w:rPr>
        <w:t>.</w:t>
      </w:r>
      <w:r w:rsidR="005A0845">
        <w:rPr>
          <w:rFonts w:cstheme="minorHAnsi"/>
          <w:color w:val="000000"/>
          <w:sz w:val="24"/>
          <w:szCs w:val="24"/>
        </w:rPr>
        <w:t xml:space="preserve"> </w:t>
      </w:r>
      <w:r w:rsidR="006C2B37">
        <w:rPr>
          <w:rFonts w:cstheme="minorHAnsi"/>
          <w:color w:val="000000"/>
          <w:sz w:val="24"/>
          <w:szCs w:val="24"/>
        </w:rPr>
        <w:t xml:space="preserve">Yet because </w:t>
      </w:r>
      <w:del w:id="1487" w:author="Segall, Christopher (segallcr)" w:date="2025-07-20T10:35:00Z">
        <w:r w:rsidR="006C2B37" w:rsidDel="00987876">
          <w:rPr>
            <w:rFonts w:cstheme="minorHAnsi"/>
            <w:color w:val="000000"/>
            <w:sz w:val="24"/>
            <w:szCs w:val="24"/>
          </w:rPr>
          <w:delText xml:space="preserve">this subset of </w:delText>
        </w:r>
      </w:del>
      <w:r w:rsidR="006C2B37">
        <w:rPr>
          <w:rFonts w:cstheme="minorHAnsi"/>
          <w:color w:val="000000"/>
          <w:sz w:val="24"/>
          <w:szCs w:val="24"/>
        </w:rPr>
        <w:t xml:space="preserve">Machaut’s </w:t>
      </w:r>
      <w:proofErr w:type="spellStart"/>
      <w:r w:rsidR="006C2B37">
        <w:rPr>
          <w:rFonts w:cstheme="minorHAnsi"/>
          <w:color w:val="000000"/>
          <w:sz w:val="24"/>
          <w:szCs w:val="24"/>
        </w:rPr>
        <w:t>virelais</w:t>
      </w:r>
      <w:proofErr w:type="spellEnd"/>
      <w:r w:rsidR="006C2B37">
        <w:rPr>
          <w:rFonts w:cstheme="minorHAnsi"/>
          <w:color w:val="000000"/>
          <w:sz w:val="24"/>
          <w:szCs w:val="24"/>
        </w:rPr>
        <w:t xml:space="preserve"> include</w:t>
      </w:r>
      <w:del w:id="1488" w:author="Segall, Christopher (segallcr)" w:date="2025-07-20T10:35:00Z">
        <w:r w:rsidR="00A26C66" w:rsidDel="00987876">
          <w:rPr>
            <w:rFonts w:cstheme="minorHAnsi"/>
            <w:color w:val="000000"/>
            <w:sz w:val="24"/>
            <w:szCs w:val="24"/>
          </w:rPr>
          <w:delText>s</w:delText>
        </w:r>
      </w:del>
      <w:r w:rsidR="006C2B37">
        <w:rPr>
          <w:rFonts w:cstheme="minorHAnsi"/>
          <w:color w:val="000000"/>
          <w:sz w:val="24"/>
          <w:szCs w:val="24"/>
        </w:rPr>
        <w:t xml:space="preserve"> polyphonic examples</w:t>
      </w:r>
      <w:r w:rsidR="00DB2887">
        <w:rPr>
          <w:rFonts w:cstheme="minorHAnsi"/>
          <w:color w:val="000000"/>
          <w:sz w:val="24"/>
          <w:szCs w:val="24"/>
        </w:rPr>
        <w:t xml:space="preserve">, </w:t>
      </w:r>
      <w:r w:rsidR="00A26C66">
        <w:rPr>
          <w:rFonts w:cstheme="minorHAnsi"/>
          <w:color w:val="000000"/>
          <w:sz w:val="24"/>
          <w:szCs w:val="24"/>
        </w:rPr>
        <w:t xml:space="preserve">a complexity </w:t>
      </w:r>
      <w:r w:rsidR="007D035E">
        <w:rPr>
          <w:rFonts w:cstheme="minorHAnsi"/>
          <w:color w:val="000000"/>
          <w:sz w:val="24"/>
          <w:szCs w:val="24"/>
        </w:rPr>
        <w:t xml:space="preserve">that </w:t>
      </w:r>
      <w:r w:rsidR="00A26C66">
        <w:rPr>
          <w:rFonts w:cstheme="minorHAnsi"/>
          <w:color w:val="000000"/>
          <w:sz w:val="24"/>
          <w:szCs w:val="24"/>
        </w:rPr>
        <w:t>likely exclude</w:t>
      </w:r>
      <w:r w:rsidR="007D035E">
        <w:rPr>
          <w:rFonts w:cstheme="minorHAnsi"/>
          <w:color w:val="000000"/>
          <w:sz w:val="24"/>
          <w:szCs w:val="24"/>
        </w:rPr>
        <w:t>d</w:t>
      </w:r>
      <w:r w:rsidR="00A26C66">
        <w:rPr>
          <w:rFonts w:cstheme="minorHAnsi"/>
          <w:color w:val="000000"/>
          <w:sz w:val="24"/>
          <w:szCs w:val="24"/>
        </w:rPr>
        <w:t xml:space="preserve"> social dancing, offbeat pickup</w:t>
      </w:r>
      <w:r w:rsidR="00490DB6">
        <w:rPr>
          <w:rFonts w:cstheme="minorHAnsi"/>
          <w:color w:val="000000"/>
          <w:sz w:val="24"/>
          <w:szCs w:val="24"/>
        </w:rPr>
        <w:t>s</w:t>
      </w:r>
      <w:r w:rsidR="00DB2887">
        <w:rPr>
          <w:rFonts w:cstheme="minorHAnsi"/>
          <w:color w:val="000000"/>
          <w:sz w:val="24"/>
          <w:szCs w:val="24"/>
        </w:rPr>
        <w:t xml:space="preserve"> </w:t>
      </w:r>
      <w:r w:rsidR="00A26C66">
        <w:rPr>
          <w:rFonts w:cstheme="minorHAnsi"/>
          <w:color w:val="000000"/>
          <w:sz w:val="24"/>
          <w:szCs w:val="24"/>
        </w:rPr>
        <w:t xml:space="preserve">may have figured as a </w:t>
      </w:r>
      <w:r w:rsidR="00DB2887">
        <w:rPr>
          <w:rFonts w:cstheme="minorHAnsi"/>
          <w:color w:val="000000"/>
          <w:sz w:val="24"/>
          <w:szCs w:val="24"/>
        </w:rPr>
        <w:t xml:space="preserve">generic </w:t>
      </w:r>
      <w:del w:id="1489" w:author="Segall, Christopher (segallcr)" w:date="2025-07-20T10:33:00Z">
        <w:r w:rsidR="00DB2887" w:rsidDel="00236FA7">
          <w:rPr>
            <w:rFonts w:cstheme="minorHAnsi"/>
            <w:color w:val="000000"/>
            <w:sz w:val="24"/>
            <w:szCs w:val="24"/>
          </w:rPr>
          <w:delText>artefact</w:delText>
        </w:r>
        <w:r w:rsidR="007D035E" w:rsidDel="00236FA7">
          <w:rPr>
            <w:rFonts w:cstheme="minorHAnsi"/>
            <w:color w:val="000000"/>
            <w:sz w:val="24"/>
            <w:szCs w:val="24"/>
          </w:rPr>
          <w:delText xml:space="preserve"> </w:delText>
        </w:r>
      </w:del>
      <w:ins w:id="1490" w:author="Segall, Christopher (segallcr)" w:date="2025-07-20T10:33:00Z">
        <w:r w:rsidR="00236FA7">
          <w:rPr>
            <w:rFonts w:cstheme="minorHAnsi"/>
            <w:color w:val="000000"/>
            <w:sz w:val="24"/>
            <w:szCs w:val="24"/>
          </w:rPr>
          <w:t xml:space="preserve">artifact </w:t>
        </w:r>
      </w:ins>
      <w:r w:rsidR="0039501F">
        <w:rPr>
          <w:rFonts w:cstheme="minorHAnsi"/>
          <w:color w:val="000000"/>
          <w:sz w:val="24"/>
          <w:szCs w:val="24"/>
        </w:rPr>
        <w:t xml:space="preserve">of dance music </w:t>
      </w:r>
      <w:r w:rsidR="00C55068">
        <w:rPr>
          <w:rFonts w:cstheme="minorHAnsi"/>
          <w:color w:val="000000"/>
          <w:sz w:val="24"/>
          <w:szCs w:val="24"/>
        </w:rPr>
        <w:t>at this point</w:t>
      </w:r>
      <w:r w:rsidR="00A26C66">
        <w:rPr>
          <w:rFonts w:cstheme="minorHAnsi"/>
          <w:color w:val="000000"/>
          <w:sz w:val="24"/>
          <w:szCs w:val="24"/>
        </w:rPr>
        <w:t>.</w:t>
      </w:r>
    </w:p>
    <w:p w14:paraId="05A5302A" w14:textId="77777777" w:rsidR="006B7218" w:rsidRDefault="006B7218" w:rsidP="005D2579">
      <w:pPr>
        <w:spacing w:line="480" w:lineRule="auto"/>
        <w:rPr>
          <w:rFonts w:cstheme="minorHAnsi"/>
          <w:color w:val="000000"/>
          <w:sz w:val="24"/>
          <w:szCs w:val="24"/>
        </w:rPr>
      </w:pPr>
    </w:p>
    <w:p w14:paraId="23491C5D" w14:textId="69F50937" w:rsidR="005D2579" w:rsidRDefault="005916CE" w:rsidP="005D2579">
      <w:pPr>
        <w:spacing w:line="480" w:lineRule="auto"/>
        <w:rPr>
          <w:rFonts w:cstheme="minorHAnsi"/>
          <w:color w:val="000000"/>
          <w:sz w:val="24"/>
          <w:szCs w:val="24"/>
        </w:rPr>
      </w:pPr>
      <w:r>
        <w:rPr>
          <w:sz w:val="24"/>
          <w:szCs w:val="24"/>
        </w:rPr>
        <w:t xml:space="preserve">Even if Machaut’s </w:t>
      </w:r>
      <w:r w:rsidRPr="00ED6034">
        <w:rPr>
          <w:rFonts w:cstheme="minorHAnsi"/>
          <w:i/>
          <w:color w:val="000000"/>
          <w:sz w:val="24"/>
          <w:szCs w:val="24"/>
        </w:rPr>
        <w:t xml:space="preserve">chansons </w:t>
      </w:r>
      <w:proofErr w:type="spellStart"/>
      <w:r w:rsidRPr="00ED6034">
        <w:rPr>
          <w:rFonts w:cstheme="minorHAnsi"/>
          <w:i/>
          <w:color w:val="000000"/>
          <w:sz w:val="24"/>
          <w:szCs w:val="24"/>
        </w:rPr>
        <w:t>baladée</w:t>
      </w:r>
      <w:r>
        <w:rPr>
          <w:rFonts w:cstheme="minorHAnsi"/>
          <w:i/>
          <w:color w:val="000000"/>
          <w:sz w:val="24"/>
          <w:szCs w:val="24"/>
        </w:rPr>
        <w:t>s</w:t>
      </w:r>
      <w:proofErr w:type="spellEnd"/>
      <w:r>
        <w:rPr>
          <w:rFonts w:cstheme="minorHAnsi"/>
          <w:i/>
          <w:color w:val="000000"/>
          <w:sz w:val="24"/>
          <w:szCs w:val="24"/>
        </w:rPr>
        <w:t xml:space="preserve"> </w:t>
      </w:r>
      <w:del w:id="1491" w:author="Segall, Christopher (segallcr)" w:date="2025-07-20T10:51:00Z">
        <w:r w:rsidDel="0073167F">
          <w:rPr>
            <w:rFonts w:cstheme="minorHAnsi"/>
            <w:iCs/>
            <w:color w:val="000000"/>
            <w:sz w:val="24"/>
            <w:szCs w:val="24"/>
          </w:rPr>
          <w:delText xml:space="preserve">overstepped </w:delText>
        </w:r>
      </w:del>
      <w:ins w:id="1492" w:author="Segall, Christopher (segallcr)" w:date="2025-07-20T10:51:00Z">
        <w:r w:rsidR="0073167F">
          <w:rPr>
            <w:rFonts w:cstheme="minorHAnsi"/>
            <w:iCs/>
            <w:color w:val="000000"/>
            <w:sz w:val="24"/>
            <w:szCs w:val="24"/>
          </w:rPr>
          <w:t xml:space="preserve">grew beyond </w:t>
        </w:r>
      </w:ins>
      <w:r>
        <w:rPr>
          <w:rFonts w:cstheme="minorHAnsi"/>
          <w:iCs/>
          <w:color w:val="000000"/>
          <w:sz w:val="24"/>
          <w:szCs w:val="24"/>
        </w:rPr>
        <w:t xml:space="preserve">their </w:t>
      </w:r>
      <w:r w:rsidR="004955E6">
        <w:rPr>
          <w:rFonts w:cstheme="minorHAnsi"/>
          <w:iCs/>
          <w:color w:val="000000"/>
          <w:sz w:val="24"/>
          <w:szCs w:val="24"/>
        </w:rPr>
        <w:t xml:space="preserve">practical </w:t>
      </w:r>
      <w:r>
        <w:rPr>
          <w:rFonts w:cstheme="minorHAnsi"/>
          <w:iCs/>
          <w:color w:val="000000"/>
          <w:sz w:val="24"/>
          <w:szCs w:val="24"/>
        </w:rPr>
        <w:t>dance origins</w:t>
      </w:r>
      <w:r w:rsidR="005D2579" w:rsidRPr="00834D3A">
        <w:rPr>
          <w:sz w:val="24"/>
          <w:szCs w:val="24"/>
        </w:rPr>
        <w:t xml:space="preserve">, </w:t>
      </w:r>
      <w:r w:rsidR="005D2579" w:rsidRPr="00834D3A">
        <w:rPr>
          <w:rFonts w:cstheme="minorHAnsi"/>
          <w:color w:val="000000"/>
          <w:sz w:val="24"/>
          <w:szCs w:val="24"/>
        </w:rPr>
        <w:t xml:space="preserve">Seeta Chaganti </w:t>
      </w:r>
      <w:ins w:id="1493" w:author="Segall, Christopher (segallcr)" w:date="2025-07-20T10:49:00Z">
        <w:r w:rsidR="00AD71E8">
          <w:rPr>
            <w:rFonts w:cstheme="minorHAnsi"/>
            <w:color w:val="000000"/>
            <w:sz w:val="24"/>
            <w:szCs w:val="24"/>
          </w:rPr>
          <w:t xml:space="preserve">(2018, </w:t>
        </w:r>
      </w:ins>
      <w:ins w:id="1494" w:author="Segall, Christopher (segallcr)" w:date="2025-07-20T10:50:00Z">
        <w:r w:rsidR="00AD71E8">
          <w:rPr>
            <w:rFonts w:cstheme="minorHAnsi"/>
            <w:color w:val="000000"/>
            <w:sz w:val="24"/>
            <w:szCs w:val="24"/>
          </w:rPr>
          <w:t xml:space="preserve">2–4) </w:t>
        </w:r>
      </w:ins>
      <w:del w:id="1495" w:author="Segall, Christopher (segallcr)" w:date="2025-07-20T10:50:00Z">
        <w:r w:rsidR="005D2579" w:rsidRPr="00834D3A" w:rsidDel="00AD71E8">
          <w:rPr>
            <w:rFonts w:cstheme="minorHAnsi"/>
            <w:color w:val="000000"/>
            <w:sz w:val="24"/>
            <w:szCs w:val="24"/>
          </w:rPr>
          <w:delText xml:space="preserve">makes </w:delText>
        </w:r>
        <w:r w:rsidR="001E1A00" w:rsidDel="00AD71E8">
          <w:rPr>
            <w:rFonts w:cstheme="minorHAnsi"/>
            <w:color w:val="000000"/>
            <w:sz w:val="24"/>
            <w:szCs w:val="24"/>
          </w:rPr>
          <w:delText>the</w:delText>
        </w:r>
        <w:r w:rsidR="005D2579" w:rsidRPr="00834D3A" w:rsidDel="00AD71E8">
          <w:rPr>
            <w:rFonts w:cstheme="minorHAnsi"/>
            <w:color w:val="000000"/>
            <w:sz w:val="24"/>
            <w:szCs w:val="24"/>
          </w:rPr>
          <w:delText xml:space="preserve"> </w:delText>
        </w:r>
        <w:r w:rsidR="005D2579" w:rsidRPr="004F7068" w:rsidDel="00AD71E8">
          <w:rPr>
            <w:rFonts w:cstheme="minorHAnsi"/>
            <w:color w:val="000000"/>
            <w:sz w:val="24"/>
            <w:szCs w:val="24"/>
          </w:rPr>
          <w:delText>case</w:delText>
        </w:r>
      </w:del>
      <w:ins w:id="1496" w:author="Segall, Christopher (segallcr)" w:date="2025-07-20T10:50:00Z">
        <w:r w:rsidR="00AD71E8">
          <w:rPr>
            <w:rFonts w:cstheme="minorHAnsi"/>
            <w:color w:val="000000"/>
            <w:sz w:val="24"/>
            <w:szCs w:val="24"/>
          </w:rPr>
          <w:t>argues</w:t>
        </w:r>
      </w:ins>
      <w:r w:rsidR="005D2579" w:rsidRPr="004F7068">
        <w:rPr>
          <w:rFonts w:cstheme="minorHAnsi"/>
          <w:color w:val="000000"/>
          <w:sz w:val="24"/>
          <w:szCs w:val="24"/>
        </w:rPr>
        <w:t xml:space="preserve"> that social dancing so permeated </w:t>
      </w:r>
      <w:r w:rsidR="00A41E86">
        <w:rPr>
          <w:rFonts w:cstheme="minorHAnsi"/>
          <w:color w:val="000000"/>
          <w:sz w:val="24"/>
          <w:szCs w:val="24"/>
        </w:rPr>
        <w:t>m</w:t>
      </w:r>
      <w:r w:rsidR="005D2579" w:rsidRPr="004F7068">
        <w:rPr>
          <w:rFonts w:cstheme="minorHAnsi"/>
          <w:color w:val="000000"/>
          <w:sz w:val="24"/>
          <w:szCs w:val="24"/>
        </w:rPr>
        <w:t xml:space="preserve">edieval French society that lyrics </w:t>
      </w:r>
      <w:r w:rsidR="001E1A00">
        <w:rPr>
          <w:rFonts w:cstheme="minorHAnsi"/>
          <w:color w:val="000000"/>
          <w:sz w:val="24"/>
          <w:szCs w:val="24"/>
        </w:rPr>
        <w:t xml:space="preserve">like </w:t>
      </w:r>
      <w:r w:rsidR="001E1A00">
        <w:rPr>
          <w:rFonts w:cstheme="minorHAnsi"/>
          <w:color w:val="000000"/>
          <w:sz w:val="24"/>
          <w:szCs w:val="24"/>
        </w:rPr>
        <w:lastRenderedPageBreak/>
        <w:t xml:space="preserve">Machaut’s </w:t>
      </w:r>
      <w:r w:rsidR="005D2579" w:rsidRPr="004F7068">
        <w:rPr>
          <w:rFonts w:cstheme="minorHAnsi"/>
          <w:color w:val="000000"/>
          <w:sz w:val="24"/>
          <w:szCs w:val="24"/>
        </w:rPr>
        <w:t>were both crafted and read through the virtual embodimen</w:t>
      </w:r>
      <w:r w:rsidR="005D2579" w:rsidRPr="00DA0BBA">
        <w:rPr>
          <w:rFonts w:cstheme="minorHAnsi"/>
          <w:color w:val="000000"/>
          <w:sz w:val="24"/>
          <w:szCs w:val="24"/>
        </w:rPr>
        <w:t>t of dance</w:t>
      </w:r>
      <w:del w:id="1497" w:author="Segall, Christopher (segallcr)" w:date="2025-07-20T10:50:00Z">
        <w:r w:rsidR="005D2579" w:rsidRPr="00DA0BBA" w:rsidDel="00AD71E8">
          <w:rPr>
            <w:rFonts w:cstheme="minorHAnsi"/>
            <w:color w:val="000000"/>
            <w:sz w:val="24"/>
            <w:szCs w:val="24"/>
          </w:rPr>
          <w:delText xml:space="preserve"> (Chaganti 2018, 2</w:delText>
        </w:r>
        <w:r w:rsidR="000A1CBB" w:rsidDel="00AD71E8">
          <w:rPr>
            <w:rFonts w:cstheme="minorHAnsi"/>
            <w:color w:val="000000"/>
            <w:sz w:val="24"/>
            <w:szCs w:val="24"/>
          </w:rPr>
          <w:delText>–</w:delText>
        </w:r>
        <w:r w:rsidR="005D2579" w:rsidRPr="00DA0BBA" w:rsidDel="00AD71E8">
          <w:rPr>
            <w:rFonts w:cstheme="minorHAnsi"/>
            <w:color w:val="000000"/>
            <w:sz w:val="24"/>
            <w:szCs w:val="24"/>
          </w:rPr>
          <w:delText>4 and passim)</w:delText>
        </w:r>
      </w:del>
      <w:r w:rsidR="005D2579" w:rsidRPr="00DA0BBA">
        <w:rPr>
          <w:rFonts w:cstheme="minorHAnsi"/>
          <w:color w:val="000000"/>
          <w:sz w:val="24"/>
          <w:szCs w:val="24"/>
        </w:rPr>
        <w:t>.</w:t>
      </w:r>
      <w:r w:rsidR="005D2579" w:rsidRPr="00DA0BBA">
        <w:rPr>
          <w:rStyle w:val="FootnoteReference"/>
          <w:rFonts w:cstheme="minorHAnsi"/>
          <w:color w:val="000000"/>
          <w:sz w:val="24"/>
          <w:szCs w:val="24"/>
        </w:rPr>
        <w:footnoteReference w:id="54"/>
      </w:r>
      <w:r w:rsidR="005D2579" w:rsidRPr="00DA0BBA">
        <w:rPr>
          <w:rFonts w:cstheme="minorHAnsi"/>
          <w:color w:val="000000"/>
          <w:sz w:val="24"/>
          <w:szCs w:val="24"/>
        </w:rPr>
        <w:t xml:space="preserve"> </w:t>
      </w:r>
      <w:r w:rsidR="00DA0BBA" w:rsidRPr="00DA0BBA">
        <w:rPr>
          <w:sz w:val="24"/>
          <w:szCs w:val="24"/>
        </w:rPr>
        <w:t>The virtual embodiment of dance is the sense</w:t>
      </w:r>
      <w:r w:rsidR="00A7116D">
        <w:rPr>
          <w:sz w:val="24"/>
          <w:szCs w:val="24"/>
        </w:rPr>
        <w:t xml:space="preserve"> </w:t>
      </w:r>
      <w:r w:rsidR="00DA0BBA" w:rsidRPr="00DA0BBA">
        <w:rPr>
          <w:sz w:val="24"/>
          <w:szCs w:val="24"/>
        </w:rPr>
        <w:t xml:space="preserve">in which poets took on the norms and limitations of dance music as a scaffolding for the creation of new </w:t>
      </w:r>
      <w:r w:rsidR="00534DC3">
        <w:rPr>
          <w:sz w:val="24"/>
          <w:szCs w:val="24"/>
        </w:rPr>
        <w:t>lyrics</w:t>
      </w:r>
      <w:r w:rsidR="00466054">
        <w:rPr>
          <w:sz w:val="24"/>
          <w:szCs w:val="24"/>
        </w:rPr>
        <w:t xml:space="preserve">, and it is not </w:t>
      </w:r>
      <w:commentRangeStart w:id="1503"/>
      <w:r w:rsidR="00466054">
        <w:rPr>
          <w:sz w:val="24"/>
          <w:szCs w:val="24"/>
        </w:rPr>
        <w:t xml:space="preserve">a far leap </w:t>
      </w:r>
      <w:commentRangeEnd w:id="1503"/>
      <w:r w:rsidR="00344C32">
        <w:rPr>
          <w:rStyle w:val="CommentReference"/>
        </w:rPr>
        <w:commentReference w:id="1503"/>
      </w:r>
      <w:r w:rsidR="00466054">
        <w:rPr>
          <w:sz w:val="24"/>
          <w:szCs w:val="24"/>
        </w:rPr>
        <w:t xml:space="preserve">to </w:t>
      </w:r>
      <w:r w:rsidR="004E1699">
        <w:rPr>
          <w:sz w:val="24"/>
          <w:szCs w:val="24"/>
        </w:rPr>
        <w:t xml:space="preserve">suppose </w:t>
      </w:r>
      <w:r w:rsidR="00466054">
        <w:rPr>
          <w:sz w:val="24"/>
          <w:szCs w:val="24"/>
        </w:rPr>
        <w:t>that the genre Machaut proclaim</w:t>
      </w:r>
      <w:r w:rsidR="000D688E">
        <w:rPr>
          <w:sz w:val="24"/>
          <w:szCs w:val="24"/>
        </w:rPr>
        <w:t>ed</w:t>
      </w:r>
      <w:r w:rsidR="00466054">
        <w:rPr>
          <w:sz w:val="24"/>
          <w:szCs w:val="24"/>
        </w:rPr>
        <w:t xml:space="preserve"> the “danced song” </w:t>
      </w:r>
      <w:r w:rsidR="004F5A2F">
        <w:rPr>
          <w:sz w:val="24"/>
          <w:szCs w:val="24"/>
        </w:rPr>
        <w:t>c</w:t>
      </w:r>
      <w:r w:rsidR="00466054">
        <w:rPr>
          <w:sz w:val="24"/>
          <w:szCs w:val="24"/>
        </w:rPr>
        <w:t xml:space="preserve">ould encode features of dance music known to </w:t>
      </w:r>
      <w:r w:rsidR="000D688E">
        <w:rPr>
          <w:sz w:val="24"/>
          <w:szCs w:val="24"/>
        </w:rPr>
        <w:t>him</w:t>
      </w:r>
      <w:r w:rsidR="00DA0BBA" w:rsidRPr="00DA0BBA">
        <w:rPr>
          <w:sz w:val="24"/>
          <w:szCs w:val="24"/>
        </w:rPr>
        <w:t xml:space="preserve">. </w:t>
      </w:r>
      <w:r w:rsidR="005D2579" w:rsidRPr="00DA0BBA">
        <w:rPr>
          <w:rFonts w:cstheme="minorHAnsi"/>
          <w:color w:val="000000"/>
          <w:sz w:val="24"/>
          <w:szCs w:val="24"/>
        </w:rPr>
        <w:t xml:space="preserve">Judith Peraino similarly claims that </w:t>
      </w:r>
      <w:r w:rsidR="005D2579" w:rsidRPr="00DA0BBA">
        <w:rPr>
          <w:sz w:val="24"/>
          <w:szCs w:val="24"/>
        </w:rPr>
        <w:t>whether a lyric was actually sung or just read “has less</w:t>
      </w:r>
      <w:r w:rsidR="005D2579" w:rsidRPr="004F7068">
        <w:rPr>
          <w:sz w:val="24"/>
          <w:szCs w:val="24"/>
        </w:rPr>
        <w:t xml:space="preserve"> to do with a change in the formal properties of the poetry than with a change in concept, namely, that a lyrical poem with a refrain and an origin in public dance songs could be a complete expression as read—without </w:t>
      </w:r>
      <w:r w:rsidR="005D2579" w:rsidRPr="00AC4930">
        <w:rPr>
          <w:sz w:val="24"/>
          <w:szCs w:val="24"/>
        </w:rPr>
        <w:t>musical performance” (</w:t>
      </w:r>
      <w:del w:id="1504" w:author="Segall, Christopher (segallcr)" w:date="2025-07-20T10:53:00Z">
        <w:r w:rsidR="005D2579" w:rsidRPr="00AC4930" w:rsidDel="00344C32">
          <w:rPr>
            <w:sz w:val="24"/>
            <w:szCs w:val="24"/>
          </w:rPr>
          <w:delText xml:space="preserve">Peraino </w:delText>
        </w:r>
      </w:del>
      <w:r w:rsidR="005D2579" w:rsidRPr="00AC4930">
        <w:rPr>
          <w:sz w:val="24"/>
          <w:szCs w:val="24"/>
        </w:rPr>
        <w:t xml:space="preserve">2011, 259). Whether a given work was destined to be </w:t>
      </w:r>
      <w:ins w:id="1505" w:author="Segall, Christopher (segallcr)" w:date="2025-07-20T10:53:00Z">
        <w:del w:id="1506" w:author="Kyle Hutchinson" w:date="2025-08-08T09:18:00Z" w16du:dateUtc="2025-08-08T13:18:00Z">
          <w:r w:rsidR="00573CA9" w:rsidDel="003A08C7">
            <w:rPr>
              <w:sz w:val="24"/>
              <w:szCs w:val="24"/>
            </w:rPr>
            <w:delText xml:space="preserve">actually </w:delText>
          </w:r>
        </w:del>
      </w:ins>
      <w:del w:id="1507" w:author="Kyle Hutchinson" w:date="2025-08-08T09:18:00Z" w16du:dateUtc="2025-08-08T13:18:00Z">
        <w:r w:rsidR="005D2579" w:rsidRPr="00AC4930" w:rsidDel="003A08C7">
          <w:rPr>
            <w:sz w:val="24"/>
            <w:szCs w:val="24"/>
          </w:rPr>
          <w:delText>danced</w:delText>
        </w:r>
      </w:del>
      <w:ins w:id="1508" w:author="Kyle Hutchinson" w:date="2025-08-08T09:18:00Z" w16du:dateUtc="2025-08-08T13:18:00Z">
        <w:r w:rsidR="003A08C7">
          <w:rPr>
            <w:sz w:val="24"/>
            <w:szCs w:val="24"/>
          </w:rPr>
          <w:t>danced</w:t>
        </w:r>
      </w:ins>
      <w:r w:rsidR="005D2579" w:rsidRPr="00AC4930">
        <w:rPr>
          <w:sz w:val="24"/>
          <w:szCs w:val="24"/>
        </w:rPr>
        <w:t xml:space="preserve"> </w:t>
      </w:r>
      <w:del w:id="1509" w:author="Segall, Christopher (segallcr)" w:date="2025-07-20T10:53:00Z">
        <w:r w:rsidR="005D2579" w:rsidRPr="00AC4930" w:rsidDel="00573CA9">
          <w:rPr>
            <w:sz w:val="24"/>
            <w:szCs w:val="24"/>
          </w:rPr>
          <w:delText xml:space="preserve">actually </w:delText>
        </w:r>
      </w:del>
      <w:r w:rsidR="005D2579" w:rsidRPr="00AC4930">
        <w:rPr>
          <w:sz w:val="24"/>
          <w:szCs w:val="24"/>
        </w:rPr>
        <w:t xml:space="preserve">or not, its </w:t>
      </w:r>
      <w:r w:rsidR="00325D22">
        <w:rPr>
          <w:sz w:val="24"/>
          <w:szCs w:val="24"/>
        </w:rPr>
        <w:t xml:space="preserve">metrical </w:t>
      </w:r>
      <w:r w:rsidR="005D2579" w:rsidRPr="00AC4930">
        <w:rPr>
          <w:sz w:val="24"/>
          <w:szCs w:val="24"/>
        </w:rPr>
        <w:t xml:space="preserve">grouping structure </w:t>
      </w:r>
      <w:r w:rsidR="00E130CC">
        <w:rPr>
          <w:sz w:val="24"/>
          <w:szCs w:val="24"/>
        </w:rPr>
        <w:t xml:space="preserve">may </w:t>
      </w:r>
      <w:ins w:id="1510" w:author="Segall, Christopher (segallcr)" w:date="2025-07-20T10:53:00Z">
        <w:r w:rsidR="001945BD">
          <w:rPr>
            <w:sz w:val="24"/>
            <w:szCs w:val="24"/>
          </w:rPr>
          <w:t xml:space="preserve">nonetheless </w:t>
        </w:r>
      </w:ins>
      <w:r w:rsidR="005D2579" w:rsidRPr="00AC4930">
        <w:rPr>
          <w:sz w:val="24"/>
          <w:szCs w:val="24"/>
        </w:rPr>
        <w:t xml:space="preserve">bear the </w:t>
      </w:r>
      <w:r w:rsidR="004E1699">
        <w:rPr>
          <w:sz w:val="24"/>
          <w:szCs w:val="24"/>
        </w:rPr>
        <w:t xml:space="preserve">generic </w:t>
      </w:r>
      <w:r w:rsidR="005D2579" w:rsidRPr="00AC4930">
        <w:rPr>
          <w:sz w:val="24"/>
          <w:szCs w:val="24"/>
        </w:rPr>
        <w:t>footprint of dance.</w:t>
      </w:r>
    </w:p>
    <w:p w14:paraId="75255CA1" w14:textId="77777777" w:rsidR="006B7218" w:rsidRDefault="006B7218" w:rsidP="006B7218">
      <w:pPr>
        <w:spacing w:line="480" w:lineRule="auto"/>
        <w:rPr>
          <w:rFonts w:cstheme="minorHAnsi"/>
          <w:color w:val="000000"/>
          <w:sz w:val="24"/>
          <w:szCs w:val="24"/>
        </w:rPr>
      </w:pPr>
    </w:p>
    <w:p w14:paraId="03BA5AC8" w14:textId="1B3BD7A5" w:rsidR="00330C3D" w:rsidRDefault="004C0ADD" w:rsidP="006B7218">
      <w:pPr>
        <w:spacing w:line="480" w:lineRule="auto"/>
        <w:rPr>
          <w:rFonts w:cstheme="minorHAnsi"/>
          <w:color w:val="000000"/>
          <w:sz w:val="24"/>
          <w:szCs w:val="24"/>
        </w:rPr>
      </w:pPr>
      <w:r>
        <w:rPr>
          <w:rFonts w:cstheme="minorHAnsi"/>
          <w:color w:val="000000"/>
          <w:sz w:val="24"/>
          <w:szCs w:val="24"/>
        </w:rPr>
        <w:t xml:space="preserve">The </w:t>
      </w:r>
      <w:r w:rsidR="0077258B">
        <w:rPr>
          <w:rFonts w:cstheme="minorHAnsi"/>
          <w:color w:val="000000"/>
          <w:sz w:val="24"/>
          <w:szCs w:val="24"/>
        </w:rPr>
        <w:t xml:space="preserve">metrical flexibility </w:t>
      </w:r>
      <w:r>
        <w:rPr>
          <w:rFonts w:cstheme="minorHAnsi"/>
          <w:color w:val="000000"/>
          <w:sz w:val="24"/>
          <w:szCs w:val="24"/>
        </w:rPr>
        <w:t>explored in this study</w:t>
      </w:r>
      <w:del w:id="1511" w:author="Segall, Christopher (segallcr)" w:date="2025-07-20T19:48:00Z">
        <w:r w:rsidR="00B9519E" w:rsidDel="005642BD">
          <w:rPr>
            <w:rFonts w:cstheme="minorHAnsi"/>
            <w:color w:val="000000"/>
            <w:sz w:val="24"/>
            <w:szCs w:val="24"/>
          </w:rPr>
          <w:delText>, as I have noted,</w:delText>
        </w:r>
      </w:del>
      <w:r>
        <w:rPr>
          <w:rFonts w:cstheme="minorHAnsi"/>
          <w:color w:val="000000"/>
          <w:sz w:val="24"/>
          <w:szCs w:val="24"/>
        </w:rPr>
        <w:t xml:space="preserve"> </w:t>
      </w:r>
      <w:del w:id="1512" w:author="Segall, Christopher (segallcr)" w:date="2025-07-20T19:48:00Z">
        <w:r w:rsidDel="005642BD">
          <w:rPr>
            <w:rFonts w:cstheme="minorHAnsi"/>
            <w:color w:val="000000"/>
            <w:sz w:val="24"/>
            <w:szCs w:val="24"/>
          </w:rPr>
          <w:delText xml:space="preserve">is taken as evidence of </w:delText>
        </w:r>
      </w:del>
      <w:ins w:id="1513" w:author="Segall, Christopher (segallcr)" w:date="2025-07-20T19:48:00Z">
        <w:r w:rsidR="005642BD">
          <w:rPr>
            <w:rFonts w:cstheme="minorHAnsi"/>
            <w:color w:val="000000"/>
            <w:sz w:val="24"/>
            <w:szCs w:val="24"/>
          </w:rPr>
          <w:t xml:space="preserve">attests to </w:t>
        </w:r>
      </w:ins>
      <w:r>
        <w:rPr>
          <w:rFonts w:cstheme="minorHAnsi"/>
          <w:color w:val="000000"/>
          <w:sz w:val="24"/>
          <w:szCs w:val="24"/>
        </w:rPr>
        <w:t xml:space="preserve">a highly developed style rooted in dance. </w:t>
      </w:r>
      <w:r w:rsidRPr="004A5160">
        <w:rPr>
          <w:rFonts w:cstheme="minorHAnsi"/>
          <w:i/>
          <w:iCs/>
          <w:color w:val="000000"/>
          <w:sz w:val="24"/>
          <w:szCs w:val="24"/>
        </w:rPr>
        <w:t xml:space="preserve">Ars </w:t>
      </w:r>
      <w:proofErr w:type="gramStart"/>
      <w:r w:rsidRPr="004A5160">
        <w:rPr>
          <w:rFonts w:cstheme="minorHAnsi"/>
          <w:i/>
          <w:iCs/>
          <w:color w:val="000000"/>
          <w:sz w:val="24"/>
          <w:szCs w:val="24"/>
        </w:rPr>
        <w:t>nova</w:t>
      </w:r>
      <w:r>
        <w:rPr>
          <w:rFonts w:cstheme="minorHAnsi"/>
          <w:color w:val="000000"/>
          <w:sz w:val="24"/>
          <w:szCs w:val="24"/>
        </w:rPr>
        <w:t xml:space="preserve"> notation</w:t>
      </w:r>
      <w:r w:rsidR="00DC4933">
        <w:rPr>
          <w:rFonts w:cstheme="minorHAnsi"/>
          <w:color w:val="000000"/>
          <w:sz w:val="24"/>
          <w:szCs w:val="24"/>
        </w:rPr>
        <w:t>’s</w:t>
      </w:r>
      <w:proofErr w:type="gramEnd"/>
      <w:r w:rsidR="00DC4933">
        <w:rPr>
          <w:rFonts w:cstheme="minorHAnsi"/>
          <w:color w:val="000000"/>
          <w:sz w:val="24"/>
          <w:szCs w:val="24"/>
        </w:rPr>
        <w:t xml:space="preserve"> potential </w:t>
      </w:r>
      <w:r>
        <w:rPr>
          <w:rFonts w:cstheme="minorHAnsi"/>
          <w:color w:val="000000"/>
          <w:sz w:val="24"/>
          <w:szCs w:val="24"/>
        </w:rPr>
        <w:t xml:space="preserve">for </w:t>
      </w:r>
      <w:del w:id="1514" w:author="Segall, Christopher (segallcr)" w:date="2025-07-24T10:17:00Z">
        <w:r w:rsidR="00C672F4" w:rsidDel="00A13EB8">
          <w:rPr>
            <w:rFonts w:cstheme="minorHAnsi"/>
            <w:color w:val="000000"/>
            <w:sz w:val="24"/>
            <w:szCs w:val="24"/>
          </w:rPr>
          <w:delText xml:space="preserve">ongoing </w:delText>
        </w:r>
      </w:del>
      <w:ins w:id="1515" w:author="Segall, Christopher (segallcr)" w:date="2025-07-24T10:17:00Z">
        <w:r w:rsidR="00A13EB8">
          <w:rPr>
            <w:rFonts w:cstheme="minorHAnsi"/>
            <w:color w:val="000000"/>
            <w:sz w:val="24"/>
            <w:szCs w:val="24"/>
          </w:rPr>
          <w:t xml:space="preserve">constant changes of </w:t>
        </w:r>
      </w:ins>
      <w:r>
        <w:rPr>
          <w:rFonts w:cstheme="minorHAnsi"/>
          <w:color w:val="000000"/>
          <w:sz w:val="24"/>
          <w:szCs w:val="24"/>
        </w:rPr>
        <w:t>grouping</w:t>
      </w:r>
      <w:r w:rsidR="00C672F4">
        <w:rPr>
          <w:rFonts w:cstheme="minorHAnsi"/>
          <w:color w:val="000000"/>
          <w:sz w:val="24"/>
          <w:szCs w:val="24"/>
        </w:rPr>
        <w:t xml:space="preserve"> </w:t>
      </w:r>
      <w:del w:id="1516" w:author="Segall, Christopher (segallcr)" w:date="2025-07-24T10:17:00Z">
        <w:r w:rsidR="00C672F4" w:rsidDel="00A13EB8">
          <w:rPr>
            <w:rFonts w:cstheme="minorHAnsi"/>
            <w:color w:val="000000"/>
            <w:sz w:val="24"/>
            <w:szCs w:val="24"/>
          </w:rPr>
          <w:delText>changes</w:delText>
        </w:r>
        <w:r w:rsidR="005806F1" w:rsidDel="00A13EB8">
          <w:rPr>
            <w:rFonts w:cstheme="minorHAnsi"/>
            <w:color w:val="000000"/>
            <w:sz w:val="24"/>
            <w:szCs w:val="24"/>
          </w:rPr>
          <w:delText xml:space="preserve"> </w:delText>
        </w:r>
      </w:del>
      <w:r w:rsidR="0077258B">
        <w:rPr>
          <w:rFonts w:cstheme="minorHAnsi"/>
          <w:color w:val="000000"/>
          <w:sz w:val="24"/>
          <w:szCs w:val="24"/>
        </w:rPr>
        <w:t xml:space="preserve">raises </w:t>
      </w:r>
      <w:r>
        <w:rPr>
          <w:rFonts w:cstheme="minorHAnsi"/>
          <w:color w:val="000000"/>
          <w:sz w:val="24"/>
          <w:szCs w:val="24"/>
        </w:rPr>
        <w:t>question</w:t>
      </w:r>
      <w:r w:rsidR="00DC4933">
        <w:rPr>
          <w:rFonts w:cstheme="minorHAnsi"/>
          <w:color w:val="000000"/>
          <w:sz w:val="24"/>
          <w:szCs w:val="24"/>
        </w:rPr>
        <w:t>s</w:t>
      </w:r>
      <w:r>
        <w:rPr>
          <w:rFonts w:cstheme="minorHAnsi"/>
          <w:color w:val="000000"/>
          <w:sz w:val="24"/>
          <w:szCs w:val="24"/>
        </w:rPr>
        <w:t xml:space="preserve"> of </w:t>
      </w:r>
      <w:r w:rsidR="0089172A">
        <w:rPr>
          <w:rFonts w:cstheme="minorHAnsi"/>
          <w:color w:val="000000"/>
          <w:sz w:val="24"/>
          <w:szCs w:val="24"/>
        </w:rPr>
        <w:t xml:space="preserve">whether </w:t>
      </w:r>
      <w:r w:rsidR="00BB4215">
        <w:rPr>
          <w:rFonts w:cstheme="minorHAnsi"/>
          <w:color w:val="000000"/>
          <w:sz w:val="24"/>
          <w:szCs w:val="24"/>
        </w:rPr>
        <w:t xml:space="preserve">and how </w:t>
      </w:r>
      <w:r w:rsidR="0089172A">
        <w:rPr>
          <w:rFonts w:cstheme="minorHAnsi"/>
          <w:color w:val="000000"/>
          <w:sz w:val="24"/>
          <w:szCs w:val="24"/>
        </w:rPr>
        <w:t xml:space="preserve">dancers </w:t>
      </w:r>
      <w:del w:id="1517" w:author="Segall, Christopher (segallcr)" w:date="2025-07-20T19:49:00Z">
        <w:r w:rsidR="001011C3" w:rsidDel="00452AA4">
          <w:rPr>
            <w:rFonts w:cstheme="minorHAnsi"/>
            <w:color w:val="000000"/>
            <w:sz w:val="24"/>
            <w:szCs w:val="24"/>
          </w:rPr>
          <w:delText xml:space="preserve">of the time </w:delText>
        </w:r>
      </w:del>
      <w:r w:rsidR="00820D01">
        <w:rPr>
          <w:rFonts w:cstheme="minorHAnsi"/>
          <w:color w:val="000000"/>
          <w:sz w:val="24"/>
          <w:szCs w:val="24"/>
        </w:rPr>
        <w:t xml:space="preserve">might </w:t>
      </w:r>
      <w:r w:rsidR="00A372F8">
        <w:rPr>
          <w:rFonts w:cstheme="minorHAnsi"/>
          <w:color w:val="000000"/>
          <w:sz w:val="24"/>
          <w:szCs w:val="24"/>
        </w:rPr>
        <w:t xml:space="preserve">have </w:t>
      </w:r>
      <w:r w:rsidR="0089172A">
        <w:rPr>
          <w:rFonts w:cstheme="minorHAnsi"/>
          <w:color w:val="000000"/>
          <w:sz w:val="24"/>
          <w:szCs w:val="24"/>
        </w:rPr>
        <w:t>interpret</w:t>
      </w:r>
      <w:r w:rsidR="00A372F8">
        <w:rPr>
          <w:rFonts w:cstheme="minorHAnsi"/>
          <w:color w:val="000000"/>
          <w:sz w:val="24"/>
          <w:szCs w:val="24"/>
        </w:rPr>
        <w:t>ed</w:t>
      </w:r>
      <w:r w:rsidR="0089172A">
        <w:rPr>
          <w:rFonts w:cstheme="minorHAnsi"/>
          <w:color w:val="000000"/>
          <w:sz w:val="24"/>
          <w:szCs w:val="24"/>
        </w:rPr>
        <w:t xml:space="preserve"> </w:t>
      </w:r>
      <w:r w:rsidR="00AE10F5">
        <w:rPr>
          <w:rFonts w:cstheme="minorHAnsi"/>
          <w:color w:val="000000"/>
          <w:sz w:val="24"/>
          <w:szCs w:val="24"/>
        </w:rPr>
        <w:t xml:space="preserve">and embodied </w:t>
      </w:r>
      <w:r w:rsidR="005806F1">
        <w:rPr>
          <w:rFonts w:cstheme="minorHAnsi"/>
          <w:color w:val="000000"/>
          <w:sz w:val="24"/>
          <w:szCs w:val="24"/>
        </w:rPr>
        <w:t xml:space="preserve">flexible </w:t>
      </w:r>
      <w:r w:rsidR="0089172A">
        <w:rPr>
          <w:rFonts w:cstheme="minorHAnsi"/>
          <w:color w:val="000000"/>
          <w:sz w:val="24"/>
          <w:szCs w:val="24"/>
        </w:rPr>
        <w:t>grouping</w:t>
      </w:r>
      <w:r w:rsidR="005806F1">
        <w:rPr>
          <w:rFonts w:cstheme="minorHAnsi"/>
          <w:color w:val="000000"/>
          <w:sz w:val="24"/>
          <w:szCs w:val="24"/>
        </w:rPr>
        <w:t>s</w:t>
      </w:r>
      <w:r w:rsidR="000D2430">
        <w:rPr>
          <w:rFonts w:cstheme="minorHAnsi"/>
          <w:color w:val="000000"/>
          <w:sz w:val="24"/>
          <w:szCs w:val="24"/>
        </w:rPr>
        <w:t xml:space="preserve"> </w:t>
      </w:r>
      <w:r w:rsidR="005806F1">
        <w:rPr>
          <w:rFonts w:cstheme="minorHAnsi"/>
          <w:color w:val="000000"/>
          <w:sz w:val="24"/>
          <w:szCs w:val="24"/>
        </w:rPr>
        <w:t xml:space="preserve">and </w:t>
      </w:r>
      <w:r w:rsidR="000D2430">
        <w:rPr>
          <w:rFonts w:cstheme="minorHAnsi"/>
          <w:color w:val="000000"/>
          <w:sz w:val="24"/>
          <w:szCs w:val="24"/>
        </w:rPr>
        <w:t>metrical inconsistencies</w:t>
      </w:r>
      <w:r w:rsidR="00E5196E">
        <w:rPr>
          <w:rFonts w:cstheme="minorHAnsi"/>
          <w:color w:val="000000"/>
          <w:sz w:val="24"/>
          <w:szCs w:val="24"/>
        </w:rPr>
        <w:t xml:space="preserve">, </w:t>
      </w:r>
      <w:r w:rsidR="004F15ED">
        <w:rPr>
          <w:rFonts w:cstheme="minorHAnsi"/>
          <w:color w:val="000000"/>
          <w:sz w:val="24"/>
          <w:szCs w:val="24"/>
        </w:rPr>
        <w:t>to which we have no sure medieval answer</w:t>
      </w:r>
      <w:r w:rsidR="00A372F8">
        <w:rPr>
          <w:rFonts w:cstheme="minorHAnsi"/>
          <w:color w:val="000000"/>
          <w:sz w:val="24"/>
          <w:szCs w:val="24"/>
        </w:rPr>
        <w:t>s</w:t>
      </w:r>
      <w:r w:rsidR="0089172A">
        <w:rPr>
          <w:rFonts w:cstheme="minorHAnsi"/>
          <w:color w:val="000000"/>
          <w:sz w:val="24"/>
          <w:szCs w:val="24"/>
        </w:rPr>
        <w:t xml:space="preserve">. </w:t>
      </w:r>
      <w:r w:rsidR="002B27C5">
        <w:rPr>
          <w:rFonts w:cstheme="minorHAnsi"/>
          <w:color w:val="000000"/>
          <w:sz w:val="24"/>
          <w:szCs w:val="24"/>
        </w:rPr>
        <w:t>T</w:t>
      </w:r>
      <w:r w:rsidR="00B078A8">
        <w:rPr>
          <w:rFonts w:cstheme="minorHAnsi"/>
          <w:color w:val="000000"/>
          <w:sz w:val="24"/>
          <w:szCs w:val="24"/>
        </w:rPr>
        <w:t xml:space="preserve">he primacy of binary grouping in Machaut’s </w:t>
      </w:r>
      <w:r w:rsidR="00B078A8" w:rsidRPr="00B94DE6">
        <w:rPr>
          <w:rFonts w:cstheme="minorHAnsi"/>
          <w:i/>
          <w:color w:val="000000"/>
          <w:sz w:val="24"/>
          <w:szCs w:val="24"/>
        </w:rPr>
        <w:t xml:space="preserve">chansons </w:t>
      </w:r>
      <w:proofErr w:type="spellStart"/>
      <w:r w:rsidR="00B078A8" w:rsidRPr="00B94DE6">
        <w:rPr>
          <w:rFonts w:cstheme="minorHAnsi"/>
          <w:i/>
          <w:color w:val="000000"/>
          <w:sz w:val="24"/>
          <w:szCs w:val="24"/>
        </w:rPr>
        <w:t>baladées</w:t>
      </w:r>
      <w:proofErr w:type="spellEnd"/>
      <w:r w:rsidR="004B59ED">
        <w:rPr>
          <w:rFonts w:cstheme="minorHAnsi"/>
          <w:i/>
          <w:color w:val="000000"/>
          <w:sz w:val="24"/>
          <w:szCs w:val="24"/>
        </w:rPr>
        <w:t>,</w:t>
      </w:r>
      <w:r w:rsidR="00B703CD">
        <w:rPr>
          <w:rFonts w:cstheme="minorHAnsi"/>
          <w:color w:val="000000"/>
          <w:sz w:val="24"/>
          <w:szCs w:val="24"/>
        </w:rPr>
        <w:t xml:space="preserve"> </w:t>
      </w:r>
      <w:r w:rsidR="004B59ED">
        <w:rPr>
          <w:rFonts w:cstheme="minorHAnsi"/>
          <w:color w:val="000000"/>
          <w:sz w:val="24"/>
          <w:szCs w:val="24"/>
        </w:rPr>
        <w:t xml:space="preserve">taken as a stylistic norm, </w:t>
      </w:r>
      <w:r w:rsidR="00B078A8">
        <w:rPr>
          <w:rFonts w:cstheme="minorHAnsi"/>
          <w:color w:val="000000"/>
          <w:sz w:val="24"/>
          <w:szCs w:val="24"/>
        </w:rPr>
        <w:t>prompt</w:t>
      </w:r>
      <w:r w:rsidR="004B59ED">
        <w:rPr>
          <w:rFonts w:cstheme="minorHAnsi"/>
          <w:color w:val="000000"/>
          <w:sz w:val="24"/>
          <w:szCs w:val="24"/>
        </w:rPr>
        <w:t>s</w:t>
      </w:r>
      <w:r w:rsidR="00B078A8">
        <w:rPr>
          <w:rFonts w:cstheme="minorHAnsi"/>
          <w:color w:val="000000"/>
          <w:sz w:val="24"/>
          <w:szCs w:val="24"/>
        </w:rPr>
        <w:t xml:space="preserve"> special interpretation of triple grouping</w:t>
      </w:r>
      <w:r w:rsidR="00D44FED">
        <w:rPr>
          <w:rFonts w:cstheme="minorHAnsi"/>
          <w:color w:val="000000"/>
          <w:sz w:val="24"/>
          <w:szCs w:val="24"/>
        </w:rPr>
        <w:t xml:space="preserve">s. </w:t>
      </w:r>
      <w:r w:rsidR="00CD4BAA">
        <w:rPr>
          <w:rFonts w:cstheme="minorHAnsi"/>
          <w:color w:val="000000"/>
          <w:sz w:val="24"/>
          <w:szCs w:val="24"/>
        </w:rPr>
        <w:t>I</w:t>
      </w:r>
      <w:r w:rsidR="00D44FED">
        <w:rPr>
          <w:rFonts w:cstheme="minorHAnsi"/>
          <w:color w:val="000000"/>
          <w:sz w:val="24"/>
          <w:szCs w:val="24"/>
        </w:rPr>
        <w:t xml:space="preserve">n this </w:t>
      </w:r>
      <w:r w:rsidR="00866D2C">
        <w:rPr>
          <w:rFonts w:cstheme="minorHAnsi"/>
          <w:color w:val="000000"/>
          <w:sz w:val="24"/>
          <w:szCs w:val="24"/>
        </w:rPr>
        <w:t xml:space="preserve">study </w:t>
      </w:r>
      <w:r w:rsidR="00D44FED">
        <w:rPr>
          <w:rFonts w:cstheme="minorHAnsi"/>
          <w:color w:val="000000"/>
          <w:sz w:val="24"/>
          <w:szCs w:val="24"/>
        </w:rPr>
        <w:t xml:space="preserve">I </w:t>
      </w:r>
      <w:r w:rsidR="00CD4BAA">
        <w:rPr>
          <w:rFonts w:cstheme="minorHAnsi"/>
          <w:color w:val="000000"/>
          <w:sz w:val="24"/>
          <w:szCs w:val="24"/>
        </w:rPr>
        <w:t>have extended th</w:t>
      </w:r>
      <w:r w:rsidR="005417D2">
        <w:rPr>
          <w:rFonts w:cstheme="minorHAnsi"/>
          <w:color w:val="000000"/>
          <w:sz w:val="24"/>
          <w:szCs w:val="24"/>
        </w:rPr>
        <w:t>is</w:t>
      </w:r>
      <w:r w:rsidR="00CD4BAA">
        <w:rPr>
          <w:rFonts w:cstheme="minorHAnsi"/>
          <w:color w:val="000000"/>
          <w:sz w:val="24"/>
          <w:szCs w:val="24"/>
        </w:rPr>
        <w:t xml:space="preserve"> </w:t>
      </w:r>
      <w:r w:rsidR="00D44FED">
        <w:rPr>
          <w:rFonts w:cstheme="minorHAnsi"/>
          <w:color w:val="000000"/>
          <w:sz w:val="24"/>
          <w:szCs w:val="24"/>
        </w:rPr>
        <w:t xml:space="preserve">simple </w:t>
      </w:r>
      <w:r w:rsidR="00CD4BAA">
        <w:rPr>
          <w:rFonts w:cstheme="minorHAnsi"/>
          <w:color w:val="000000"/>
          <w:sz w:val="24"/>
          <w:szCs w:val="24"/>
        </w:rPr>
        <w:t xml:space="preserve">principle </w:t>
      </w:r>
      <w:del w:id="1518" w:author="Segall, Christopher (segallcr)" w:date="2025-07-20T19:51:00Z">
        <w:r w:rsidR="00CD4BAA" w:rsidDel="001D6335">
          <w:rPr>
            <w:rFonts w:cstheme="minorHAnsi"/>
            <w:color w:val="000000"/>
            <w:sz w:val="24"/>
            <w:szCs w:val="24"/>
          </w:rPr>
          <w:delText xml:space="preserve">to draw attention </w:delText>
        </w:r>
      </w:del>
      <w:r w:rsidR="00CD4BAA">
        <w:rPr>
          <w:rFonts w:cstheme="minorHAnsi"/>
          <w:color w:val="000000"/>
          <w:sz w:val="24"/>
          <w:szCs w:val="24"/>
        </w:rPr>
        <w:t xml:space="preserve">to any change </w:t>
      </w:r>
      <w:del w:id="1519" w:author="Segall, Christopher (segallcr)" w:date="2025-07-20T19:51:00Z">
        <w:r w:rsidR="00D44FED" w:rsidDel="001D6335">
          <w:rPr>
            <w:rFonts w:cstheme="minorHAnsi"/>
            <w:color w:val="000000"/>
            <w:sz w:val="24"/>
            <w:szCs w:val="24"/>
          </w:rPr>
          <w:delText xml:space="preserve">from </w:delText>
        </w:r>
        <w:r w:rsidR="00CD4BAA" w:rsidDel="001D6335">
          <w:rPr>
            <w:rFonts w:cstheme="minorHAnsi"/>
            <w:color w:val="000000"/>
            <w:sz w:val="24"/>
            <w:szCs w:val="24"/>
          </w:rPr>
          <w:delText xml:space="preserve">an </w:delText>
        </w:r>
      </w:del>
      <w:ins w:id="1520" w:author="Segall, Christopher (segallcr)" w:date="2025-07-20T19:51:00Z">
        <w:r w:rsidR="001D6335">
          <w:rPr>
            <w:rFonts w:cstheme="minorHAnsi"/>
            <w:color w:val="000000"/>
            <w:sz w:val="24"/>
            <w:szCs w:val="24"/>
          </w:rPr>
          <w:t xml:space="preserve">of </w:t>
        </w:r>
      </w:ins>
      <w:r w:rsidR="00CD4BAA">
        <w:rPr>
          <w:rFonts w:cstheme="minorHAnsi"/>
          <w:color w:val="000000"/>
          <w:sz w:val="24"/>
          <w:szCs w:val="24"/>
        </w:rPr>
        <w:t>entrained grouping pattern</w:t>
      </w:r>
      <w:r w:rsidR="00D44FED">
        <w:rPr>
          <w:rFonts w:cstheme="minorHAnsi"/>
          <w:color w:val="000000"/>
          <w:sz w:val="24"/>
          <w:szCs w:val="24"/>
        </w:rPr>
        <w:t xml:space="preserve"> at any level of metrical grouping. I </w:t>
      </w:r>
      <w:del w:id="1521" w:author="Segall, Christopher (segallcr)" w:date="2025-07-20T19:53:00Z">
        <w:r w:rsidR="00242A62" w:rsidDel="00AF4D2C">
          <w:rPr>
            <w:rFonts w:cstheme="minorHAnsi"/>
            <w:color w:val="000000"/>
            <w:sz w:val="24"/>
            <w:szCs w:val="24"/>
          </w:rPr>
          <w:delText xml:space="preserve">then </w:delText>
        </w:r>
      </w:del>
      <w:r w:rsidR="00D44FED">
        <w:rPr>
          <w:rFonts w:cstheme="minorHAnsi"/>
          <w:color w:val="000000"/>
          <w:sz w:val="24"/>
          <w:szCs w:val="24"/>
        </w:rPr>
        <w:t xml:space="preserve">proposed connections between passages of </w:t>
      </w:r>
      <w:r w:rsidR="00D44FED">
        <w:rPr>
          <w:rFonts w:cstheme="minorHAnsi"/>
          <w:color w:val="000000"/>
          <w:sz w:val="24"/>
          <w:szCs w:val="24"/>
        </w:rPr>
        <w:lastRenderedPageBreak/>
        <w:t>metrical ambiguity</w:t>
      </w:r>
      <w:r w:rsidR="00A95C31">
        <w:rPr>
          <w:rFonts w:cstheme="minorHAnsi"/>
          <w:color w:val="000000"/>
          <w:sz w:val="24"/>
          <w:szCs w:val="24"/>
        </w:rPr>
        <w:t>, marked off by such change</w:t>
      </w:r>
      <w:ins w:id="1522" w:author="Segall, Christopher (segallcr)" w:date="2025-07-20T19:53:00Z">
        <w:r w:rsidR="003B37D4">
          <w:rPr>
            <w:rFonts w:cstheme="minorHAnsi"/>
            <w:color w:val="000000"/>
            <w:sz w:val="24"/>
            <w:szCs w:val="24"/>
          </w:rPr>
          <w:t>s</w:t>
        </w:r>
      </w:ins>
      <w:r w:rsidR="00A95C31">
        <w:rPr>
          <w:rFonts w:cstheme="minorHAnsi"/>
          <w:color w:val="000000"/>
          <w:sz w:val="24"/>
          <w:szCs w:val="24"/>
        </w:rPr>
        <w:t>,</w:t>
      </w:r>
      <w:r w:rsidR="00D44FED">
        <w:rPr>
          <w:rFonts w:cstheme="minorHAnsi"/>
          <w:color w:val="000000"/>
          <w:sz w:val="24"/>
          <w:szCs w:val="24"/>
        </w:rPr>
        <w:t xml:space="preserve"> and </w:t>
      </w:r>
      <w:r w:rsidR="00242A62">
        <w:rPr>
          <w:rFonts w:cstheme="minorHAnsi"/>
          <w:color w:val="000000"/>
          <w:sz w:val="24"/>
          <w:szCs w:val="24"/>
        </w:rPr>
        <w:t xml:space="preserve">strategic </w:t>
      </w:r>
      <w:r w:rsidR="00D44FED">
        <w:rPr>
          <w:rFonts w:cstheme="minorHAnsi"/>
          <w:color w:val="000000"/>
          <w:sz w:val="24"/>
          <w:szCs w:val="24"/>
        </w:rPr>
        <w:t>tonal articulation</w:t>
      </w:r>
      <w:r w:rsidR="00A95C31">
        <w:rPr>
          <w:rFonts w:cstheme="minorHAnsi"/>
          <w:color w:val="000000"/>
          <w:sz w:val="24"/>
          <w:szCs w:val="24"/>
        </w:rPr>
        <w:t>.</w:t>
      </w:r>
      <w:r w:rsidR="00242A62">
        <w:rPr>
          <w:rFonts w:cstheme="minorHAnsi"/>
          <w:color w:val="000000"/>
          <w:sz w:val="24"/>
          <w:szCs w:val="24"/>
        </w:rPr>
        <w:t xml:space="preserve"> </w:t>
      </w:r>
      <w:del w:id="1523" w:author="Segall, Christopher (segallcr)" w:date="2025-07-20T19:56:00Z">
        <w:r w:rsidR="00A95C31" w:rsidDel="00831F41">
          <w:rPr>
            <w:rFonts w:cstheme="minorHAnsi"/>
            <w:color w:val="000000"/>
            <w:sz w:val="24"/>
            <w:szCs w:val="24"/>
          </w:rPr>
          <w:delText xml:space="preserve">A similar off-kilter status was proposed for </w:delText>
        </w:r>
      </w:del>
      <w:ins w:id="1524" w:author="Segall, Christopher (segallcr)" w:date="2025-07-20T19:54:00Z">
        <w:r w:rsidR="00D72D23">
          <w:rPr>
            <w:rFonts w:cstheme="minorHAnsi"/>
            <w:color w:val="000000"/>
            <w:sz w:val="24"/>
            <w:szCs w:val="24"/>
          </w:rPr>
          <w:t xml:space="preserve">Both </w:t>
        </w:r>
      </w:ins>
      <w:r w:rsidR="00A95C31">
        <w:rPr>
          <w:rFonts w:cstheme="minorHAnsi"/>
          <w:color w:val="000000"/>
          <w:sz w:val="24"/>
          <w:szCs w:val="24"/>
        </w:rPr>
        <w:t xml:space="preserve">large-scale </w:t>
      </w:r>
      <w:r w:rsidR="00D44FED">
        <w:rPr>
          <w:rFonts w:cstheme="minorHAnsi"/>
          <w:color w:val="000000"/>
          <w:sz w:val="24"/>
          <w:szCs w:val="24"/>
        </w:rPr>
        <w:t xml:space="preserve">formal </w:t>
      </w:r>
      <w:ins w:id="1525" w:author="Segall, Christopher (segallcr)" w:date="2025-07-20T19:54:00Z">
        <w:r w:rsidR="00D72D23">
          <w:rPr>
            <w:rFonts w:cstheme="minorHAnsi"/>
            <w:color w:val="000000"/>
            <w:sz w:val="24"/>
            <w:szCs w:val="24"/>
          </w:rPr>
          <w:t xml:space="preserve">repetition </w:t>
        </w:r>
      </w:ins>
      <w:r w:rsidR="00D44FED">
        <w:rPr>
          <w:rFonts w:cstheme="minorHAnsi"/>
          <w:color w:val="000000"/>
          <w:sz w:val="24"/>
          <w:szCs w:val="24"/>
        </w:rPr>
        <w:t xml:space="preserve">and </w:t>
      </w:r>
      <w:r w:rsidR="00A95C31">
        <w:rPr>
          <w:rFonts w:cstheme="minorHAnsi"/>
          <w:color w:val="000000"/>
          <w:sz w:val="24"/>
          <w:szCs w:val="24"/>
        </w:rPr>
        <w:t xml:space="preserve">small-scale </w:t>
      </w:r>
      <w:r w:rsidR="00D44FED">
        <w:rPr>
          <w:rFonts w:cstheme="minorHAnsi"/>
          <w:color w:val="000000"/>
          <w:sz w:val="24"/>
          <w:szCs w:val="24"/>
        </w:rPr>
        <w:t xml:space="preserve">motivic </w:t>
      </w:r>
      <w:del w:id="1526" w:author="Segall, Christopher (segallcr)" w:date="2025-07-20T19:54:00Z">
        <w:r w:rsidR="00D44FED" w:rsidDel="00D72D23">
          <w:rPr>
            <w:rFonts w:cstheme="minorHAnsi"/>
            <w:color w:val="000000"/>
            <w:sz w:val="24"/>
            <w:szCs w:val="24"/>
          </w:rPr>
          <w:delText xml:space="preserve">repeats </w:delText>
        </w:r>
      </w:del>
      <w:ins w:id="1527" w:author="Segall, Christopher (segallcr)" w:date="2025-07-20T19:54:00Z">
        <w:r w:rsidR="00D72D23">
          <w:rPr>
            <w:rFonts w:cstheme="minorHAnsi"/>
            <w:color w:val="000000"/>
            <w:sz w:val="24"/>
            <w:szCs w:val="24"/>
          </w:rPr>
          <w:t xml:space="preserve">restatement </w:t>
        </w:r>
      </w:ins>
      <w:ins w:id="1528" w:author="Segall, Christopher (segallcr)" w:date="2025-07-20T19:55:00Z">
        <w:r w:rsidR="00C84334">
          <w:rPr>
            <w:rFonts w:cstheme="minorHAnsi"/>
            <w:color w:val="000000"/>
            <w:sz w:val="24"/>
            <w:szCs w:val="24"/>
          </w:rPr>
          <w:t xml:space="preserve">involve </w:t>
        </w:r>
        <w:r w:rsidR="00D0794F">
          <w:rPr>
            <w:rFonts w:cstheme="minorHAnsi"/>
            <w:color w:val="000000"/>
            <w:sz w:val="24"/>
            <w:szCs w:val="24"/>
          </w:rPr>
          <w:t xml:space="preserve">a similar off-kilter status </w:t>
        </w:r>
        <w:r w:rsidR="00831F41">
          <w:rPr>
            <w:rFonts w:cstheme="minorHAnsi"/>
            <w:color w:val="000000"/>
            <w:sz w:val="24"/>
            <w:szCs w:val="24"/>
          </w:rPr>
          <w:t xml:space="preserve">when </w:t>
        </w:r>
      </w:ins>
      <w:r w:rsidR="006A42FC">
        <w:rPr>
          <w:rFonts w:cstheme="minorHAnsi"/>
          <w:color w:val="000000"/>
          <w:sz w:val="24"/>
          <w:szCs w:val="24"/>
        </w:rPr>
        <w:t xml:space="preserve">set </w:t>
      </w:r>
      <w:r w:rsidR="00D44FED">
        <w:rPr>
          <w:rFonts w:cstheme="minorHAnsi"/>
          <w:color w:val="000000"/>
          <w:sz w:val="24"/>
          <w:szCs w:val="24"/>
        </w:rPr>
        <w:t xml:space="preserve">in </w:t>
      </w:r>
      <w:r w:rsidR="006A42FC">
        <w:rPr>
          <w:rFonts w:cstheme="minorHAnsi"/>
          <w:color w:val="000000"/>
          <w:sz w:val="24"/>
          <w:szCs w:val="24"/>
        </w:rPr>
        <w:t xml:space="preserve">opposing </w:t>
      </w:r>
      <w:r w:rsidR="00D44FED">
        <w:rPr>
          <w:rFonts w:cstheme="minorHAnsi"/>
          <w:color w:val="000000"/>
          <w:sz w:val="24"/>
          <w:szCs w:val="24"/>
        </w:rPr>
        <w:t>metric positions</w:t>
      </w:r>
      <w:r w:rsidR="00A95C31">
        <w:rPr>
          <w:rFonts w:cstheme="minorHAnsi"/>
          <w:color w:val="000000"/>
          <w:sz w:val="24"/>
          <w:szCs w:val="24"/>
        </w:rPr>
        <w:t xml:space="preserve"> as a given </w:t>
      </w:r>
      <w:r w:rsidR="00E409BF">
        <w:rPr>
          <w:rFonts w:cstheme="minorHAnsi"/>
          <w:color w:val="000000"/>
          <w:sz w:val="24"/>
          <w:szCs w:val="24"/>
        </w:rPr>
        <w:t xml:space="preserve">song </w:t>
      </w:r>
      <w:r w:rsidR="00A95C31">
        <w:rPr>
          <w:rFonts w:cstheme="minorHAnsi"/>
          <w:color w:val="000000"/>
          <w:sz w:val="24"/>
          <w:szCs w:val="24"/>
        </w:rPr>
        <w:t>unfolds</w:t>
      </w:r>
      <w:r w:rsidR="00B078A8">
        <w:rPr>
          <w:rFonts w:cstheme="minorHAnsi"/>
          <w:color w:val="000000"/>
          <w:sz w:val="24"/>
          <w:szCs w:val="24"/>
        </w:rPr>
        <w:t xml:space="preserve">. </w:t>
      </w:r>
      <w:r w:rsidR="00C24B13">
        <w:rPr>
          <w:rFonts w:cstheme="minorHAnsi"/>
          <w:color w:val="000000"/>
          <w:sz w:val="24"/>
          <w:szCs w:val="24"/>
        </w:rPr>
        <w:t>Th</w:t>
      </w:r>
      <w:r w:rsidR="008A7431">
        <w:rPr>
          <w:rFonts w:cstheme="minorHAnsi"/>
          <w:color w:val="000000"/>
          <w:sz w:val="24"/>
          <w:szCs w:val="24"/>
        </w:rPr>
        <w:t>e</w:t>
      </w:r>
      <w:del w:id="1529" w:author="Segall, Christopher (segallcr)" w:date="2025-07-20T19:56:00Z">
        <w:r w:rsidR="008A7431" w:rsidDel="005C05B2">
          <w:rPr>
            <w:rFonts w:cstheme="minorHAnsi"/>
            <w:color w:val="000000"/>
            <w:sz w:val="24"/>
            <w:szCs w:val="24"/>
          </w:rPr>
          <w:delText>s</w:delText>
        </w:r>
      </w:del>
      <w:r w:rsidR="008A7431">
        <w:rPr>
          <w:rFonts w:cstheme="minorHAnsi"/>
          <w:color w:val="000000"/>
          <w:sz w:val="24"/>
          <w:szCs w:val="24"/>
        </w:rPr>
        <w:t xml:space="preserve"> subtle </w:t>
      </w:r>
      <w:r w:rsidR="00C24B13">
        <w:rPr>
          <w:rFonts w:cstheme="minorHAnsi"/>
          <w:color w:val="000000"/>
          <w:sz w:val="24"/>
          <w:szCs w:val="24"/>
        </w:rPr>
        <w:t xml:space="preserve">complexity </w:t>
      </w:r>
      <w:r w:rsidR="008A7431">
        <w:rPr>
          <w:rFonts w:cstheme="minorHAnsi"/>
          <w:color w:val="000000"/>
          <w:sz w:val="24"/>
          <w:szCs w:val="24"/>
        </w:rPr>
        <w:t xml:space="preserve">of these issues </w:t>
      </w:r>
      <w:r w:rsidR="00DC150C">
        <w:rPr>
          <w:rFonts w:cstheme="minorHAnsi"/>
          <w:color w:val="000000"/>
          <w:sz w:val="24"/>
          <w:szCs w:val="24"/>
        </w:rPr>
        <w:t xml:space="preserve">and </w:t>
      </w:r>
      <w:r w:rsidR="00D964C6">
        <w:rPr>
          <w:rFonts w:cstheme="minorHAnsi"/>
          <w:color w:val="000000"/>
          <w:sz w:val="24"/>
          <w:szCs w:val="24"/>
        </w:rPr>
        <w:t xml:space="preserve">the </w:t>
      </w:r>
      <w:ins w:id="1530" w:author="Segall, Christopher (segallcr)" w:date="2025-07-20T19:57:00Z">
        <w:r w:rsidR="009E1B83">
          <w:rPr>
            <w:rFonts w:cstheme="minorHAnsi"/>
            <w:color w:val="000000"/>
            <w:sz w:val="24"/>
            <w:szCs w:val="24"/>
          </w:rPr>
          <w:t xml:space="preserve">occasional </w:t>
        </w:r>
      </w:ins>
      <w:r w:rsidR="008A7431">
        <w:rPr>
          <w:rFonts w:cstheme="minorHAnsi"/>
          <w:color w:val="000000"/>
          <w:sz w:val="24"/>
          <w:szCs w:val="24"/>
        </w:rPr>
        <w:t xml:space="preserve">presence of </w:t>
      </w:r>
      <w:r w:rsidR="00D964C6">
        <w:rPr>
          <w:rFonts w:cstheme="minorHAnsi"/>
          <w:color w:val="000000"/>
          <w:sz w:val="24"/>
          <w:szCs w:val="24"/>
        </w:rPr>
        <w:t>polyphonic</w:t>
      </w:r>
      <w:r w:rsidR="00DC150C">
        <w:rPr>
          <w:rFonts w:cstheme="minorHAnsi"/>
          <w:color w:val="000000"/>
          <w:sz w:val="24"/>
          <w:szCs w:val="24"/>
        </w:rPr>
        <w:t xml:space="preserve"> </w:t>
      </w:r>
      <w:r w:rsidR="00D964C6">
        <w:rPr>
          <w:rFonts w:cstheme="minorHAnsi"/>
          <w:color w:val="000000"/>
          <w:sz w:val="24"/>
          <w:szCs w:val="24"/>
        </w:rPr>
        <w:t xml:space="preserve">accompaniment </w:t>
      </w:r>
      <w:r w:rsidR="008A7431">
        <w:rPr>
          <w:rFonts w:cstheme="minorHAnsi"/>
          <w:color w:val="000000"/>
          <w:sz w:val="24"/>
          <w:szCs w:val="24"/>
        </w:rPr>
        <w:t xml:space="preserve">in </w:t>
      </w:r>
      <w:del w:id="1531" w:author="Segall, Christopher (segallcr)" w:date="2025-07-20T19:57:00Z">
        <w:r w:rsidR="00D964C6" w:rsidDel="009E1B83">
          <w:rPr>
            <w:rFonts w:cstheme="minorHAnsi"/>
            <w:color w:val="000000"/>
            <w:sz w:val="24"/>
            <w:szCs w:val="24"/>
          </w:rPr>
          <w:delText xml:space="preserve">a number of </w:delText>
        </w:r>
        <w:r w:rsidR="0026418E" w:rsidDel="009E1B83">
          <w:rPr>
            <w:rFonts w:cstheme="minorHAnsi"/>
            <w:color w:val="000000"/>
            <w:sz w:val="24"/>
            <w:szCs w:val="24"/>
          </w:rPr>
          <w:delText xml:space="preserve">Machaut’s </w:delText>
        </w:r>
        <w:r w:rsidR="0026418E" w:rsidRPr="00B94DE6" w:rsidDel="009E1B83">
          <w:rPr>
            <w:rFonts w:cstheme="minorHAnsi"/>
            <w:i/>
            <w:color w:val="000000"/>
            <w:sz w:val="24"/>
            <w:szCs w:val="24"/>
          </w:rPr>
          <w:delText>chansons baladées</w:delText>
        </w:r>
        <w:r w:rsidR="0026418E" w:rsidDel="009E1B83">
          <w:rPr>
            <w:rFonts w:cstheme="minorHAnsi"/>
            <w:color w:val="000000"/>
            <w:sz w:val="24"/>
            <w:szCs w:val="24"/>
          </w:rPr>
          <w:delText xml:space="preserve"> </w:delText>
        </w:r>
      </w:del>
      <w:ins w:id="1532" w:author="Segall, Christopher (segallcr)" w:date="2025-07-20T19:57:00Z">
        <w:r w:rsidR="009E1B83">
          <w:rPr>
            <w:rFonts w:cstheme="minorHAnsi"/>
            <w:color w:val="000000"/>
            <w:sz w:val="24"/>
            <w:szCs w:val="24"/>
          </w:rPr>
          <w:t xml:space="preserve">the corpus </w:t>
        </w:r>
      </w:ins>
      <w:r w:rsidR="00C24B13">
        <w:rPr>
          <w:rFonts w:cstheme="minorHAnsi"/>
          <w:color w:val="000000"/>
          <w:sz w:val="24"/>
          <w:szCs w:val="24"/>
        </w:rPr>
        <w:t xml:space="preserve">likely </w:t>
      </w:r>
      <w:del w:id="1533" w:author="Segall, Christopher (segallcr)" w:date="2025-07-20T19:56:00Z">
        <w:r w:rsidR="00C24B13" w:rsidDel="002D6C71">
          <w:rPr>
            <w:rFonts w:cstheme="minorHAnsi"/>
            <w:color w:val="000000"/>
            <w:sz w:val="24"/>
            <w:szCs w:val="24"/>
          </w:rPr>
          <w:delText xml:space="preserve">witness </w:delText>
        </w:r>
      </w:del>
      <w:ins w:id="1534" w:author="Segall, Christopher (segallcr)" w:date="2025-07-20T19:56:00Z">
        <w:r w:rsidR="002D6C71">
          <w:rPr>
            <w:rFonts w:cstheme="minorHAnsi"/>
            <w:color w:val="000000"/>
            <w:sz w:val="24"/>
            <w:szCs w:val="24"/>
          </w:rPr>
          <w:t xml:space="preserve">testify to </w:t>
        </w:r>
      </w:ins>
      <w:r w:rsidR="00C767AF">
        <w:rPr>
          <w:rFonts w:cstheme="minorHAnsi"/>
          <w:color w:val="000000"/>
          <w:sz w:val="24"/>
          <w:szCs w:val="24"/>
        </w:rPr>
        <w:t xml:space="preserve">a </w:t>
      </w:r>
      <w:r w:rsidR="009302C4">
        <w:rPr>
          <w:rFonts w:cstheme="minorHAnsi"/>
          <w:color w:val="000000"/>
          <w:sz w:val="24"/>
          <w:szCs w:val="24"/>
        </w:rPr>
        <w:t xml:space="preserve">shift from physical to virtual embodiment </w:t>
      </w:r>
      <w:r w:rsidR="0026418E">
        <w:rPr>
          <w:rFonts w:cstheme="minorHAnsi"/>
          <w:color w:val="000000"/>
          <w:sz w:val="24"/>
          <w:szCs w:val="24"/>
        </w:rPr>
        <w:t>of dance</w:t>
      </w:r>
      <w:r w:rsidR="00D964C6">
        <w:rPr>
          <w:rFonts w:cstheme="minorHAnsi"/>
          <w:color w:val="000000"/>
          <w:sz w:val="24"/>
          <w:szCs w:val="24"/>
        </w:rPr>
        <w:t xml:space="preserve"> in </w:t>
      </w:r>
      <w:del w:id="1535" w:author="Segall, Christopher (segallcr)" w:date="2025-07-20T19:57:00Z">
        <w:r w:rsidR="00D964C6" w:rsidDel="009E1B83">
          <w:rPr>
            <w:rFonts w:cstheme="minorHAnsi"/>
            <w:color w:val="000000"/>
            <w:sz w:val="24"/>
            <w:szCs w:val="24"/>
          </w:rPr>
          <w:delText xml:space="preserve">these </w:delText>
        </w:r>
        <w:r w:rsidR="008105CD" w:rsidDel="009E1B83">
          <w:rPr>
            <w:rFonts w:cstheme="minorHAnsi"/>
            <w:color w:val="000000"/>
            <w:sz w:val="24"/>
            <w:szCs w:val="24"/>
          </w:rPr>
          <w:delText>songs</w:delText>
        </w:r>
      </w:del>
      <w:ins w:id="1536" w:author="Segall, Christopher (segallcr)" w:date="2025-07-20T19:57:00Z">
        <w:r w:rsidR="009E1B83">
          <w:rPr>
            <w:rFonts w:cstheme="minorHAnsi"/>
            <w:color w:val="000000"/>
            <w:sz w:val="24"/>
            <w:szCs w:val="24"/>
          </w:rPr>
          <w:t xml:space="preserve">the </w:t>
        </w:r>
        <w:r w:rsidR="009E1B83">
          <w:rPr>
            <w:rFonts w:cstheme="minorHAnsi"/>
            <w:i/>
            <w:iCs/>
            <w:color w:val="000000"/>
            <w:sz w:val="24"/>
            <w:szCs w:val="24"/>
          </w:rPr>
          <w:t xml:space="preserve">chansons </w:t>
        </w:r>
        <w:proofErr w:type="spellStart"/>
        <w:r w:rsidR="009E1B83">
          <w:rPr>
            <w:rFonts w:cstheme="minorHAnsi"/>
            <w:i/>
            <w:iCs/>
            <w:color w:val="000000"/>
            <w:sz w:val="24"/>
            <w:szCs w:val="24"/>
          </w:rPr>
          <w:t>baladées</w:t>
        </w:r>
      </w:ins>
      <w:proofErr w:type="spellEnd"/>
      <w:r w:rsidR="00A36812">
        <w:rPr>
          <w:rFonts w:cstheme="minorHAnsi"/>
          <w:color w:val="000000"/>
          <w:sz w:val="24"/>
          <w:szCs w:val="24"/>
        </w:rPr>
        <w:t xml:space="preserve">. </w:t>
      </w:r>
      <w:r w:rsidR="00171EC1">
        <w:rPr>
          <w:rFonts w:cstheme="minorHAnsi"/>
          <w:color w:val="000000"/>
          <w:sz w:val="24"/>
          <w:szCs w:val="24"/>
        </w:rPr>
        <w:t>W</w:t>
      </w:r>
      <w:r w:rsidR="00A36812">
        <w:rPr>
          <w:rFonts w:cstheme="minorHAnsi"/>
          <w:color w:val="000000"/>
          <w:sz w:val="24"/>
          <w:szCs w:val="24"/>
        </w:rPr>
        <w:t xml:space="preserve">hile </w:t>
      </w:r>
      <w:del w:id="1537" w:author="Segall, Christopher (segallcr)" w:date="2025-07-20T19:58:00Z">
        <w:r w:rsidR="00171EC1" w:rsidDel="00DD7FB8">
          <w:rPr>
            <w:rFonts w:cstheme="minorHAnsi"/>
            <w:color w:val="000000"/>
            <w:sz w:val="24"/>
            <w:szCs w:val="24"/>
          </w:rPr>
          <w:delText xml:space="preserve">thus </w:delText>
        </w:r>
      </w:del>
      <w:r w:rsidR="00DB267E">
        <w:rPr>
          <w:rFonts w:cstheme="minorHAnsi"/>
          <w:color w:val="000000"/>
          <w:sz w:val="24"/>
          <w:szCs w:val="24"/>
        </w:rPr>
        <w:t xml:space="preserve">enlarging </w:t>
      </w:r>
      <w:r w:rsidR="00A36812">
        <w:rPr>
          <w:rFonts w:cstheme="minorHAnsi"/>
          <w:color w:val="000000"/>
          <w:sz w:val="24"/>
          <w:szCs w:val="24"/>
        </w:rPr>
        <w:t xml:space="preserve">the possibilities </w:t>
      </w:r>
      <w:del w:id="1538" w:author="Segall, Christopher (segallcr)" w:date="2025-07-20T19:58:00Z">
        <w:r w:rsidR="00A36812" w:rsidDel="00DD7FB8">
          <w:rPr>
            <w:rFonts w:cstheme="minorHAnsi"/>
            <w:color w:val="000000"/>
            <w:sz w:val="24"/>
            <w:szCs w:val="24"/>
          </w:rPr>
          <w:delText xml:space="preserve">of </w:delText>
        </w:r>
      </w:del>
      <w:ins w:id="1539" w:author="Segall, Christopher (segallcr)" w:date="2025-07-20T19:58:00Z">
        <w:r w:rsidR="00DD7FB8">
          <w:rPr>
            <w:rFonts w:cstheme="minorHAnsi"/>
            <w:color w:val="000000"/>
            <w:sz w:val="24"/>
            <w:szCs w:val="24"/>
          </w:rPr>
          <w:t xml:space="preserve">for </w:t>
        </w:r>
      </w:ins>
      <w:r w:rsidR="00A36812">
        <w:rPr>
          <w:rFonts w:cstheme="minorHAnsi"/>
          <w:color w:val="000000"/>
          <w:sz w:val="24"/>
          <w:szCs w:val="24"/>
        </w:rPr>
        <w:t xml:space="preserve">the </w:t>
      </w:r>
      <w:r w:rsidR="00673C0B">
        <w:rPr>
          <w:rFonts w:cstheme="minorHAnsi"/>
          <w:color w:val="000000"/>
          <w:sz w:val="24"/>
          <w:szCs w:val="24"/>
        </w:rPr>
        <w:t xml:space="preserve">danced song </w:t>
      </w:r>
      <w:r w:rsidR="000A7180">
        <w:rPr>
          <w:rFonts w:cstheme="minorHAnsi"/>
          <w:color w:val="000000"/>
          <w:sz w:val="24"/>
          <w:szCs w:val="24"/>
        </w:rPr>
        <w:t xml:space="preserve">as a </w:t>
      </w:r>
      <w:r w:rsidR="00DB267E">
        <w:rPr>
          <w:rFonts w:cstheme="minorHAnsi"/>
          <w:color w:val="000000"/>
          <w:sz w:val="24"/>
          <w:szCs w:val="24"/>
        </w:rPr>
        <w:t>genre</w:t>
      </w:r>
      <w:r w:rsidR="00673C0B">
        <w:rPr>
          <w:rFonts w:cstheme="minorHAnsi"/>
          <w:color w:val="000000"/>
          <w:sz w:val="24"/>
          <w:szCs w:val="24"/>
        </w:rPr>
        <w:t>,</w:t>
      </w:r>
      <w:r w:rsidR="00DB267E">
        <w:rPr>
          <w:rFonts w:cstheme="minorHAnsi"/>
          <w:color w:val="000000"/>
          <w:sz w:val="24"/>
          <w:szCs w:val="24"/>
        </w:rPr>
        <w:t xml:space="preserve"> </w:t>
      </w:r>
      <w:del w:id="1540" w:author="Segall, Christopher (segallcr)" w:date="2025-07-20T19:57:00Z">
        <w:r w:rsidR="00DB267E" w:rsidDel="002306C5">
          <w:rPr>
            <w:rFonts w:cstheme="minorHAnsi"/>
            <w:color w:val="000000"/>
            <w:sz w:val="24"/>
            <w:szCs w:val="24"/>
          </w:rPr>
          <w:delText xml:space="preserve">the </w:delText>
        </w:r>
        <w:r w:rsidR="00A36812" w:rsidDel="002306C5">
          <w:rPr>
            <w:rFonts w:cstheme="minorHAnsi"/>
            <w:color w:val="000000"/>
            <w:sz w:val="24"/>
            <w:szCs w:val="24"/>
          </w:rPr>
          <w:delText>composer</w:delText>
        </w:r>
      </w:del>
      <w:ins w:id="1541" w:author="Segall, Christopher (segallcr)" w:date="2025-07-20T19:57:00Z">
        <w:r w:rsidR="002306C5">
          <w:rPr>
            <w:rFonts w:cstheme="minorHAnsi"/>
            <w:color w:val="000000"/>
            <w:sz w:val="24"/>
            <w:szCs w:val="24"/>
          </w:rPr>
          <w:t>Machaut</w:t>
        </w:r>
      </w:ins>
      <w:r w:rsidR="00A36812">
        <w:rPr>
          <w:rFonts w:cstheme="minorHAnsi"/>
          <w:color w:val="000000"/>
          <w:sz w:val="24"/>
          <w:szCs w:val="24"/>
        </w:rPr>
        <w:t xml:space="preserve"> clung to </w:t>
      </w:r>
      <w:ins w:id="1542" w:author="Segall, Christopher (segallcr)" w:date="2025-07-20T19:59:00Z">
        <w:r w:rsidR="00D40617">
          <w:rPr>
            <w:rFonts w:cstheme="minorHAnsi"/>
            <w:color w:val="000000"/>
            <w:sz w:val="24"/>
            <w:szCs w:val="24"/>
          </w:rPr>
          <w:t xml:space="preserve">a </w:t>
        </w:r>
      </w:ins>
      <w:r w:rsidR="00A36812">
        <w:rPr>
          <w:rFonts w:cstheme="minorHAnsi"/>
          <w:color w:val="000000"/>
          <w:sz w:val="24"/>
          <w:szCs w:val="24"/>
        </w:rPr>
        <w:t xml:space="preserve">nomenclature that </w:t>
      </w:r>
      <w:del w:id="1543" w:author="Segall, Christopher (segallcr)" w:date="2025-07-20T19:59:00Z">
        <w:r w:rsidR="00A36812" w:rsidDel="00D40617">
          <w:rPr>
            <w:rFonts w:cstheme="minorHAnsi"/>
            <w:color w:val="000000"/>
            <w:sz w:val="24"/>
            <w:szCs w:val="24"/>
          </w:rPr>
          <w:delText xml:space="preserve">ensured </w:delText>
        </w:r>
      </w:del>
      <w:ins w:id="1544" w:author="Segall, Christopher (segallcr)" w:date="2025-07-20T19:59:00Z">
        <w:r w:rsidR="00D40617">
          <w:rPr>
            <w:rFonts w:cstheme="minorHAnsi"/>
            <w:color w:val="000000"/>
            <w:sz w:val="24"/>
            <w:szCs w:val="24"/>
          </w:rPr>
          <w:t xml:space="preserve">foregrounded </w:t>
        </w:r>
      </w:ins>
      <w:r w:rsidR="00A36812">
        <w:rPr>
          <w:rFonts w:cstheme="minorHAnsi"/>
          <w:color w:val="000000"/>
          <w:sz w:val="24"/>
          <w:szCs w:val="24"/>
        </w:rPr>
        <w:t xml:space="preserve">dance </w:t>
      </w:r>
      <w:del w:id="1545" w:author="Segall, Christopher (segallcr)" w:date="2025-07-20T19:59:00Z">
        <w:r w:rsidR="00A36812" w:rsidDel="00D40617">
          <w:rPr>
            <w:rFonts w:cstheme="minorHAnsi"/>
            <w:color w:val="000000"/>
            <w:sz w:val="24"/>
            <w:szCs w:val="24"/>
          </w:rPr>
          <w:delText xml:space="preserve">could not be out of mind </w:delText>
        </w:r>
      </w:del>
      <w:r w:rsidR="00A36812">
        <w:rPr>
          <w:rFonts w:cstheme="minorHAnsi"/>
          <w:color w:val="000000"/>
          <w:sz w:val="24"/>
          <w:szCs w:val="24"/>
        </w:rPr>
        <w:t xml:space="preserve">for performers and </w:t>
      </w:r>
      <w:del w:id="1546" w:author="Segall, Christopher (segallcr)" w:date="2025-07-20T19:58:00Z">
        <w:r w:rsidR="00A36812" w:rsidDel="00DD7FB8">
          <w:rPr>
            <w:rFonts w:cstheme="minorHAnsi"/>
            <w:color w:val="000000"/>
            <w:sz w:val="24"/>
            <w:szCs w:val="24"/>
          </w:rPr>
          <w:delText>auditors</w:delText>
        </w:r>
        <w:r w:rsidR="00171EC1" w:rsidDel="00DD7FB8">
          <w:rPr>
            <w:rFonts w:cstheme="minorHAnsi"/>
            <w:color w:val="000000"/>
            <w:sz w:val="24"/>
            <w:szCs w:val="24"/>
          </w:rPr>
          <w:delText xml:space="preserve"> </w:delText>
        </w:r>
      </w:del>
      <w:ins w:id="1547" w:author="Segall, Christopher (segallcr)" w:date="2025-07-20T19:58:00Z">
        <w:r w:rsidR="00DD7FB8">
          <w:rPr>
            <w:rFonts w:cstheme="minorHAnsi"/>
            <w:color w:val="000000"/>
            <w:sz w:val="24"/>
            <w:szCs w:val="24"/>
          </w:rPr>
          <w:t xml:space="preserve">listeners </w:t>
        </w:r>
      </w:ins>
      <w:r w:rsidR="00171EC1">
        <w:rPr>
          <w:rFonts w:cstheme="minorHAnsi"/>
          <w:color w:val="000000"/>
          <w:sz w:val="24"/>
          <w:szCs w:val="24"/>
        </w:rPr>
        <w:t>of his era</w:t>
      </w:r>
      <w:r w:rsidR="001B36F9">
        <w:rPr>
          <w:rFonts w:cstheme="minorHAnsi"/>
          <w:color w:val="000000"/>
          <w:sz w:val="24"/>
          <w:szCs w:val="24"/>
        </w:rPr>
        <w:t xml:space="preserve"> and </w:t>
      </w:r>
      <w:r w:rsidR="00DB267E">
        <w:rPr>
          <w:rFonts w:cstheme="minorHAnsi"/>
          <w:color w:val="000000"/>
          <w:sz w:val="24"/>
          <w:szCs w:val="24"/>
        </w:rPr>
        <w:t xml:space="preserve">for </w:t>
      </w:r>
      <w:r w:rsidR="00A36812">
        <w:rPr>
          <w:rFonts w:cstheme="minorHAnsi"/>
          <w:color w:val="000000"/>
          <w:sz w:val="24"/>
          <w:szCs w:val="24"/>
        </w:rPr>
        <w:t>scholars today</w:t>
      </w:r>
      <w:r w:rsidR="00B078A8">
        <w:rPr>
          <w:rFonts w:cstheme="minorHAnsi"/>
          <w:color w:val="000000"/>
          <w:sz w:val="24"/>
          <w:szCs w:val="24"/>
        </w:rPr>
        <w:t xml:space="preserve">. Further research on the interconnections </w:t>
      </w:r>
      <w:del w:id="1548" w:author="Segall, Christopher (segallcr)" w:date="2025-07-20T20:00:00Z">
        <w:r w:rsidR="00B078A8" w:rsidDel="003A5BF5">
          <w:rPr>
            <w:rFonts w:cstheme="minorHAnsi"/>
            <w:color w:val="000000"/>
            <w:sz w:val="24"/>
            <w:szCs w:val="24"/>
          </w:rPr>
          <w:delText xml:space="preserve">between </w:delText>
        </w:r>
      </w:del>
      <w:ins w:id="1549" w:author="Segall, Christopher (segallcr)" w:date="2025-07-20T20:00:00Z">
        <w:r w:rsidR="003A5BF5">
          <w:rPr>
            <w:rFonts w:cstheme="minorHAnsi"/>
            <w:color w:val="000000"/>
            <w:sz w:val="24"/>
            <w:szCs w:val="24"/>
          </w:rPr>
          <w:t xml:space="preserve">among </w:t>
        </w:r>
      </w:ins>
      <w:r w:rsidR="00B078A8">
        <w:rPr>
          <w:rFonts w:cstheme="minorHAnsi"/>
          <w:color w:val="000000"/>
          <w:sz w:val="24"/>
          <w:szCs w:val="24"/>
        </w:rPr>
        <w:t>dance</w:t>
      </w:r>
      <w:r w:rsidR="000A0C1C">
        <w:rPr>
          <w:rFonts w:cstheme="minorHAnsi"/>
          <w:color w:val="000000"/>
          <w:sz w:val="24"/>
          <w:szCs w:val="24"/>
        </w:rPr>
        <w:t>, music,</w:t>
      </w:r>
      <w:r w:rsidR="00B078A8">
        <w:rPr>
          <w:rFonts w:cstheme="minorHAnsi"/>
          <w:color w:val="000000"/>
          <w:sz w:val="24"/>
          <w:szCs w:val="24"/>
        </w:rPr>
        <w:t xml:space="preserve"> and medieval meter </w:t>
      </w:r>
      <w:r w:rsidR="00CC4243">
        <w:rPr>
          <w:rFonts w:cstheme="minorHAnsi"/>
          <w:color w:val="000000"/>
          <w:sz w:val="24"/>
          <w:szCs w:val="24"/>
        </w:rPr>
        <w:t xml:space="preserve">can guide </w:t>
      </w:r>
      <w:r w:rsidR="00CB7D79">
        <w:rPr>
          <w:rFonts w:cstheme="minorHAnsi"/>
          <w:color w:val="000000"/>
          <w:sz w:val="24"/>
          <w:szCs w:val="24"/>
        </w:rPr>
        <w:t xml:space="preserve">vital </w:t>
      </w:r>
      <w:r w:rsidR="00CC4243">
        <w:rPr>
          <w:rFonts w:cstheme="minorHAnsi"/>
          <w:color w:val="000000"/>
          <w:sz w:val="24"/>
          <w:szCs w:val="24"/>
        </w:rPr>
        <w:t>interpretation</w:t>
      </w:r>
      <w:r w:rsidR="00B078A8">
        <w:rPr>
          <w:rFonts w:cstheme="minorHAnsi"/>
          <w:color w:val="000000"/>
          <w:sz w:val="24"/>
          <w:szCs w:val="24"/>
        </w:rPr>
        <w:t xml:space="preserve"> of these works </w:t>
      </w:r>
      <w:r w:rsidR="00CC4243">
        <w:rPr>
          <w:rFonts w:cstheme="minorHAnsi"/>
          <w:color w:val="000000"/>
          <w:sz w:val="24"/>
          <w:szCs w:val="24"/>
        </w:rPr>
        <w:t xml:space="preserve">in </w:t>
      </w:r>
      <w:r w:rsidR="004258DA">
        <w:rPr>
          <w:rFonts w:cstheme="minorHAnsi"/>
          <w:color w:val="000000"/>
          <w:sz w:val="24"/>
          <w:szCs w:val="24"/>
        </w:rPr>
        <w:t>our own</w:t>
      </w:r>
      <w:r w:rsidR="00A0638B">
        <w:rPr>
          <w:rFonts w:cstheme="minorHAnsi"/>
          <w:color w:val="000000"/>
          <w:sz w:val="24"/>
          <w:szCs w:val="24"/>
        </w:rPr>
        <w:t xml:space="preserve"> time</w:t>
      </w:r>
      <w:r w:rsidR="00330C3D">
        <w:rPr>
          <w:rFonts w:cstheme="minorHAnsi"/>
          <w:color w:val="000000"/>
          <w:sz w:val="24"/>
          <w:szCs w:val="24"/>
        </w:rPr>
        <w:t>.</w:t>
      </w:r>
    </w:p>
    <w:p w14:paraId="428027B2" w14:textId="77777777" w:rsidR="00AE3332" w:rsidRDefault="00AE3332" w:rsidP="00A542DF">
      <w:pPr>
        <w:spacing w:line="480" w:lineRule="auto"/>
        <w:rPr>
          <w:rFonts w:cstheme="minorHAnsi"/>
          <w:color w:val="000000"/>
          <w:sz w:val="24"/>
          <w:szCs w:val="24"/>
        </w:rPr>
      </w:pPr>
    </w:p>
    <w:p w14:paraId="17945F4B" w14:textId="00FAF097" w:rsidR="006F6302" w:rsidRDefault="006F6302" w:rsidP="006F6302">
      <w:pPr>
        <w:pStyle w:val="Heading1"/>
      </w:pPr>
      <w:r>
        <w:t>Bibliography</w:t>
      </w:r>
    </w:p>
    <w:p w14:paraId="252F9F5C" w14:textId="460B40D0" w:rsidR="00C92783" w:rsidRDefault="00C92783" w:rsidP="006F6302">
      <w:pPr>
        <w:pStyle w:val="Heading2"/>
      </w:pPr>
      <w:del w:id="1550" w:author="Segall, Christopher (segallcr)" w:date="2025-07-20T20:00:00Z">
        <w:r w:rsidDel="00F40555">
          <w:delText>MACHAUT SOURCES</w:delText>
        </w:r>
      </w:del>
      <w:ins w:id="1551" w:author="Segall, Christopher (segallcr)" w:date="2025-07-20T20:00:00Z">
        <w:r w:rsidR="00F40555">
          <w:t>MANUSCRIPTS</w:t>
        </w:r>
      </w:ins>
    </w:p>
    <w:p w14:paraId="73A9B58C" w14:textId="69F6D633"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A: </w:t>
      </w:r>
      <w:r w:rsidRPr="00EA4E95">
        <w:rPr>
          <w:rFonts w:cstheme="minorHAnsi"/>
          <w:sz w:val="24"/>
          <w:szCs w:val="24"/>
          <w:shd w:val="clear" w:color="auto" w:fill="FFFFFF"/>
        </w:rPr>
        <w:t xml:space="preserve">Paris, Bibliothèque </w:t>
      </w:r>
      <w:proofErr w:type="spellStart"/>
      <w:r w:rsidR="004D51E5">
        <w:rPr>
          <w:rFonts w:cstheme="minorHAnsi"/>
          <w:sz w:val="24"/>
          <w:szCs w:val="24"/>
          <w:shd w:val="clear" w:color="auto" w:fill="FFFFFF"/>
        </w:rPr>
        <w:t>n</w:t>
      </w:r>
      <w:r w:rsidRPr="00EA4E95">
        <w:rPr>
          <w:rFonts w:cstheme="minorHAnsi"/>
          <w:sz w:val="24"/>
          <w:szCs w:val="24"/>
          <w:shd w:val="clear" w:color="auto" w:fill="FFFFFF"/>
        </w:rPr>
        <w:t>ationale</w:t>
      </w:r>
      <w:proofErr w:type="spellEnd"/>
      <w:r w:rsidRPr="00EA4E95">
        <w:rPr>
          <w:rFonts w:cstheme="minorHAnsi"/>
          <w:sz w:val="24"/>
          <w:szCs w:val="24"/>
          <w:shd w:val="clear" w:color="auto" w:fill="FFFFFF"/>
        </w:rPr>
        <w:t xml:space="preserve"> de France, fonds français 1584</w:t>
      </w:r>
      <w:r w:rsidR="000635BB">
        <w:rPr>
          <w:rFonts w:cstheme="minorHAnsi"/>
          <w:sz w:val="24"/>
          <w:szCs w:val="24"/>
          <w:shd w:val="clear" w:color="auto" w:fill="FFFFFF"/>
        </w:rPr>
        <w:t>.</w:t>
      </w:r>
    </w:p>
    <w:p w14:paraId="50A6B907" w14:textId="1DB2598D"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 xml:space="preserve">B: Paris, Bibliothèque </w:t>
      </w:r>
      <w:proofErr w:type="spellStart"/>
      <w:r w:rsidR="004D51E5">
        <w:rPr>
          <w:rFonts w:cstheme="minorHAnsi"/>
          <w:sz w:val="24"/>
          <w:szCs w:val="24"/>
          <w:shd w:val="clear" w:color="auto" w:fill="FFFFFF"/>
        </w:rPr>
        <w:t>n</w:t>
      </w:r>
      <w:r w:rsidRPr="00EA4E95">
        <w:rPr>
          <w:rFonts w:cstheme="minorHAnsi"/>
          <w:sz w:val="24"/>
          <w:szCs w:val="24"/>
          <w:shd w:val="clear" w:color="auto" w:fill="FFFFFF"/>
        </w:rPr>
        <w:t>ationale</w:t>
      </w:r>
      <w:proofErr w:type="spellEnd"/>
      <w:r w:rsidRPr="00EA4E95">
        <w:rPr>
          <w:rFonts w:cstheme="minorHAnsi"/>
          <w:sz w:val="24"/>
          <w:szCs w:val="24"/>
          <w:shd w:val="clear" w:color="auto" w:fill="FFFFFF"/>
        </w:rPr>
        <w:t xml:space="preserve"> de France, fonds français 1585</w:t>
      </w:r>
      <w:r w:rsidR="000635BB">
        <w:rPr>
          <w:rFonts w:cstheme="minorHAnsi"/>
          <w:sz w:val="24"/>
          <w:szCs w:val="24"/>
          <w:shd w:val="clear" w:color="auto" w:fill="FFFFFF"/>
        </w:rPr>
        <w:t>.</w:t>
      </w:r>
    </w:p>
    <w:p w14:paraId="271518D6" w14:textId="6058C1AE"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shd w:val="clear" w:color="auto" w:fill="FFFFFF"/>
        </w:rPr>
        <w:t xml:space="preserve">C: Paris, Bibliothèque </w:t>
      </w:r>
      <w:proofErr w:type="spellStart"/>
      <w:r w:rsidR="004D51E5">
        <w:rPr>
          <w:rFonts w:cstheme="minorHAnsi"/>
          <w:sz w:val="24"/>
          <w:szCs w:val="24"/>
          <w:shd w:val="clear" w:color="auto" w:fill="FFFFFF"/>
        </w:rPr>
        <w:t>n</w:t>
      </w:r>
      <w:r w:rsidRPr="00EA4E95">
        <w:rPr>
          <w:rFonts w:cstheme="minorHAnsi"/>
          <w:sz w:val="24"/>
          <w:szCs w:val="24"/>
          <w:shd w:val="clear" w:color="auto" w:fill="FFFFFF"/>
        </w:rPr>
        <w:t>ationale</w:t>
      </w:r>
      <w:proofErr w:type="spellEnd"/>
      <w:r w:rsidRPr="00EA4E95">
        <w:rPr>
          <w:rFonts w:cstheme="minorHAnsi"/>
          <w:sz w:val="24"/>
          <w:szCs w:val="24"/>
          <w:shd w:val="clear" w:color="auto" w:fill="FFFFFF"/>
        </w:rPr>
        <w:t xml:space="preserve"> de France, fonds français 1586</w:t>
      </w:r>
      <w:r w:rsidR="000635BB">
        <w:rPr>
          <w:rFonts w:cstheme="minorHAnsi"/>
          <w:sz w:val="24"/>
          <w:szCs w:val="24"/>
          <w:shd w:val="clear" w:color="auto" w:fill="FFFFFF"/>
        </w:rPr>
        <w:t>.</w:t>
      </w:r>
    </w:p>
    <w:p w14:paraId="6F6694AB" w14:textId="6C7050AA"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 xml:space="preserve">E: </w:t>
      </w:r>
      <w:r w:rsidRPr="00EA4E95">
        <w:rPr>
          <w:rFonts w:cstheme="minorHAnsi"/>
          <w:sz w:val="24"/>
          <w:szCs w:val="24"/>
          <w:shd w:val="clear" w:color="auto" w:fill="FFFFFF"/>
        </w:rPr>
        <w:t xml:space="preserve">Paris, Bibliothèque </w:t>
      </w:r>
      <w:proofErr w:type="spellStart"/>
      <w:r w:rsidR="004D51E5">
        <w:rPr>
          <w:rFonts w:cstheme="minorHAnsi"/>
          <w:sz w:val="24"/>
          <w:szCs w:val="24"/>
          <w:shd w:val="clear" w:color="auto" w:fill="FFFFFF"/>
        </w:rPr>
        <w:t>n</w:t>
      </w:r>
      <w:r w:rsidRPr="00EA4E95">
        <w:rPr>
          <w:rFonts w:cstheme="minorHAnsi"/>
          <w:sz w:val="24"/>
          <w:szCs w:val="24"/>
          <w:shd w:val="clear" w:color="auto" w:fill="FFFFFF"/>
        </w:rPr>
        <w:t>ationale</w:t>
      </w:r>
      <w:proofErr w:type="spellEnd"/>
      <w:r w:rsidRPr="00EA4E95">
        <w:rPr>
          <w:rFonts w:cstheme="minorHAnsi"/>
          <w:sz w:val="24"/>
          <w:szCs w:val="24"/>
          <w:shd w:val="clear" w:color="auto" w:fill="FFFFFF"/>
        </w:rPr>
        <w:t xml:space="preserve"> de France, fonds français 9221</w:t>
      </w:r>
      <w:r w:rsidR="000635BB">
        <w:rPr>
          <w:rFonts w:cstheme="minorHAnsi"/>
          <w:sz w:val="24"/>
          <w:szCs w:val="24"/>
          <w:shd w:val="clear" w:color="auto" w:fill="FFFFFF"/>
        </w:rPr>
        <w:t>.</w:t>
      </w:r>
    </w:p>
    <w:p w14:paraId="4D625689" w14:textId="4FE2F2BE" w:rsidR="00A727D3" w:rsidRPr="00EA4E95" w:rsidRDefault="00A727D3" w:rsidP="00A727D3">
      <w:pPr>
        <w:spacing w:line="480" w:lineRule="auto"/>
        <w:rPr>
          <w:rFonts w:cstheme="minorHAnsi"/>
          <w:sz w:val="24"/>
          <w:szCs w:val="24"/>
          <w:shd w:val="clear" w:color="auto" w:fill="FFFFFF"/>
        </w:rPr>
      </w:pPr>
      <w:r w:rsidRPr="00EA4E95">
        <w:rPr>
          <w:rFonts w:cstheme="minorHAnsi"/>
          <w:sz w:val="24"/>
          <w:szCs w:val="24"/>
        </w:rPr>
        <w:t>F</w:t>
      </w:r>
      <w:r w:rsidR="00D24CA6">
        <w:rPr>
          <w:rFonts w:cstheme="minorHAnsi"/>
          <w:sz w:val="24"/>
          <w:szCs w:val="24"/>
        </w:rPr>
        <w:t>–</w:t>
      </w:r>
      <w:r>
        <w:rPr>
          <w:rFonts w:cstheme="minorHAnsi"/>
          <w:sz w:val="24"/>
          <w:szCs w:val="24"/>
        </w:rPr>
        <w:t>G</w:t>
      </w:r>
      <w:r w:rsidRPr="00EA4E95">
        <w:rPr>
          <w:rFonts w:cstheme="minorHAnsi"/>
          <w:sz w:val="24"/>
          <w:szCs w:val="24"/>
        </w:rPr>
        <w:t xml:space="preserve">: </w:t>
      </w:r>
      <w:r w:rsidRPr="00EA4E95">
        <w:rPr>
          <w:rFonts w:cstheme="minorHAnsi"/>
          <w:sz w:val="24"/>
          <w:szCs w:val="24"/>
          <w:shd w:val="clear" w:color="auto" w:fill="FFFFFF"/>
        </w:rPr>
        <w:t xml:space="preserve">Paris, Bibliothèque </w:t>
      </w:r>
      <w:proofErr w:type="spellStart"/>
      <w:r w:rsidR="004D51E5">
        <w:rPr>
          <w:rFonts w:cstheme="minorHAnsi"/>
          <w:sz w:val="24"/>
          <w:szCs w:val="24"/>
          <w:shd w:val="clear" w:color="auto" w:fill="FFFFFF"/>
        </w:rPr>
        <w:t>n</w:t>
      </w:r>
      <w:r w:rsidRPr="00EA4E95">
        <w:rPr>
          <w:rFonts w:cstheme="minorHAnsi"/>
          <w:sz w:val="24"/>
          <w:szCs w:val="24"/>
          <w:shd w:val="clear" w:color="auto" w:fill="FFFFFF"/>
        </w:rPr>
        <w:t>ationale</w:t>
      </w:r>
      <w:proofErr w:type="spellEnd"/>
      <w:r w:rsidRPr="00EA4E95">
        <w:rPr>
          <w:rFonts w:cstheme="minorHAnsi"/>
          <w:sz w:val="24"/>
          <w:szCs w:val="24"/>
          <w:shd w:val="clear" w:color="auto" w:fill="FFFFFF"/>
        </w:rPr>
        <w:t xml:space="preserve"> de France, fonds français 22545</w:t>
      </w:r>
      <w:r w:rsidR="00D24CA6">
        <w:rPr>
          <w:rFonts w:cstheme="minorHAnsi"/>
          <w:sz w:val="24"/>
          <w:szCs w:val="24"/>
          <w:shd w:val="clear" w:color="auto" w:fill="FFFFFF"/>
        </w:rPr>
        <w:t>–</w:t>
      </w:r>
      <w:r w:rsidR="00BC0F5C">
        <w:rPr>
          <w:rFonts w:cstheme="minorHAnsi"/>
          <w:sz w:val="24"/>
          <w:szCs w:val="24"/>
          <w:shd w:val="clear" w:color="auto" w:fill="FFFFFF"/>
        </w:rPr>
        <w:t>4</w:t>
      </w:r>
      <w:r>
        <w:rPr>
          <w:rFonts w:cstheme="minorHAnsi"/>
          <w:sz w:val="24"/>
          <w:szCs w:val="24"/>
          <w:shd w:val="clear" w:color="auto" w:fill="FFFFFF"/>
        </w:rPr>
        <w:t>6</w:t>
      </w:r>
      <w:r w:rsidR="000635BB">
        <w:rPr>
          <w:rFonts w:cstheme="minorHAnsi"/>
          <w:sz w:val="24"/>
          <w:szCs w:val="24"/>
          <w:shd w:val="clear" w:color="auto" w:fill="FFFFFF"/>
        </w:rPr>
        <w:t>.</w:t>
      </w:r>
    </w:p>
    <w:p w14:paraId="509EADB2" w14:textId="61B73EEF" w:rsidR="00A727D3" w:rsidRPr="00EA4E95" w:rsidRDefault="00A727D3" w:rsidP="00A727D3">
      <w:pPr>
        <w:spacing w:line="480" w:lineRule="auto"/>
        <w:rPr>
          <w:rFonts w:cstheme="minorHAnsi"/>
          <w:sz w:val="24"/>
          <w:szCs w:val="24"/>
        </w:rPr>
      </w:pPr>
      <w:r w:rsidRPr="00EA4E95">
        <w:rPr>
          <w:rFonts w:cstheme="minorHAnsi"/>
          <w:sz w:val="24"/>
          <w:szCs w:val="24"/>
        </w:rPr>
        <w:t xml:space="preserve">Vg: </w:t>
      </w:r>
      <w:r>
        <w:rPr>
          <w:rFonts w:cstheme="minorHAnsi"/>
          <w:sz w:val="24"/>
          <w:szCs w:val="24"/>
        </w:rPr>
        <w:t>F</w:t>
      </w:r>
      <w:r w:rsidRPr="00EA4E95">
        <w:rPr>
          <w:rFonts w:cstheme="minorHAnsi"/>
          <w:sz w:val="24"/>
          <w:szCs w:val="24"/>
        </w:rPr>
        <w:t>errell</w:t>
      </w:r>
      <w:r>
        <w:rPr>
          <w:rFonts w:cstheme="minorHAnsi"/>
          <w:sz w:val="24"/>
          <w:szCs w:val="24"/>
        </w:rPr>
        <w:t>-</w:t>
      </w:r>
      <w:proofErr w:type="spellStart"/>
      <w:r w:rsidRPr="00EA4E95">
        <w:rPr>
          <w:rFonts w:cstheme="minorHAnsi"/>
          <w:sz w:val="24"/>
          <w:szCs w:val="24"/>
        </w:rPr>
        <w:t>Vogüé</w:t>
      </w:r>
      <w:proofErr w:type="spellEnd"/>
      <w:r>
        <w:rPr>
          <w:rFonts w:cstheme="minorHAnsi"/>
          <w:sz w:val="24"/>
          <w:szCs w:val="24"/>
        </w:rPr>
        <w:t xml:space="preserve">, private ownership of James E. </w:t>
      </w:r>
      <w:r w:rsidR="00D03E87">
        <w:rPr>
          <w:rFonts w:cstheme="minorHAnsi"/>
          <w:sz w:val="24"/>
          <w:szCs w:val="24"/>
        </w:rPr>
        <w:t xml:space="preserve">Ferrell </w:t>
      </w:r>
      <w:r>
        <w:rPr>
          <w:rFonts w:cstheme="minorHAnsi"/>
          <w:sz w:val="24"/>
          <w:szCs w:val="24"/>
        </w:rPr>
        <w:t>and Elizabeth J. Ferrell</w:t>
      </w:r>
      <w:r w:rsidR="000635BB">
        <w:rPr>
          <w:rFonts w:cstheme="minorHAnsi"/>
          <w:sz w:val="24"/>
          <w:szCs w:val="24"/>
        </w:rPr>
        <w:t>.</w:t>
      </w:r>
    </w:p>
    <w:p w14:paraId="5F561CB5" w14:textId="77777777" w:rsidR="00C92783" w:rsidRDefault="00C92783" w:rsidP="00A542DF">
      <w:pPr>
        <w:spacing w:line="480" w:lineRule="auto"/>
        <w:rPr>
          <w:rFonts w:cstheme="minorHAnsi"/>
          <w:color w:val="000000"/>
          <w:sz w:val="24"/>
          <w:szCs w:val="24"/>
        </w:rPr>
      </w:pPr>
    </w:p>
    <w:p w14:paraId="622A81E5" w14:textId="6B4F45C8" w:rsidR="0008238E" w:rsidRPr="00EF1BA2" w:rsidRDefault="00EF1BA2" w:rsidP="006F6302">
      <w:pPr>
        <w:pStyle w:val="Heading2"/>
      </w:pPr>
      <w:r>
        <w:lastRenderedPageBreak/>
        <w:t>WORKS CITED</w:t>
      </w:r>
    </w:p>
    <w:p w14:paraId="76DFECF9" w14:textId="77777777" w:rsidR="000A0794" w:rsidRPr="000F06E3" w:rsidRDefault="000A0794" w:rsidP="000A0794">
      <w:pPr>
        <w:spacing w:line="480" w:lineRule="auto"/>
        <w:ind w:left="720" w:hanging="720"/>
        <w:rPr>
          <w:rFonts w:cstheme="minorHAnsi"/>
          <w:sz w:val="24"/>
          <w:szCs w:val="24"/>
        </w:rPr>
      </w:pPr>
      <w:r>
        <w:rPr>
          <w:rFonts w:cstheme="minorHAnsi"/>
          <w:sz w:val="24"/>
          <w:szCs w:val="24"/>
        </w:rPr>
        <w:t xml:space="preserve">Alexander, Jonathan J. G. 1996. “Dancing in the Streets.” </w:t>
      </w:r>
      <w:r>
        <w:rPr>
          <w:rFonts w:cstheme="minorHAnsi"/>
          <w:i/>
          <w:iCs/>
          <w:sz w:val="24"/>
          <w:szCs w:val="24"/>
        </w:rPr>
        <w:t>Journal of the Walters Art Gallery</w:t>
      </w:r>
      <w:r>
        <w:rPr>
          <w:rFonts w:cstheme="minorHAnsi"/>
          <w:sz w:val="24"/>
          <w:szCs w:val="24"/>
        </w:rPr>
        <w:t xml:space="preserve"> 54: 147</w:t>
      </w:r>
      <w:r>
        <w:rPr>
          <w:rFonts w:cstheme="minorHAnsi"/>
          <w:color w:val="000000"/>
          <w:sz w:val="24"/>
          <w:szCs w:val="24"/>
        </w:rPr>
        <w:t>–</w:t>
      </w:r>
      <w:r>
        <w:rPr>
          <w:rFonts w:cstheme="minorHAnsi"/>
          <w:sz w:val="24"/>
          <w:szCs w:val="24"/>
        </w:rPr>
        <w:t>62.</w:t>
      </w:r>
    </w:p>
    <w:p w14:paraId="21737014" w14:textId="618325BC" w:rsidR="0052188D" w:rsidRPr="0052188D" w:rsidRDefault="0052188D" w:rsidP="00724281">
      <w:pPr>
        <w:spacing w:line="480" w:lineRule="auto"/>
        <w:ind w:left="720" w:hanging="720"/>
        <w:rPr>
          <w:rFonts w:cstheme="minorHAnsi"/>
          <w:sz w:val="24"/>
          <w:szCs w:val="24"/>
        </w:rPr>
      </w:pPr>
      <w:r>
        <w:rPr>
          <w:rFonts w:cstheme="minorHAnsi"/>
          <w:sz w:val="24"/>
          <w:szCs w:val="24"/>
        </w:rPr>
        <w:t xml:space="preserve">Arcangeli, Alessandro. 1994. “Dance </w:t>
      </w:r>
      <w:r w:rsidR="006B1607">
        <w:rPr>
          <w:rFonts w:cstheme="minorHAnsi"/>
          <w:sz w:val="24"/>
          <w:szCs w:val="24"/>
        </w:rPr>
        <w:t>U</w:t>
      </w:r>
      <w:r>
        <w:rPr>
          <w:rFonts w:cstheme="minorHAnsi"/>
          <w:sz w:val="24"/>
          <w:szCs w:val="24"/>
        </w:rPr>
        <w:t>nder Trial: The Moral Debate 1200</w:t>
      </w:r>
      <w:r w:rsidR="004A44C7">
        <w:rPr>
          <w:rFonts w:cstheme="minorHAnsi"/>
          <w:color w:val="000000"/>
          <w:sz w:val="24"/>
          <w:szCs w:val="24"/>
        </w:rPr>
        <w:t>–</w:t>
      </w:r>
      <w:r>
        <w:rPr>
          <w:rFonts w:cstheme="minorHAnsi"/>
          <w:sz w:val="24"/>
          <w:szCs w:val="24"/>
        </w:rPr>
        <w:t xml:space="preserve">1600.” </w:t>
      </w:r>
      <w:r>
        <w:rPr>
          <w:rFonts w:cstheme="minorHAnsi"/>
          <w:i/>
          <w:iCs/>
          <w:sz w:val="24"/>
          <w:szCs w:val="24"/>
        </w:rPr>
        <w:t>Dance Research</w:t>
      </w:r>
      <w:r>
        <w:rPr>
          <w:rFonts w:cstheme="minorHAnsi"/>
          <w:sz w:val="24"/>
          <w:szCs w:val="24"/>
        </w:rPr>
        <w:t xml:space="preserve"> 12</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127</w:t>
      </w:r>
      <w:r w:rsidR="004A44C7">
        <w:rPr>
          <w:rFonts w:cstheme="minorHAnsi"/>
          <w:color w:val="000000"/>
          <w:sz w:val="24"/>
          <w:szCs w:val="24"/>
        </w:rPr>
        <w:t>–</w:t>
      </w:r>
      <w:r>
        <w:rPr>
          <w:rFonts w:cstheme="minorHAnsi"/>
          <w:sz w:val="24"/>
          <w:szCs w:val="24"/>
        </w:rPr>
        <w:t>55.</w:t>
      </w:r>
    </w:p>
    <w:p w14:paraId="0B951D4E" w14:textId="131CD933" w:rsidR="0051668A" w:rsidRPr="0051668A" w:rsidRDefault="0051668A" w:rsidP="00724281">
      <w:pPr>
        <w:spacing w:line="480" w:lineRule="auto"/>
        <w:ind w:left="720" w:hanging="720"/>
        <w:rPr>
          <w:rFonts w:cstheme="minorHAnsi"/>
          <w:sz w:val="24"/>
          <w:szCs w:val="24"/>
        </w:rPr>
      </w:pPr>
      <w:r>
        <w:rPr>
          <w:rFonts w:cstheme="minorHAnsi"/>
          <w:sz w:val="24"/>
          <w:szCs w:val="24"/>
        </w:rPr>
        <w:t xml:space="preserve">Boone, Graeme M. 2000. “Marking Mensural Time.” </w:t>
      </w:r>
      <w:r>
        <w:rPr>
          <w:rFonts w:cstheme="minorHAnsi"/>
          <w:i/>
          <w:iCs/>
          <w:sz w:val="24"/>
          <w:szCs w:val="24"/>
        </w:rPr>
        <w:t xml:space="preserve">Music Theory Spectrum </w:t>
      </w:r>
      <w:r>
        <w:rPr>
          <w:rFonts w:cstheme="minorHAnsi"/>
          <w:sz w:val="24"/>
          <w:szCs w:val="24"/>
        </w:rPr>
        <w:t>22</w:t>
      </w:r>
      <w:r w:rsidR="005360B2">
        <w:rPr>
          <w:rFonts w:cstheme="minorHAnsi"/>
          <w:sz w:val="24"/>
          <w:szCs w:val="24"/>
        </w:rPr>
        <w:t xml:space="preserve"> (1)</w:t>
      </w:r>
      <w:r>
        <w:rPr>
          <w:rFonts w:cstheme="minorHAnsi"/>
          <w:sz w:val="24"/>
          <w:szCs w:val="24"/>
        </w:rPr>
        <w:t>: 1</w:t>
      </w:r>
      <w:r w:rsidR="004A44C7">
        <w:rPr>
          <w:rFonts w:cstheme="minorHAnsi"/>
          <w:color w:val="000000"/>
          <w:sz w:val="24"/>
          <w:szCs w:val="24"/>
        </w:rPr>
        <w:t>–</w:t>
      </w:r>
      <w:r>
        <w:rPr>
          <w:rFonts w:cstheme="minorHAnsi"/>
          <w:sz w:val="24"/>
          <w:szCs w:val="24"/>
        </w:rPr>
        <w:t>43.</w:t>
      </w:r>
    </w:p>
    <w:p w14:paraId="377723D7" w14:textId="21348B13" w:rsidR="002E14F0" w:rsidRPr="002E14F0" w:rsidRDefault="002E14F0" w:rsidP="00724281">
      <w:pPr>
        <w:spacing w:line="480" w:lineRule="auto"/>
        <w:ind w:left="720" w:hanging="720"/>
        <w:rPr>
          <w:rFonts w:cstheme="minorHAnsi"/>
          <w:sz w:val="24"/>
          <w:szCs w:val="24"/>
        </w:rPr>
      </w:pPr>
      <w:r>
        <w:rPr>
          <w:rFonts w:cstheme="minorHAnsi"/>
          <w:sz w:val="24"/>
          <w:szCs w:val="24"/>
        </w:rPr>
        <w:t xml:space="preserve">Boulton, Maureen Barry McCann. 1993. </w:t>
      </w:r>
      <w:r>
        <w:rPr>
          <w:rFonts w:cstheme="minorHAnsi"/>
          <w:i/>
          <w:iCs/>
          <w:sz w:val="24"/>
          <w:szCs w:val="24"/>
        </w:rPr>
        <w:t>The Song in the Story: Lyric Insertions in French Narrative Fiction, 1200</w:t>
      </w:r>
      <w:r w:rsidR="004A44C7">
        <w:rPr>
          <w:rFonts w:cstheme="minorHAnsi"/>
          <w:color w:val="000000"/>
          <w:sz w:val="24"/>
          <w:szCs w:val="24"/>
        </w:rPr>
        <w:t>–</w:t>
      </w:r>
      <w:r>
        <w:rPr>
          <w:rFonts w:cstheme="minorHAnsi"/>
          <w:i/>
          <w:iCs/>
          <w:sz w:val="24"/>
          <w:szCs w:val="24"/>
        </w:rPr>
        <w:t>1400.</w:t>
      </w:r>
      <w:r>
        <w:rPr>
          <w:rFonts w:cstheme="minorHAnsi"/>
          <w:sz w:val="24"/>
          <w:szCs w:val="24"/>
        </w:rPr>
        <w:t xml:space="preserve"> University of Pennsylvania Press.</w:t>
      </w:r>
    </w:p>
    <w:p w14:paraId="065C6488" w14:textId="38E01C1C" w:rsidR="0062695B" w:rsidRPr="0062695B" w:rsidRDefault="0062695B" w:rsidP="00724281">
      <w:pPr>
        <w:spacing w:line="480" w:lineRule="auto"/>
        <w:ind w:left="720" w:hanging="720"/>
        <w:rPr>
          <w:rFonts w:cstheme="minorHAnsi"/>
          <w:sz w:val="24"/>
          <w:szCs w:val="24"/>
        </w:rPr>
      </w:pPr>
      <w:r>
        <w:rPr>
          <w:rFonts w:cstheme="minorHAnsi"/>
          <w:sz w:val="24"/>
          <w:szCs w:val="24"/>
        </w:rPr>
        <w:t xml:space="preserve">Butterfield, Ardis. 2002. </w:t>
      </w:r>
      <w:r>
        <w:rPr>
          <w:rFonts w:cstheme="minorHAnsi"/>
          <w:i/>
          <w:iCs/>
          <w:sz w:val="24"/>
          <w:szCs w:val="24"/>
        </w:rPr>
        <w:t xml:space="preserve">Poetry and Music in Medieval France: </w:t>
      </w:r>
      <w:r w:rsidR="00803388">
        <w:rPr>
          <w:rFonts w:cstheme="minorHAnsi"/>
          <w:i/>
          <w:iCs/>
          <w:sz w:val="24"/>
          <w:szCs w:val="24"/>
        </w:rPr>
        <w:t>F</w:t>
      </w:r>
      <w:r>
        <w:rPr>
          <w:rFonts w:cstheme="minorHAnsi"/>
          <w:i/>
          <w:iCs/>
          <w:sz w:val="24"/>
          <w:szCs w:val="24"/>
        </w:rPr>
        <w:t>rom Jean Renart to Guillaume de Machaut</w:t>
      </w:r>
      <w:r>
        <w:rPr>
          <w:rFonts w:cstheme="minorHAnsi"/>
          <w:sz w:val="24"/>
          <w:szCs w:val="24"/>
        </w:rPr>
        <w:t>. Cambridge University Press.</w:t>
      </w:r>
    </w:p>
    <w:p w14:paraId="312BB8A7" w14:textId="08A33D69" w:rsidR="00982C1A" w:rsidRPr="00982C1A" w:rsidRDefault="00982C1A" w:rsidP="00724281">
      <w:pPr>
        <w:spacing w:line="480" w:lineRule="auto"/>
        <w:ind w:left="720" w:hanging="720"/>
        <w:rPr>
          <w:rFonts w:cstheme="minorHAnsi"/>
          <w:sz w:val="24"/>
          <w:szCs w:val="24"/>
        </w:rPr>
      </w:pPr>
      <w:r>
        <w:rPr>
          <w:rFonts w:cstheme="minorHAnsi"/>
          <w:sz w:val="24"/>
          <w:szCs w:val="24"/>
        </w:rPr>
        <w:t xml:space="preserve">Chaganti, Seeta. 2018. </w:t>
      </w:r>
      <w:r>
        <w:rPr>
          <w:rFonts w:cstheme="minorHAnsi"/>
          <w:i/>
          <w:iCs/>
          <w:sz w:val="24"/>
          <w:szCs w:val="24"/>
        </w:rPr>
        <w:t>Strange Footing: Poetic Form and Dance in the Late Middle Ages.</w:t>
      </w:r>
      <w:r>
        <w:rPr>
          <w:rFonts w:cstheme="minorHAnsi"/>
          <w:sz w:val="24"/>
          <w:szCs w:val="24"/>
        </w:rPr>
        <w:t xml:space="preserve"> University of Chicago Press.</w:t>
      </w:r>
    </w:p>
    <w:p w14:paraId="1E21BE03" w14:textId="6526C0D2" w:rsidR="00E05A9E" w:rsidRPr="00E05A9E" w:rsidRDefault="00E05A9E" w:rsidP="00724281">
      <w:pPr>
        <w:spacing w:line="480" w:lineRule="auto"/>
        <w:ind w:left="720" w:hanging="720"/>
        <w:rPr>
          <w:rFonts w:cstheme="minorHAnsi"/>
          <w:sz w:val="24"/>
          <w:szCs w:val="24"/>
        </w:rPr>
      </w:pPr>
      <w:r>
        <w:rPr>
          <w:rFonts w:cstheme="minorHAnsi"/>
          <w:sz w:val="24"/>
          <w:szCs w:val="24"/>
        </w:rPr>
        <w:t>Coldwell, Maria</w:t>
      </w:r>
      <w:r w:rsidR="00945690">
        <w:rPr>
          <w:rFonts w:cstheme="minorHAnsi"/>
          <w:sz w:val="24"/>
          <w:szCs w:val="24"/>
        </w:rPr>
        <w:t xml:space="preserve"> V</w:t>
      </w:r>
      <w:r>
        <w:rPr>
          <w:rFonts w:cstheme="minorHAnsi"/>
          <w:sz w:val="24"/>
          <w:szCs w:val="24"/>
        </w:rPr>
        <w:t>. 1981. “</w:t>
      </w:r>
      <w:r w:rsidRPr="00E05A9E">
        <w:rPr>
          <w:rFonts w:cstheme="minorHAnsi"/>
          <w:i/>
          <w:iCs/>
          <w:sz w:val="24"/>
          <w:szCs w:val="24"/>
        </w:rPr>
        <w:t>Guillaume de Dole</w:t>
      </w:r>
      <w:r>
        <w:rPr>
          <w:rFonts w:cstheme="minorHAnsi"/>
          <w:sz w:val="24"/>
          <w:szCs w:val="24"/>
        </w:rPr>
        <w:t xml:space="preserve"> and Medieval Romances </w:t>
      </w:r>
      <w:r w:rsidR="00945690">
        <w:rPr>
          <w:rFonts w:cstheme="minorHAnsi"/>
          <w:sz w:val="24"/>
          <w:szCs w:val="24"/>
        </w:rPr>
        <w:t>w</w:t>
      </w:r>
      <w:r>
        <w:rPr>
          <w:rFonts w:cstheme="minorHAnsi"/>
          <w:sz w:val="24"/>
          <w:szCs w:val="24"/>
        </w:rPr>
        <w:t xml:space="preserve">ith Musical Interpolations.” </w:t>
      </w:r>
      <w:r>
        <w:rPr>
          <w:rFonts w:cstheme="minorHAnsi"/>
          <w:i/>
          <w:iCs/>
          <w:sz w:val="24"/>
          <w:szCs w:val="24"/>
        </w:rPr>
        <w:t xml:space="preserve">Musica </w:t>
      </w:r>
      <w:proofErr w:type="spellStart"/>
      <w:r>
        <w:rPr>
          <w:rFonts w:cstheme="minorHAnsi"/>
          <w:i/>
          <w:iCs/>
          <w:sz w:val="24"/>
          <w:szCs w:val="24"/>
        </w:rPr>
        <w:t>Disciplina</w:t>
      </w:r>
      <w:proofErr w:type="spellEnd"/>
      <w:r>
        <w:rPr>
          <w:rFonts w:cstheme="minorHAnsi"/>
          <w:i/>
          <w:iCs/>
          <w:sz w:val="24"/>
          <w:szCs w:val="24"/>
        </w:rPr>
        <w:t xml:space="preserve"> </w:t>
      </w:r>
      <w:r>
        <w:rPr>
          <w:rFonts w:cstheme="minorHAnsi"/>
          <w:sz w:val="24"/>
          <w:szCs w:val="24"/>
        </w:rPr>
        <w:t>35: 55</w:t>
      </w:r>
      <w:r w:rsidR="004A44C7">
        <w:rPr>
          <w:rFonts w:cstheme="minorHAnsi"/>
          <w:color w:val="000000"/>
          <w:sz w:val="24"/>
          <w:szCs w:val="24"/>
        </w:rPr>
        <w:t>–</w:t>
      </w:r>
      <w:r>
        <w:rPr>
          <w:rFonts w:cstheme="minorHAnsi"/>
          <w:sz w:val="24"/>
          <w:szCs w:val="24"/>
        </w:rPr>
        <w:t>86.</w:t>
      </w:r>
    </w:p>
    <w:p w14:paraId="604EF5A3" w14:textId="1D278E4A" w:rsidR="00DE4390" w:rsidRPr="00DE4390" w:rsidRDefault="00DE4390" w:rsidP="00724281">
      <w:pPr>
        <w:spacing w:line="480" w:lineRule="auto"/>
        <w:ind w:left="720" w:hanging="720"/>
        <w:rPr>
          <w:rFonts w:cstheme="minorHAnsi"/>
          <w:sz w:val="24"/>
          <w:szCs w:val="24"/>
        </w:rPr>
      </w:pPr>
      <w:r>
        <w:rPr>
          <w:rFonts w:cstheme="minorHAnsi"/>
          <w:sz w:val="24"/>
          <w:szCs w:val="24"/>
        </w:rPr>
        <w:t xml:space="preserve">Dean Smith, Margaret. 1937. “A Fifteenth Century Dancing Book.” </w:t>
      </w:r>
      <w:r>
        <w:rPr>
          <w:rFonts w:cstheme="minorHAnsi"/>
          <w:i/>
          <w:iCs/>
          <w:sz w:val="24"/>
          <w:szCs w:val="24"/>
        </w:rPr>
        <w:t>Journal of the English Folk Dance and Song Society</w:t>
      </w:r>
      <w:r>
        <w:rPr>
          <w:rFonts w:cstheme="minorHAnsi"/>
          <w:sz w:val="24"/>
          <w:szCs w:val="24"/>
        </w:rPr>
        <w:t xml:space="preserve"> 3</w:t>
      </w:r>
      <w:r w:rsidR="00EC22E8">
        <w:rPr>
          <w:rFonts w:cstheme="minorHAnsi"/>
          <w:sz w:val="24"/>
          <w:szCs w:val="24"/>
        </w:rPr>
        <w:t xml:space="preserve"> (</w:t>
      </w:r>
      <w:r>
        <w:rPr>
          <w:rFonts w:cstheme="minorHAnsi"/>
          <w:sz w:val="24"/>
          <w:szCs w:val="24"/>
        </w:rPr>
        <w:t>2</w:t>
      </w:r>
      <w:r w:rsidR="00EC22E8">
        <w:rPr>
          <w:rFonts w:cstheme="minorHAnsi"/>
          <w:sz w:val="24"/>
          <w:szCs w:val="24"/>
        </w:rPr>
        <w:t>)</w:t>
      </w:r>
      <w:r>
        <w:rPr>
          <w:rFonts w:cstheme="minorHAnsi"/>
          <w:sz w:val="24"/>
          <w:szCs w:val="24"/>
        </w:rPr>
        <w:t>: 100</w:t>
      </w:r>
      <w:r w:rsidR="004A44C7">
        <w:rPr>
          <w:rFonts w:cstheme="minorHAnsi"/>
          <w:color w:val="000000"/>
          <w:sz w:val="24"/>
          <w:szCs w:val="24"/>
        </w:rPr>
        <w:t>–</w:t>
      </w:r>
      <w:r>
        <w:rPr>
          <w:rFonts w:cstheme="minorHAnsi"/>
          <w:sz w:val="24"/>
          <w:szCs w:val="24"/>
        </w:rPr>
        <w:t>109.</w:t>
      </w:r>
    </w:p>
    <w:p w14:paraId="44784FE2" w14:textId="5793ECCD" w:rsidR="00724281" w:rsidRPr="00724281" w:rsidRDefault="00724281" w:rsidP="00724281">
      <w:pPr>
        <w:spacing w:line="480" w:lineRule="auto"/>
        <w:ind w:left="720" w:hanging="720"/>
        <w:rPr>
          <w:rFonts w:cstheme="minorHAnsi"/>
          <w:sz w:val="24"/>
          <w:szCs w:val="24"/>
        </w:rPr>
      </w:pPr>
      <w:r w:rsidRPr="00724281">
        <w:rPr>
          <w:rFonts w:cstheme="minorHAnsi"/>
          <w:sz w:val="24"/>
          <w:szCs w:val="24"/>
        </w:rPr>
        <w:t xml:space="preserve">Desmond, Karen. 2018. </w:t>
      </w:r>
      <w:r w:rsidRPr="00724281">
        <w:rPr>
          <w:rFonts w:cstheme="minorHAnsi"/>
          <w:i/>
          <w:sz w:val="24"/>
          <w:szCs w:val="24"/>
        </w:rPr>
        <w:t xml:space="preserve">Music and the </w:t>
      </w:r>
      <w:r w:rsidR="00554E29">
        <w:rPr>
          <w:rFonts w:cstheme="minorHAnsi"/>
          <w:i/>
          <w:sz w:val="24"/>
          <w:szCs w:val="24"/>
        </w:rPr>
        <w:t>“</w:t>
      </w:r>
      <w:proofErr w:type="spellStart"/>
      <w:r w:rsidR="00554E29">
        <w:rPr>
          <w:rFonts w:cstheme="minorHAnsi"/>
          <w:i/>
          <w:iCs/>
          <w:sz w:val="24"/>
          <w:szCs w:val="24"/>
        </w:rPr>
        <w:t>M</w:t>
      </w:r>
      <w:r w:rsidRPr="00554E29">
        <w:rPr>
          <w:rFonts w:cstheme="minorHAnsi"/>
          <w:i/>
          <w:iCs/>
          <w:sz w:val="24"/>
          <w:szCs w:val="24"/>
        </w:rPr>
        <w:t>oderni</w:t>
      </w:r>
      <w:proofErr w:type="spellEnd"/>
      <w:r w:rsidRPr="00554E29">
        <w:rPr>
          <w:rFonts w:cstheme="minorHAnsi"/>
          <w:i/>
          <w:iCs/>
          <w:sz w:val="24"/>
          <w:szCs w:val="24"/>
        </w:rPr>
        <w:t>,</w:t>
      </w:r>
      <w:r w:rsidR="00554E29" w:rsidRPr="00554E29">
        <w:rPr>
          <w:rFonts w:cstheme="minorHAnsi"/>
          <w:i/>
          <w:iCs/>
          <w:sz w:val="24"/>
          <w:szCs w:val="24"/>
        </w:rPr>
        <w:t>”</w:t>
      </w:r>
      <w:r w:rsidRPr="00724281">
        <w:rPr>
          <w:rFonts w:cstheme="minorHAnsi"/>
          <w:i/>
          <w:sz w:val="24"/>
          <w:szCs w:val="24"/>
        </w:rPr>
        <w:t xml:space="preserve"> 1300</w:t>
      </w:r>
      <w:r w:rsidR="004A44C7">
        <w:rPr>
          <w:rFonts w:cstheme="minorHAnsi"/>
          <w:color w:val="000000"/>
          <w:sz w:val="24"/>
          <w:szCs w:val="24"/>
        </w:rPr>
        <w:t>–</w:t>
      </w:r>
      <w:r w:rsidRPr="00724281">
        <w:rPr>
          <w:rFonts w:cstheme="minorHAnsi"/>
          <w:i/>
          <w:sz w:val="24"/>
          <w:szCs w:val="24"/>
        </w:rPr>
        <w:t>1350</w:t>
      </w:r>
      <w:r w:rsidR="00554E29">
        <w:rPr>
          <w:rFonts w:cstheme="minorHAnsi"/>
          <w:i/>
          <w:sz w:val="24"/>
          <w:szCs w:val="24"/>
        </w:rPr>
        <w:t>: The “Ars Nova” in Theory and Practice</w:t>
      </w:r>
      <w:r w:rsidRPr="00724281">
        <w:rPr>
          <w:rFonts w:cstheme="minorHAnsi"/>
          <w:i/>
          <w:sz w:val="24"/>
          <w:szCs w:val="24"/>
        </w:rPr>
        <w:t>.</w:t>
      </w:r>
      <w:r w:rsidR="00B94708">
        <w:rPr>
          <w:rFonts w:cstheme="minorHAnsi"/>
          <w:iCs/>
          <w:sz w:val="24"/>
          <w:szCs w:val="24"/>
        </w:rPr>
        <w:t xml:space="preserve"> </w:t>
      </w:r>
      <w:r w:rsidRPr="00724281">
        <w:rPr>
          <w:rFonts w:cstheme="minorHAnsi"/>
          <w:sz w:val="24"/>
          <w:szCs w:val="24"/>
        </w:rPr>
        <w:t>Cambridge University Press.</w:t>
      </w:r>
    </w:p>
    <w:p w14:paraId="0218B2C5" w14:textId="7DAB911A" w:rsidR="009C1E4B" w:rsidRPr="009C1E4B" w:rsidRDefault="009C1E4B" w:rsidP="00FF0B6D">
      <w:pPr>
        <w:spacing w:line="480" w:lineRule="auto"/>
        <w:ind w:left="720" w:hanging="720"/>
        <w:rPr>
          <w:sz w:val="24"/>
          <w:szCs w:val="24"/>
        </w:rPr>
      </w:pPr>
      <w:r>
        <w:rPr>
          <w:sz w:val="24"/>
          <w:szCs w:val="24"/>
        </w:rPr>
        <w:t xml:space="preserve">Dickason, Kathryn. 2021. </w:t>
      </w:r>
      <w:r>
        <w:rPr>
          <w:i/>
          <w:iCs/>
          <w:sz w:val="24"/>
          <w:szCs w:val="24"/>
        </w:rPr>
        <w:t>Ringleaders of Redemption: How Medieval Dance Became Sacred.</w:t>
      </w:r>
      <w:r>
        <w:rPr>
          <w:sz w:val="24"/>
          <w:szCs w:val="24"/>
        </w:rPr>
        <w:t xml:space="preserve"> Oxford University Press.</w:t>
      </w:r>
    </w:p>
    <w:p w14:paraId="6C8EA88D" w14:textId="388190D4" w:rsidR="006440BD" w:rsidRPr="006440BD" w:rsidRDefault="006440BD" w:rsidP="00FF0B6D">
      <w:pPr>
        <w:spacing w:line="480" w:lineRule="auto"/>
        <w:ind w:left="720" w:hanging="720"/>
        <w:rPr>
          <w:sz w:val="24"/>
          <w:szCs w:val="24"/>
        </w:rPr>
      </w:pPr>
      <w:r>
        <w:rPr>
          <w:sz w:val="24"/>
          <w:szCs w:val="24"/>
        </w:rPr>
        <w:t xml:space="preserve">Dillon, Emma. 2015. “Unwriting Medieval Song.” </w:t>
      </w:r>
      <w:r>
        <w:rPr>
          <w:i/>
          <w:iCs/>
          <w:sz w:val="24"/>
          <w:szCs w:val="24"/>
        </w:rPr>
        <w:t>New Literary History</w:t>
      </w:r>
      <w:r>
        <w:rPr>
          <w:sz w:val="24"/>
          <w:szCs w:val="24"/>
        </w:rPr>
        <w:t xml:space="preserve"> 46 (4): 595</w:t>
      </w:r>
      <w:r w:rsidR="004A44C7">
        <w:rPr>
          <w:rFonts w:cstheme="minorHAnsi"/>
          <w:color w:val="000000"/>
          <w:sz w:val="24"/>
          <w:szCs w:val="24"/>
        </w:rPr>
        <w:t>–</w:t>
      </w:r>
      <w:r>
        <w:rPr>
          <w:sz w:val="24"/>
          <w:szCs w:val="24"/>
        </w:rPr>
        <w:t>622.</w:t>
      </w:r>
    </w:p>
    <w:p w14:paraId="08D887D4" w14:textId="3EC9E333" w:rsidR="00E062D7" w:rsidRDefault="00DC630E" w:rsidP="00FF0B6D">
      <w:pPr>
        <w:spacing w:line="480" w:lineRule="auto"/>
        <w:ind w:left="720" w:hanging="720"/>
        <w:rPr>
          <w:sz w:val="24"/>
          <w:szCs w:val="24"/>
        </w:rPr>
      </w:pPr>
      <w:r>
        <w:rPr>
          <w:sz w:val="24"/>
          <w:szCs w:val="24"/>
        </w:rPr>
        <w:lastRenderedPageBreak/>
        <w:t>Earp, Lawrence</w:t>
      </w:r>
      <w:r w:rsidR="00B8175B">
        <w:rPr>
          <w:sz w:val="24"/>
          <w:szCs w:val="24"/>
        </w:rPr>
        <w:t xml:space="preserve"> M</w:t>
      </w:r>
      <w:r>
        <w:rPr>
          <w:sz w:val="24"/>
          <w:szCs w:val="24"/>
        </w:rPr>
        <w:t>.</w:t>
      </w:r>
      <w:r w:rsidR="00EA3FC9">
        <w:rPr>
          <w:sz w:val="24"/>
          <w:szCs w:val="24"/>
        </w:rPr>
        <w:t xml:space="preserve"> </w:t>
      </w:r>
      <w:r w:rsidR="00E062D7">
        <w:rPr>
          <w:sz w:val="24"/>
          <w:szCs w:val="24"/>
        </w:rPr>
        <w:t xml:space="preserve">1991. “Lyrics for Reading and Lyrics for Singing in Late Medieval France: The Development of the Dance Lyric from Adam de la Halle to Guillaume de Machaut.” In </w:t>
      </w:r>
      <w:r w:rsidR="00E062D7">
        <w:rPr>
          <w:i/>
          <w:iCs/>
          <w:sz w:val="24"/>
          <w:szCs w:val="24"/>
        </w:rPr>
        <w:t xml:space="preserve">The Union of Words and Music in Medieval Poetry, </w:t>
      </w:r>
      <w:r w:rsidR="00E062D7" w:rsidRPr="00FD6684">
        <w:rPr>
          <w:sz w:val="24"/>
          <w:szCs w:val="24"/>
        </w:rPr>
        <w:t>ed</w:t>
      </w:r>
      <w:r w:rsidR="00E062D7">
        <w:rPr>
          <w:sz w:val="24"/>
          <w:szCs w:val="24"/>
        </w:rPr>
        <w:t>.</w:t>
      </w:r>
      <w:r w:rsidR="00E062D7">
        <w:rPr>
          <w:i/>
          <w:iCs/>
          <w:sz w:val="24"/>
          <w:szCs w:val="24"/>
        </w:rPr>
        <w:t xml:space="preserve"> </w:t>
      </w:r>
      <w:r w:rsidR="00E062D7">
        <w:rPr>
          <w:sz w:val="24"/>
          <w:szCs w:val="24"/>
        </w:rPr>
        <w:t>Rebecca A. Baltzer, Thomas Cable, and James I. Wimsatt, 101</w:t>
      </w:r>
      <w:r w:rsidR="00E062D7">
        <w:rPr>
          <w:rFonts w:cstheme="minorHAnsi"/>
          <w:color w:val="000000"/>
          <w:sz w:val="24"/>
          <w:szCs w:val="24"/>
        </w:rPr>
        <w:t>–</w:t>
      </w:r>
      <w:r w:rsidR="00E062D7">
        <w:rPr>
          <w:sz w:val="24"/>
          <w:szCs w:val="24"/>
        </w:rPr>
        <w:t>31. University of Texas Press.</w:t>
      </w:r>
    </w:p>
    <w:p w14:paraId="41FD5520" w14:textId="447B353B" w:rsidR="00DB6EB0" w:rsidRPr="00EA3FC9" w:rsidRDefault="00C675D7" w:rsidP="00DB6EB0">
      <w:pPr>
        <w:spacing w:line="480" w:lineRule="auto"/>
        <w:ind w:left="720" w:hanging="720"/>
        <w:rPr>
          <w:sz w:val="24"/>
          <w:szCs w:val="24"/>
        </w:rPr>
      </w:pPr>
      <w:r>
        <w:rPr>
          <w:sz w:val="24"/>
          <w:szCs w:val="24"/>
        </w:rPr>
        <w:t>Earp, Lawrence M</w:t>
      </w:r>
      <w:r w:rsidR="00DB6EB0">
        <w:rPr>
          <w:sz w:val="24"/>
          <w:szCs w:val="24"/>
        </w:rPr>
        <w:t xml:space="preserve">. 1995. </w:t>
      </w:r>
      <w:r w:rsidR="00DB6EB0" w:rsidRPr="00A21C82">
        <w:rPr>
          <w:i/>
          <w:iCs/>
          <w:sz w:val="24"/>
          <w:szCs w:val="24"/>
        </w:rPr>
        <w:t>Guillaume de Machaut: A Guide to Research.</w:t>
      </w:r>
      <w:r w:rsidR="00DB6EB0">
        <w:rPr>
          <w:sz w:val="24"/>
          <w:szCs w:val="24"/>
        </w:rPr>
        <w:t xml:space="preserve"> Garland.</w:t>
      </w:r>
    </w:p>
    <w:p w14:paraId="145D9377" w14:textId="72CE1A0F" w:rsidR="00582436" w:rsidRDefault="00C675D7" w:rsidP="00582436">
      <w:pPr>
        <w:spacing w:line="480" w:lineRule="auto"/>
        <w:ind w:left="720" w:hanging="720"/>
        <w:rPr>
          <w:sz w:val="24"/>
          <w:szCs w:val="24"/>
        </w:rPr>
      </w:pPr>
      <w:r>
        <w:rPr>
          <w:sz w:val="24"/>
          <w:szCs w:val="24"/>
        </w:rPr>
        <w:t>Earp, Lawrence M</w:t>
      </w:r>
      <w:r w:rsidR="00582436">
        <w:rPr>
          <w:sz w:val="24"/>
          <w:szCs w:val="24"/>
        </w:rPr>
        <w:t xml:space="preserve">. 2005. “Declamatory Dissonance in Machaut.” In </w:t>
      </w:r>
      <w:r w:rsidR="00582436">
        <w:rPr>
          <w:i/>
          <w:iCs/>
          <w:sz w:val="24"/>
          <w:szCs w:val="24"/>
        </w:rPr>
        <w:t>Citation and Authority in Medieval and Renaissance Musical Culture</w:t>
      </w:r>
      <w:r w:rsidR="00BF7DBC">
        <w:rPr>
          <w:i/>
          <w:iCs/>
          <w:sz w:val="24"/>
          <w:szCs w:val="24"/>
        </w:rPr>
        <w:t>: Learning from the Learned</w:t>
      </w:r>
      <w:r w:rsidR="00582436">
        <w:rPr>
          <w:i/>
          <w:iCs/>
          <w:sz w:val="24"/>
          <w:szCs w:val="24"/>
        </w:rPr>
        <w:t xml:space="preserve">, </w:t>
      </w:r>
      <w:r w:rsidR="00582436">
        <w:rPr>
          <w:sz w:val="24"/>
          <w:szCs w:val="24"/>
        </w:rPr>
        <w:t>ed. Suzannah Clark and Elizabeth Eva Leach, 102</w:t>
      </w:r>
      <w:r w:rsidR="008C2679">
        <w:rPr>
          <w:sz w:val="24"/>
          <w:szCs w:val="24"/>
        </w:rPr>
        <w:t>–</w:t>
      </w:r>
      <w:r w:rsidR="00582436">
        <w:rPr>
          <w:sz w:val="24"/>
          <w:szCs w:val="24"/>
        </w:rPr>
        <w:t>22. Boydell.</w:t>
      </w:r>
    </w:p>
    <w:p w14:paraId="1ACC76E7" w14:textId="6BA1AED8" w:rsidR="001E3951" w:rsidRPr="001E3951" w:rsidRDefault="00C675D7" w:rsidP="00FF0B6D">
      <w:pPr>
        <w:spacing w:line="480" w:lineRule="auto"/>
        <w:ind w:left="720" w:hanging="720"/>
        <w:rPr>
          <w:sz w:val="24"/>
          <w:szCs w:val="24"/>
        </w:rPr>
      </w:pPr>
      <w:r>
        <w:rPr>
          <w:sz w:val="24"/>
          <w:szCs w:val="24"/>
        </w:rPr>
        <w:t>Earp, Lawrence M</w:t>
      </w:r>
      <w:r w:rsidR="001E3951">
        <w:rPr>
          <w:sz w:val="24"/>
          <w:szCs w:val="24"/>
        </w:rPr>
        <w:t>.</w:t>
      </w:r>
      <w:r w:rsidR="00DF51C4">
        <w:rPr>
          <w:sz w:val="24"/>
          <w:szCs w:val="24"/>
        </w:rPr>
        <w:t xml:space="preserve"> 2012.</w:t>
      </w:r>
      <w:r w:rsidR="001E3951">
        <w:rPr>
          <w:sz w:val="24"/>
          <w:szCs w:val="24"/>
        </w:rPr>
        <w:t xml:space="preserve"> “Declamation as Expression in Machaut’s Music.” In </w:t>
      </w:r>
      <w:r w:rsidR="001E3951">
        <w:rPr>
          <w:i/>
          <w:iCs/>
          <w:sz w:val="24"/>
          <w:szCs w:val="24"/>
        </w:rPr>
        <w:t xml:space="preserve">A Companion to Guillaume de Machaut, </w:t>
      </w:r>
      <w:r w:rsidR="001E3951">
        <w:rPr>
          <w:sz w:val="24"/>
          <w:szCs w:val="24"/>
        </w:rPr>
        <w:t>ed. Deborah McGrady and Jennifer Bain, 209</w:t>
      </w:r>
      <w:r w:rsidR="004A44C7">
        <w:rPr>
          <w:rFonts w:cstheme="minorHAnsi"/>
          <w:color w:val="000000"/>
          <w:sz w:val="24"/>
          <w:szCs w:val="24"/>
        </w:rPr>
        <w:t>–</w:t>
      </w:r>
      <w:r w:rsidR="00401DD1">
        <w:rPr>
          <w:sz w:val="24"/>
          <w:szCs w:val="24"/>
        </w:rPr>
        <w:t>38. Brill.</w:t>
      </w:r>
    </w:p>
    <w:p w14:paraId="15B73D6A" w14:textId="62C507FE" w:rsidR="00FD5A84" w:rsidRPr="00FD5A84" w:rsidRDefault="00FD5A84" w:rsidP="00FF0B6D">
      <w:pPr>
        <w:spacing w:line="480" w:lineRule="auto"/>
        <w:ind w:left="720" w:hanging="720"/>
        <w:rPr>
          <w:sz w:val="24"/>
          <w:szCs w:val="24"/>
        </w:rPr>
      </w:pPr>
      <w:r>
        <w:rPr>
          <w:sz w:val="24"/>
          <w:szCs w:val="24"/>
        </w:rPr>
        <w:t>Eustace, Frances</w:t>
      </w:r>
      <w:r w:rsidR="0053053E">
        <w:rPr>
          <w:sz w:val="24"/>
          <w:szCs w:val="24"/>
        </w:rPr>
        <w:t>,</w:t>
      </w:r>
      <w:r>
        <w:rPr>
          <w:sz w:val="24"/>
          <w:szCs w:val="24"/>
        </w:rPr>
        <w:t xml:space="preserve"> and Pamela King. 2011. “</w:t>
      </w:r>
      <w:r w:rsidR="00EC78FC">
        <w:rPr>
          <w:sz w:val="24"/>
          <w:szCs w:val="24"/>
        </w:rPr>
        <w:t xml:space="preserve">Dances of the Living and the Dead: A Study of </w:t>
      </w:r>
      <w:r w:rsidR="00EC78FC">
        <w:rPr>
          <w:i/>
          <w:iCs/>
          <w:sz w:val="24"/>
          <w:szCs w:val="24"/>
        </w:rPr>
        <w:t>Danse Macabre</w:t>
      </w:r>
      <w:r w:rsidR="00EC78FC">
        <w:rPr>
          <w:sz w:val="24"/>
          <w:szCs w:val="24"/>
        </w:rPr>
        <w:t xml:space="preserve"> Imagery </w:t>
      </w:r>
      <w:r w:rsidR="0053053E">
        <w:rPr>
          <w:sz w:val="24"/>
          <w:szCs w:val="24"/>
        </w:rPr>
        <w:t>W</w:t>
      </w:r>
      <w:r w:rsidR="00EC78FC">
        <w:rPr>
          <w:sz w:val="24"/>
          <w:szCs w:val="24"/>
        </w:rPr>
        <w:t>ithin the Context of Late-Medieval Dance Culture</w:t>
      </w:r>
      <w:r>
        <w:rPr>
          <w:sz w:val="24"/>
          <w:szCs w:val="24"/>
        </w:rPr>
        <w:t>.”</w:t>
      </w:r>
      <w:r w:rsidR="007053CA">
        <w:rPr>
          <w:sz w:val="24"/>
          <w:szCs w:val="24"/>
        </w:rPr>
        <w:t xml:space="preserve"> </w:t>
      </w:r>
      <w:r>
        <w:rPr>
          <w:sz w:val="24"/>
          <w:szCs w:val="24"/>
        </w:rPr>
        <w:t xml:space="preserve">In </w:t>
      </w:r>
      <w:r>
        <w:rPr>
          <w:i/>
          <w:iCs/>
          <w:sz w:val="24"/>
          <w:szCs w:val="24"/>
        </w:rPr>
        <w:t xml:space="preserve">Mixed Metaphors: The </w:t>
      </w:r>
      <w:r w:rsidR="0083510D">
        <w:rPr>
          <w:i/>
          <w:iCs/>
          <w:sz w:val="24"/>
          <w:szCs w:val="24"/>
        </w:rPr>
        <w:t>“</w:t>
      </w:r>
      <w:r w:rsidRPr="0083510D">
        <w:rPr>
          <w:i/>
          <w:iCs/>
          <w:sz w:val="24"/>
          <w:szCs w:val="24"/>
        </w:rPr>
        <w:t>Danse Macabre</w:t>
      </w:r>
      <w:r w:rsidR="0083510D">
        <w:rPr>
          <w:i/>
          <w:iCs/>
          <w:sz w:val="24"/>
          <w:szCs w:val="24"/>
        </w:rPr>
        <w:t>”</w:t>
      </w:r>
      <w:r>
        <w:rPr>
          <w:sz w:val="24"/>
          <w:szCs w:val="24"/>
        </w:rPr>
        <w:t xml:space="preserve"> </w:t>
      </w:r>
      <w:r>
        <w:rPr>
          <w:i/>
          <w:iCs/>
          <w:sz w:val="24"/>
          <w:szCs w:val="24"/>
        </w:rPr>
        <w:t xml:space="preserve">in Medieval and Early Modern Europe, </w:t>
      </w:r>
      <w:r>
        <w:rPr>
          <w:sz w:val="24"/>
          <w:szCs w:val="24"/>
        </w:rPr>
        <w:t>ed. Sophie Oosterwijk and Stefanie Knöll</w:t>
      </w:r>
      <w:r w:rsidR="003F61E2">
        <w:rPr>
          <w:sz w:val="24"/>
          <w:szCs w:val="24"/>
        </w:rPr>
        <w:t xml:space="preserve">, </w:t>
      </w:r>
      <w:r w:rsidR="0083219B">
        <w:rPr>
          <w:sz w:val="24"/>
          <w:szCs w:val="24"/>
        </w:rPr>
        <w:t>43</w:t>
      </w:r>
      <w:r w:rsidR="004A44C7">
        <w:rPr>
          <w:rFonts w:cstheme="minorHAnsi"/>
          <w:color w:val="000000"/>
          <w:sz w:val="24"/>
          <w:szCs w:val="24"/>
        </w:rPr>
        <w:t>–</w:t>
      </w:r>
      <w:r w:rsidR="0083219B">
        <w:rPr>
          <w:sz w:val="24"/>
          <w:szCs w:val="24"/>
        </w:rPr>
        <w:t>72</w:t>
      </w:r>
      <w:r>
        <w:rPr>
          <w:sz w:val="24"/>
          <w:szCs w:val="24"/>
        </w:rPr>
        <w:t>.</w:t>
      </w:r>
      <w:r w:rsidR="00730457">
        <w:rPr>
          <w:sz w:val="24"/>
          <w:szCs w:val="24"/>
        </w:rPr>
        <w:t xml:space="preserve"> Cambridge Scholars Publishing.</w:t>
      </w:r>
    </w:p>
    <w:p w14:paraId="483F08AD" w14:textId="68E7F140" w:rsidR="00281E46" w:rsidRDefault="00E04267" w:rsidP="00FF0B6D">
      <w:pPr>
        <w:spacing w:line="480" w:lineRule="auto"/>
        <w:ind w:left="720" w:hanging="720"/>
        <w:rPr>
          <w:rFonts w:cstheme="minorHAnsi"/>
          <w:sz w:val="24"/>
          <w:szCs w:val="24"/>
        </w:rPr>
      </w:pPr>
      <w:r>
        <w:rPr>
          <w:sz w:val="24"/>
          <w:szCs w:val="24"/>
        </w:rPr>
        <w:t xml:space="preserve">Fuller, Sarah. </w:t>
      </w:r>
      <w:r w:rsidR="00281E46" w:rsidRPr="00281E46">
        <w:rPr>
          <w:rFonts w:cstheme="minorHAnsi"/>
          <w:sz w:val="24"/>
          <w:szCs w:val="24"/>
        </w:rPr>
        <w:t>1981. “Theoretical Foundations of Early Organum Theory.”</w:t>
      </w:r>
      <w:ins w:id="1552" w:author="Kyle Hutchinson" w:date="2025-08-08T09:20:00Z" w16du:dateUtc="2025-08-08T13:20:00Z">
        <w:r w:rsidR="003A08C7">
          <w:rPr>
            <w:rFonts w:cstheme="minorHAnsi"/>
            <w:sz w:val="24"/>
            <w:szCs w:val="24"/>
          </w:rPr>
          <w:t xml:space="preserve"> </w:t>
        </w:r>
      </w:ins>
      <w:proofErr w:type="gramStart"/>
      <w:r w:rsidR="00281E46" w:rsidRPr="00281E46">
        <w:rPr>
          <w:rFonts w:cstheme="minorHAnsi"/>
          <w:i/>
          <w:iCs/>
          <w:sz w:val="24"/>
          <w:szCs w:val="24"/>
        </w:rPr>
        <w:t>Acta</w:t>
      </w:r>
      <w:proofErr w:type="gramEnd"/>
      <w:r w:rsidR="00281E46" w:rsidRPr="00281E46">
        <w:rPr>
          <w:rFonts w:cstheme="minorHAnsi"/>
          <w:i/>
          <w:iCs/>
          <w:sz w:val="24"/>
          <w:szCs w:val="24"/>
        </w:rPr>
        <w:t xml:space="preserve"> </w:t>
      </w:r>
      <w:proofErr w:type="spellStart"/>
      <w:r w:rsidR="00281E46" w:rsidRPr="00281E46">
        <w:rPr>
          <w:rFonts w:cstheme="minorHAnsi"/>
          <w:i/>
          <w:iCs/>
          <w:sz w:val="24"/>
          <w:szCs w:val="24"/>
        </w:rPr>
        <w:t>Musicologica</w:t>
      </w:r>
      <w:proofErr w:type="spellEnd"/>
      <w:r w:rsidR="00281E46" w:rsidRPr="00281E46">
        <w:rPr>
          <w:rFonts w:cstheme="minorHAnsi"/>
          <w:sz w:val="24"/>
          <w:szCs w:val="24"/>
        </w:rPr>
        <w:t xml:space="preserve"> 53</w:t>
      </w:r>
      <w:r w:rsidR="00EC22E8">
        <w:rPr>
          <w:rFonts w:cstheme="minorHAnsi"/>
          <w:sz w:val="24"/>
          <w:szCs w:val="24"/>
        </w:rPr>
        <w:t xml:space="preserve"> (</w:t>
      </w:r>
      <w:r w:rsidR="00281E46" w:rsidRPr="00281E46">
        <w:rPr>
          <w:rFonts w:cstheme="minorHAnsi"/>
          <w:sz w:val="24"/>
          <w:szCs w:val="24"/>
        </w:rPr>
        <w:t>1</w:t>
      </w:r>
      <w:r w:rsidR="00EC22E8">
        <w:rPr>
          <w:rFonts w:cstheme="minorHAnsi"/>
          <w:sz w:val="24"/>
          <w:szCs w:val="24"/>
        </w:rPr>
        <w:t>)</w:t>
      </w:r>
      <w:r w:rsidR="00281E46" w:rsidRPr="00281E46">
        <w:rPr>
          <w:rFonts w:cstheme="minorHAnsi"/>
          <w:sz w:val="24"/>
          <w:szCs w:val="24"/>
        </w:rPr>
        <w:t>: 52</w:t>
      </w:r>
      <w:r w:rsidR="004A44C7">
        <w:rPr>
          <w:rFonts w:cstheme="minorHAnsi"/>
          <w:color w:val="000000"/>
          <w:sz w:val="24"/>
          <w:szCs w:val="24"/>
        </w:rPr>
        <w:t>–</w:t>
      </w:r>
      <w:r w:rsidR="00281E46" w:rsidRPr="00281E46">
        <w:rPr>
          <w:rFonts w:cstheme="minorHAnsi"/>
          <w:sz w:val="24"/>
          <w:szCs w:val="24"/>
        </w:rPr>
        <w:t>84.</w:t>
      </w:r>
    </w:p>
    <w:p w14:paraId="764B6E15" w14:textId="75F67BEE" w:rsidR="00E40AB5" w:rsidRDefault="00C675D7" w:rsidP="00FF0B6D">
      <w:pPr>
        <w:spacing w:line="480" w:lineRule="auto"/>
        <w:ind w:left="720" w:hanging="720"/>
        <w:rPr>
          <w:rFonts w:cstheme="minorHAnsi"/>
          <w:sz w:val="24"/>
          <w:szCs w:val="24"/>
        </w:rPr>
      </w:pPr>
      <w:r>
        <w:rPr>
          <w:sz w:val="24"/>
          <w:szCs w:val="24"/>
        </w:rPr>
        <w:t>Fuller, Sarah</w:t>
      </w:r>
      <w:r w:rsidR="00E40AB5">
        <w:rPr>
          <w:rFonts w:cstheme="minorHAnsi"/>
          <w:sz w:val="24"/>
          <w:szCs w:val="24"/>
        </w:rPr>
        <w:t xml:space="preserve">. </w:t>
      </w:r>
      <w:r w:rsidR="00E40AB5">
        <w:rPr>
          <w:sz w:val="24"/>
          <w:szCs w:val="24"/>
        </w:rPr>
        <w:t xml:space="preserve">1992. “Tendencies and Resolutions: The Directed Progression in </w:t>
      </w:r>
      <w:r w:rsidR="00E40AB5" w:rsidRPr="00457E97">
        <w:rPr>
          <w:i/>
          <w:iCs/>
          <w:sz w:val="24"/>
          <w:szCs w:val="24"/>
        </w:rPr>
        <w:t>Ars Nova</w:t>
      </w:r>
      <w:r w:rsidR="00E40AB5">
        <w:rPr>
          <w:sz w:val="24"/>
          <w:szCs w:val="24"/>
        </w:rPr>
        <w:t xml:space="preserve"> Music.” </w:t>
      </w:r>
      <w:r w:rsidR="00E40AB5">
        <w:rPr>
          <w:i/>
          <w:iCs/>
          <w:sz w:val="24"/>
          <w:szCs w:val="24"/>
        </w:rPr>
        <w:t>Journal of Music Theory</w:t>
      </w:r>
      <w:r w:rsidR="00E40AB5">
        <w:rPr>
          <w:sz w:val="24"/>
          <w:szCs w:val="24"/>
        </w:rPr>
        <w:t xml:space="preserve"> 36 (2): 229</w:t>
      </w:r>
      <w:r w:rsidR="00E40AB5">
        <w:rPr>
          <w:rFonts w:cstheme="minorHAnsi"/>
          <w:color w:val="000000"/>
          <w:sz w:val="24"/>
          <w:szCs w:val="24"/>
        </w:rPr>
        <w:t>–</w:t>
      </w:r>
      <w:r w:rsidR="00E40AB5">
        <w:rPr>
          <w:sz w:val="24"/>
          <w:szCs w:val="24"/>
        </w:rPr>
        <w:t>58.</w:t>
      </w:r>
    </w:p>
    <w:p w14:paraId="1069DFC0" w14:textId="41B81ABA" w:rsidR="006C3FAA" w:rsidRPr="006C3FAA" w:rsidRDefault="006C3FAA" w:rsidP="00FF0B6D">
      <w:pPr>
        <w:spacing w:line="480" w:lineRule="auto"/>
        <w:ind w:left="720" w:hanging="720"/>
        <w:rPr>
          <w:rFonts w:cstheme="minorHAnsi"/>
          <w:sz w:val="24"/>
          <w:szCs w:val="24"/>
        </w:rPr>
      </w:pPr>
      <w:r>
        <w:rPr>
          <w:rFonts w:cstheme="minorHAnsi"/>
          <w:sz w:val="24"/>
          <w:szCs w:val="24"/>
        </w:rPr>
        <w:t xml:space="preserve">Grant, Roger Mathew. 2014. </w:t>
      </w:r>
      <w:r>
        <w:rPr>
          <w:rFonts w:cstheme="minorHAnsi"/>
          <w:i/>
          <w:iCs/>
          <w:sz w:val="24"/>
          <w:szCs w:val="24"/>
        </w:rPr>
        <w:t>Beating Time and Measuring Music in the Early Modern Era.</w:t>
      </w:r>
      <w:r>
        <w:rPr>
          <w:rFonts w:cstheme="minorHAnsi"/>
          <w:sz w:val="24"/>
          <w:szCs w:val="24"/>
        </w:rPr>
        <w:t xml:space="preserve"> Oxford University Press.</w:t>
      </w:r>
    </w:p>
    <w:p w14:paraId="72F373CE" w14:textId="33EA823B" w:rsidR="00272729" w:rsidRPr="00272729" w:rsidRDefault="00272729" w:rsidP="00FF0B6D">
      <w:pPr>
        <w:spacing w:line="480" w:lineRule="auto"/>
        <w:ind w:left="720" w:hanging="720"/>
        <w:rPr>
          <w:sz w:val="24"/>
          <w:szCs w:val="24"/>
        </w:rPr>
      </w:pPr>
      <w:r>
        <w:rPr>
          <w:sz w:val="24"/>
          <w:szCs w:val="24"/>
        </w:rPr>
        <w:lastRenderedPageBreak/>
        <w:t xml:space="preserve">Hoppin, Richard H. 1960. “Notational </w:t>
      </w:r>
      <w:proofErr w:type="spellStart"/>
      <w:r>
        <w:rPr>
          <w:sz w:val="24"/>
          <w:szCs w:val="24"/>
        </w:rPr>
        <w:t>Licences</w:t>
      </w:r>
      <w:proofErr w:type="spellEnd"/>
      <w:r>
        <w:rPr>
          <w:sz w:val="24"/>
          <w:szCs w:val="24"/>
        </w:rPr>
        <w:t xml:space="preserve"> of Guillaume de Machaut.” </w:t>
      </w:r>
      <w:r>
        <w:rPr>
          <w:i/>
          <w:iCs/>
          <w:sz w:val="24"/>
          <w:szCs w:val="24"/>
        </w:rPr>
        <w:t xml:space="preserve">Musica </w:t>
      </w:r>
      <w:proofErr w:type="spellStart"/>
      <w:r>
        <w:rPr>
          <w:i/>
          <w:iCs/>
          <w:sz w:val="24"/>
          <w:szCs w:val="24"/>
        </w:rPr>
        <w:t>Disciplina</w:t>
      </w:r>
      <w:proofErr w:type="spellEnd"/>
      <w:r>
        <w:rPr>
          <w:sz w:val="24"/>
          <w:szCs w:val="24"/>
        </w:rPr>
        <w:t xml:space="preserve"> 14: 13</w:t>
      </w:r>
      <w:r w:rsidR="004A44C7">
        <w:rPr>
          <w:rFonts w:cstheme="minorHAnsi"/>
          <w:color w:val="000000"/>
          <w:sz w:val="24"/>
          <w:szCs w:val="24"/>
        </w:rPr>
        <w:t>–</w:t>
      </w:r>
      <w:r>
        <w:rPr>
          <w:sz w:val="24"/>
          <w:szCs w:val="24"/>
        </w:rPr>
        <w:t>27.</w:t>
      </w:r>
    </w:p>
    <w:p w14:paraId="343D5489" w14:textId="13A6495E" w:rsidR="008215EA" w:rsidRPr="008215EA" w:rsidRDefault="008215EA" w:rsidP="00FF0B6D">
      <w:pPr>
        <w:spacing w:line="480" w:lineRule="auto"/>
        <w:ind w:left="720" w:hanging="720"/>
        <w:rPr>
          <w:sz w:val="24"/>
          <w:szCs w:val="24"/>
        </w:rPr>
      </w:pPr>
      <w:r>
        <w:rPr>
          <w:sz w:val="24"/>
          <w:szCs w:val="24"/>
        </w:rPr>
        <w:t xml:space="preserve">Huot, Sylvia. 1987. </w:t>
      </w:r>
      <w:r>
        <w:rPr>
          <w:i/>
          <w:iCs/>
          <w:sz w:val="24"/>
          <w:szCs w:val="24"/>
        </w:rPr>
        <w:t>From Song to Book: The Poetics of Writing in Old French Lyric and Lyrical Narrative Poetry</w:t>
      </w:r>
      <w:r>
        <w:rPr>
          <w:sz w:val="24"/>
          <w:szCs w:val="24"/>
        </w:rPr>
        <w:t>. Cornell University Press.</w:t>
      </w:r>
    </w:p>
    <w:p w14:paraId="7299898F" w14:textId="427326A1" w:rsidR="00FF0B6D" w:rsidRPr="00FF0B6D" w:rsidRDefault="00FF0B6D" w:rsidP="00FF0B6D">
      <w:pPr>
        <w:spacing w:line="480" w:lineRule="auto"/>
        <w:ind w:left="720" w:hanging="720"/>
        <w:rPr>
          <w:sz w:val="24"/>
          <w:szCs w:val="24"/>
        </w:rPr>
      </w:pPr>
      <w:r w:rsidRPr="00281E46">
        <w:rPr>
          <w:sz w:val="24"/>
          <w:szCs w:val="24"/>
        </w:rPr>
        <w:t xml:space="preserve">Kohn, Karl. 1981. “The </w:t>
      </w:r>
      <w:proofErr w:type="spellStart"/>
      <w:r w:rsidRPr="00281E46">
        <w:rPr>
          <w:sz w:val="24"/>
          <w:szCs w:val="24"/>
        </w:rPr>
        <w:t>Renotation</w:t>
      </w:r>
      <w:proofErr w:type="spellEnd"/>
      <w:r w:rsidRPr="00281E46">
        <w:rPr>
          <w:sz w:val="24"/>
          <w:szCs w:val="24"/>
        </w:rPr>
        <w:t xml:space="preserve"> of Polyphonic Musi</w:t>
      </w:r>
      <w:r w:rsidRPr="00FF0B6D">
        <w:rPr>
          <w:sz w:val="24"/>
          <w:szCs w:val="24"/>
        </w:rPr>
        <w:t>c</w:t>
      </w:r>
      <w:r>
        <w:rPr>
          <w:sz w:val="24"/>
          <w:szCs w:val="24"/>
        </w:rPr>
        <w:t>.”</w:t>
      </w:r>
      <w:r w:rsidRPr="00FF0B6D">
        <w:rPr>
          <w:sz w:val="24"/>
          <w:szCs w:val="24"/>
        </w:rPr>
        <w:t xml:space="preserve"> </w:t>
      </w:r>
      <w:r w:rsidRPr="00FF0B6D">
        <w:rPr>
          <w:i/>
          <w:sz w:val="24"/>
          <w:szCs w:val="24"/>
        </w:rPr>
        <w:t>Musical Quarterly</w:t>
      </w:r>
      <w:r w:rsidRPr="00FF0B6D">
        <w:rPr>
          <w:sz w:val="24"/>
          <w:szCs w:val="24"/>
        </w:rPr>
        <w:t xml:space="preserve"> 67</w:t>
      </w:r>
      <w:r w:rsidR="006F2E14">
        <w:rPr>
          <w:sz w:val="24"/>
          <w:szCs w:val="24"/>
        </w:rPr>
        <w:t xml:space="preserve"> (</w:t>
      </w:r>
      <w:r w:rsidRPr="00FF0B6D">
        <w:rPr>
          <w:sz w:val="24"/>
          <w:szCs w:val="24"/>
        </w:rPr>
        <w:t>1</w:t>
      </w:r>
      <w:r w:rsidR="006F2E14">
        <w:rPr>
          <w:sz w:val="24"/>
          <w:szCs w:val="24"/>
        </w:rPr>
        <w:t>)</w:t>
      </w:r>
      <w:r w:rsidRPr="00FF0B6D">
        <w:rPr>
          <w:sz w:val="24"/>
          <w:szCs w:val="24"/>
        </w:rPr>
        <w:t>: 29</w:t>
      </w:r>
      <w:r w:rsidR="004A44C7">
        <w:rPr>
          <w:rFonts w:cstheme="minorHAnsi"/>
          <w:color w:val="000000"/>
          <w:sz w:val="24"/>
          <w:szCs w:val="24"/>
        </w:rPr>
        <w:t>–</w:t>
      </w:r>
      <w:r w:rsidRPr="00FF0B6D">
        <w:rPr>
          <w:sz w:val="24"/>
          <w:szCs w:val="24"/>
        </w:rPr>
        <w:t>49.</w:t>
      </w:r>
    </w:p>
    <w:p w14:paraId="75AA050E" w14:textId="5BB2F83E" w:rsidR="00504B76" w:rsidRPr="00504B76" w:rsidRDefault="00504B76" w:rsidP="00504B76">
      <w:pPr>
        <w:spacing w:line="480" w:lineRule="auto"/>
        <w:ind w:left="720" w:hanging="720"/>
        <w:rPr>
          <w:rFonts w:cstheme="minorHAnsi"/>
          <w:color w:val="000000"/>
          <w:sz w:val="24"/>
          <w:szCs w:val="24"/>
        </w:rPr>
      </w:pPr>
      <w:r>
        <w:rPr>
          <w:rFonts w:cstheme="minorHAnsi"/>
          <w:color w:val="000000"/>
          <w:sz w:val="24"/>
          <w:szCs w:val="24"/>
        </w:rPr>
        <w:t xml:space="preserve">Lavacek, Justin. 2022. “Hidden Colouration: Deep Metrical Flexibility in Machaut.” </w:t>
      </w:r>
      <w:r>
        <w:rPr>
          <w:rFonts w:cstheme="minorHAnsi"/>
          <w:i/>
          <w:iCs/>
          <w:color w:val="000000"/>
          <w:sz w:val="24"/>
          <w:szCs w:val="24"/>
        </w:rPr>
        <w:t xml:space="preserve">Plainsong and Medieval Music </w:t>
      </w:r>
      <w:r>
        <w:rPr>
          <w:rFonts w:cstheme="minorHAnsi"/>
          <w:color w:val="000000"/>
          <w:sz w:val="24"/>
          <w:szCs w:val="24"/>
        </w:rPr>
        <w:t>3</w:t>
      </w:r>
      <w:r w:rsidR="003D5ACA">
        <w:rPr>
          <w:rFonts w:cstheme="minorHAnsi"/>
          <w:color w:val="000000"/>
          <w:sz w:val="24"/>
          <w:szCs w:val="24"/>
        </w:rPr>
        <w:t>1</w:t>
      </w:r>
      <w:r w:rsidR="004E4459">
        <w:rPr>
          <w:rFonts w:cstheme="minorHAnsi"/>
          <w:color w:val="000000"/>
          <w:sz w:val="24"/>
          <w:szCs w:val="24"/>
        </w:rPr>
        <w:t xml:space="preserve"> (</w:t>
      </w:r>
      <w:r>
        <w:rPr>
          <w:rFonts w:cstheme="minorHAnsi"/>
          <w:color w:val="000000"/>
          <w:sz w:val="24"/>
          <w:szCs w:val="24"/>
        </w:rPr>
        <w:t>2</w:t>
      </w:r>
      <w:r w:rsidR="004E4459">
        <w:rPr>
          <w:rFonts w:cstheme="minorHAnsi"/>
          <w:color w:val="000000"/>
          <w:sz w:val="24"/>
          <w:szCs w:val="24"/>
        </w:rPr>
        <w:t>)</w:t>
      </w:r>
      <w:r w:rsidR="003D5ACA">
        <w:rPr>
          <w:rFonts w:cstheme="minorHAnsi"/>
          <w:color w:val="000000"/>
          <w:sz w:val="24"/>
          <w:szCs w:val="24"/>
        </w:rPr>
        <w:t>: 143</w:t>
      </w:r>
      <w:r w:rsidR="004A44C7">
        <w:rPr>
          <w:rFonts w:cstheme="minorHAnsi"/>
          <w:color w:val="000000"/>
          <w:sz w:val="24"/>
          <w:szCs w:val="24"/>
        </w:rPr>
        <w:t>–</w:t>
      </w:r>
      <w:r w:rsidR="003D5ACA">
        <w:rPr>
          <w:rFonts w:cstheme="minorHAnsi"/>
          <w:color w:val="000000"/>
          <w:sz w:val="24"/>
          <w:szCs w:val="24"/>
        </w:rPr>
        <w:t>67</w:t>
      </w:r>
      <w:r>
        <w:rPr>
          <w:rFonts w:cstheme="minorHAnsi"/>
          <w:color w:val="000000"/>
          <w:sz w:val="24"/>
          <w:szCs w:val="24"/>
        </w:rPr>
        <w:t>.</w:t>
      </w:r>
    </w:p>
    <w:p w14:paraId="70CC5CD6" w14:textId="77777777" w:rsidR="00F20389" w:rsidRDefault="0008238E" w:rsidP="00F30ABF">
      <w:pPr>
        <w:spacing w:line="480" w:lineRule="auto"/>
        <w:ind w:left="720" w:hanging="720"/>
        <w:rPr>
          <w:rFonts w:cstheme="minorHAnsi"/>
          <w:color w:val="000000"/>
          <w:sz w:val="24"/>
          <w:szCs w:val="24"/>
        </w:rPr>
      </w:pPr>
      <w:r>
        <w:rPr>
          <w:rFonts w:cstheme="minorHAnsi"/>
          <w:color w:val="000000"/>
          <w:sz w:val="24"/>
          <w:szCs w:val="24"/>
        </w:rPr>
        <w:t xml:space="preserve">Leach, Elizabeth Eva. </w:t>
      </w:r>
      <w:r w:rsidR="00F20389">
        <w:rPr>
          <w:rFonts w:cstheme="minorHAnsi"/>
          <w:color w:val="000000"/>
          <w:sz w:val="24"/>
          <w:szCs w:val="24"/>
        </w:rPr>
        <w:t xml:space="preserve">2000. “Counterpoint and Analysis in Fourteenth-Century Song.” </w:t>
      </w:r>
      <w:r w:rsidR="00F20389">
        <w:rPr>
          <w:rFonts w:cstheme="minorHAnsi"/>
          <w:i/>
          <w:iCs/>
          <w:color w:val="000000"/>
          <w:sz w:val="24"/>
          <w:szCs w:val="24"/>
        </w:rPr>
        <w:t>Journal of Music Theory</w:t>
      </w:r>
      <w:r w:rsidR="00F20389">
        <w:rPr>
          <w:rFonts w:cstheme="minorHAnsi"/>
          <w:color w:val="000000"/>
          <w:sz w:val="24"/>
          <w:szCs w:val="24"/>
        </w:rPr>
        <w:t xml:space="preserve"> 44 (1): 45–79.</w:t>
      </w:r>
    </w:p>
    <w:p w14:paraId="7C64A3B7" w14:textId="6C0B7834" w:rsidR="00657091" w:rsidRPr="00D61CD9" w:rsidRDefault="00C675D7" w:rsidP="00F30ABF">
      <w:pPr>
        <w:spacing w:line="480" w:lineRule="auto"/>
        <w:ind w:left="720" w:hanging="720"/>
        <w:rPr>
          <w:rFonts w:cstheme="minorHAnsi"/>
          <w:color w:val="000000"/>
          <w:sz w:val="24"/>
          <w:szCs w:val="24"/>
        </w:rPr>
      </w:pPr>
      <w:r>
        <w:rPr>
          <w:rFonts w:cstheme="minorHAnsi"/>
          <w:color w:val="000000"/>
          <w:sz w:val="24"/>
          <w:szCs w:val="24"/>
        </w:rPr>
        <w:t>Leach, Elizabeth Eva</w:t>
      </w:r>
      <w:r w:rsidR="00F20389">
        <w:rPr>
          <w:rFonts w:cstheme="minorHAnsi"/>
          <w:color w:val="000000"/>
          <w:sz w:val="24"/>
          <w:szCs w:val="24"/>
        </w:rPr>
        <w:t xml:space="preserve">. </w:t>
      </w:r>
      <w:r w:rsidR="00657091">
        <w:rPr>
          <w:rFonts w:cstheme="minorHAnsi"/>
          <w:color w:val="000000"/>
          <w:sz w:val="24"/>
          <w:szCs w:val="24"/>
        </w:rPr>
        <w:t xml:space="preserve">2011. </w:t>
      </w:r>
      <w:r w:rsidR="00657091">
        <w:rPr>
          <w:rFonts w:cstheme="minorHAnsi"/>
          <w:i/>
          <w:iCs/>
          <w:color w:val="000000"/>
          <w:sz w:val="24"/>
          <w:szCs w:val="24"/>
        </w:rPr>
        <w:t>Guillaume de Machaut: Secretary, Poet, Musician.</w:t>
      </w:r>
      <w:r w:rsidR="00657091">
        <w:rPr>
          <w:rFonts w:cstheme="minorHAnsi"/>
          <w:color w:val="000000"/>
          <w:sz w:val="24"/>
          <w:szCs w:val="24"/>
        </w:rPr>
        <w:t xml:space="preserve"> Cornell University Press.</w:t>
      </w:r>
    </w:p>
    <w:p w14:paraId="19424607" w14:textId="471A155F" w:rsidR="006D641F" w:rsidRPr="006D641F" w:rsidRDefault="006D641F" w:rsidP="004860CB">
      <w:pPr>
        <w:spacing w:line="480" w:lineRule="auto"/>
        <w:ind w:left="720" w:hanging="720"/>
        <w:rPr>
          <w:rFonts w:cstheme="minorHAnsi"/>
          <w:color w:val="000000"/>
          <w:sz w:val="24"/>
          <w:szCs w:val="24"/>
        </w:rPr>
      </w:pPr>
      <w:r>
        <w:rPr>
          <w:rFonts w:cstheme="minorHAnsi"/>
          <w:color w:val="000000"/>
          <w:sz w:val="24"/>
          <w:szCs w:val="24"/>
        </w:rPr>
        <w:t xml:space="preserve">Leech-Wilkinson, Daniel. 1991. “Not Just a Pretty Tune: Structuring Devices in Four Machaut </w:t>
      </w:r>
      <w:proofErr w:type="spellStart"/>
      <w:r>
        <w:rPr>
          <w:rFonts w:cstheme="minorHAnsi"/>
          <w:color w:val="000000"/>
          <w:sz w:val="24"/>
          <w:szCs w:val="24"/>
        </w:rPr>
        <w:t>Virelais</w:t>
      </w:r>
      <w:proofErr w:type="spellEnd"/>
      <w:r>
        <w:rPr>
          <w:rFonts w:cstheme="minorHAnsi"/>
          <w:color w:val="000000"/>
          <w:sz w:val="24"/>
          <w:szCs w:val="24"/>
        </w:rPr>
        <w:t xml:space="preserve">.” </w:t>
      </w:r>
      <w:r>
        <w:rPr>
          <w:rFonts w:cstheme="minorHAnsi"/>
          <w:i/>
          <w:iCs/>
          <w:color w:val="000000"/>
          <w:sz w:val="24"/>
          <w:szCs w:val="24"/>
        </w:rPr>
        <w:t>Sonus</w:t>
      </w:r>
      <w:r>
        <w:rPr>
          <w:rFonts w:cstheme="minorHAnsi"/>
          <w:color w:val="000000"/>
          <w:sz w:val="24"/>
          <w:szCs w:val="24"/>
        </w:rPr>
        <w:t xml:space="preserve"> 12</w:t>
      </w:r>
      <w:r w:rsidR="006F2E14">
        <w:rPr>
          <w:rFonts w:cstheme="minorHAnsi"/>
          <w:color w:val="000000"/>
          <w:sz w:val="24"/>
          <w:szCs w:val="24"/>
        </w:rPr>
        <w:t xml:space="preserve"> (</w:t>
      </w:r>
      <w:r>
        <w:rPr>
          <w:rFonts w:cstheme="minorHAnsi"/>
          <w:color w:val="000000"/>
          <w:sz w:val="24"/>
          <w:szCs w:val="24"/>
        </w:rPr>
        <w:t>1</w:t>
      </w:r>
      <w:r w:rsidR="006F2E14">
        <w:rPr>
          <w:rFonts w:cstheme="minorHAnsi"/>
          <w:color w:val="000000"/>
          <w:sz w:val="24"/>
          <w:szCs w:val="24"/>
        </w:rPr>
        <w:t>)</w:t>
      </w:r>
      <w:r>
        <w:rPr>
          <w:rFonts w:cstheme="minorHAnsi"/>
          <w:color w:val="000000"/>
          <w:sz w:val="24"/>
          <w:szCs w:val="24"/>
        </w:rPr>
        <w:t>: 16</w:t>
      </w:r>
      <w:r w:rsidR="004A44C7">
        <w:rPr>
          <w:rFonts w:cstheme="minorHAnsi"/>
          <w:color w:val="000000"/>
          <w:sz w:val="24"/>
          <w:szCs w:val="24"/>
        </w:rPr>
        <w:t>–</w:t>
      </w:r>
      <w:r>
        <w:rPr>
          <w:rFonts w:cstheme="minorHAnsi"/>
          <w:color w:val="000000"/>
          <w:sz w:val="24"/>
          <w:szCs w:val="24"/>
        </w:rPr>
        <w:t>31.</w:t>
      </w:r>
    </w:p>
    <w:p w14:paraId="2B7354C3" w14:textId="28861583" w:rsidR="00B14A51" w:rsidRPr="007C2E37" w:rsidRDefault="00B14A51" w:rsidP="00EC1BE9">
      <w:pPr>
        <w:spacing w:line="480" w:lineRule="auto"/>
        <w:ind w:left="720" w:hanging="720"/>
        <w:rPr>
          <w:rFonts w:eastAsia="Times New Roman" w:cstheme="minorHAnsi"/>
          <w:sz w:val="24"/>
          <w:szCs w:val="24"/>
        </w:rPr>
      </w:pPr>
      <w:proofErr w:type="spellStart"/>
      <w:r w:rsidRPr="007C2E37">
        <w:rPr>
          <w:rFonts w:eastAsia="Times New Roman" w:cstheme="minorHAnsi"/>
          <w:sz w:val="24"/>
          <w:szCs w:val="24"/>
        </w:rPr>
        <w:t>Leguy</w:t>
      </w:r>
      <w:proofErr w:type="spellEnd"/>
      <w:r w:rsidRPr="007C2E37">
        <w:rPr>
          <w:rFonts w:eastAsia="Times New Roman" w:cstheme="minorHAnsi"/>
          <w:sz w:val="24"/>
          <w:szCs w:val="24"/>
        </w:rPr>
        <w:t>, Sylvette</w:t>
      </w:r>
      <w:r w:rsidR="000E6756">
        <w:rPr>
          <w:rFonts w:eastAsia="Times New Roman" w:cstheme="minorHAnsi"/>
          <w:sz w:val="24"/>
          <w:szCs w:val="24"/>
        </w:rPr>
        <w:t>, ed.</w:t>
      </w:r>
      <w:r w:rsidRPr="007C2E37">
        <w:rPr>
          <w:rFonts w:eastAsia="Times New Roman" w:cstheme="minorHAnsi"/>
          <w:sz w:val="24"/>
          <w:szCs w:val="24"/>
        </w:rPr>
        <w:t xml:space="preserve"> 1977. </w:t>
      </w:r>
      <w:proofErr w:type="spellStart"/>
      <w:r w:rsidR="00445D78">
        <w:rPr>
          <w:rFonts w:eastAsia="Times New Roman" w:cstheme="minorHAnsi"/>
          <w:i/>
          <w:iCs/>
          <w:sz w:val="24"/>
          <w:szCs w:val="24"/>
        </w:rPr>
        <w:t>Œ</w:t>
      </w:r>
      <w:r w:rsidRPr="007C2E37">
        <w:rPr>
          <w:rFonts w:eastAsia="Times New Roman" w:cstheme="minorHAnsi"/>
          <w:i/>
          <w:iCs/>
          <w:sz w:val="24"/>
          <w:szCs w:val="24"/>
        </w:rPr>
        <w:t>uvres</w:t>
      </w:r>
      <w:proofErr w:type="spellEnd"/>
      <w:r w:rsidRPr="007C2E37">
        <w:rPr>
          <w:rFonts w:eastAsia="Times New Roman" w:cstheme="minorHAnsi"/>
          <w:i/>
          <w:iCs/>
          <w:sz w:val="24"/>
          <w:szCs w:val="24"/>
        </w:rPr>
        <w:t xml:space="preserve"> </w:t>
      </w:r>
      <w:proofErr w:type="spellStart"/>
      <w:r w:rsidR="00445D78">
        <w:rPr>
          <w:rFonts w:eastAsia="Times New Roman" w:cstheme="minorHAnsi"/>
          <w:i/>
          <w:iCs/>
          <w:sz w:val="24"/>
          <w:szCs w:val="24"/>
        </w:rPr>
        <w:t>c</w:t>
      </w:r>
      <w:r w:rsidRPr="007C2E37">
        <w:rPr>
          <w:rFonts w:eastAsia="Times New Roman" w:cstheme="minorHAnsi"/>
          <w:i/>
          <w:iCs/>
          <w:sz w:val="24"/>
          <w:szCs w:val="24"/>
        </w:rPr>
        <w:t>ompl</w:t>
      </w:r>
      <w:r w:rsidRPr="007C2E37">
        <w:rPr>
          <w:rFonts w:ascii="Calibri" w:hAnsi="Calibri" w:cs="Calibri"/>
          <w:i/>
          <w:iCs/>
          <w:sz w:val="24"/>
          <w:szCs w:val="24"/>
        </w:rPr>
        <w:t>è</w:t>
      </w:r>
      <w:r w:rsidRPr="007C2E37">
        <w:rPr>
          <w:rFonts w:eastAsia="Times New Roman" w:cstheme="minorHAnsi"/>
          <w:i/>
          <w:iCs/>
          <w:sz w:val="24"/>
          <w:szCs w:val="24"/>
        </w:rPr>
        <w:t>tes</w:t>
      </w:r>
      <w:proofErr w:type="spellEnd"/>
      <w:r w:rsidR="00445D78" w:rsidRPr="009218CB">
        <w:rPr>
          <w:rFonts w:eastAsia="Times New Roman" w:cstheme="minorHAnsi"/>
          <w:sz w:val="24"/>
          <w:szCs w:val="24"/>
        </w:rPr>
        <w:t>,</w:t>
      </w:r>
      <w:r w:rsidR="001213C9" w:rsidRPr="009218CB">
        <w:rPr>
          <w:rFonts w:eastAsia="Times New Roman" w:cstheme="minorHAnsi"/>
          <w:sz w:val="24"/>
          <w:szCs w:val="24"/>
        </w:rPr>
        <w:t xml:space="preserve"> </w:t>
      </w:r>
      <w:r w:rsidR="009218CB" w:rsidRPr="009218CB">
        <w:rPr>
          <w:rFonts w:eastAsia="Times New Roman" w:cstheme="minorHAnsi"/>
          <w:sz w:val="24"/>
          <w:szCs w:val="24"/>
        </w:rPr>
        <w:t>v</w:t>
      </w:r>
      <w:r w:rsidR="001213C9" w:rsidRPr="007C2E37">
        <w:rPr>
          <w:rFonts w:eastAsia="Times New Roman" w:cstheme="minorHAnsi"/>
          <w:sz w:val="24"/>
          <w:szCs w:val="24"/>
        </w:rPr>
        <w:t>ol. 1</w:t>
      </w:r>
      <w:r w:rsidRPr="007C2E37">
        <w:rPr>
          <w:rFonts w:eastAsia="Times New Roman" w:cstheme="minorHAnsi"/>
          <w:i/>
          <w:iCs/>
          <w:sz w:val="24"/>
          <w:szCs w:val="24"/>
        </w:rPr>
        <w:t>.</w:t>
      </w:r>
      <w:r w:rsidR="0082113F">
        <w:rPr>
          <w:rFonts w:eastAsia="Times New Roman" w:cstheme="minorHAnsi"/>
          <w:i/>
          <w:iCs/>
          <w:sz w:val="24"/>
          <w:szCs w:val="24"/>
        </w:rPr>
        <w:t xml:space="preserve"> </w:t>
      </w:r>
      <w:r w:rsidR="0082113F">
        <w:rPr>
          <w:rFonts w:eastAsia="Times New Roman" w:cstheme="minorHAnsi"/>
          <w:sz w:val="24"/>
          <w:szCs w:val="24"/>
        </w:rPr>
        <w:t>By Guillaume de Machaut.</w:t>
      </w:r>
      <w:r w:rsidR="001213C9" w:rsidRPr="007C2E37">
        <w:rPr>
          <w:rFonts w:eastAsia="Times New Roman" w:cstheme="minorHAnsi"/>
          <w:sz w:val="24"/>
          <w:szCs w:val="24"/>
        </w:rPr>
        <w:t xml:space="preserve"> Le </w:t>
      </w:r>
      <w:proofErr w:type="spellStart"/>
      <w:r w:rsidR="001213C9" w:rsidRPr="007C2E37">
        <w:rPr>
          <w:rFonts w:eastAsia="Times New Roman" w:cstheme="minorHAnsi"/>
          <w:sz w:val="24"/>
          <w:szCs w:val="24"/>
        </w:rPr>
        <w:t>Droict</w:t>
      </w:r>
      <w:proofErr w:type="spellEnd"/>
      <w:r w:rsidR="001213C9" w:rsidRPr="007C2E37">
        <w:rPr>
          <w:rFonts w:eastAsia="Times New Roman" w:cstheme="minorHAnsi"/>
          <w:sz w:val="24"/>
          <w:szCs w:val="24"/>
        </w:rPr>
        <w:t xml:space="preserve"> Chemin de Musique.</w:t>
      </w:r>
    </w:p>
    <w:p w14:paraId="3C85EE24" w14:textId="0DE4B975" w:rsidR="002B10DA" w:rsidRDefault="002B10DA" w:rsidP="00EC1BE9">
      <w:pPr>
        <w:spacing w:line="480" w:lineRule="auto"/>
        <w:ind w:left="720" w:hanging="720"/>
        <w:rPr>
          <w:sz w:val="24"/>
          <w:szCs w:val="24"/>
        </w:rPr>
      </w:pPr>
      <w:r>
        <w:rPr>
          <w:sz w:val="24"/>
          <w:szCs w:val="24"/>
        </w:rPr>
        <w:t xml:space="preserve">Leo, Domenic. 2005. </w:t>
      </w:r>
      <w:r w:rsidR="002F005E">
        <w:rPr>
          <w:sz w:val="24"/>
          <w:szCs w:val="24"/>
        </w:rPr>
        <w:t>“Authorial Presence in the Illuminated Machaut Manuscripts.”</w:t>
      </w:r>
      <w:r w:rsidR="00755904">
        <w:rPr>
          <w:sz w:val="24"/>
          <w:szCs w:val="24"/>
        </w:rPr>
        <w:t xml:space="preserve"> PhD diss., New York University.</w:t>
      </w:r>
    </w:p>
    <w:p w14:paraId="48315B68" w14:textId="250C8395" w:rsidR="00787A76" w:rsidRPr="00787A76" w:rsidRDefault="00787A76" w:rsidP="00EC1BE9">
      <w:pPr>
        <w:spacing w:line="480" w:lineRule="auto"/>
        <w:ind w:left="720" w:hanging="720"/>
        <w:rPr>
          <w:sz w:val="24"/>
          <w:szCs w:val="24"/>
        </w:rPr>
      </w:pPr>
      <w:r>
        <w:rPr>
          <w:sz w:val="24"/>
          <w:szCs w:val="24"/>
        </w:rPr>
        <w:t>Lerdahl, Fred</w:t>
      </w:r>
      <w:r w:rsidR="00995C0B">
        <w:rPr>
          <w:sz w:val="24"/>
          <w:szCs w:val="24"/>
        </w:rPr>
        <w:t>,</w:t>
      </w:r>
      <w:r>
        <w:rPr>
          <w:sz w:val="24"/>
          <w:szCs w:val="24"/>
        </w:rPr>
        <w:t xml:space="preserve"> and Ray Jackendoff. 1983. </w:t>
      </w:r>
      <w:r>
        <w:rPr>
          <w:i/>
          <w:iCs/>
          <w:sz w:val="24"/>
          <w:szCs w:val="24"/>
        </w:rPr>
        <w:t>A Generative Theory of Tonal Music.</w:t>
      </w:r>
      <w:r>
        <w:rPr>
          <w:sz w:val="24"/>
          <w:szCs w:val="24"/>
        </w:rPr>
        <w:t xml:space="preserve"> MIT Press.</w:t>
      </w:r>
    </w:p>
    <w:p w14:paraId="2F0E80D8" w14:textId="41C3DD7B" w:rsidR="007C2E37" w:rsidRDefault="007C2E37" w:rsidP="00EC1BE9">
      <w:pPr>
        <w:spacing w:line="480" w:lineRule="auto"/>
        <w:ind w:left="720" w:hanging="720"/>
        <w:rPr>
          <w:sz w:val="24"/>
          <w:szCs w:val="24"/>
        </w:rPr>
      </w:pPr>
      <w:r w:rsidRPr="007C2E37">
        <w:rPr>
          <w:sz w:val="24"/>
          <w:szCs w:val="24"/>
        </w:rPr>
        <w:t xml:space="preserve">Little, Meredith Ellis. </w:t>
      </w:r>
      <w:r>
        <w:rPr>
          <w:sz w:val="24"/>
          <w:szCs w:val="24"/>
        </w:rPr>
        <w:t xml:space="preserve">1975. </w:t>
      </w:r>
      <w:r w:rsidRPr="007C2E37">
        <w:rPr>
          <w:sz w:val="24"/>
          <w:szCs w:val="24"/>
        </w:rPr>
        <w:t xml:space="preserve">“The Contribution of Dance Steps to Musical Analysis and Performance: </w:t>
      </w:r>
      <w:r w:rsidRPr="00017E3A">
        <w:rPr>
          <w:i/>
          <w:iCs/>
          <w:sz w:val="24"/>
          <w:szCs w:val="24"/>
        </w:rPr>
        <w:t>La Bourgogne</w:t>
      </w:r>
      <w:r w:rsidRPr="007C2E37">
        <w:rPr>
          <w:sz w:val="24"/>
          <w:szCs w:val="24"/>
        </w:rPr>
        <w:t xml:space="preserve">.” </w:t>
      </w:r>
      <w:r w:rsidRPr="007C2E37">
        <w:rPr>
          <w:i/>
          <w:sz w:val="24"/>
          <w:szCs w:val="24"/>
        </w:rPr>
        <w:t xml:space="preserve">Journal of the American Musicological Society </w:t>
      </w:r>
      <w:r w:rsidRPr="007C2E37">
        <w:rPr>
          <w:sz w:val="24"/>
          <w:szCs w:val="24"/>
        </w:rPr>
        <w:t>28</w:t>
      </w:r>
      <w:r w:rsidR="004A3174">
        <w:rPr>
          <w:sz w:val="24"/>
          <w:szCs w:val="24"/>
        </w:rPr>
        <w:t xml:space="preserve"> (</w:t>
      </w:r>
      <w:r w:rsidRPr="007C2E37">
        <w:rPr>
          <w:sz w:val="24"/>
          <w:szCs w:val="24"/>
        </w:rPr>
        <w:t>1</w:t>
      </w:r>
      <w:r w:rsidR="004A3174">
        <w:rPr>
          <w:sz w:val="24"/>
          <w:szCs w:val="24"/>
        </w:rPr>
        <w:t>)</w:t>
      </w:r>
      <w:r w:rsidRPr="007C2E37">
        <w:rPr>
          <w:sz w:val="24"/>
          <w:szCs w:val="24"/>
        </w:rPr>
        <w:t>: 11</w:t>
      </w:r>
      <w:r w:rsidR="003D25D1">
        <w:rPr>
          <w:sz w:val="24"/>
          <w:szCs w:val="24"/>
        </w:rPr>
        <w:t>2</w:t>
      </w:r>
      <w:r w:rsidR="003D25D1">
        <w:rPr>
          <w:rFonts w:cstheme="minorHAnsi"/>
          <w:color w:val="000000"/>
          <w:sz w:val="24"/>
          <w:szCs w:val="24"/>
        </w:rPr>
        <w:t>–</w:t>
      </w:r>
      <w:r w:rsidR="003D25D1">
        <w:rPr>
          <w:sz w:val="24"/>
          <w:szCs w:val="24"/>
        </w:rPr>
        <w:t>24</w:t>
      </w:r>
      <w:r w:rsidRPr="007C2E37">
        <w:rPr>
          <w:sz w:val="24"/>
          <w:szCs w:val="24"/>
        </w:rPr>
        <w:t>.</w:t>
      </w:r>
    </w:p>
    <w:p w14:paraId="3218DDD6" w14:textId="6EB769F2" w:rsidR="00D21A7C" w:rsidRPr="005557A1" w:rsidRDefault="00D21A7C" w:rsidP="00D21A7C">
      <w:pPr>
        <w:spacing w:line="480" w:lineRule="auto"/>
        <w:ind w:left="720" w:hanging="720"/>
        <w:rPr>
          <w:rFonts w:eastAsia="Times New Roman" w:cstheme="minorHAnsi"/>
          <w:color w:val="000000"/>
          <w:sz w:val="24"/>
          <w:szCs w:val="24"/>
        </w:rPr>
      </w:pPr>
      <w:r w:rsidRPr="005557A1">
        <w:rPr>
          <w:rFonts w:eastAsia="Times New Roman" w:cstheme="minorHAnsi"/>
          <w:color w:val="000000"/>
          <w:sz w:val="24"/>
          <w:szCs w:val="24"/>
        </w:rPr>
        <w:lastRenderedPageBreak/>
        <w:t>Ludwig, Friedrich</w:t>
      </w:r>
      <w:r w:rsidR="00BD0B05">
        <w:rPr>
          <w:rFonts w:eastAsia="Times New Roman" w:cstheme="minorHAnsi"/>
          <w:color w:val="000000"/>
          <w:sz w:val="24"/>
          <w:szCs w:val="24"/>
        </w:rPr>
        <w:t>, ed</w:t>
      </w:r>
      <w:r w:rsidRPr="005557A1">
        <w:rPr>
          <w:rFonts w:eastAsia="Times New Roman" w:cstheme="minorHAnsi"/>
          <w:color w:val="000000"/>
          <w:sz w:val="24"/>
          <w:szCs w:val="24"/>
        </w:rPr>
        <w:t xml:space="preserve">. </w:t>
      </w:r>
      <w:r>
        <w:rPr>
          <w:rFonts w:eastAsia="Times New Roman" w:cstheme="minorHAnsi"/>
          <w:color w:val="000000"/>
          <w:sz w:val="24"/>
          <w:szCs w:val="24"/>
        </w:rPr>
        <w:t xml:space="preserve">1926. </w:t>
      </w:r>
      <w:proofErr w:type="spellStart"/>
      <w:r w:rsidRPr="005557A1">
        <w:rPr>
          <w:rFonts w:eastAsia="Times New Roman" w:cstheme="minorHAnsi"/>
          <w:i/>
          <w:color w:val="000000"/>
          <w:sz w:val="24"/>
          <w:szCs w:val="24"/>
        </w:rPr>
        <w:t>Musikalische</w:t>
      </w:r>
      <w:proofErr w:type="spellEnd"/>
      <w:r w:rsidRPr="005557A1">
        <w:rPr>
          <w:rFonts w:eastAsia="Times New Roman" w:cstheme="minorHAnsi"/>
          <w:i/>
          <w:color w:val="000000"/>
          <w:sz w:val="24"/>
          <w:szCs w:val="24"/>
        </w:rPr>
        <w:t xml:space="preserve"> Werke</w:t>
      </w:r>
      <w:r>
        <w:rPr>
          <w:rFonts w:eastAsia="Times New Roman" w:cstheme="minorHAnsi"/>
          <w:i/>
          <w:color w:val="000000"/>
          <w:sz w:val="24"/>
          <w:szCs w:val="24"/>
        </w:rPr>
        <w:t xml:space="preserve"> Vol. 1: </w:t>
      </w:r>
      <w:proofErr w:type="spellStart"/>
      <w:r>
        <w:rPr>
          <w:rFonts w:eastAsia="Times New Roman" w:cstheme="minorHAnsi"/>
          <w:i/>
          <w:color w:val="000000"/>
          <w:sz w:val="24"/>
          <w:szCs w:val="24"/>
        </w:rPr>
        <w:t>Balladen</w:t>
      </w:r>
      <w:proofErr w:type="spellEnd"/>
      <w:r>
        <w:rPr>
          <w:rFonts w:eastAsia="Times New Roman" w:cstheme="minorHAnsi"/>
          <w:i/>
          <w:color w:val="000000"/>
          <w:sz w:val="24"/>
          <w:szCs w:val="24"/>
        </w:rPr>
        <w:t xml:space="preserve">, Rondeaux und </w:t>
      </w:r>
      <w:proofErr w:type="spellStart"/>
      <w:r>
        <w:rPr>
          <w:rFonts w:eastAsia="Times New Roman" w:cstheme="minorHAnsi"/>
          <w:i/>
          <w:color w:val="000000"/>
          <w:sz w:val="24"/>
          <w:szCs w:val="24"/>
        </w:rPr>
        <w:t>Virelais</w:t>
      </w:r>
      <w:proofErr w:type="spellEnd"/>
      <w:r w:rsidR="0082113F">
        <w:rPr>
          <w:rFonts w:eastAsia="Times New Roman" w:cstheme="minorHAnsi"/>
          <w:iCs/>
          <w:color w:val="000000"/>
          <w:sz w:val="24"/>
          <w:szCs w:val="24"/>
        </w:rPr>
        <w:t>.</w:t>
      </w:r>
      <w:r w:rsidR="00BD0B05">
        <w:rPr>
          <w:rFonts w:eastAsia="Times New Roman" w:cstheme="minorHAnsi"/>
          <w:iCs/>
          <w:color w:val="000000"/>
          <w:sz w:val="24"/>
          <w:szCs w:val="24"/>
        </w:rPr>
        <w:t xml:space="preserve"> </w:t>
      </w:r>
      <w:r w:rsidR="0082113F">
        <w:rPr>
          <w:rFonts w:eastAsia="Times New Roman" w:cstheme="minorHAnsi"/>
          <w:iCs/>
          <w:color w:val="000000"/>
          <w:sz w:val="24"/>
          <w:szCs w:val="24"/>
        </w:rPr>
        <w:t>B</w:t>
      </w:r>
      <w:r w:rsidR="00BD0B05">
        <w:rPr>
          <w:rFonts w:eastAsia="Times New Roman" w:cstheme="minorHAnsi"/>
          <w:iCs/>
          <w:color w:val="000000"/>
          <w:sz w:val="24"/>
          <w:szCs w:val="24"/>
        </w:rPr>
        <w:t>y Guillaume de Machaut.</w:t>
      </w:r>
      <w:r>
        <w:rPr>
          <w:rFonts w:eastAsia="Times New Roman" w:cstheme="minorHAnsi"/>
          <w:color w:val="000000"/>
          <w:sz w:val="24"/>
          <w:szCs w:val="24"/>
        </w:rPr>
        <w:t xml:space="preserve"> Breitkopf </w:t>
      </w:r>
      <w:r w:rsidR="00FF5D18">
        <w:rPr>
          <w:rFonts w:eastAsia="Times New Roman" w:cstheme="minorHAnsi"/>
          <w:color w:val="000000"/>
          <w:sz w:val="24"/>
          <w:szCs w:val="24"/>
        </w:rPr>
        <w:t>und</w:t>
      </w:r>
      <w:r>
        <w:rPr>
          <w:rFonts w:eastAsia="Times New Roman" w:cstheme="minorHAnsi"/>
          <w:color w:val="000000"/>
          <w:sz w:val="24"/>
          <w:szCs w:val="24"/>
        </w:rPr>
        <w:t xml:space="preserve"> </w:t>
      </w:r>
      <w:proofErr w:type="spellStart"/>
      <w:r>
        <w:rPr>
          <w:rFonts w:eastAsia="Times New Roman" w:cstheme="minorHAnsi"/>
          <w:color w:val="000000"/>
          <w:sz w:val="24"/>
          <w:szCs w:val="24"/>
        </w:rPr>
        <w:t>Härtel</w:t>
      </w:r>
      <w:proofErr w:type="spellEnd"/>
      <w:r w:rsidRPr="005557A1">
        <w:rPr>
          <w:rFonts w:eastAsia="Times New Roman" w:cstheme="minorHAnsi"/>
          <w:color w:val="000000"/>
          <w:sz w:val="24"/>
          <w:szCs w:val="24"/>
        </w:rPr>
        <w:t>.</w:t>
      </w:r>
    </w:p>
    <w:p w14:paraId="205288F7" w14:textId="77777777" w:rsidR="00BA5F6F" w:rsidRDefault="00BD58D6"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53445A">
        <w:rPr>
          <w:rFonts w:eastAsia="Times New Roman" w:cstheme="minorHAnsi"/>
          <w:sz w:val="24"/>
          <w:szCs w:val="24"/>
        </w:rPr>
        <w:t xml:space="preserve"> </w:t>
      </w:r>
      <w:r w:rsidR="00BA5F6F">
        <w:rPr>
          <w:rFonts w:eastAsia="Times New Roman" w:cstheme="minorHAnsi"/>
          <w:sz w:val="24"/>
          <w:szCs w:val="24"/>
        </w:rPr>
        <w:t xml:space="preserve">2002. “Meter and Word Setting: Revising Machaut’s Monophonic </w:t>
      </w:r>
      <w:proofErr w:type="spellStart"/>
      <w:r w:rsidR="00BA5F6F">
        <w:rPr>
          <w:rFonts w:eastAsia="Times New Roman" w:cstheme="minorHAnsi"/>
          <w:sz w:val="24"/>
          <w:szCs w:val="24"/>
        </w:rPr>
        <w:t>Virelais</w:t>
      </w:r>
      <w:proofErr w:type="spellEnd"/>
      <w:r w:rsidR="00BA5F6F">
        <w:rPr>
          <w:rFonts w:eastAsia="Times New Roman" w:cstheme="minorHAnsi"/>
          <w:sz w:val="24"/>
          <w:szCs w:val="24"/>
        </w:rPr>
        <w:t xml:space="preserve">.” </w:t>
      </w:r>
      <w:r w:rsidR="00BA5F6F">
        <w:rPr>
          <w:rFonts w:eastAsia="Times New Roman" w:cstheme="minorHAnsi"/>
          <w:i/>
          <w:iCs/>
          <w:sz w:val="24"/>
          <w:szCs w:val="24"/>
        </w:rPr>
        <w:t>Current Musicology</w:t>
      </w:r>
      <w:r w:rsidR="00BA5F6F">
        <w:rPr>
          <w:rFonts w:eastAsia="Times New Roman" w:cstheme="minorHAnsi"/>
          <w:sz w:val="24"/>
          <w:szCs w:val="24"/>
        </w:rPr>
        <w:t xml:space="preserve"> 74: 69</w:t>
      </w:r>
      <w:r w:rsidR="00BA5F6F">
        <w:rPr>
          <w:rFonts w:cstheme="minorHAnsi"/>
          <w:color w:val="000000"/>
          <w:sz w:val="24"/>
          <w:szCs w:val="24"/>
        </w:rPr>
        <w:t>–</w:t>
      </w:r>
      <w:r w:rsidR="00BA5F6F">
        <w:rPr>
          <w:rFonts w:eastAsia="Times New Roman" w:cstheme="minorHAnsi"/>
          <w:sz w:val="24"/>
          <w:szCs w:val="24"/>
        </w:rPr>
        <w:t>102.</w:t>
      </w:r>
    </w:p>
    <w:p w14:paraId="39E0C90E" w14:textId="1C14F384" w:rsidR="00432F26" w:rsidRDefault="00C675D7" w:rsidP="00432F26">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432F26">
        <w:rPr>
          <w:rFonts w:eastAsia="Times New Roman" w:cstheme="minorHAnsi"/>
          <w:sz w:val="24"/>
          <w:szCs w:val="24"/>
        </w:rPr>
        <w:t xml:space="preserve">. </w:t>
      </w:r>
      <w:r w:rsidR="00432F26" w:rsidRPr="007C2E37">
        <w:rPr>
          <w:rFonts w:eastAsia="Times New Roman" w:cstheme="minorHAnsi"/>
          <w:sz w:val="24"/>
          <w:szCs w:val="24"/>
        </w:rPr>
        <w:t>2004. “</w:t>
      </w:r>
      <w:r w:rsidR="00432F26">
        <w:rPr>
          <w:rFonts w:eastAsia="Times New Roman" w:cstheme="minorHAnsi"/>
          <w:sz w:val="24"/>
          <w:szCs w:val="24"/>
        </w:rPr>
        <w:t>‘</w:t>
      </w:r>
      <w:r w:rsidR="00432F26" w:rsidRPr="00D1778D">
        <w:rPr>
          <w:rFonts w:eastAsia="Times New Roman" w:cstheme="minorHAnsi"/>
          <w:iCs/>
          <w:sz w:val="24"/>
          <w:szCs w:val="24"/>
        </w:rPr>
        <w:t xml:space="preserve">Trespasser </w:t>
      </w:r>
      <w:proofErr w:type="spellStart"/>
      <w:r w:rsidR="00432F26" w:rsidRPr="00D1778D">
        <w:rPr>
          <w:rFonts w:eastAsia="Times New Roman" w:cstheme="minorHAnsi"/>
          <w:iCs/>
          <w:sz w:val="24"/>
          <w:szCs w:val="24"/>
        </w:rPr>
        <w:t>mesure</w:t>
      </w:r>
      <w:proofErr w:type="spellEnd"/>
      <w:r w:rsidR="00432F26">
        <w:rPr>
          <w:rFonts w:eastAsia="Times New Roman" w:cstheme="minorHAnsi"/>
          <w:sz w:val="24"/>
          <w:szCs w:val="24"/>
        </w:rPr>
        <w:t>’:</w:t>
      </w:r>
      <w:r w:rsidR="00432F26" w:rsidRPr="00BD58D6">
        <w:rPr>
          <w:rFonts w:eastAsia="Times New Roman" w:cstheme="minorHAnsi"/>
          <w:sz w:val="24"/>
          <w:szCs w:val="24"/>
        </w:rPr>
        <w:t xml:space="preserve"> Meter in Machaut’s Polyphonic Songs</w:t>
      </w:r>
      <w:r w:rsidR="00432F26">
        <w:rPr>
          <w:rFonts w:eastAsia="Times New Roman" w:cstheme="minorHAnsi"/>
          <w:sz w:val="24"/>
          <w:szCs w:val="24"/>
        </w:rPr>
        <w:t>.”</w:t>
      </w:r>
      <w:r w:rsidR="00432F26" w:rsidRPr="00BD58D6">
        <w:rPr>
          <w:rFonts w:eastAsia="Times New Roman" w:cstheme="minorHAnsi"/>
          <w:sz w:val="24"/>
          <w:szCs w:val="24"/>
        </w:rPr>
        <w:t xml:space="preserve"> </w:t>
      </w:r>
      <w:r w:rsidR="00432F26" w:rsidRPr="00BD58D6">
        <w:rPr>
          <w:rFonts w:eastAsia="Times New Roman" w:cstheme="minorHAnsi"/>
          <w:i/>
          <w:sz w:val="24"/>
          <w:szCs w:val="24"/>
        </w:rPr>
        <w:t>Journal of Musicology</w:t>
      </w:r>
      <w:r w:rsidR="00432F26" w:rsidRPr="00BD58D6">
        <w:rPr>
          <w:rFonts w:eastAsia="Times New Roman" w:cstheme="minorHAnsi"/>
          <w:sz w:val="24"/>
          <w:szCs w:val="24"/>
        </w:rPr>
        <w:t xml:space="preserve"> 21</w:t>
      </w:r>
      <w:r w:rsidR="00432F26">
        <w:rPr>
          <w:rFonts w:eastAsia="Times New Roman" w:cstheme="minorHAnsi"/>
          <w:sz w:val="24"/>
          <w:szCs w:val="24"/>
        </w:rPr>
        <w:t xml:space="preserve"> (</w:t>
      </w:r>
      <w:r w:rsidR="00432F26" w:rsidRPr="00BD58D6">
        <w:rPr>
          <w:rFonts w:eastAsia="Times New Roman" w:cstheme="minorHAnsi"/>
          <w:sz w:val="24"/>
          <w:szCs w:val="24"/>
        </w:rPr>
        <w:t>1</w:t>
      </w:r>
      <w:r w:rsidR="00432F26">
        <w:rPr>
          <w:rFonts w:eastAsia="Times New Roman" w:cstheme="minorHAnsi"/>
          <w:sz w:val="24"/>
          <w:szCs w:val="24"/>
        </w:rPr>
        <w:t>)</w:t>
      </w:r>
      <w:r w:rsidR="00432F26" w:rsidRPr="00BD58D6">
        <w:rPr>
          <w:rFonts w:eastAsia="Times New Roman" w:cstheme="minorHAnsi"/>
          <w:sz w:val="24"/>
          <w:szCs w:val="24"/>
        </w:rPr>
        <w:t>: 46</w:t>
      </w:r>
      <w:r w:rsidR="00432F26">
        <w:rPr>
          <w:rFonts w:cstheme="minorHAnsi"/>
          <w:color w:val="000000"/>
          <w:sz w:val="24"/>
          <w:szCs w:val="24"/>
        </w:rPr>
        <w:t>–</w:t>
      </w:r>
      <w:r w:rsidR="00432F26" w:rsidRPr="00BD58D6">
        <w:rPr>
          <w:rFonts w:eastAsia="Times New Roman" w:cstheme="minorHAnsi"/>
          <w:sz w:val="24"/>
          <w:szCs w:val="24"/>
        </w:rPr>
        <w:t>126.</w:t>
      </w:r>
    </w:p>
    <w:p w14:paraId="546825B8" w14:textId="1C2203D0" w:rsidR="0053445A" w:rsidRPr="0053445A" w:rsidRDefault="00C675D7" w:rsidP="00EC1BE9">
      <w:pPr>
        <w:spacing w:line="480" w:lineRule="auto"/>
        <w:ind w:left="720" w:hanging="720"/>
        <w:rPr>
          <w:rFonts w:eastAsia="Times New Roman" w:cstheme="minorHAnsi"/>
          <w:sz w:val="24"/>
          <w:szCs w:val="24"/>
        </w:rPr>
      </w:pPr>
      <w:r w:rsidRPr="007C2E37">
        <w:rPr>
          <w:rFonts w:eastAsia="Times New Roman" w:cstheme="minorHAnsi"/>
          <w:sz w:val="24"/>
          <w:szCs w:val="24"/>
        </w:rPr>
        <w:t>Maw, David</w:t>
      </w:r>
      <w:r w:rsidR="00C45FB4">
        <w:rPr>
          <w:rFonts w:eastAsia="Times New Roman" w:cstheme="minorHAnsi"/>
          <w:sz w:val="24"/>
          <w:szCs w:val="24"/>
        </w:rPr>
        <w:t xml:space="preserve">. </w:t>
      </w:r>
      <w:r w:rsidR="0053445A">
        <w:rPr>
          <w:rFonts w:eastAsia="Times New Roman" w:cstheme="minorHAnsi"/>
          <w:sz w:val="24"/>
          <w:szCs w:val="24"/>
        </w:rPr>
        <w:t xml:space="preserve">2013. “‘Bona </w:t>
      </w:r>
      <w:proofErr w:type="spellStart"/>
      <w:r w:rsidR="002B0E3D">
        <w:rPr>
          <w:rFonts w:eastAsia="Times New Roman" w:cstheme="minorHAnsi"/>
          <w:sz w:val="24"/>
          <w:szCs w:val="24"/>
        </w:rPr>
        <w:t>c</w:t>
      </w:r>
      <w:r w:rsidR="0053445A">
        <w:rPr>
          <w:rFonts w:eastAsia="Times New Roman" w:cstheme="minorHAnsi"/>
          <w:sz w:val="24"/>
          <w:szCs w:val="24"/>
        </w:rPr>
        <w:t>adentia</w:t>
      </w:r>
      <w:proofErr w:type="spellEnd"/>
      <w:r w:rsidR="0053445A">
        <w:rPr>
          <w:rFonts w:eastAsia="Times New Roman" w:cstheme="minorHAnsi"/>
          <w:sz w:val="24"/>
          <w:szCs w:val="24"/>
        </w:rPr>
        <w:t xml:space="preserve"> </w:t>
      </w:r>
      <w:proofErr w:type="spellStart"/>
      <w:r w:rsidR="002B0E3D">
        <w:rPr>
          <w:rFonts w:eastAsia="Times New Roman" w:cstheme="minorHAnsi"/>
          <w:sz w:val="24"/>
          <w:szCs w:val="24"/>
        </w:rPr>
        <w:t>d</w:t>
      </w:r>
      <w:r w:rsidR="0053445A">
        <w:rPr>
          <w:rFonts w:eastAsia="Times New Roman" w:cstheme="minorHAnsi"/>
          <w:sz w:val="24"/>
          <w:szCs w:val="24"/>
        </w:rPr>
        <w:t>ictaminum</w:t>
      </w:r>
      <w:proofErr w:type="spellEnd"/>
      <w:r w:rsidR="0053445A">
        <w:rPr>
          <w:rFonts w:eastAsia="Times New Roman" w:cstheme="minorHAnsi"/>
          <w:sz w:val="24"/>
          <w:szCs w:val="24"/>
        </w:rPr>
        <w:t>’</w:t>
      </w:r>
      <w:r w:rsidR="00EA1800">
        <w:rPr>
          <w:rFonts w:eastAsia="Times New Roman" w:cstheme="minorHAnsi"/>
          <w:sz w:val="24"/>
          <w:szCs w:val="24"/>
        </w:rPr>
        <w:t>:</w:t>
      </w:r>
      <w:r w:rsidR="0053445A">
        <w:rPr>
          <w:rFonts w:eastAsia="Times New Roman" w:cstheme="minorHAnsi"/>
          <w:sz w:val="24"/>
          <w:szCs w:val="24"/>
        </w:rPr>
        <w:t xml:space="preserve"> Reconstructing Word Setting in Machaut’s Songs.” </w:t>
      </w:r>
      <w:r w:rsidR="0053445A">
        <w:rPr>
          <w:rFonts w:eastAsia="Times New Roman" w:cstheme="minorHAnsi"/>
          <w:i/>
          <w:iCs/>
          <w:sz w:val="24"/>
          <w:szCs w:val="24"/>
        </w:rPr>
        <w:t xml:space="preserve">Music </w:t>
      </w:r>
      <w:r w:rsidR="001F3B70">
        <w:rPr>
          <w:rFonts w:eastAsia="Times New Roman" w:cstheme="minorHAnsi"/>
          <w:i/>
          <w:iCs/>
          <w:sz w:val="24"/>
          <w:szCs w:val="24"/>
        </w:rPr>
        <w:t>and</w:t>
      </w:r>
      <w:r w:rsidR="0053445A">
        <w:rPr>
          <w:rFonts w:eastAsia="Times New Roman" w:cstheme="minorHAnsi"/>
          <w:i/>
          <w:iCs/>
          <w:sz w:val="24"/>
          <w:szCs w:val="24"/>
        </w:rPr>
        <w:t xml:space="preserve"> Letters</w:t>
      </w:r>
      <w:r w:rsidR="0053445A">
        <w:rPr>
          <w:rFonts w:eastAsia="Times New Roman" w:cstheme="minorHAnsi"/>
          <w:sz w:val="24"/>
          <w:szCs w:val="24"/>
        </w:rPr>
        <w:t xml:space="preserve"> 94</w:t>
      </w:r>
      <w:r w:rsidR="001F3B70">
        <w:rPr>
          <w:rFonts w:eastAsia="Times New Roman" w:cstheme="minorHAnsi"/>
          <w:sz w:val="24"/>
          <w:szCs w:val="24"/>
        </w:rPr>
        <w:t xml:space="preserve"> (</w:t>
      </w:r>
      <w:r w:rsidR="0053445A">
        <w:rPr>
          <w:rFonts w:eastAsia="Times New Roman" w:cstheme="minorHAnsi"/>
          <w:sz w:val="24"/>
          <w:szCs w:val="24"/>
        </w:rPr>
        <w:t>3</w:t>
      </w:r>
      <w:r w:rsidR="001F3B70">
        <w:rPr>
          <w:rFonts w:eastAsia="Times New Roman" w:cstheme="minorHAnsi"/>
          <w:sz w:val="24"/>
          <w:szCs w:val="24"/>
        </w:rPr>
        <w:t>)</w:t>
      </w:r>
      <w:r w:rsidR="0053445A">
        <w:rPr>
          <w:rFonts w:eastAsia="Times New Roman" w:cstheme="minorHAnsi"/>
          <w:sz w:val="24"/>
          <w:szCs w:val="24"/>
        </w:rPr>
        <w:t>: 383</w:t>
      </w:r>
      <w:r w:rsidR="003D25D1">
        <w:rPr>
          <w:rFonts w:cstheme="minorHAnsi"/>
          <w:color w:val="000000"/>
          <w:sz w:val="24"/>
          <w:szCs w:val="24"/>
        </w:rPr>
        <w:t>–</w:t>
      </w:r>
      <w:r w:rsidR="0053445A">
        <w:rPr>
          <w:rFonts w:eastAsia="Times New Roman" w:cstheme="minorHAnsi"/>
          <w:sz w:val="24"/>
          <w:szCs w:val="24"/>
        </w:rPr>
        <w:t>432.</w:t>
      </w:r>
    </w:p>
    <w:p w14:paraId="1F9F67AC" w14:textId="37127514" w:rsidR="0061148E" w:rsidRDefault="00A13D8E" w:rsidP="00EC1BE9">
      <w:pPr>
        <w:spacing w:line="480" w:lineRule="auto"/>
        <w:ind w:left="720" w:hanging="720"/>
        <w:rPr>
          <w:rFonts w:eastAsia="Times New Roman" w:cstheme="minorHAnsi"/>
          <w:sz w:val="24"/>
          <w:szCs w:val="24"/>
        </w:rPr>
      </w:pPr>
      <w:r>
        <w:rPr>
          <w:rFonts w:eastAsia="Times New Roman" w:cstheme="minorHAnsi"/>
          <w:sz w:val="24"/>
          <w:szCs w:val="24"/>
        </w:rPr>
        <w:t>McGee, Timothy J.</w:t>
      </w:r>
      <w:r w:rsidR="0038098F">
        <w:rPr>
          <w:rFonts w:eastAsia="Times New Roman" w:cstheme="minorHAnsi"/>
          <w:sz w:val="24"/>
          <w:szCs w:val="24"/>
        </w:rPr>
        <w:t xml:space="preserve"> </w:t>
      </w:r>
      <w:r w:rsidR="0061148E">
        <w:rPr>
          <w:rFonts w:eastAsia="Times New Roman" w:cstheme="minorHAnsi"/>
          <w:sz w:val="24"/>
          <w:szCs w:val="24"/>
        </w:rPr>
        <w:t xml:space="preserve">1989. “Medieval Dances: Matching the Repertory with </w:t>
      </w:r>
      <w:proofErr w:type="spellStart"/>
      <w:r w:rsidR="0061148E">
        <w:rPr>
          <w:rFonts w:eastAsia="Times New Roman" w:cstheme="minorHAnsi"/>
          <w:sz w:val="24"/>
          <w:szCs w:val="24"/>
        </w:rPr>
        <w:t>Grocheio’s</w:t>
      </w:r>
      <w:proofErr w:type="spellEnd"/>
      <w:r w:rsidR="0061148E">
        <w:rPr>
          <w:rFonts w:eastAsia="Times New Roman" w:cstheme="minorHAnsi"/>
          <w:sz w:val="24"/>
          <w:szCs w:val="24"/>
        </w:rPr>
        <w:t xml:space="preserve"> Descriptions.” </w:t>
      </w:r>
      <w:r w:rsidR="0061148E">
        <w:rPr>
          <w:rFonts w:eastAsia="Times New Roman" w:cstheme="minorHAnsi"/>
          <w:i/>
          <w:iCs/>
          <w:sz w:val="24"/>
          <w:szCs w:val="24"/>
        </w:rPr>
        <w:t>Journal of Musicology</w:t>
      </w:r>
      <w:r w:rsidR="0061148E">
        <w:rPr>
          <w:rFonts w:eastAsia="Times New Roman" w:cstheme="minorHAnsi"/>
          <w:sz w:val="24"/>
          <w:szCs w:val="24"/>
        </w:rPr>
        <w:t xml:space="preserve"> 7 (4): 498</w:t>
      </w:r>
      <w:r w:rsidR="0061148E">
        <w:rPr>
          <w:rFonts w:cstheme="minorHAnsi"/>
          <w:color w:val="000000"/>
          <w:sz w:val="24"/>
          <w:szCs w:val="24"/>
        </w:rPr>
        <w:t>–</w:t>
      </w:r>
      <w:r w:rsidR="0061148E">
        <w:rPr>
          <w:rFonts w:eastAsia="Times New Roman" w:cstheme="minorHAnsi"/>
          <w:sz w:val="24"/>
          <w:szCs w:val="24"/>
        </w:rPr>
        <w:t>517.</w:t>
      </w:r>
    </w:p>
    <w:p w14:paraId="2C7C3E36" w14:textId="04457235" w:rsidR="0038098F" w:rsidRPr="0038098F" w:rsidRDefault="00C675D7" w:rsidP="00EC1BE9">
      <w:pPr>
        <w:spacing w:line="480" w:lineRule="auto"/>
        <w:ind w:left="720" w:hanging="720"/>
        <w:rPr>
          <w:rFonts w:eastAsia="Times New Roman" w:cstheme="minorHAnsi"/>
          <w:sz w:val="24"/>
          <w:szCs w:val="24"/>
        </w:rPr>
      </w:pPr>
      <w:r>
        <w:rPr>
          <w:rFonts w:eastAsia="Times New Roman" w:cstheme="minorHAnsi"/>
          <w:sz w:val="24"/>
          <w:szCs w:val="24"/>
        </w:rPr>
        <w:t>McGee, Timothy J</w:t>
      </w:r>
      <w:r w:rsidR="0061148E">
        <w:rPr>
          <w:rFonts w:eastAsia="Times New Roman" w:cstheme="minorHAnsi"/>
          <w:sz w:val="24"/>
          <w:szCs w:val="24"/>
        </w:rPr>
        <w:t xml:space="preserve">. </w:t>
      </w:r>
      <w:r w:rsidR="0038098F">
        <w:rPr>
          <w:rFonts w:eastAsia="Times New Roman" w:cstheme="minorHAnsi"/>
          <w:sz w:val="24"/>
          <w:szCs w:val="24"/>
        </w:rPr>
        <w:t xml:space="preserve">2012. Review of </w:t>
      </w:r>
      <w:proofErr w:type="gramStart"/>
      <w:r w:rsidR="0038098F" w:rsidRPr="0038098F">
        <w:rPr>
          <w:rFonts w:eastAsia="Times New Roman" w:cstheme="minorHAnsi"/>
          <w:i/>
          <w:iCs/>
          <w:sz w:val="24"/>
          <w:szCs w:val="24"/>
        </w:rPr>
        <w:t>The</w:t>
      </w:r>
      <w:proofErr w:type="gramEnd"/>
      <w:r w:rsidR="0038098F" w:rsidRPr="0038098F">
        <w:rPr>
          <w:rFonts w:eastAsia="Times New Roman" w:cstheme="minorHAnsi"/>
          <w:i/>
          <w:iCs/>
          <w:sz w:val="24"/>
          <w:szCs w:val="24"/>
        </w:rPr>
        <w:t xml:space="preserve"> </w:t>
      </w:r>
      <w:r w:rsidR="0061148E">
        <w:rPr>
          <w:rFonts w:eastAsia="Times New Roman" w:cstheme="minorHAnsi"/>
          <w:i/>
          <w:iCs/>
          <w:sz w:val="24"/>
          <w:szCs w:val="24"/>
        </w:rPr>
        <w:t>“</w:t>
      </w:r>
      <w:r w:rsidR="0038098F" w:rsidRPr="0038098F">
        <w:rPr>
          <w:rFonts w:eastAsia="Times New Roman" w:cstheme="minorHAnsi"/>
          <w:i/>
          <w:iCs/>
          <w:sz w:val="24"/>
          <w:szCs w:val="24"/>
        </w:rPr>
        <w:t>Carole</w:t>
      </w:r>
      <w:r w:rsidR="0061148E">
        <w:rPr>
          <w:rFonts w:eastAsia="Times New Roman" w:cstheme="minorHAnsi"/>
          <w:i/>
          <w:iCs/>
          <w:sz w:val="24"/>
          <w:szCs w:val="24"/>
        </w:rPr>
        <w:t>”</w:t>
      </w:r>
      <w:r w:rsidR="0038098F" w:rsidRPr="0038098F">
        <w:rPr>
          <w:rFonts w:eastAsia="Times New Roman" w:cstheme="minorHAnsi"/>
          <w:i/>
          <w:iCs/>
          <w:sz w:val="24"/>
          <w:szCs w:val="24"/>
        </w:rPr>
        <w:t>: A Study of a Medieval Dance</w:t>
      </w:r>
      <w:r w:rsidR="0061148E">
        <w:rPr>
          <w:rFonts w:eastAsia="Times New Roman" w:cstheme="minorHAnsi"/>
          <w:sz w:val="24"/>
          <w:szCs w:val="24"/>
        </w:rPr>
        <w:t>,</w:t>
      </w:r>
      <w:r w:rsidR="0038098F">
        <w:rPr>
          <w:rFonts w:eastAsia="Times New Roman" w:cstheme="minorHAnsi"/>
          <w:sz w:val="24"/>
          <w:szCs w:val="24"/>
        </w:rPr>
        <w:t xml:space="preserve"> by Robert Mullally. </w:t>
      </w:r>
      <w:r w:rsidR="0038098F">
        <w:rPr>
          <w:rFonts w:eastAsia="Times New Roman" w:cstheme="minorHAnsi"/>
          <w:i/>
          <w:iCs/>
          <w:sz w:val="24"/>
          <w:szCs w:val="24"/>
        </w:rPr>
        <w:t xml:space="preserve">Music </w:t>
      </w:r>
      <w:r w:rsidR="0067126F">
        <w:rPr>
          <w:rFonts w:eastAsia="Times New Roman" w:cstheme="minorHAnsi"/>
          <w:i/>
          <w:iCs/>
          <w:sz w:val="24"/>
          <w:szCs w:val="24"/>
        </w:rPr>
        <w:t>and</w:t>
      </w:r>
      <w:r w:rsidR="0038098F">
        <w:rPr>
          <w:rFonts w:eastAsia="Times New Roman" w:cstheme="minorHAnsi"/>
          <w:i/>
          <w:iCs/>
          <w:sz w:val="24"/>
          <w:szCs w:val="24"/>
        </w:rPr>
        <w:t xml:space="preserve"> Letters</w:t>
      </w:r>
      <w:r w:rsidR="0038098F">
        <w:rPr>
          <w:rFonts w:eastAsia="Times New Roman" w:cstheme="minorHAnsi"/>
          <w:sz w:val="24"/>
          <w:szCs w:val="24"/>
        </w:rPr>
        <w:t xml:space="preserve"> 93</w:t>
      </w:r>
      <w:r w:rsidR="003D5AB7">
        <w:rPr>
          <w:rFonts w:eastAsia="Times New Roman" w:cstheme="minorHAnsi"/>
          <w:sz w:val="24"/>
          <w:szCs w:val="24"/>
        </w:rPr>
        <w:t xml:space="preserve"> (</w:t>
      </w:r>
      <w:r w:rsidR="0038098F">
        <w:rPr>
          <w:rFonts w:eastAsia="Times New Roman" w:cstheme="minorHAnsi"/>
          <w:sz w:val="24"/>
          <w:szCs w:val="24"/>
        </w:rPr>
        <w:t>3</w:t>
      </w:r>
      <w:r w:rsidR="003D5AB7">
        <w:rPr>
          <w:rFonts w:eastAsia="Times New Roman" w:cstheme="minorHAnsi"/>
          <w:sz w:val="24"/>
          <w:szCs w:val="24"/>
        </w:rPr>
        <w:t>)</w:t>
      </w:r>
      <w:r w:rsidR="0038098F">
        <w:rPr>
          <w:rFonts w:eastAsia="Times New Roman" w:cstheme="minorHAnsi"/>
          <w:sz w:val="24"/>
          <w:szCs w:val="24"/>
        </w:rPr>
        <w:t>: 399</w:t>
      </w:r>
      <w:r w:rsidR="003D25D1">
        <w:rPr>
          <w:rFonts w:cstheme="minorHAnsi"/>
          <w:color w:val="000000"/>
          <w:sz w:val="24"/>
          <w:szCs w:val="24"/>
        </w:rPr>
        <w:t>–</w:t>
      </w:r>
      <w:r w:rsidR="0038098F">
        <w:rPr>
          <w:rFonts w:eastAsia="Times New Roman" w:cstheme="minorHAnsi"/>
          <w:sz w:val="24"/>
          <w:szCs w:val="24"/>
        </w:rPr>
        <w:t>401.</w:t>
      </w:r>
    </w:p>
    <w:p w14:paraId="6CE7E271" w14:textId="01233F82" w:rsidR="00AB1B4B" w:rsidRPr="00973178" w:rsidRDefault="00AB1B4B" w:rsidP="00EC1BE9">
      <w:pPr>
        <w:spacing w:line="480" w:lineRule="auto"/>
        <w:ind w:left="720" w:hanging="720"/>
        <w:rPr>
          <w:rFonts w:eastAsia="Times New Roman" w:cstheme="minorHAnsi"/>
          <w:sz w:val="24"/>
          <w:szCs w:val="24"/>
        </w:rPr>
      </w:pPr>
      <w:r>
        <w:rPr>
          <w:rFonts w:eastAsia="Times New Roman" w:cstheme="minorHAnsi"/>
          <w:sz w:val="24"/>
          <w:szCs w:val="24"/>
        </w:rPr>
        <w:t xml:space="preserve">Moll, </w:t>
      </w:r>
      <w:r w:rsidR="007B13E6">
        <w:rPr>
          <w:rFonts w:eastAsia="Times New Roman" w:cstheme="minorHAnsi"/>
          <w:sz w:val="24"/>
          <w:szCs w:val="24"/>
        </w:rPr>
        <w:t>Kevin N</w:t>
      </w:r>
      <w:r>
        <w:rPr>
          <w:rFonts w:eastAsia="Times New Roman" w:cstheme="minorHAnsi"/>
          <w:sz w:val="24"/>
          <w:szCs w:val="24"/>
        </w:rPr>
        <w:t xml:space="preserve">. 1998. </w:t>
      </w:r>
      <w:r w:rsidR="00973178">
        <w:rPr>
          <w:rFonts w:eastAsia="Times New Roman" w:cstheme="minorHAnsi"/>
          <w:sz w:val="24"/>
          <w:szCs w:val="24"/>
        </w:rPr>
        <w:t xml:space="preserve">“Voice Function, Sonority, and Contrapuntal Procedure in Late Medieval Polyphony.” </w:t>
      </w:r>
      <w:r w:rsidR="00973178">
        <w:rPr>
          <w:rFonts w:eastAsia="Times New Roman" w:cstheme="minorHAnsi"/>
          <w:i/>
          <w:iCs/>
          <w:sz w:val="24"/>
          <w:szCs w:val="24"/>
        </w:rPr>
        <w:t>Current Musicology</w:t>
      </w:r>
      <w:r w:rsidR="00973178">
        <w:rPr>
          <w:rFonts w:eastAsia="Times New Roman" w:cstheme="minorHAnsi"/>
          <w:sz w:val="24"/>
          <w:szCs w:val="24"/>
        </w:rPr>
        <w:t xml:space="preserve"> 64: 26</w:t>
      </w:r>
      <w:r w:rsidR="003D25D1">
        <w:rPr>
          <w:rFonts w:cstheme="minorHAnsi"/>
          <w:color w:val="000000"/>
          <w:sz w:val="24"/>
          <w:szCs w:val="24"/>
        </w:rPr>
        <w:t>–</w:t>
      </w:r>
      <w:r w:rsidR="00973178">
        <w:rPr>
          <w:rFonts w:eastAsia="Times New Roman" w:cstheme="minorHAnsi"/>
          <w:sz w:val="24"/>
          <w:szCs w:val="24"/>
        </w:rPr>
        <w:t>72.</w:t>
      </w:r>
    </w:p>
    <w:p w14:paraId="79ABB026" w14:textId="28B60A7C" w:rsidR="009B68E9" w:rsidRPr="009B68E9" w:rsidRDefault="009B68E9" w:rsidP="00EC1BE9">
      <w:pPr>
        <w:spacing w:line="480" w:lineRule="auto"/>
        <w:ind w:left="720" w:hanging="720"/>
        <w:rPr>
          <w:rFonts w:eastAsia="Times New Roman" w:cstheme="minorHAnsi"/>
          <w:sz w:val="24"/>
          <w:szCs w:val="24"/>
        </w:rPr>
      </w:pPr>
      <w:r>
        <w:rPr>
          <w:rFonts w:eastAsia="Times New Roman" w:cstheme="minorHAnsi"/>
          <w:sz w:val="24"/>
          <w:szCs w:val="24"/>
        </w:rPr>
        <w:t>Morrison, Clint</w:t>
      </w:r>
      <w:r w:rsidR="00FB7850">
        <w:rPr>
          <w:rFonts w:eastAsia="Times New Roman" w:cstheme="minorHAnsi"/>
          <w:sz w:val="24"/>
          <w:szCs w:val="24"/>
        </w:rPr>
        <w:t>, Jr</w:t>
      </w:r>
      <w:r>
        <w:rPr>
          <w:rFonts w:eastAsia="Times New Roman" w:cstheme="minorHAnsi"/>
          <w:sz w:val="24"/>
          <w:szCs w:val="24"/>
        </w:rPr>
        <w:t>. 2021. “</w:t>
      </w:r>
      <w:r w:rsidR="00FA16B7">
        <w:rPr>
          <w:rFonts w:eastAsia="Times New Roman" w:cstheme="minorHAnsi"/>
          <w:sz w:val="24"/>
          <w:szCs w:val="24"/>
        </w:rPr>
        <w:t xml:space="preserve">Choreographic Description: </w:t>
      </w:r>
      <w:r>
        <w:rPr>
          <w:rFonts w:eastAsia="Times New Roman" w:cstheme="minorHAnsi"/>
          <w:sz w:val="24"/>
          <w:szCs w:val="24"/>
        </w:rPr>
        <w:t xml:space="preserve">Carole Dancing in </w:t>
      </w:r>
      <w:r>
        <w:rPr>
          <w:rFonts w:eastAsia="Times New Roman" w:cstheme="minorHAnsi"/>
          <w:i/>
          <w:iCs/>
          <w:sz w:val="24"/>
          <w:szCs w:val="24"/>
        </w:rPr>
        <w:t>Sir Gawain and the Green Knight</w:t>
      </w:r>
      <w:r>
        <w:rPr>
          <w:rFonts w:eastAsia="Times New Roman" w:cstheme="minorHAnsi"/>
          <w:sz w:val="24"/>
          <w:szCs w:val="24"/>
        </w:rPr>
        <w:t>.</w:t>
      </w:r>
      <w:r w:rsidR="00345C2C">
        <w:rPr>
          <w:rFonts w:eastAsia="Times New Roman" w:cstheme="minorHAnsi"/>
          <w:sz w:val="24"/>
          <w:szCs w:val="24"/>
        </w:rPr>
        <w:t>”</w:t>
      </w:r>
      <w:r>
        <w:rPr>
          <w:rFonts w:eastAsia="Times New Roman" w:cstheme="minorHAnsi"/>
          <w:sz w:val="24"/>
          <w:szCs w:val="24"/>
        </w:rPr>
        <w:t xml:space="preserve"> </w:t>
      </w:r>
      <w:r w:rsidRPr="00345C2C">
        <w:rPr>
          <w:rFonts w:eastAsia="Times New Roman" w:cstheme="minorHAnsi"/>
          <w:i/>
          <w:iCs/>
          <w:sz w:val="24"/>
          <w:szCs w:val="24"/>
        </w:rPr>
        <w:t>Arthuriana</w:t>
      </w:r>
      <w:r>
        <w:rPr>
          <w:rFonts w:eastAsia="Times New Roman" w:cstheme="minorHAnsi"/>
          <w:sz w:val="24"/>
          <w:szCs w:val="24"/>
        </w:rPr>
        <w:t xml:space="preserve"> 31</w:t>
      </w:r>
      <w:r w:rsidR="00E62510">
        <w:rPr>
          <w:rFonts w:eastAsia="Times New Roman" w:cstheme="minorHAnsi"/>
          <w:sz w:val="24"/>
          <w:szCs w:val="24"/>
        </w:rPr>
        <w:t xml:space="preserve"> (</w:t>
      </w:r>
      <w:r>
        <w:rPr>
          <w:rFonts w:eastAsia="Times New Roman" w:cstheme="minorHAnsi"/>
          <w:sz w:val="24"/>
          <w:szCs w:val="24"/>
        </w:rPr>
        <w:t>3</w:t>
      </w:r>
      <w:r w:rsidR="00E62510">
        <w:rPr>
          <w:rFonts w:eastAsia="Times New Roman" w:cstheme="minorHAnsi"/>
          <w:sz w:val="24"/>
          <w:szCs w:val="24"/>
        </w:rPr>
        <w:t>)</w:t>
      </w:r>
      <w:r>
        <w:rPr>
          <w:rFonts w:eastAsia="Times New Roman" w:cstheme="minorHAnsi"/>
          <w:sz w:val="24"/>
          <w:szCs w:val="24"/>
        </w:rPr>
        <w:t xml:space="preserve">: </w:t>
      </w:r>
      <w:r w:rsidR="00883F4B">
        <w:rPr>
          <w:rFonts w:eastAsia="Times New Roman" w:cstheme="minorHAnsi"/>
          <w:sz w:val="24"/>
          <w:szCs w:val="24"/>
        </w:rPr>
        <w:t>21</w:t>
      </w:r>
      <w:r w:rsidR="003D25D1">
        <w:rPr>
          <w:rFonts w:cstheme="minorHAnsi"/>
          <w:color w:val="000000"/>
          <w:sz w:val="24"/>
          <w:szCs w:val="24"/>
        </w:rPr>
        <w:t>–</w:t>
      </w:r>
      <w:r w:rsidR="00883F4B">
        <w:rPr>
          <w:rFonts w:eastAsia="Times New Roman" w:cstheme="minorHAnsi"/>
          <w:sz w:val="24"/>
          <w:szCs w:val="24"/>
        </w:rPr>
        <w:t>39.</w:t>
      </w:r>
    </w:p>
    <w:p w14:paraId="1C3487B7" w14:textId="48CE138C" w:rsidR="00FA16B7" w:rsidRDefault="00451F4F" w:rsidP="00EC1BE9">
      <w:pPr>
        <w:spacing w:line="480" w:lineRule="auto"/>
        <w:ind w:left="720" w:hanging="720"/>
        <w:rPr>
          <w:rFonts w:eastAsia="Times New Roman" w:cstheme="minorHAnsi"/>
          <w:sz w:val="24"/>
          <w:szCs w:val="24"/>
        </w:rPr>
      </w:pPr>
      <w:r>
        <w:rPr>
          <w:rFonts w:eastAsia="Times New Roman" w:cstheme="minorHAnsi"/>
          <w:sz w:val="24"/>
          <w:szCs w:val="24"/>
        </w:rPr>
        <w:t xml:space="preserve">Mullally, Robert. </w:t>
      </w:r>
      <w:r w:rsidR="00FA16B7" w:rsidRPr="006341B0">
        <w:rPr>
          <w:rFonts w:eastAsia="Times New Roman" w:cstheme="minorHAnsi"/>
          <w:sz w:val="24"/>
          <w:szCs w:val="24"/>
        </w:rPr>
        <w:t>1986. “</w:t>
      </w:r>
      <w:proofErr w:type="spellStart"/>
      <w:r w:rsidR="00FA16B7" w:rsidRPr="006341B0">
        <w:rPr>
          <w:rFonts w:eastAsia="Times New Roman" w:cstheme="minorHAnsi"/>
          <w:sz w:val="24"/>
          <w:szCs w:val="24"/>
        </w:rPr>
        <w:t>Can</w:t>
      </w:r>
      <w:r w:rsidR="00FA16B7" w:rsidRPr="006341B0">
        <w:rPr>
          <w:rFonts w:ascii="Calibri" w:hAnsi="Calibri" w:cs="Calibri"/>
          <w:sz w:val="24"/>
          <w:szCs w:val="24"/>
        </w:rPr>
        <w:t>ç</w:t>
      </w:r>
      <w:r w:rsidR="00FA16B7" w:rsidRPr="006341B0">
        <w:rPr>
          <w:rFonts w:eastAsia="Times New Roman" w:cstheme="minorHAnsi"/>
          <w:sz w:val="24"/>
          <w:szCs w:val="24"/>
        </w:rPr>
        <w:t>on</w:t>
      </w:r>
      <w:proofErr w:type="spellEnd"/>
      <w:r w:rsidR="00FA16B7" w:rsidRPr="006341B0">
        <w:rPr>
          <w:rFonts w:eastAsia="Times New Roman" w:cstheme="minorHAnsi"/>
          <w:sz w:val="24"/>
          <w:szCs w:val="24"/>
        </w:rPr>
        <w:t xml:space="preserve"> de Carole.” </w:t>
      </w:r>
      <w:r w:rsidR="00FA16B7" w:rsidRPr="006341B0">
        <w:rPr>
          <w:rFonts w:eastAsia="Times New Roman" w:cstheme="minorHAnsi"/>
          <w:i/>
          <w:iCs/>
          <w:sz w:val="24"/>
          <w:szCs w:val="24"/>
        </w:rPr>
        <w:t xml:space="preserve">Acta </w:t>
      </w:r>
      <w:proofErr w:type="spellStart"/>
      <w:r w:rsidR="00FA16B7" w:rsidRPr="006341B0">
        <w:rPr>
          <w:rFonts w:eastAsia="Times New Roman" w:cstheme="minorHAnsi"/>
          <w:i/>
          <w:iCs/>
          <w:sz w:val="24"/>
          <w:szCs w:val="24"/>
        </w:rPr>
        <w:t>Musicologica</w:t>
      </w:r>
      <w:proofErr w:type="spellEnd"/>
      <w:r w:rsidR="00FA16B7" w:rsidRPr="006341B0">
        <w:rPr>
          <w:rFonts w:eastAsia="Times New Roman" w:cstheme="minorHAnsi"/>
          <w:sz w:val="24"/>
          <w:szCs w:val="24"/>
        </w:rPr>
        <w:t xml:space="preserve"> 58</w:t>
      </w:r>
      <w:r w:rsidR="00FA16B7">
        <w:rPr>
          <w:rFonts w:eastAsia="Times New Roman" w:cstheme="minorHAnsi"/>
          <w:sz w:val="24"/>
          <w:szCs w:val="24"/>
        </w:rPr>
        <w:t xml:space="preserve"> (</w:t>
      </w:r>
      <w:r w:rsidR="00FA16B7" w:rsidRPr="006341B0">
        <w:rPr>
          <w:rFonts w:eastAsia="Times New Roman" w:cstheme="minorHAnsi"/>
          <w:sz w:val="24"/>
          <w:szCs w:val="24"/>
        </w:rPr>
        <w:t>2</w:t>
      </w:r>
      <w:r w:rsidR="00FA16B7">
        <w:rPr>
          <w:rFonts w:eastAsia="Times New Roman" w:cstheme="minorHAnsi"/>
          <w:sz w:val="24"/>
          <w:szCs w:val="24"/>
        </w:rPr>
        <w:t>)</w:t>
      </w:r>
      <w:r w:rsidR="00FA16B7" w:rsidRPr="006341B0">
        <w:rPr>
          <w:rFonts w:eastAsia="Times New Roman" w:cstheme="minorHAnsi"/>
          <w:sz w:val="24"/>
          <w:szCs w:val="24"/>
        </w:rPr>
        <w:t>: 224</w:t>
      </w:r>
      <w:r w:rsidR="00FA16B7">
        <w:rPr>
          <w:rFonts w:cstheme="minorHAnsi"/>
          <w:color w:val="000000"/>
          <w:sz w:val="24"/>
          <w:szCs w:val="24"/>
        </w:rPr>
        <w:t>–</w:t>
      </w:r>
      <w:r w:rsidR="00FA16B7" w:rsidRPr="006341B0">
        <w:rPr>
          <w:rFonts w:eastAsia="Times New Roman" w:cstheme="minorHAnsi"/>
          <w:sz w:val="24"/>
          <w:szCs w:val="24"/>
        </w:rPr>
        <w:t>31.</w:t>
      </w:r>
    </w:p>
    <w:p w14:paraId="75FA1C7E" w14:textId="658FA891" w:rsidR="00642189" w:rsidRDefault="00C675D7" w:rsidP="00642189">
      <w:pPr>
        <w:spacing w:line="480" w:lineRule="auto"/>
        <w:ind w:left="720" w:hanging="720"/>
        <w:rPr>
          <w:rFonts w:eastAsia="Times New Roman" w:cstheme="minorHAnsi"/>
          <w:sz w:val="24"/>
          <w:szCs w:val="24"/>
        </w:rPr>
      </w:pPr>
      <w:r>
        <w:rPr>
          <w:rFonts w:eastAsia="Times New Roman" w:cstheme="minorHAnsi"/>
          <w:sz w:val="24"/>
          <w:szCs w:val="24"/>
        </w:rPr>
        <w:t>Mullally, Robert</w:t>
      </w:r>
      <w:r w:rsidR="00642189">
        <w:rPr>
          <w:rFonts w:eastAsia="Times New Roman" w:cstheme="minorHAnsi"/>
          <w:sz w:val="24"/>
          <w:szCs w:val="24"/>
        </w:rPr>
        <w:t xml:space="preserve">. 1998. “Johannes de Grocheo’s ‘Musica </w:t>
      </w:r>
      <w:r w:rsidR="002408E8">
        <w:rPr>
          <w:rFonts w:eastAsia="Times New Roman" w:cstheme="minorHAnsi"/>
          <w:sz w:val="24"/>
          <w:szCs w:val="24"/>
        </w:rPr>
        <w:t>v</w:t>
      </w:r>
      <w:r w:rsidR="00642189">
        <w:rPr>
          <w:rFonts w:eastAsia="Times New Roman" w:cstheme="minorHAnsi"/>
          <w:sz w:val="24"/>
          <w:szCs w:val="24"/>
        </w:rPr>
        <w:t xml:space="preserve">ulgaris.’” </w:t>
      </w:r>
      <w:r w:rsidR="00642189">
        <w:rPr>
          <w:rFonts w:eastAsia="Times New Roman" w:cstheme="minorHAnsi"/>
          <w:i/>
          <w:iCs/>
          <w:sz w:val="24"/>
          <w:szCs w:val="24"/>
        </w:rPr>
        <w:t xml:space="preserve">Music </w:t>
      </w:r>
      <w:r w:rsidR="00E94B77">
        <w:rPr>
          <w:rFonts w:eastAsia="Times New Roman" w:cstheme="minorHAnsi"/>
          <w:i/>
          <w:iCs/>
          <w:sz w:val="24"/>
          <w:szCs w:val="24"/>
        </w:rPr>
        <w:t>and</w:t>
      </w:r>
      <w:r w:rsidR="00642189">
        <w:rPr>
          <w:rFonts w:eastAsia="Times New Roman" w:cstheme="minorHAnsi"/>
          <w:i/>
          <w:iCs/>
          <w:sz w:val="24"/>
          <w:szCs w:val="24"/>
        </w:rPr>
        <w:t xml:space="preserve"> Letters</w:t>
      </w:r>
      <w:r w:rsidR="00642189">
        <w:rPr>
          <w:rFonts w:eastAsia="Times New Roman" w:cstheme="minorHAnsi"/>
          <w:sz w:val="24"/>
          <w:szCs w:val="24"/>
        </w:rPr>
        <w:t xml:space="preserve"> 79 (1): 1</w:t>
      </w:r>
      <w:r w:rsidR="00642189">
        <w:rPr>
          <w:rFonts w:cstheme="minorHAnsi"/>
          <w:color w:val="000000"/>
          <w:sz w:val="24"/>
          <w:szCs w:val="24"/>
        </w:rPr>
        <w:t>–</w:t>
      </w:r>
      <w:r w:rsidR="00642189">
        <w:rPr>
          <w:rFonts w:eastAsia="Times New Roman" w:cstheme="minorHAnsi"/>
          <w:sz w:val="24"/>
          <w:szCs w:val="24"/>
        </w:rPr>
        <w:t>26.</w:t>
      </w:r>
    </w:p>
    <w:p w14:paraId="3E5B6A24" w14:textId="433543AB" w:rsidR="00451F4F" w:rsidRDefault="00C675D7" w:rsidP="00EC1BE9">
      <w:pPr>
        <w:spacing w:line="480" w:lineRule="auto"/>
        <w:ind w:left="720" w:hanging="720"/>
        <w:rPr>
          <w:rFonts w:eastAsia="Times New Roman" w:cstheme="minorHAnsi"/>
          <w:sz w:val="24"/>
          <w:szCs w:val="24"/>
        </w:rPr>
      </w:pPr>
      <w:r>
        <w:rPr>
          <w:rFonts w:eastAsia="Times New Roman" w:cstheme="minorHAnsi"/>
          <w:sz w:val="24"/>
          <w:szCs w:val="24"/>
        </w:rPr>
        <w:t>Mullally, Robert</w:t>
      </w:r>
      <w:r w:rsidR="00E94B77">
        <w:rPr>
          <w:rFonts w:eastAsia="Times New Roman" w:cstheme="minorHAnsi"/>
          <w:sz w:val="24"/>
          <w:szCs w:val="24"/>
        </w:rPr>
        <w:t xml:space="preserve">. </w:t>
      </w:r>
      <w:r w:rsidR="00451F4F">
        <w:rPr>
          <w:rFonts w:eastAsia="Times New Roman" w:cstheme="minorHAnsi"/>
          <w:sz w:val="24"/>
          <w:szCs w:val="24"/>
        </w:rPr>
        <w:t xml:space="preserve">2011. </w:t>
      </w:r>
      <w:r w:rsidR="00451F4F">
        <w:rPr>
          <w:rFonts w:eastAsia="Times New Roman" w:cstheme="minorHAnsi"/>
          <w:i/>
          <w:iCs/>
          <w:sz w:val="24"/>
          <w:szCs w:val="24"/>
        </w:rPr>
        <w:t>The</w:t>
      </w:r>
      <w:r w:rsidR="00451F4F" w:rsidRPr="00E94B77">
        <w:rPr>
          <w:rFonts w:eastAsia="Times New Roman" w:cstheme="minorHAnsi"/>
          <w:i/>
          <w:iCs/>
          <w:sz w:val="24"/>
          <w:szCs w:val="24"/>
        </w:rPr>
        <w:t xml:space="preserve"> </w:t>
      </w:r>
      <w:r w:rsidR="00E94B77">
        <w:rPr>
          <w:rFonts w:eastAsia="Times New Roman" w:cstheme="minorHAnsi"/>
          <w:i/>
          <w:iCs/>
          <w:sz w:val="24"/>
          <w:szCs w:val="24"/>
        </w:rPr>
        <w:t>“</w:t>
      </w:r>
      <w:r w:rsidR="00451F4F" w:rsidRPr="00E94B77">
        <w:rPr>
          <w:rFonts w:eastAsia="Times New Roman" w:cstheme="minorHAnsi"/>
          <w:i/>
          <w:iCs/>
          <w:sz w:val="24"/>
          <w:szCs w:val="24"/>
        </w:rPr>
        <w:t>Carole</w:t>
      </w:r>
      <w:r w:rsidR="00E94B77">
        <w:rPr>
          <w:rFonts w:eastAsia="Times New Roman" w:cstheme="minorHAnsi"/>
          <w:i/>
          <w:iCs/>
          <w:sz w:val="24"/>
          <w:szCs w:val="24"/>
        </w:rPr>
        <w:t>”</w:t>
      </w:r>
      <w:r w:rsidR="00451F4F" w:rsidRPr="00E94B77">
        <w:rPr>
          <w:rFonts w:eastAsia="Times New Roman" w:cstheme="minorHAnsi"/>
          <w:i/>
          <w:iCs/>
          <w:sz w:val="24"/>
          <w:szCs w:val="24"/>
        </w:rPr>
        <w:t xml:space="preserve">: </w:t>
      </w:r>
      <w:r w:rsidR="00451F4F">
        <w:rPr>
          <w:rFonts w:eastAsia="Times New Roman" w:cstheme="minorHAnsi"/>
          <w:i/>
          <w:iCs/>
          <w:sz w:val="24"/>
          <w:szCs w:val="24"/>
        </w:rPr>
        <w:t>A Study of a Medieval Dance.</w:t>
      </w:r>
      <w:r w:rsidR="00451F4F">
        <w:rPr>
          <w:rFonts w:eastAsia="Times New Roman" w:cstheme="minorHAnsi"/>
          <w:sz w:val="24"/>
          <w:szCs w:val="24"/>
        </w:rPr>
        <w:t xml:space="preserve"> Routledge.</w:t>
      </w:r>
    </w:p>
    <w:p w14:paraId="29045261" w14:textId="70F5C161" w:rsidR="006341B0" w:rsidRPr="006341B0" w:rsidRDefault="006341B0" w:rsidP="006341B0">
      <w:pPr>
        <w:spacing w:line="480" w:lineRule="auto"/>
        <w:ind w:left="720" w:hanging="720"/>
        <w:rPr>
          <w:sz w:val="24"/>
          <w:szCs w:val="24"/>
        </w:rPr>
      </w:pPr>
      <w:r w:rsidRPr="006341B0">
        <w:rPr>
          <w:sz w:val="24"/>
          <w:szCs w:val="24"/>
        </w:rPr>
        <w:lastRenderedPageBreak/>
        <w:t>Nevile, Jennifer. 2008a. “Dance in Europe 1250</w:t>
      </w:r>
      <w:r w:rsidR="003D25D1">
        <w:rPr>
          <w:rFonts w:cstheme="minorHAnsi"/>
          <w:color w:val="000000"/>
          <w:sz w:val="24"/>
          <w:szCs w:val="24"/>
        </w:rPr>
        <w:t>–</w:t>
      </w:r>
      <w:r w:rsidRPr="006341B0">
        <w:rPr>
          <w:sz w:val="24"/>
          <w:szCs w:val="24"/>
        </w:rPr>
        <w:t>1750</w:t>
      </w:r>
      <w:r>
        <w:rPr>
          <w:sz w:val="24"/>
          <w:szCs w:val="24"/>
        </w:rPr>
        <w:t>.</w:t>
      </w:r>
      <w:r w:rsidRPr="006341B0">
        <w:rPr>
          <w:sz w:val="24"/>
          <w:szCs w:val="24"/>
        </w:rPr>
        <w:t>”</w:t>
      </w:r>
      <w:r>
        <w:rPr>
          <w:sz w:val="24"/>
          <w:szCs w:val="24"/>
        </w:rPr>
        <w:t xml:space="preserve"> I</w:t>
      </w:r>
      <w:r w:rsidRPr="006341B0">
        <w:rPr>
          <w:sz w:val="24"/>
          <w:szCs w:val="24"/>
        </w:rPr>
        <w:t xml:space="preserve">n </w:t>
      </w:r>
      <w:r w:rsidRPr="006341B0">
        <w:rPr>
          <w:i/>
          <w:sz w:val="24"/>
          <w:szCs w:val="24"/>
        </w:rPr>
        <w:t>Dance, Spectacle, and the Body Politick, 1250</w:t>
      </w:r>
      <w:r w:rsidR="003D25D1">
        <w:rPr>
          <w:rFonts w:cstheme="minorHAnsi"/>
          <w:color w:val="000000"/>
          <w:sz w:val="24"/>
          <w:szCs w:val="24"/>
        </w:rPr>
        <w:t>–</w:t>
      </w:r>
      <w:r w:rsidRPr="006341B0">
        <w:rPr>
          <w:i/>
          <w:sz w:val="24"/>
          <w:szCs w:val="24"/>
        </w:rPr>
        <w:t>1750,</w:t>
      </w:r>
      <w:r w:rsidRPr="006341B0">
        <w:rPr>
          <w:sz w:val="24"/>
          <w:szCs w:val="24"/>
        </w:rPr>
        <w:t xml:space="preserve"> </w:t>
      </w:r>
      <w:r w:rsidR="000B48CA">
        <w:rPr>
          <w:sz w:val="24"/>
          <w:szCs w:val="24"/>
        </w:rPr>
        <w:t xml:space="preserve">ed. </w:t>
      </w:r>
      <w:r w:rsidRPr="006341B0">
        <w:rPr>
          <w:sz w:val="24"/>
          <w:szCs w:val="24"/>
        </w:rPr>
        <w:t>Jennifer Nevile</w:t>
      </w:r>
      <w:r w:rsidR="00C36C4A">
        <w:rPr>
          <w:sz w:val="24"/>
          <w:szCs w:val="24"/>
        </w:rPr>
        <w:t>, 7</w:t>
      </w:r>
      <w:r w:rsidR="003D25D1">
        <w:rPr>
          <w:rFonts w:cstheme="minorHAnsi"/>
          <w:color w:val="000000"/>
          <w:sz w:val="24"/>
          <w:szCs w:val="24"/>
        </w:rPr>
        <w:t>–</w:t>
      </w:r>
      <w:r w:rsidR="00C36C4A">
        <w:rPr>
          <w:sz w:val="24"/>
          <w:szCs w:val="24"/>
        </w:rPr>
        <w:t>64</w:t>
      </w:r>
      <w:r w:rsidRPr="006341B0">
        <w:rPr>
          <w:i/>
          <w:sz w:val="24"/>
          <w:szCs w:val="24"/>
        </w:rPr>
        <w:t>.</w:t>
      </w:r>
      <w:r w:rsidRPr="006341B0">
        <w:rPr>
          <w:sz w:val="24"/>
          <w:szCs w:val="24"/>
        </w:rPr>
        <w:t xml:space="preserve"> Indiana University Press.</w:t>
      </w:r>
    </w:p>
    <w:p w14:paraId="4D364A65" w14:textId="7E6ED53B" w:rsidR="006341B0" w:rsidRPr="006341B0" w:rsidRDefault="00C675D7" w:rsidP="006341B0">
      <w:pPr>
        <w:spacing w:line="480" w:lineRule="auto"/>
        <w:ind w:left="720" w:hanging="720"/>
        <w:rPr>
          <w:rFonts w:eastAsia="Times New Roman" w:cstheme="minorHAnsi"/>
          <w:sz w:val="24"/>
          <w:szCs w:val="24"/>
        </w:rPr>
      </w:pPr>
      <w:r w:rsidRPr="006341B0">
        <w:rPr>
          <w:sz w:val="24"/>
          <w:szCs w:val="24"/>
        </w:rPr>
        <w:t>Nevile, Jennifer</w:t>
      </w:r>
      <w:r w:rsidR="006341B0" w:rsidRPr="006341B0">
        <w:rPr>
          <w:rFonts w:ascii="Calibri" w:hAnsi="Calibri" w:cs="Calibri"/>
          <w:sz w:val="24"/>
          <w:szCs w:val="24"/>
          <w:shd w:val="clear" w:color="auto" w:fill="FFFFFF"/>
        </w:rPr>
        <w:t>. 2008</w:t>
      </w:r>
      <w:r w:rsidR="006341B0">
        <w:rPr>
          <w:rFonts w:ascii="Calibri" w:hAnsi="Calibri" w:cs="Calibri"/>
          <w:sz w:val="24"/>
          <w:szCs w:val="24"/>
          <w:shd w:val="clear" w:color="auto" w:fill="FFFFFF"/>
        </w:rPr>
        <w:t>b</w:t>
      </w:r>
      <w:r w:rsidR="006341B0" w:rsidRPr="006341B0">
        <w:rPr>
          <w:rFonts w:ascii="Calibri" w:hAnsi="Calibri" w:cs="Calibri"/>
          <w:sz w:val="24"/>
          <w:szCs w:val="24"/>
          <w:shd w:val="clear" w:color="auto" w:fill="FFFFFF"/>
        </w:rPr>
        <w:t xml:space="preserve">. “Dance Performance in the Late Middle Ages: </w:t>
      </w:r>
      <w:r w:rsidR="00B310C7">
        <w:rPr>
          <w:rFonts w:ascii="Calibri" w:hAnsi="Calibri" w:cs="Calibri"/>
          <w:sz w:val="24"/>
          <w:szCs w:val="24"/>
          <w:shd w:val="clear" w:color="auto" w:fill="FFFFFF"/>
        </w:rPr>
        <w:t>A</w:t>
      </w:r>
      <w:r w:rsidR="006341B0" w:rsidRPr="006341B0">
        <w:rPr>
          <w:rFonts w:ascii="Calibri" w:hAnsi="Calibri" w:cs="Calibri"/>
          <w:sz w:val="24"/>
          <w:szCs w:val="24"/>
          <w:shd w:val="clear" w:color="auto" w:fill="FFFFFF"/>
        </w:rPr>
        <w:t xml:space="preserve"> Conteste</w:t>
      </w:r>
      <w:r w:rsidR="009576AF">
        <w:rPr>
          <w:rFonts w:ascii="Calibri" w:hAnsi="Calibri" w:cs="Calibri"/>
          <w:sz w:val="24"/>
          <w:szCs w:val="24"/>
          <w:shd w:val="clear" w:color="auto" w:fill="FFFFFF"/>
        </w:rPr>
        <w:t xml:space="preserve">d </w:t>
      </w:r>
      <w:r w:rsidR="006341B0" w:rsidRPr="006341B0">
        <w:rPr>
          <w:rFonts w:ascii="Calibri" w:hAnsi="Calibri" w:cs="Calibri"/>
          <w:sz w:val="24"/>
          <w:szCs w:val="24"/>
          <w:shd w:val="clear" w:color="auto" w:fill="FFFFFF"/>
        </w:rPr>
        <w:t>Space.” In </w:t>
      </w:r>
      <w:r w:rsidR="006341B0" w:rsidRPr="006341B0">
        <w:rPr>
          <w:rFonts w:ascii="Calibri" w:hAnsi="Calibri" w:cs="Calibri"/>
          <w:i/>
          <w:iCs/>
          <w:sz w:val="24"/>
          <w:szCs w:val="24"/>
          <w:shd w:val="clear" w:color="auto" w:fill="FFFFFF"/>
        </w:rPr>
        <w:t>Visualizing Medieval Performance: Perspectives, Histories, Contexts, </w:t>
      </w:r>
      <w:r w:rsidR="00381092">
        <w:rPr>
          <w:rFonts w:ascii="Calibri" w:hAnsi="Calibri" w:cs="Calibri"/>
          <w:sz w:val="24"/>
          <w:szCs w:val="24"/>
          <w:shd w:val="clear" w:color="auto" w:fill="FFFFFF"/>
        </w:rPr>
        <w:t xml:space="preserve">ed. </w:t>
      </w:r>
      <w:r w:rsidR="006341B0" w:rsidRPr="006341B0">
        <w:rPr>
          <w:rFonts w:ascii="Calibri" w:hAnsi="Calibri" w:cs="Calibri"/>
          <w:sz w:val="24"/>
          <w:szCs w:val="24"/>
          <w:shd w:val="clear" w:color="auto" w:fill="FFFFFF"/>
        </w:rPr>
        <w:t>Elina Gertsman</w:t>
      </w:r>
      <w:r w:rsidR="00FD67C3">
        <w:rPr>
          <w:rFonts w:ascii="Calibri" w:hAnsi="Calibri" w:cs="Calibri"/>
          <w:sz w:val="24"/>
          <w:szCs w:val="24"/>
          <w:shd w:val="clear" w:color="auto" w:fill="FFFFFF"/>
        </w:rPr>
        <w:t>, 295</w:t>
      </w:r>
      <w:r w:rsidR="003D25D1">
        <w:rPr>
          <w:rFonts w:cstheme="minorHAnsi"/>
          <w:color w:val="000000"/>
          <w:sz w:val="24"/>
          <w:szCs w:val="24"/>
        </w:rPr>
        <w:t>–</w:t>
      </w:r>
      <w:r w:rsidR="00FD67C3">
        <w:rPr>
          <w:rFonts w:ascii="Calibri" w:hAnsi="Calibri" w:cs="Calibri"/>
          <w:sz w:val="24"/>
          <w:szCs w:val="24"/>
          <w:shd w:val="clear" w:color="auto" w:fill="FFFFFF"/>
        </w:rPr>
        <w:t>310</w:t>
      </w:r>
      <w:r w:rsidR="006341B0" w:rsidRPr="006341B0">
        <w:rPr>
          <w:rFonts w:ascii="Calibri" w:hAnsi="Calibri" w:cs="Calibri"/>
          <w:sz w:val="24"/>
          <w:szCs w:val="24"/>
          <w:shd w:val="clear" w:color="auto" w:fill="FFFFFF"/>
        </w:rPr>
        <w:t>. </w:t>
      </w:r>
      <w:r w:rsidR="009576AF">
        <w:rPr>
          <w:rFonts w:ascii="Calibri" w:hAnsi="Calibri" w:cs="Calibri"/>
          <w:sz w:val="24"/>
          <w:szCs w:val="24"/>
          <w:shd w:val="clear" w:color="auto" w:fill="FFFFFF"/>
        </w:rPr>
        <w:t xml:space="preserve"> </w:t>
      </w:r>
      <w:r w:rsidR="006341B0" w:rsidRPr="006341B0">
        <w:rPr>
          <w:rFonts w:ascii="Calibri" w:hAnsi="Calibri" w:cs="Calibri"/>
          <w:sz w:val="24"/>
          <w:szCs w:val="24"/>
          <w:shd w:val="clear" w:color="auto" w:fill="FFFFFF"/>
        </w:rPr>
        <w:t>Ashgate.</w:t>
      </w:r>
    </w:p>
    <w:p w14:paraId="40DD25A2" w14:textId="1871EFA1" w:rsidR="004C1D7B" w:rsidRDefault="00EC1BE9" w:rsidP="004C1D7B">
      <w:pPr>
        <w:spacing w:line="480" w:lineRule="auto"/>
        <w:ind w:left="720" w:hanging="720"/>
        <w:rPr>
          <w:rFonts w:eastAsia="Times New Roman" w:cstheme="minorHAnsi"/>
          <w:sz w:val="24"/>
          <w:szCs w:val="24"/>
        </w:rPr>
      </w:pPr>
      <w:r w:rsidRPr="006341B0">
        <w:rPr>
          <w:rFonts w:eastAsia="Times New Roman" w:cstheme="minorHAnsi"/>
          <w:sz w:val="24"/>
          <w:szCs w:val="24"/>
        </w:rPr>
        <w:t xml:space="preserve">Page, Christopher. </w:t>
      </w:r>
      <w:r w:rsidR="004C1D7B">
        <w:rPr>
          <w:rFonts w:eastAsia="Times New Roman" w:cstheme="minorHAnsi"/>
          <w:sz w:val="24"/>
          <w:szCs w:val="24"/>
        </w:rPr>
        <w:t xml:space="preserve">1989. </w:t>
      </w:r>
      <w:r w:rsidR="004C1D7B">
        <w:rPr>
          <w:rFonts w:eastAsia="Times New Roman" w:cstheme="minorHAnsi"/>
          <w:i/>
          <w:iCs/>
          <w:sz w:val="24"/>
          <w:szCs w:val="24"/>
        </w:rPr>
        <w:t>The Owl and the Nightingale: Musical Life and Ideas in France 1100</w:t>
      </w:r>
      <w:r w:rsidR="004C1D7B">
        <w:rPr>
          <w:rFonts w:cstheme="minorHAnsi"/>
          <w:color w:val="000000"/>
          <w:sz w:val="24"/>
          <w:szCs w:val="24"/>
        </w:rPr>
        <w:t>–</w:t>
      </w:r>
      <w:r w:rsidR="004C1D7B">
        <w:rPr>
          <w:rFonts w:eastAsia="Times New Roman" w:cstheme="minorHAnsi"/>
          <w:i/>
          <w:iCs/>
          <w:sz w:val="24"/>
          <w:szCs w:val="24"/>
        </w:rPr>
        <w:t>1300.</w:t>
      </w:r>
      <w:r w:rsidR="004C1D7B">
        <w:rPr>
          <w:rFonts w:eastAsia="Times New Roman" w:cstheme="minorHAnsi"/>
          <w:sz w:val="24"/>
          <w:szCs w:val="24"/>
        </w:rPr>
        <w:t xml:space="preserve"> University of California Press.</w:t>
      </w:r>
    </w:p>
    <w:p w14:paraId="4BD1EC16" w14:textId="24B66616" w:rsidR="005A5974" w:rsidRPr="0027384A" w:rsidRDefault="005A5974" w:rsidP="00EC1BE9">
      <w:pPr>
        <w:spacing w:line="480" w:lineRule="auto"/>
        <w:ind w:left="720" w:hanging="720"/>
        <w:rPr>
          <w:rFonts w:eastAsia="Times New Roman" w:cstheme="minorHAnsi"/>
          <w:sz w:val="24"/>
          <w:szCs w:val="24"/>
        </w:rPr>
      </w:pPr>
      <w:r>
        <w:rPr>
          <w:rFonts w:eastAsia="Times New Roman" w:cstheme="minorHAnsi"/>
          <w:sz w:val="24"/>
          <w:szCs w:val="24"/>
        </w:rPr>
        <w:t xml:space="preserve">Peraino, Judith A. 2011. </w:t>
      </w:r>
      <w:r>
        <w:rPr>
          <w:rFonts w:eastAsia="Times New Roman" w:cstheme="minorHAnsi"/>
          <w:i/>
          <w:iCs/>
          <w:sz w:val="24"/>
          <w:szCs w:val="24"/>
        </w:rPr>
        <w:t>Giving Voice to Love: Song and Self-Expression from the Troubadours to Guillau</w:t>
      </w:r>
      <w:r w:rsidRPr="0027384A">
        <w:rPr>
          <w:rFonts w:eastAsia="Times New Roman" w:cstheme="minorHAnsi"/>
          <w:i/>
          <w:iCs/>
          <w:sz w:val="24"/>
          <w:szCs w:val="24"/>
        </w:rPr>
        <w:t>me de Machaut.</w:t>
      </w:r>
      <w:r w:rsidRPr="0027384A">
        <w:rPr>
          <w:rFonts w:eastAsia="Times New Roman" w:cstheme="minorHAnsi"/>
          <w:sz w:val="24"/>
          <w:szCs w:val="24"/>
        </w:rPr>
        <w:t xml:space="preserve"> Oxford University Press.</w:t>
      </w:r>
    </w:p>
    <w:p w14:paraId="6317C678" w14:textId="345C3C9A" w:rsidR="003A2FF7" w:rsidRPr="003A2FF7" w:rsidRDefault="003A2FF7" w:rsidP="0027384A">
      <w:pPr>
        <w:spacing w:line="480" w:lineRule="auto"/>
        <w:ind w:left="720" w:hanging="720"/>
        <w:rPr>
          <w:rFonts w:eastAsia="Times New Roman" w:cstheme="minorHAnsi"/>
          <w:sz w:val="24"/>
          <w:szCs w:val="24"/>
        </w:rPr>
      </w:pPr>
      <w:r>
        <w:rPr>
          <w:rFonts w:eastAsia="Times New Roman" w:cstheme="minorHAnsi"/>
          <w:sz w:val="24"/>
          <w:szCs w:val="24"/>
        </w:rPr>
        <w:t xml:space="preserve">Renberg, </w:t>
      </w:r>
      <w:proofErr w:type="spellStart"/>
      <w:r>
        <w:rPr>
          <w:rFonts w:eastAsia="Times New Roman" w:cstheme="minorHAnsi"/>
          <w:sz w:val="24"/>
          <w:szCs w:val="24"/>
        </w:rPr>
        <w:t>Lynneth</w:t>
      </w:r>
      <w:proofErr w:type="spellEnd"/>
      <w:r>
        <w:rPr>
          <w:rFonts w:eastAsia="Times New Roman" w:cstheme="minorHAnsi"/>
          <w:sz w:val="24"/>
          <w:szCs w:val="24"/>
        </w:rPr>
        <w:t xml:space="preserve"> Miller. 2022. </w:t>
      </w:r>
      <w:r>
        <w:rPr>
          <w:rFonts w:eastAsia="Times New Roman" w:cstheme="minorHAnsi"/>
          <w:i/>
          <w:iCs/>
          <w:sz w:val="24"/>
          <w:szCs w:val="24"/>
        </w:rPr>
        <w:t>Women, Dance and Parish Religion in England, 1300</w:t>
      </w:r>
      <w:r w:rsidR="003D25D1">
        <w:rPr>
          <w:rFonts w:cstheme="minorHAnsi"/>
          <w:color w:val="000000"/>
          <w:sz w:val="24"/>
          <w:szCs w:val="24"/>
        </w:rPr>
        <w:t>–</w:t>
      </w:r>
      <w:r>
        <w:rPr>
          <w:rFonts w:eastAsia="Times New Roman" w:cstheme="minorHAnsi"/>
          <w:i/>
          <w:iCs/>
          <w:sz w:val="24"/>
          <w:szCs w:val="24"/>
        </w:rPr>
        <w:t>1640: Negotiating the Steps of Faith</w:t>
      </w:r>
      <w:r>
        <w:rPr>
          <w:rFonts w:eastAsia="Times New Roman" w:cstheme="minorHAnsi"/>
          <w:sz w:val="24"/>
          <w:szCs w:val="24"/>
        </w:rPr>
        <w:t>. Boydell.</w:t>
      </w:r>
    </w:p>
    <w:p w14:paraId="73DAADC7" w14:textId="38B9E833" w:rsidR="00993DD9" w:rsidRPr="006B4FA5" w:rsidRDefault="009B2538" w:rsidP="00993DD9">
      <w:pPr>
        <w:spacing w:line="480" w:lineRule="auto"/>
        <w:ind w:left="720" w:hanging="720"/>
        <w:rPr>
          <w:rFonts w:eastAsia="Times New Roman" w:cstheme="minorHAnsi"/>
          <w:sz w:val="24"/>
          <w:szCs w:val="24"/>
        </w:rPr>
      </w:pPr>
      <w:r>
        <w:rPr>
          <w:rFonts w:eastAsia="Times New Roman" w:cstheme="minorHAnsi"/>
          <w:sz w:val="24"/>
          <w:szCs w:val="24"/>
        </w:rPr>
        <w:t xml:space="preserve">Rimmer, Joan. </w:t>
      </w:r>
      <w:r w:rsidR="00993DD9">
        <w:rPr>
          <w:rFonts w:eastAsia="Times New Roman" w:cstheme="minorHAnsi"/>
          <w:sz w:val="24"/>
          <w:szCs w:val="24"/>
        </w:rPr>
        <w:t xml:space="preserve">1985. “Dance Elements in Trouvère Repertory.” </w:t>
      </w:r>
      <w:r w:rsidR="00993DD9">
        <w:rPr>
          <w:rFonts w:eastAsia="Times New Roman" w:cstheme="minorHAnsi"/>
          <w:i/>
          <w:iCs/>
          <w:sz w:val="24"/>
          <w:szCs w:val="24"/>
        </w:rPr>
        <w:t>Dance Research</w:t>
      </w:r>
      <w:r w:rsidR="00993DD9">
        <w:rPr>
          <w:rFonts w:eastAsia="Times New Roman" w:cstheme="minorHAnsi"/>
          <w:sz w:val="24"/>
          <w:szCs w:val="24"/>
        </w:rPr>
        <w:t xml:space="preserve"> 3 (2): 23</w:t>
      </w:r>
      <w:r w:rsidR="00993DD9">
        <w:rPr>
          <w:rFonts w:cstheme="minorHAnsi"/>
          <w:color w:val="000000"/>
          <w:sz w:val="24"/>
          <w:szCs w:val="24"/>
        </w:rPr>
        <w:t>–</w:t>
      </w:r>
      <w:r w:rsidR="00993DD9">
        <w:rPr>
          <w:rFonts w:eastAsia="Times New Roman" w:cstheme="minorHAnsi"/>
          <w:sz w:val="24"/>
          <w:szCs w:val="24"/>
        </w:rPr>
        <w:t>34.</w:t>
      </w:r>
    </w:p>
    <w:p w14:paraId="7AAB8454" w14:textId="55789F9C" w:rsidR="009B2538" w:rsidRDefault="00C675D7" w:rsidP="0027384A">
      <w:pPr>
        <w:spacing w:line="480" w:lineRule="auto"/>
        <w:ind w:left="720" w:hanging="720"/>
        <w:rPr>
          <w:rFonts w:eastAsia="Times New Roman" w:cstheme="minorHAnsi"/>
          <w:sz w:val="24"/>
          <w:szCs w:val="24"/>
        </w:rPr>
      </w:pPr>
      <w:r>
        <w:rPr>
          <w:rFonts w:eastAsia="Times New Roman" w:cstheme="minorHAnsi"/>
          <w:sz w:val="24"/>
          <w:szCs w:val="24"/>
        </w:rPr>
        <w:t>Rimmer, Joan</w:t>
      </w:r>
      <w:r w:rsidR="00993DD9">
        <w:rPr>
          <w:rFonts w:eastAsia="Times New Roman" w:cstheme="minorHAnsi"/>
          <w:sz w:val="24"/>
          <w:szCs w:val="24"/>
        </w:rPr>
        <w:t xml:space="preserve">. </w:t>
      </w:r>
      <w:r w:rsidR="009B2538">
        <w:rPr>
          <w:rFonts w:eastAsia="Times New Roman" w:cstheme="minorHAnsi"/>
          <w:sz w:val="24"/>
          <w:szCs w:val="24"/>
        </w:rPr>
        <w:t xml:space="preserve">1991. “Medieval Instrumental Dance Music.” </w:t>
      </w:r>
      <w:r w:rsidR="009B2538">
        <w:rPr>
          <w:rFonts w:eastAsia="Times New Roman" w:cstheme="minorHAnsi"/>
          <w:i/>
          <w:iCs/>
          <w:sz w:val="24"/>
          <w:szCs w:val="24"/>
        </w:rPr>
        <w:t xml:space="preserve">Music </w:t>
      </w:r>
      <w:r w:rsidR="00993DD9">
        <w:rPr>
          <w:rFonts w:eastAsia="Times New Roman" w:cstheme="minorHAnsi"/>
          <w:i/>
          <w:iCs/>
          <w:sz w:val="24"/>
          <w:szCs w:val="24"/>
        </w:rPr>
        <w:t>and</w:t>
      </w:r>
      <w:r w:rsidR="009B2538">
        <w:rPr>
          <w:rFonts w:eastAsia="Times New Roman" w:cstheme="minorHAnsi"/>
          <w:i/>
          <w:iCs/>
          <w:sz w:val="24"/>
          <w:szCs w:val="24"/>
        </w:rPr>
        <w:t xml:space="preserve"> Letters</w:t>
      </w:r>
      <w:r w:rsidR="009B2538">
        <w:rPr>
          <w:rFonts w:eastAsia="Times New Roman" w:cstheme="minorHAnsi"/>
          <w:sz w:val="24"/>
          <w:szCs w:val="24"/>
        </w:rPr>
        <w:t xml:space="preserve"> 72 (1): 61</w:t>
      </w:r>
      <w:r w:rsidR="003D25D1">
        <w:rPr>
          <w:rFonts w:cstheme="minorHAnsi"/>
          <w:color w:val="000000"/>
          <w:sz w:val="24"/>
          <w:szCs w:val="24"/>
        </w:rPr>
        <w:t>–</w:t>
      </w:r>
      <w:r w:rsidR="009B2538">
        <w:rPr>
          <w:rFonts w:eastAsia="Times New Roman" w:cstheme="minorHAnsi"/>
          <w:sz w:val="24"/>
          <w:szCs w:val="24"/>
        </w:rPr>
        <w:t>68.</w:t>
      </w:r>
    </w:p>
    <w:p w14:paraId="06E7C09C" w14:textId="7DB1588B" w:rsidR="00CB4C41" w:rsidRPr="00CB4C41" w:rsidRDefault="00CB4C41" w:rsidP="0027384A">
      <w:pPr>
        <w:spacing w:line="480" w:lineRule="auto"/>
        <w:ind w:left="720" w:hanging="720"/>
        <w:rPr>
          <w:rFonts w:eastAsia="Times New Roman" w:cstheme="minorHAnsi"/>
          <w:sz w:val="24"/>
          <w:szCs w:val="24"/>
        </w:rPr>
      </w:pPr>
      <w:proofErr w:type="spellStart"/>
      <w:r>
        <w:rPr>
          <w:rFonts w:eastAsia="Times New Roman" w:cstheme="minorHAnsi"/>
          <w:sz w:val="24"/>
          <w:szCs w:val="24"/>
        </w:rPr>
        <w:t>Saltzstein</w:t>
      </w:r>
      <w:proofErr w:type="spellEnd"/>
      <w:r>
        <w:rPr>
          <w:rFonts w:eastAsia="Times New Roman" w:cstheme="minorHAnsi"/>
          <w:sz w:val="24"/>
          <w:szCs w:val="24"/>
        </w:rPr>
        <w:t xml:space="preserve">, Jennifer. 2010. “Relocating the Thirteenth-Century Refrain: Intertextuality, Authority and Origins.” </w:t>
      </w:r>
      <w:r>
        <w:rPr>
          <w:rFonts w:eastAsia="Times New Roman" w:cstheme="minorHAnsi"/>
          <w:i/>
          <w:iCs/>
          <w:sz w:val="24"/>
          <w:szCs w:val="24"/>
        </w:rPr>
        <w:t xml:space="preserve">Journal of the Royal Musical Association </w:t>
      </w:r>
      <w:r>
        <w:rPr>
          <w:rFonts w:eastAsia="Times New Roman" w:cstheme="minorHAnsi"/>
          <w:sz w:val="24"/>
          <w:szCs w:val="24"/>
        </w:rPr>
        <w:t>135 (2): 245</w:t>
      </w:r>
      <w:r w:rsidR="003D25D1">
        <w:rPr>
          <w:rFonts w:cstheme="minorHAnsi"/>
          <w:color w:val="000000"/>
          <w:sz w:val="24"/>
          <w:szCs w:val="24"/>
        </w:rPr>
        <w:t>–</w:t>
      </w:r>
      <w:r>
        <w:rPr>
          <w:rFonts w:eastAsia="Times New Roman" w:cstheme="minorHAnsi"/>
          <w:sz w:val="24"/>
          <w:szCs w:val="24"/>
        </w:rPr>
        <w:t>79.</w:t>
      </w:r>
    </w:p>
    <w:p w14:paraId="3942656D" w14:textId="529DF24C" w:rsidR="00E13C41" w:rsidRPr="0027384A" w:rsidRDefault="00E13C41" w:rsidP="0027384A">
      <w:pPr>
        <w:spacing w:line="480" w:lineRule="auto"/>
        <w:ind w:left="720" w:hanging="720"/>
        <w:rPr>
          <w:rFonts w:eastAsia="Times New Roman" w:cstheme="minorHAnsi"/>
          <w:sz w:val="24"/>
          <w:szCs w:val="24"/>
        </w:rPr>
      </w:pPr>
      <w:r w:rsidRPr="0027384A">
        <w:rPr>
          <w:rFonts w:eastAsia="Times New Roman" w:cstheme="minorHAnsi"/>
          <w:sz w:val="24"/>
          <w:szCs w:val="24"/>
        </w:rPr>
        <w:t>Schrade, Leo</w:t>
      </w:r>
      <w:r w:rsidR="00BD0B05">
        <w:rPr>
          <w:rFonts w:eastAsia="Times New Roman" w:cstheme="minorHAnsi"/>
          <w:sz w:val="24"/>
          <w:szCs w:val="24"/>
        </w:rPr>
        <w:t>, ed</w:t>
      </w:r>
      <w:r w:rsidRPr="0027384A">
        <w:rPr>
          <w:rFonts w:eastAsia="Times New Roman" w:cstheme="minorHAnsi"/>
          <w:sz w:val="24"/>
          <w:szCs w:val="24"/>
        </w:rPr>
        <w:t xml:space="preserve">. 1956. </w:t>
      </w:r>
      <w:r w:rsidR="00F335ED" w:rsidRPr="0027384A">
        <w:rPr>
          <w:rFonts w:eastAsia="Times New Roman" w:cstheme="minorHAnsi"/>
          <w:i/>
          <w:iCs/>
          <w:sz w:val="24"/>
          <w:szCs w:val="24"/>
        </w:rPr>
        <w:t>The Works of Guillaume de Machaut</w:t>
      </w:r>
      <w:r w:rsidR="00BF4F4D">
        <w:rPr>
          <w:rFonts w:eastAsia="Times New Roman" w:cstheme="minorHAnsi"/>
          <w:i/>
          <w:iCs/>
          <w:sz w:val="24"/>
          <w:szCs w:val="24"/>
        </w:rPr>
        <w:t>:</w:t>
      </w:r>
      <w:r w:rsidR="00875372">
        <w:rPr>
          <w:rFonts w:eastAsia="Times New Roman" w:cstheme="minorHAnsi"/>
          <w:i/>
          <w:iCs/>
          <w:sz w:val="24"/>
          <w:szCs w:val="24"/>
        </w:rPr>
        <w:t xml:space="preserve"> Second Part</w:t>
      </w:r>
      <w:r w:rsidR="0082113F">
        <w:rPr>
          <w:rFonts w:eastAsia="Times New Roman" w:cstheme="minorHAnsi"/>
          <w:sz w:val="24"/>
          <w:szCs w:val="24"/>
        </w:rPr>
        <w:t>.</w:t>
      </w:r>
      <w:r w:rsidR="00B402F1">
        <w:rPr>
          <w:rFonts w:eastAsia="Times New Roman" w:cstheme="minorHAnsi"/>
          <w:sz w:val="24"/>
          <w:szCs w:val="24"/>
        </w:rPr>
        <w:t xml:space="preserve"> </w:t>
      </w:r>
      <w:r w:rsidR="0082113F">
        <w:rPr>
          <w:rFonts w:eastAsia="Times New Roman" w:cstheme="minorHAnsi"/>
          <w:sz w:val="24"/>
          <w:szCs w:val="24"/>
        </w:rPr>
        <w:t>B</w:t>
      </w:r>
      <w:r w:rsidR="00B402F1">
        <w:rPr>
          <w:rFonts w:eastAsia="Times New Roman" w:cstheme="minorHAnsi"/>
          <w:sz w:val="24"/>
          <w:szCs w:val="24"/>
        </w:rPr>
        <w:t>y Guillaume de Machaut.</w:t>
      </w:r>
      <w:r w:rsidR="00F335ED" w:rsidRPr="0027384A">
        <w:rPr>
          <w:rFonts w:eastAsia="Times New Roman" w:cstheme="minorHAnsi"/>
          <w:sz w:val="24"/>
          <w:szCs w:val="24"/>
        </w:rPr>
        <w:t xml:space="preserve"> </w:t>
      </w:r>
      <w:proofErr w:type="spellStart"/>
      <w:r w:rsidR="00F335ED" w:rsidRPr="0027384A">
        <w:rPr>
          <w:rFonts w:eastAsia="Times New Roman" w:cstheme="minorHAnsi"/>
          <w:sz w:val="24"/>
          <w:szCs w:val="24"/>
        </w:rPr>
        <w:t>L’Oiseau</w:t>
      </w:r>
      <w:proofErr w:type="spellEnd"/>
      <w:r w:rsidR="00F335ED" w:rsidRPr="0027384A">
        <w:rPr>
          <w:rFonts w:eastAsia="Times New Roman" w:cstheme="minorHAnsi"/>
          <w:sz w:val="24"/>
          <w:szCs w:val="24"/>
        </w:rPr>
        <w:t>-Lyre.</w:t>
      </w:r>
    </w:p>
    <w:p w14:paraId="77CE6C06" w14:textId="1855218D" w:rsidR="00BC5BCE" w:rsidRDefault="00BC5BCE"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Stevens, John. 1986. </w:t>
      </w:r>
      <w:r>
        <w:rPr>
          <w:rFonts w:cstheme="minorHAnsi"/>
          <w:i/>
          <w:iCs/>
          <w:color w:val="222222"/>
          <w:sz w:val="24"/>
          <w:szCs w:val="24"/>
          <w:shd w:val="clear" w:color="auto" w:fill="FFFFFF"/>
        </w:rPr>
        <w:t xml:space="preserve">Words and Music in the Middle </w:t>
      </w:r>
      <w:r w:rsidRPr="00BC5BCE">
        <w:rPr>
          <w:rFonts w:cstheme="minorHAnsi"/>
          <w:i/>
          <w:iCs/>
          <w:color w:val="222222"/>
          <w:sz w:val="24"/>
          <w:szCs w:val="24"/>
          <w:shd w:val="clear" w:color="auto" w:fill="FFFFFF"/>
        </w:rPr>
        <w:t>Ages</w:t>
      </w:r>
      <w:r w:rsidR="0075169F">
        <w:rPr>
          <w:rFonts w:cstheme="minorHAnsi"/>
          <w:i/>
          <w:iCs/>
          <w:color w:val="222222"/>
          <w:sz w:val="24"/>
          <w:szCs w:val="24"/>
          <w:shd w:val="clear" w:color="auto" w:fill="FFFFFF"/>
        </w:rPr>
        <w:t>: Song, Narrative, Dance and Drama, 1050–1350</w:t>
      </w:r>
      <w:r w:rsidRPr="00BC5BCE">
        <w:rPr>
          <w:rFonts w:cstheme="minorHAnsi"/>
          <w:i/>
          <w:iCs/>
          <w:color w:val="222222"/>
          <w:sz w:val="24"/>
          <w:szCs w:val="24"/>
          <w:shd w:val="clear" w:color="auto" w:fill="FFFFFF"/>
        </w:rPr>
        <w:t>.</w:t>
      </w:r>
      <w:r>
        <w:rPr>
          <w:rFonts w:cstheme="minorHAnsi"/>
          <w:color w:val="222222"/>
          <w:sz w:val="24"/>
          <w:szCs w:val="24"/>
          <w:shd w:val="clear" w:color="auto" w:fill="FFFFFF"/>
        </w:rPr>
        <w:t xml:space="preserve"> Cambridge University Press.</w:t>
      </w:r>
    </w:p>
    <w:p w14:paraId="0415E1A5" w14:textId="09A25934" w:rsidR="003033C2" w:rsidRPr="003033C2" w:rsidRDefault="003033C2" w:rsidP="002E418C">
      <w:pPr>
        <w:pStyle w:val="NoSpacing"/>
        <w:spacing w:line="480" w:lineRule="auto"/>
        <w:ind w:left="720" w:hanging="720"/>
        <w:rPr>
          <w:rFonts w:cstheme="minorHAnsi"/>
          <w:color w:val="222222"/>
          <w:sz w:val="24"/>
          <w:szCs w:val="24"/>
          <w:shd w:val="clear" w:color="auto" w:fill="FFFFFF"/>
        </w:rPr>
      </w:pPr>
      <w:r>
        <w:rPr>
          <w:rFonts w:cstheme="minorHAnsi"/>
          <w:color w:val="222222"/>
          <w:sz w:val="24"/>
          <w:szCs w:val="24"/>
          <w:shd w:val="clear" w:color="auto" w:fill="FFFFFF"/>
        </w:rPr>
        <w:t xml:space="preserve">Stokes, Jordan. 2014. “In Search of Machaut’s </w:t>
      </w:r>
      <w:proofErr w:type="spellStart"/>
      <w:r>
        <w:rPr>
          <w:rFonts w:cstheme="minorHAnsi"/>
          <w:color w:val="222222"/>
          <w:sz w:val="24"/>
          <w:szCs w:val="24"/>
          <w:shd w:val="clear" w:color="auto" w:fill="FFFFFF"/>
        </w:rPr>
        <w:t>Poietics</w:t>
      </w:r>
      <w:proofErr w:type="spellEnd"/>
      <w:r>
        <w:rPr>
          <w:rFonts w:cstheme="minorHAnsi"/>
          <w:color w:val="222222"/>
          <w:sz w:val="24"/>
          <w:szCs w:val="24"/>
          <w:shd w:val="clear" w:color="auto" w:fill="FFFFFF"/>
        </w:rPr>
        <w:t xml:space="preserve">: Music and Rhetoric in </w:t>
      </w:r>
      <w:r w:rsidRPr="009E38DD">
        <w:rPr>
          <w:rFonts w:cstheme="minorHAnsi"/>
          <w:i/>
          <w:iCs/>
          <w:color w:val="222222"/>
          <w:sz w:val="24"/>
          <w:szCs w:val="24"/>
          <w:shd w:val="clear" w:color="auto" w:fill="FFFFFF"/>
        </w:rPr>
        <w:t xml:space="preserve">Le </w:t>
      </w:r>
      <w:proofErr w:type="spellStart"/>
      <w:r w:rsidRPr="009E38DD">
        <w:rPr>
          <w:rFonts w:cstheme="minorHAnsi"/>
          <w:i/>
          <w:iCs/>
          <w:color w:val="222222"/>
          <w:sz w:val="24"/>
          <w:szCs w:val="24"/>
          <w:shd w:val="clear" w:color="auto" w:fill="FFFFFF"/>
        </w:rPr>
        <w:t>Remede</w:t>
      </w:r>
      <w:proofErr w:type="spellEnd"/>
      <w:r w:rsidRPr="009E38DD">
        <w:rPr>
          <w:rFonts w:cstheme="minorHAnsi"/>
          <w:i/>
          <w:iCs/>
          <w:color w:val="222222"/>
          <w:sz w:val="24"/>
          <w:szCs w:val="24"/>
          <w:shd w:val="clear" w:color="auto" w:fill="FFFFFF"/>
        </w:rPr>
        <w:t xml:space="preserve"> de Fortune</w:t>
      </w:r>
      <w:r>
        <w:rPr>
          <w:rFonts w:cstheme="minorHAnsi"/>
          <w:color w:val="222222"/>
          <w:sz w:val="24"/>
          <w:szCs w:val="24"/>
          <w:shd w:val="clear" w:color="auto" w:fill="FFFFFF"/>
        </w:rPr>
        <w:t xml:space="preserve">.” </w:t>
      </w:r>
      <w:r>
        <w:rPr>
          <w:rFonts w:cstheme="minorHAnsi"/>
          <w:i/>
          <w:iCs/>
          <w:color w:val="222222"/>
          <w:sz w:val="24"/>
          <w:szCs w:val="24"/>
          <w:shd w:val="clear" w:color="auto" w:fill="FFFFFF"/>
        </w:rPr>
        <w:t xml:space="preserve">Journal of Musicology </w:t>
      </w:r>
      <w:r>
        <w:rPr>
          <w:rFonts w:cstheme="minorHAnsi"/>
          <w:color w:val="222222"/>
          <w:sz w:val="24"/>
          <w:szCs w:val="24"/>
          <w:shd w:val="clear" w:color="auto" w:fill="FFFFFF"/>
        </w:rPr>
        <w:t>31</w:t>
      </w:r>
      <w:r w:rsidR="009E38DD">
        <w:rPr>
          <w:rFonts w:cstheme="minorHAnsi"/>
          <w:color w:val="222222"/>
          <w:sz w:val="24"/>
          <w:szCs w:val="24"/>
          <w:shd w:val="clear" w:color="auto" w:fill="FFFFFF"/>
        </w:rPr>
        <w:t xml:space="preserve"> (</w:t>
      </w:r>
      <w:r>
        <w:rPr>
          <w:rFonts w:cstheme="minorHAnsi"/>
          <w:color w:val="222222"/>
          <w:sz w:val="24"/>
          <w:szCs w:val="24"/>
          <w:shd w:val="clear" w:color="auto" w:fill="FFFFFF"/>
        </w:rPr>
        <w:t>4</w:t>
      </w:r>
      <w:r w:rsidR="009E38DD">
        <w:rPr>
          <w:rFonts w:cstheme="minorHAnsi"/>
          <w:color w:val="222222"/>
          <w:sz w:val="24"/>
          <w:szCs w:val="24"/>
          <w:shd w:val="clear" w:color="auto" w:fill="FFFFFF"/>
        </w:rPr>
        <w:t>)</w:t>
      </w:r>
      <w:r>
        <w:rPr>
          <w:rFonts w:cstheme="minorHAnsi"/>
          <w:color w:val="222222"/>
          <w:sz w:val="24"/>
          <w:szCs w:val="24"/>
          <w:shd w:val="clear" w:color="auto" w:fill="FFFFFF"/>
        </w:rPr>
        <w:t>: 395</w:t>
      </w:r>
      <w:r w:rsidR="003D25D1">
        <w:rPr>
          <w:rFonts w:cstheme="minorHAnsi"/>
          <w:color w:val="000000"/>
          <w:sz w:val="24"/>
          <w:szCs w:val="24"/>
        </w:rPr>
        <w:t>–</w:t>
      </w:r>
      <w:r>
        <w:rPr>
          <w:rFonts w:cstheme="minorHAnsi"/>
          <w:color w:val="222222"/>
          <w:sz w:val="24"/>
          <w:szCs w:val="24"/>
          <w:shd w:val="clear" w:color="auto" w:fill="FFFFFF"/>
        </w:rPr>
        <w:t>430.</w:t>
      </w:r>
    </w:p>
    <w:p w14:paraId="448E67D5" w14:textId="4924F39A" w:rsidR="00DF4518" w:rsidRPr="00946D87" w:rsidRDefault="003A207D" w:rsidP="00DF4518">
      <w:pPr>
        <w:pStyle w:val="NoSpacing"/>
        <w:spacing w:line="480" w:lineRule="auto"/>
        <w:ind w:left="720" w:hanging="720"/>
        <w:rPr>
          <w:rFonts w:cstheme="minorHAnsi"/>
          <w:color w:val="222222"/>
          <w:sz w:val="24"/>
          <w:szCs w:val="24"/>
          <w:shd w:val="clear" w:color="auto" w:fill="FFFFFF"/>
        </w:rPr>
      </w:pPr>
      <w:proofErr w:type="spellStart"/>
      <w:r>
        <w:rPr>
          <w:rFonts w:cstheme="minorHAnsi"/>
          <w:color w:val="222222"/>
          <w:sz w:val="24"/>
          <w:szCs w:val="24"/>
          <w:shd w:val="clear" w:color="auto" w:fill="FFFFFF"/>
        </w:rPr>
        <w:lastRenderedPageBreak/>
        <w:t>Straple-Sovers</w:t>
      </w:r>
      <w:proofErr w:type="spellEnd"/>
      <w:r>
        <w:rPr>
          <w:rFonts w:cstheme="minorHAnsi"/>
          <w:color w:val="222222"/>
          <w:sz w:val="24"/>
          <w:szCs w:val="24"/>
          <w:shd w:val="clear" w:color="auto" w:fill="FFFFFF"/>
        </w:rPr>
        <w:t xml:space="preserve">, Rebecca. </w:t>
      </w:r>
      <w:r w:rsidR="00DF4518">
        <w:rPr>
          <w:rFonts w:cstheme="minorHAnsi"/>
          <w:color w:val="222222"/>
          <w:sz w:val="24"/>
          <w:szCs w:val="24"/>
          <w:shd w:val="clear" w:color="auto" w:fill="FFFFFF"/>
        </w:rPr>
        <w:t>2021. “</w:t>
      </w:r>
      <w:proofErr w:type="spellStart"/>
      <w:r w:rsidR="00DF4518">
        <w:rPr>
          <w:rFonts w:cstheme="minorHAnsi"/>
          <w:color w:val="222222"/>
          <w:sz w:val="24"/>
          <w:szCs w:val="24"/>
          <w:shd w:val="clear" w:color="auto" w:fill="FFFFFF"/>
        </w:rPr>
        <w:t>Kinesic</w:t>
      </w:r>
      <w:proofErr w:type="spellEnd"/>
      <w:r w:rsidR="00DF4518">
        <w:rPr>
          <w:rFonts w:cstheme="minorHAnsi"/>
          <w:color w:val="222222"/>
          <w:sz w:val="24"/>
          <w:szCs w:val="24"/>
          <w:shd w:val="clear" w:color="auto" w:fill="FFFFFF"/>
        </w:rPr>
        <w:t xml:space="preserve"> Analysis: A Theoretical Approach to Reading Bodily Movement in Literature.” In </w:t>
      </w:r>
      <w:r w:rsidR="00DF4518">
        <w:rPr>
          <w:rFonts w:cstheme="minorHAnsi"/>
          <w:i/>
          <w:iCs/>
          <w:color w:val="222222"/>
          <w:sz w:val="24"/>
          <w:szCs w:val="24"/>
          <w:shd w:val="clear" w:color="auto" w:fill="FFFFFF"/>
        </w:rPr>
        <w:t xml:space="preserve">The Cursed Carolers in Context, </w:t>
      </w:r>
      <w:r w:rsidR="00DF4518">
        <w:rPr>
          <w:rFonts w:cstheme="minorHAnsi"/>
          <w:color w:val="222222"/>
          <w:sz w:val="24"/>
          <w:szCs w:val="24"/>
          <w:shd w:val="clear" w:color="auto" w:fill="FFFFFF"/>
        </w:rPr>
        <w:t xml:space="preserve">ed. </w:t>
      </w:r>
      <w:proofErr w:type="spellStart"/>
      <w:r w:rsidR="00DF4518">
        <w:rPr>
          <w:rFonts w:cstheme="minorHAnsi"/>
          <w:color w:val="222222"/>
          <w:sz w:val="24"/>
          <w:szCs w:val="24"/>
          <w:shd w:val="clear" w:color="auto" w:fill="FFFFFF"/>
        </w:rPr>
        <w:t>Lynneth</w:t>
      </w:r>
      <w:proofErr w:type="spellEnd"/>
      <w:r w:rsidR="00DF4518">
        <w:rPr>
          <w:rFonts w:cstheme="minorHAnsi"/>
          <w:color w:val="222222"/>
          <w:sz w:val="24"/>
          <w:szCs w:val="24"/>
          <w:shd w:val="clear" w:color="auto" w:fill="FFFFFF"/>
        </w:rPr>
        <w:t xml:space="preserve"> Miller Renberg and Bradley Phillis, 21</w:t>
      </w:r>
      <w:r w:rsidR="00DF4518">
        <w:rPr>
          <w:rFonts w:cstheme="minorHAnsi"/>
          <w:color w:val="000000"/>
          <w:sz w:val="24"/>
          <w:szCs w:val="24"/>
        </w:rPr>
        <w:t>–</w:t>
      </w:r>
      <w:r w:rsidR="00DF4518">
        <w:rPr>
          <w:rFonts w:cstheme="minorHAnsi"/>
          <w:color w:val="222222"/>
          <w:sz w:val="24"/>
          <w:szCs w:val="24"/>
          <w:shd w:val="clear" w:color="auto" w:fill="FFFFFF"/>
        </w:rPr>
        <w:t>38. Routledge.</w:t>
      </w:r>
    </w:p>
    <w:p w14:paraId="45DAD8C2" w14:textId="6730E9FF" w:rsidR="003A207D" w:rsidRDefault="00C675D7" w:rsidP="002E418C">
      <w:pPr>
        <w:pStyle w:val="NoSpacing"/>
        <w:spacing w:line="480" w:lineRule="auto"/>
        <w:ind w:left="720" w:hanging="720"/>
        <w:rPr>
          <w:rFonts w:cstheme="minorHAnsi"/>
          <w:color w:val="222222"/>
          <w:sz w:val="24"/>
          <w:szCs w:val="24"/>
          <w:shd w:val="clear" w:color="auto" w:fill="FFFFFF"/>
        </w:rPr>
      </w:pPr>
      <w:proofErr w:type="spellStart"/>
      <w:r>
        <w:rPr>
          <w:rFonts w:cstheme="minorHAnsi"/>
          <w:color w:val="222222"/>
          <w:sz w:val="24"/>
          <w:szCs w:val="24"/>
          <w:shd w:val="clear" w:color="auto" w:fill="FFFFFF"/>
        </w:rPr>
        <w:t>Straple-Sovers</w:t>
      </w:r>
      <w:proofErr w:type="spellEnd"/>
      <w:r>
        <w:rPr>
          <w:rFonts w:cstheme="minorHAnsi"/>
          <w:color w:val="222222"/>
          <w:sz w:val="24"/>
          <w:szCs w:val="24"/>
          <w:shd w:val="clear" w:color="auto" w:fill="FFFFFF"/>
        </w:rPr>
        <w:t>, Rebecca</w:t>
      </w:r>
      <w:r w:rsidR="00DF4518">
        <w:rPr>
          <w:rFonts w:cstheme="minorHAnsi"/>
          <w:color w:val="222222"/>
          <w:sz w:val="24"/>
          <w:szCs w:val="24"/>
          <w:shd w:val="clear" w:color="auto" w:fill="FFFFFF"/>
        </w:rPr>
        <w:t xml:space="preserve">. </w:t>
      </w:r>
      <w:r w:rsidR="003A207D">
        <w:rPr>
          <w:rFonts w:cstheme="minorHAnsi"/>
          <w:color w:val="222222"/>
          <w:sz w:val="24"/>
          <w:szCs w:val="24"/>
          <w:shd w:val="clear" w:color="auto" w:fill="FFFFFF"/>
        </w:rPr>
        <w:t>2023</w:t>
      </w:r>
      <w:r w:rsidR="004245D9">
        <w:rPr>
          <w:rFonts w:cstheme="minorHAnsi"/>
          <w:color w:val="222222"/>
          <w:sz w:val="24"/>
          <w:szCs w:val="24"/>
          <w:shd w:val="clear" w:color="auto" w:fill="FFFFFF"/>
        </w:rPr>
        <w:t>.</w:t>
      </w:r>
      <w:r w:rsidR="003A207D">
        <w:rPr>
          <w:rFonts w:cstheme="minorHAnsi"/>
          <w:color w:val="222222"/>
          <w:sz w:val="24"/>
          <w:szCs w:val="24"/>
          <w:shd w:val="clear" w:color="auto" w:fill="FFFFFF"/>
        </w:rPr>
        <w:t xml:space="preserve"> “‘A Feather on the </w:t>
      </w:r>
      <w:r w:rsidR="00A11A7A">
        <w:rPr>
          <w:rFonts w:cstheme="minorHAnsi"/>
          <w:color w:val="222222"/>
          <w:sz w:val="24"/>
          <w:szCs w:val="24"/>
          <w:shd w:val="clear" w:color="auto" w:fill="FFFFFF"/>
        </w:rPr>
        <w:t>B</w:t>
      </w:r>
      <w:r w:rsidR="003A207D">
        <w:rPr>
          <w:rFonts w:cstheme="minorHAnsi"/>
          <w:color w:val="222222"/>
          <w:sz w:val="24"/>
          <w:szCs w:val="24"/>
          <w:shd w:val="clear" w:color="auto" w:fill="FFFFFF"/>
        </w:rPr>
        <w:t>reath of God’</w:t>
      </w:r>
      <w:r w:rsidR="00EA1800">
        <w:rPr>
          <w:rFonts w:cstheme="minorHAnsi"/>
          <w:color w:val="222222"/>
          <w:sz w:val="24"/>
          <w:szCs w:val="24"/>
          <w:shd w:val="clear" w:color="auto" w:fill="FFFFFF"/>
        </w:rPr>
        <w:t>:</w:t>
      </w:r>
      <w:r w:rsidR="003A207D">
        <w:rPr>
          <w:rFonts w:cstheme="minorHAnsi"/>
          <w:color w:val="222222"/>
          <w:sz w:val="24"/>
          <w:szCs w:val="24"/>
          <w:shd w:val="clear" w:color="auto" w:fill="FFFFFF"/>
        </w:rPr>
        <w:t xml:space="preserve"> Medieval </w:t>
      </w:r>
      <w:r w:rsidR="00A11A7A">
        <w:rPr>
          <w:rFonts w:cstheme="minorHAnsi"/>
          <w:color w:val="222222"/>
          <w:sz w:val="24"/>
          <w:szCs w:val="24"/>
          <w:shd w:val="clear" w:color="auto" w:fill="FFFFFF"/>
        </w:rPr>
        <w:t>L</w:t>
      </w:r>
      <w:r w:rsidR="003A207D">
        <w:rPr>
          <w:rFonts w:cstheme="minorHAnsi"/>
          <w:color w:val="222222"/>
          <w:sz w:val="24"/>
          <w:szCs w:val="24"/>
          <w:shd w:val="clear" w:color="auto" w:fill="FFFFFF"/>
        </w:rPr>
        <w:t xml:space="preserve">egacies in </w:t>
      </w:r>
      <w:r w:rsidR="00A11A7A">
        <w:rPr>
          <w:rFonts w:cstheme="minorHAnsi"/>
          <w:color w:val="222222"/>
          <w:sz w:val="24"/>
          <w:szCs w:val="24"/>
          <w:shd w:val="clear" w:color="auto" w:fill="FFFFFF"/>
        </w:rPr>
        <w:t>M</w:t>
      </w:r>
      <w:r w:rsidR="003A207D">
        <w:rPr>
          <w:rFonts w:cstheme="minorHAnsi"/>
          <w:color w:val="222222"/>
          <w:sz w:val="24"/>
          <w:szCs w:val="24"/>
          <w:shd w:val="clear" w:color="auto" w:fill="FFFFFF"/>
        </w:rPr>
        <w:t xml:space="preserve">odern </w:t>
      </w:r>
      <w:r w:rsidR="00A11A7A">
        <w:rPr>
          <w:rFonts w:cstheme="minorHAnsi"/>
          <w:color w:val="222222"/>
          <w:sz w:val="24"/>
          <w:szCs w:val="24"/>
          <w:shd w:val="clear" w:color="auto" w:fill="FFFFFF"/>
        </w:rPr>
        <w:t>C</w:t>
      </w:r>
      <w:r w:rsidR="003A207D">
        <w:rPr>
          <w:rFonts w:cstheme="minorHAnsi"/>
          <w:color w:val="222222"/>
          <w:sz w:val="24"/>
          <w:szCs w:val="24"/>
          <w:shd w:val="clear" w:color="auto" w:fill="FFFFFF"/>
        </w:rPr>
        <w:t xml:space="preserve">horeography.” </w:t>
      </w:r>
      <w:r w:rsidR="003A207D">
        <w:rPr>
          <w:rFonts w:cstheme="minorHAnsi"/>
          <w:i/>
          <w:iCs/>
          <w:color w:val="222222"/>
          <w:sz w:val="24"/>
          <w:szCs w:val="24"/>
          <w:shd w:val="clear" w:color="auto" w:fill="FFFFFF"/>
        </w:rPr>
        <w:t xml:space="preserve">Postmedieval </w:t>
      </w:r>
      <w:r w:rsidR="003A207D">
        <w:rPr>
          <w:rFonts w:cstheme="minorHAnsi"/>
          <w:color w:val="222222"/>
          <w:sz w:val="24"/>
          <w:szCs w:val="24"/>
          <w:shd w:val="clear" w:color="auto" w:fill="FFFFFF"/>
        </w:rPr>
        <w:t>14: 593</w:t>
      </w:r>
      <w:r w:rsidR="003D25D1">
        <w:rPr>
          <w:rFonts w:cstheme="minorHAnsi"/>
          <w:color w:val="000000"/>
          <w:sz w:val="24"/>
          <w:szCs w:val="24"/>
        </w:rPr>
        <w:t>–</w:t>
      </w:r>
      <w:r w:rsidR="003A207D">
        <w:rPr>
          <w:rFonts w:cstheme="minorHAnsi"/>
          <w:color w:val="222222"/>
          <w:sz w:val="24"/>
          <w:szCs w:val="24"/>
          <w:shd w:val="clear" w:color="auto" w:fill="FFFFFF"/>
        </w:rPr>
        <w:t>619.</w:t>
      </w:r>
    </w:p>
    <w:p w14:paraId="589B2261" w14:textId="15F4D8D5" w:rsidR="000A0794" w:rsidRDefault="000A0794" w:rsidP="000A0794">
      <w:pPr>
        <w:spacing w:line="480" w:lineRule="auto"/>
        <w:ind w:left="720" w:hanging="720"/>
        <w:rPr>
          <w:rFonts w:cstheme="minorHAnsi"/>
          <w:sz w:val="24"/>
          <w:szCs w:val="24"/>
        </w:rPr>
      </w:pPr>
      <w:r>
        <w:rPr>
          <w:rFonts w:cstheme="minorHAnsi"/>
          <w:sz w:val="24"/>
          <w:szCs w:val="24"/>
        </w:rPr>
        <w:t>Van den Boogaard, Nicolaas Hendricus Johannes</w:t>
      </w:r>
      <w:r w:rsidR="008665B3">
        <w:rPr>
          <w:rFonts w:cstheme="minorHAnsi"/>
          <w:sz w:val="24"/>
          <w:szCs w:val="24"/>
        </w:rPr>
        <w:t>, ed.</w:t>
      </w:r>
      <w:r>
        <w:rPr>
          <w:rFonts w:cstheme="minorHAnsi"/>
          <w:sz w:val="24"/>
          <w:szCs w:val="24"/>
        </w:rPr>
        <w:t xml:space="preserve"> 1969. </w:t>
      </w:r>
      <w:r w:rsidRPr="00484ED4">
        <w:rPr>
          <w:rFonts w:cstheme="minorHAnsi"/>
          <w:i/>
          <w:iCs/>
          <w:sz w:val="24"/>
          <w:szCs w:val="24"/>
        </w:rPr>
        <w:t xml:space="preserve">Rondeaux et refrains du </w:t>
      </w:r>
      <w:proofErr w:type="spellStart"/>
      <w:r w:rsidR="00AE3DEF">
        <w:rPr>
          <w:rFonts w:cstheme="minorHAnsi"/>
          <w:i/>
          <w:iCs/>
          <w:sz w:val="24"/>
          <w:szCs w:val="24"/>
        </w:rPr>
        <w:t>XII</w:t>
      </w:r>
      <w:r w:rsidRPr="00484ED4">
        <w:rPr>
          <w:rFonts w:cstheme="minorHAnsi"/>
          <w:i/>
          <w:iCs/>
          <w:sz w:val="24"/>
          <w:szCs w:val="24"/>
        </w:rPr>
        <w:t>e</w:t>
      </w:r>
      <w:proofErr w:type="spellEnd"/>
      <w:r w:rsidRPr="00484ED4">
        <w:rPr>
          <w:rFonts w:cstheme="minorHAnsi"/>
          <w:i/>
          <w:iCs/>
          <w:sz w:val="24"/>
          <w:szCs w:val="24"/>
        </w:rPr>
        <w:t xml:space="preserve"> siècle au début du </w:t>
      </w:r>
      <w:proofErr w:type="spellStart"/>
      <w:r w:rsidR="00CF1F4F">
        <w:rPr>
          <w:rFonts w:cstheme="minorHAnsi"/>
          <w:i/>
          <w:iCs/>
          <w:sz w:val="24"/>
          <w:szCs w:val="24"/>
        </w:rPr>
        <w:t>XIV</w:t>
      </w:r>
      <w:r w:rsidRPr="00484ED4">
        <w:rPr>
          <w:rFonts w:cstheme="minorHAnsi"/>
          <w:i/>
          <w:iCs/>
          <w:sz w:val="24"/>
          <w:szCs w:val="24"/>
        </w:rPr>
        <w:t>e</w:t>
      </w:r>
      <w:proofErr w:type="spellEnd"/>
      <w:r w:rsidRPr="00484ED4">
        <w:rPr>
          <w:rFonts w:cstheme="minorHAnsi"/>
          <w:i/>
          <w:iCs/>
          <w:sz w:val="24"/>
          <w:szCs w:val="24"/>
        </w:rPr>
        <w:t>.</w:t>
      </w:r>
      <w:r>
        <w:rPr>
          <w:rFonts w:cstheme="minorHAnsi"/>
          <w:sz w:val="24"/>
          <w:szCs w:val="24"/>
        </w:rPr>
        <w:t xml:space="preserve"> Éditions Klincksieck.</w:t>
      </w:r>
    </w:p>
    <w:p w14:paraId="42DBFA1E" w14:textId="5C8D8C93" w:rsidR="003D0659" w:rsidRPr="0027384A" w:rsidRDefault="003D0659" w:rsidP="0027384A">
      <w:pPr>
        <w:spacing w:line="480" w:lineRule="auto"/>
        <w:ind w:left="720" w:hanging="720"/>
        <w:rPr>
          <w:rFonts w:eastAsia="Times New Roman" w:cstheme="minorHAnsi"/>
          <w:sz w:val="24"/>
          <w:szCs w:val="24"/>
        </w:rPr>
      </w:pPr>
      <w:r w:rsidRPr="0027384A">
        <w:rPr>
          <w:rFonts w:eastAsia="Times New Roman" w:cstheme="minorHAnsi"/>
          <w:sz w:val="24"/>
          <w:szCs w:val="24"/>
        </w:rPr>
        <w:t xml:space="preserve">Ward, John M. 1976. “The Maner of </w:t>
      </w:r>
      <w:proofErr w:type="spellStart"/>
      <w:r w:rsidRPr="0027384A">
        <w:rPr>
          <w:rFonts w:eastAsia="Times New Roman" w:cstheme="minorHAnsi"/>
          <w:sz w:val="24"/>
          <w:szCs w:val="24"/>
        </w:rPr>
        <w:t>Dauncying</w:t>
      </w:r>
      <w:proofErr w:type="spellEnd"/>
      <w:r w:rsidRPr="0027384A">
        <w:rPr>
          <w:rFonts w:eastAsia="Times New Roman" w:cstheme="minorHAnsi"/>
          <w:sz w:val="24"/>
          <w:szCs w:val="24"/>
        </w:rPr>
        <w:t xml:space="preserve">.” </w:t>
      </w:r>
      <w:r w:rsidRPr="0027384A">
        <w:rPr>
          <w:rFonts w:eastAsia="Times New Roman" w:cstheme="minorHAnsi"/>
          <w:i/>
          <w:iCs/>
          <w:sz w:val="24"/>
          <w:szCs w:val="24"/>
        </w:rPr>
        <w:t>Early Music</w:t>
      </w:r>
      <w:r w:rsidRPr="0027384A">
        <w:rPr>
          <w:rFonts w:eastAsia="Times New Roman" w:cstheme="minorHAnsi"/>
          <w:sz w:val="24"/>
          <w:szCs w:val="24"/>
        </w:rPr>
        <w:t xml:space="preserve"> 4</w:t>
      </w:r>
      <w:r w:rsidR="005A73FC" w:rsidRPr="0027384A">
        <w:rPr>
          <w:rFonts w:eastAsia="Times New Roman" w:cstheme="minorHAnsi"/>
          <w:sz w:val="24"/>
          <w:szCs w:val="24"/>
        </w:rPr>
        <w:t xml:space="preserve"> (</w:t>
      </w:r>
      <w:r w:rsidRPr="0027384A">
        <w:rPr>
          <w:rFonts w:eastAsia="Times New Roman" w:cstheme="minorHAnsi"/>
          <w:sz w:val="24"/>
          <w:szCs w:val="24"/>
        </w:rPr>
        <w:t>2</w:t>
      </w:r>
      <w:r w:rsidR="005A73FC" w:rsidRPr="0027384A">
        <w:rPr>
          <w:rFonts w:eastAsia="Times New Roman" w:cstheme="minorHAnsi"/>
          <w:sz w:val="24"/>
          <w:szCs w:val="24"/>
        </w:rPr>
        <w:t>)</w:t>
      </w:r>
      <w:r w:rsidRPr="0027384A">
        <w:rPr>
          <w:rFonts w:eastAsia="Times New Roman" w:cstheme="minorHAnsi"/>
          <w:sz w:val="24"/>
          <w:szCs w:val="24"/>
        </w:rPr>
        <w:t>: 127</w:t>
      </w:r>
      <w:r w:rsidR="003D25D1">
        <w:rPr>
          <w:rFonts w:cstheme="minorHAnsi"/>
          <w:color w:val="000000"/>
          <w:sz w:val="24"/>
          <w:szCs w:val="24"/>
        </w:rPr>
        <w:t>–</w:t>
      </w:r>
      <w:r w:rsidRPr="0027384A">
        <w:rPr>
          <w:rFonts w:eastAsia="Times New Roman" w:cstheme="minorHAnsi"/>
          <w:sz w:val="24"/>
          <w:szCs w:val="24"/>
        </w:rPr>
        <w:t>42.</w:t>
      </w:r>
    </w:p>
    <w:sectPr w:rsidR="003D0659" w:rsidRPr="0027384A" w:rsidSect="000258B6">
      <w:footerReference w:type="default" r:id="rId11"/>
      <w:endnotePr>
        <w:numFmt w:val="decimal"/>
      </w:endnotePr>
      <w:pgSz w:w="12240" w:h="15840"/>
      <w:pgMar w:top="1296" w:right="1440" w:bottom="1296"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Kyle Hutchinson" w:date="2025-08-04T09:02:00Z" w:initials="KH">
    <w:p w14:paraId="586B01F6" w14:textId="77777777" w:rsidR="00F92339" w:rsidRDefault="00F92339" w:rsidP="00F92339">
      <w:pPr>
        <w:pStyle w:val="CommentText"/>
      </w:pPr>
      <w:r>
        <w:rPr>
          <w:rStyle w:val="CommentReference"/>
        </w:rPr>
        <w:annotationRef/>
      </w:r>
      <w:r>
        <w:t>Is cause the right word here? Maybe ‘elicit’? Alternately it could maybe be framed as “There exists, that is, no causal relationship between the means of rhythmic notation and the sense of metric grouping in a work”?</w:t>
      </w:r>
    </w:p>
  </w:comment>
  <w:comment w:id="109" w:author="Segall, Christopher (segallcr)" w:date="2025-07-21T15:57:00Z" w:initials="SC(">
    <w:p w14:paraId="25EF3E94" w14:textId="649731EC" w:rsidR="005E16DD" w:rsidRDefault="005E16DD">
      <w:pPr>
        <w:pStyle w:val="CommentText"/>
      </w:pPr>
      <w:r>
        <w:rPr>
          <w:rStyle w:val="CommentReference"/>
        </w:rPr>
        <w:annotationRef/>
      </w:r>
      <w:r>
        <w:t xml:space="preserve">Second sentence of footnote </w:t>
      </w:r>
      <w:r w:rsidR="00495A2A">
        <w:t xml:space="preserve">discusses a quotation from Rimmer about the </w:t>
      </w:r>
      <w:r w:rsidR="00495A2A">
        <w:rPr>
          <w:i/>
          <w:iCs/>
        </w:rPr>
        <w:t>carole</w:t>
      </w:r>
      <w:r w:rsidR="00495A2A">
        <w:t xml:space="preserve">. Should this be moved to another, more relevant footnote? The </w:t>
      </w:r>
      <w:r w:rsidR="00495A2A">
        <w:rPr>
          <w:i/>
          <w:iCs/>
        </w:rPr>
        <w:t>carole</w:t>
      </w:r>
      <w:r w:rsidR="00495A2A">
        <w:t xml:space="preserve"> </w:t>
      </w:r>
      <w:r w:rsidR="00684C44">
        <w:t xml:space="preserve">is </w:t>
      </w:r>
      <w:r w:rsidR="00495A2A">
        <w:t>not introduced</w:t>
      </w:r>
      <w:r w:rsidR="00684C44">
        <w:t xml:space="preserve"> until footnote 9</w:t>
      </w:r>
      <w:r w:rsidR="00495A2A">
        <w:t>.</w:t>
      </w:r>
    </w:p>
    <w:p w14:paraId="51CDCFC9" w14:textId="77777777" w:rsidR="00192C46" w:rsidRDefault="00192C46">
      <w:pPr>
        <w:pStyle w:val="CommentText"/>
      </w:pPr>
    </w:p>
    <w:p w14:paraId="64779E45" w14:textId="39C4CA80" w:rsidR="00192C46" w:rsidRPr="00495A2A" w:rsidRDefault="00192C46">
      <w:pPr>
        <w:pStyle w:val="CommentText"/>
      </w:pPr>
      <w:r>
        <w:t>Later in the footnote, there is a reference to “</w:t>
      </w:r>
      <w:r w:rsidRPr="00440B93">
        <w:rPr>
          <w:b/>
          <w:bCs/>
        </w:rPr>
        <w:t>unicum</w:t>
      </w:r>
      <w:r>
        <w:t xml:space="preserve"> refrains</w:t>
      </w:r>
      <w:r w:rsidR="00440B93">
        <w:t xml:space="preserve"> like this one</w:t>
      </w:r>
      <w:r>
        <w:t>.” What does this mean?</w:t>
      </w:r>
    </w:p>
  </w:comment>
  <w:comment w:id="124" w:author="Segall, Christopher (segallcr)" w:date="2025-07-08T15:03:00Z" w:initials="SC(">
    <w:p w14:paraId="4E79B545" w14:textId="3045FBF7" w:rsidR="00D86638" w:rsidRDefault="00D86638">
      <w:pPr>
        <w:pStyle w:val="CommentText"/>
      </w:pPr>
      <w:r>
        <w:rPr>
          <w:rStyle w:val="CommentReference"/>
        </w:rPr>
        <w:annotationRef/>
      </w:r>
      <w:r>
        <w:t>What is this description?</w:t>
      </w:r>
      <w:r w:rsidR="00106605">
        <w:t xml:space="preserve"> </w:t>
      </w:r>
      <w:r w:rsidR="00FF3A9C">
        <w:t xml:space="preserve">Perhaps </w:t>
      </w:r>
      <w:r w:rsidR="007F1B38">
        <w:t>what appears in the following paragraph?</w:t>
      </w:r>
      <w:r w:rsidR="00C60038">
        <w:t xml:space="preserve"> </w:t>
      </w:r>
      <w:r w:rsidR="00FF3A9C">
        <w:t xml:space="preserve">I am guessing that some sentences or paragraphs were moved around during a round of editing, </w:t>
      </w:r>
      <w:r w:rsidR="00E84561">
        <w:t>and I recommend taking another pass through this section to ensure logical flow for the current version.</w:t>
      </w:r>
    </w:p>
  </w:comment>
  <w:comment w:id="134" w:author="Segall, Christopher (segallcr)" w:date="2025-07-21T16:03:00Z" w:initials="SC(">
    <w:p w14:paraId="365D08DD" w14:textId="1EB20966" w:rsidR="00E46620" w:rsidRDefault="00E46620">
      <w:pPr>
        <w:pStyle w:val="CommentText"/>
      </w:pPr>
      <w:r>
        <w:rPr>
          <w:rStyle w:val="CommentReference"/>
        </w:rPr>
        <w:annotationRef/>
      </w:r>
      <w:r w:rsidR="00960A32">
        <w:t xml:space="preserve">The relevance of this footnote was also confusing to me. Its purpose appears to be to tie “vocal ductia” with “carole” with dancing. </w:t>
      </w:r>
      <w:r w:rsidR="00146798">
        <w:t>But “ductia” is not mentioned in the main text until the following paragraph. I recommend reconsidering the placement of footnote 9 and portions of footnote 8.</w:t>
      </w:r>
    </w:p>
  </w:comment>
  <w:comment w:id="149" w:author="Segall, Christopher (segallcr)" w:date="2025-07-10T16:43:00Z" w:initials="SC(">
    <w:p w14:paraId="5C330EA7" w14:textId="251AFA81" w:rsidR="005E0E41" w:rsidRPr="00D0439A" w:rsidRDefault="005E0E41">
      <w:pPr>
        <w:pStyle w:val="CommentText"/>
      </w:pPr>
      <w:r>
        <w:rPr>
          <w:rStyle w:val="CommentReference"/>
        </w:rPr>
        <w:annotationRef/>
      </w:r>
      <w:r>
        <w:t>Move to footnote or omit</w:t>
      </w:r>
      <w:r w:rsidR="00D0439A">
        <w:t xml:space="preserve">, since the </w:t>
      </w:r>
      <w:r w:rsidR="00D0439A">
        <w:rPr>
          <w:i/>
          <w:iCs/>
        </w:rPr>
        <w:t>estampie</w:t>
      </w:r>
      <w:r w:rsidR="00D0439A">
        <w:t xml:space="preserve"> does not actually appear pertinent to this article.</w:t>
      </w:r>
    </w:p>
  </w:comment>
  <w:comment w:id="169" w:author="Segall, Christopher (segallcr)" w:date="2025-07-10T16:48:00Z" w:initials="SC(">
    <w:p w14:paraId="354F4B1D" w14:textId="37590C0C" w:rsidR="00EB4D71" w:rsidRDefault="00EB4D71">
      <w:pPr>
        <w:pStyle w:val="CommentText"/>
      </w:pPr>
      <w:r>
        <w:rPr>
          <w:rStyle w:val="CommentReference"/>
        </w:rPr>
        <w:annotationRef/>
      </w:r>
      <w:r w:rsidR="00CF6664">
        <w:t>Necessity</w:t>
      </w:r>
      <w:r>
        <w:t>? Any reason not just to say Mach C here</w:t>
      </w:r>
      <w:r w:rsidR="00CF6664">
        <w:t>, omitting the rest</w:t>
      </w:r>
      <w:r>
        <w:t>?</w:t>
      </w:r>
    </w:p>
  </w:comment>
  <w:comment w:id="253" w:author="Segall, Christopher (segallcr)" w:date="2025-07-21T16:28:00Z" w:initials="SC(">
    <w:p w14:paraId="74F96823" w14:textId="6C8E9605" w:rsidR="00EF68FF" w:rsidRDefault="00EF68FF">
      <w:pPr>
        <w:pStyle w:val="CommentText"/>
      </w:pPr>
      <w:r>
        <w:rPr>
          <w:rStyle w:val="CommentReference"/>
        </w:rPr>
        <w:annotationRef/>
      </w:r>
      <w:r>
        <w:t>You use the V abbreviations consistently throughout the paper</w:t>
      </w:r>
      <w:r w:rsidR="00844892">
        <w:t xml:space="preserve">. Therefore, the first time you refer to any given virelai, provide both its name (i.e., opening text) and V-number. Add here, with the first instance of a V-number, a footnote explaining where these V-numbers come from and how dual V-numbers </w:t>
      </w:r>
      <w:r w:rsidR="003957A1">
        <w:t xml:space="preserve">(e.g., V28/25) </w:t>
      </w:r>
      <w:r w:rsidR="00844892">
        <w:t>should be interpreted.</w:t>
      </w:r>
    </w:p>
  </w:comment>
  <w:comment w:id="281" w:author="Segall, Christopher (segallcr)" w:date="2025-07-10T17:29:00Z" w:initials="SC(">
    <w:p w14:paraId="4570F33C" w14:textId="71943D09" w:rsidR="00030274" w:rsidRPr="00040A99" w:rsidRDefault="00030274">
      <w:pPr>
        <w:pStyle w:val="CommentText"/>
      </w:pPr>
      <w:r>
        <w:rPr>
          <w:rStyle w:val="CommentReference"/>
        </w:rPr>
        <w:annotationRef/>
      </w:r>
      <w:r w:rsidR="00ED2A9D">
        <w:t xml:space="preserve">And vice versa—the melodically </w:t>
      </w:r>
      <w:r w:rsidR="00ED2A9D">
        <w:rPr>
          <w:i/>
          <w:iCs/>
        </w:rPr>
        <w:t>ouvert</w:t>
      </w:r>
      <w:r w:rsidR="00ED2A9D">
        <w:t xml:space="preserve"> pitch is on the metrically strong beat</w:t>
      </w:r>
      <w:r w:rsidR="00040A99">
        <w:t xml:space="preserve">, sounding prior to the “hop down” </w:t>
      </w:r>
      <w:r w:rsidR="00185E5D">
        <w:t>to F, if you want to make that more explicit.</w:t>
      </w:r>
    </w:p>
  </w:comment>
  <w:comment w:id="308" w:author="Kyle Hutchinson" w:date="2025-08-04T09:27:00Z" w:initials="KH">
    <w:p w14:paraId="77345A89" w14:textId="77777777" w:rsidR="000F7F60" w:rsidRDefault="000F7F60" w:rsidP="000F7F60">
      <w:pPr>
        <w:pStyle w:val="CommentText"/>
      </w:pPr>
      <w:r>
        <w:rPr>
          <w:rStyle w:val="CommentReference"/>
        </w:rPr>
        <w:annotationRef/>
      </w:r>
      <w:r>
        <w:t>To avoid the regular use of regular in this sentence, is there another word that can be used here (or in the first instance) instead?</w:t>
      </w:r>
    </w:p>
  </w:comment>
  <w:comment w:id="341" w:author="Kyle Hutchinson" w:date="2025-08-04T09:28:00Z" w:initials="KH">
    <w:p w14:paraId="2F94ABC9" w14:textId="77777777" w:rsidR="000F7F60" w:rsidRDefault="000F7F60" w:rsidP="000F7F60">
      <w:pPr>
        <w:pStyle w:val="CommentText"/>
      </w:pPr>
      <w:r>
        <w:rPr>
          <w:rStyle w:val="CommentReference"/>
        </w:rPr>
        <w:annotationRef/>
      </w:r>
      <w:r>
        <w:t>Could you add some sort of citation for this?</w:t>
      </w:r>
    </w:p>
  </w:comment>
  <w:comment w:id="346" w:author="Segall, Christopher (segallcr)" w:date="2025-07-23T11:04:00Z" w:initials="SC(">
    <w:p w14:paraId="6CFF117D" w14:textId="2F2CF455" w:rsidR="00AD54FE" w:rsidRDefault="00AD54FE">
      <w:pPr>
        <w:pStyle w:val="CommentText"/>
      </w:pPr>
      <w:r>
        <w:rPr>
          <w:rStyle w:val="CommentReference"/>
        </w:rPr>
        <w:annotationRef/>
      </w:r>
      <w:r>
        <w:t xml:space="preserve">This sentence might best be assigned to a footnote; it could be added to </w:t>
      </w:r>
      <w:r w:rsidR="00613F03">
        <w:t xml:space="preserve">(what currently displays to me as) n. 21, following “assonance,” slightly above. Otherwise, I’d at least recommend </w:t>
      </w:r>
      <w:r w:rsidR="00E81893">
        <w:t xml:space="preserve">moving </w:t>
      </w:r>
      <w:r w:rsidR="00613F03">
        <w:t>the manuscript reference (i.e., to Mach G)</w:t>
      </w:r>
      <w:r w:rsidR="00E81893">
        <w:t xml:space="preserve"> to one of the already existing footnotes in this paragraph. I’ll leave it to you to determine the most ideal placement.</w:t>
      </w:r>
    </w:p>
  </w:comment>
  <w:comment w:id="375" w:author="Segall, Christopher (segallcr)" w:date="2025-07-23T11:15:00Z" w:initials="SC(">
    <w:p w14:paraId="73EDFA21" w14:textId="5A75C587" w:rsidR="00AA57FE" w:rsidRDefault="00AA57FE">
      <w:pPr>
        <w:pStyle w:val="CommentText"/>
      </w:pPr>
      <w:r>
        <w:rPr>
          <w:rStyle w:val="CommentReference"/>
        </w:rPr>
        <w:annotationRef/>
      </w:r>
      <w:r w:rsidR="00BC0451">
        <w:t xml:space="preserve">I recommend a more assertive transition: “XXX, YYY, and ZZZ provide evidence for metrical regrouping” (worded however you like). That is, state the evidence to be </w:t>
      </w:r>
      <w:r w:rsidR="00FF1DE9">
        <w:t xml:space="preserve">elaborated </w:t>
      </w:r>
      <w:r w:rsidR="00BC0451">
        <w:t>in the succeeding paragraph(s).</w:t>
      </w:r>
      <w:r w:rsidR="00FF1DE9">
        <w:t xml:space="preserve"> (“In what follows” is more effective for oral presentation</w:t>
      </w:r>
      <w:r w:rsidR="00194A9F">
        <w:t>, in my opinion.</w:t>
      </w:r>
      <w:r w:rsidR="00FF1DE9">
        <w:t>)</w:t>
      </w:r>
    </w:p>
  </w:comment>
  <w:comment w:id="388" w:author="Kyle Hutchinson" w:date="2025-08-04T09:32:00Z" w:initials="KH">
    <w:p w14:paraId="5398308D" w14:textId="77777777" w:rsidR="00BB25BC" w:rsidRDefault="00BB25BC" w:rsidP="00BB25BC">
      <w:pPr>
        <w:pStyle w:val="CommentText"/>
      </w:pPr>
      <w:r>
        <w:rPr>
          <w:rStyle w:val="CommentReference"/>
        </w:rPr>
        <w:annotationRef/>
      </w:r>
      <w:r>
        <w:t>^1 seemed unnecessary in addition to “the modal final”</w:t>
      </w:r>
    </w:p>
  </w:comment>
  <w:comment w:id="416" w:author="Kyle Hutchinson" w:date="2025-08-04T09:35:00Z" w:initials="KH">
    <w:p w14:paraId="4D95D01F" w14:textId="77777777" w:rsidR="00E40AF7" w:rsidRDefault="00E40AF7" w:rsidP="00E40AF7">
      <w:pPr>
        <w:pStyle w:val="CommentText"/>
      </w:pPr>
      <w:r>
        <w:rPr>
          <w:rStyle w:val="CommentReference"/>
        </w:rPr>
        <w:annotationRef/>
      </w:r>
      <w:r>
        <w:t>This feels like footnote material to me...</w:t>
      </w:r>
    </w:p>
  </w:comment>
  <w:comment w:id="486" w:author="Kyle Hutchinson" w:date="2025-08-05T11:52:00Z" w:initials="KH">
    <w:p w14:paraId="75658793" w14:textId="77777777" w:rsidR="00376C91" w:rsidRDefault="00376C91" w:rsidP="00376C91">
      <w:pPr>
        <w:pStyle w:val="CommentText"/>
      </w:pPr>
      <w:r>
        <w:rPr>
          <w:rStyle w:val="CommentReference"/>
        </w:rPr>
        <w:annotationRef/>
      </w:r>
      <w:r>
        <w:t>This footnote could probably go...</w:t>
      </w:r>
    </w:p>
  </w:comment>
  <w:comment w:id="487" w:author="Kyle Hutchinson" w:date="2025-08-04T09:45:00Z" w:initials="KH">
    <w:p w14:paraId="1EA0E153" w14:textId="410292BF" w:rsidR="006C5DC2" w:rsidRDefault="006C5DC2" w:rsidP="006C5DC2">
      <w:pPr>
        <w:pStyle w:val="CommentText"/>
      </w:pPr>
      <w:r>
        <w:rPr>
          <w:rStyle w:val="CommentReference"/>
        </w:rPr>
        <w:annotationRef/>
      </w:r>
      <w:r>
        <w:t>This feels like it should be part of the preceding paragraph - otherwise the prose is not entirely clear as to what Example 6 depicts.</w:t>
      </w:r>
    </w:p>
  </w:comment>
  <w:comment w:id="488" w:author="Kyle Hutchinson" w:date="2025-08-05T11:52:00Z" w:initials="KH">
    <w:p w14:paraId="0593D1B3" w14:textId="77777777" w:rsidR="00376C91" w:rsidRDefault="00376C91" w:rsidP="00376C91">
      <w:pPr>
        <w:pStyle w:val="CommentText"/>
      </w:pPr>
      <w:r>
        <w:rPr>
          <w:rStyle w:val="CommentReference"/>
        </w:rPr>
        <w:annotationRef/>
      </w:r>
      <w:r>
        <w:t>(Chris: we should decide how we are going to format s’s)</w:t>
      </w:r>
    </w:p>
  </w:comment>
  <w:comment w:id="524" w:author="Kyle Hutchinson" w:date="2025-08-05T11:57:00Z" w:initials="KH">
    <w:p w14:paraId="30F02FC8" w14:textId="77777777" w:rsidR="00097E6F" w:rsidRDefault="00097E6F" w:rsidP="00097E6F">
      <w:pPr>
        <w:pStyle w:val="CommentText"/>
      </w:pPr>
      <w:r>
        <w:rPr>
          <w:rStyle w:val="CommentReference"/>
        </w:rPr>
        <w:annotationRef/>
      </w:r>
      <w:r>
        <w:t>Cut because you’ve established ^2 as a common ouvert cadence point already</w:t>
      </w:r>
    </w:p>
  </w:comment>
  <w:comment w:id="559" w:author="Segall, Christopher (segallcr)" w:date="2025-07-11T14:26:00Z" w:initials="SC(">
    <w:p w14:paraId="4F2240E6" w14:textId="7B62BED1" w:rsidR="00BF2EDB" w:rsidRDefault="00BF2EDB">
      <w:pPr>
        <w:pStyle w:val="CommentText"/>
      </w:pPr>
      <w:r>
        <w:rPr>
          <w:rStyle w:val="CommentReference"/>
        </w:rPr>
        <w:annotationRef/>
      </w:r>
      <w:r w:rsidR="008F4C8C">
        <w:rPr>
          <w:rStyle w:val="CommentReference"/>
        </w:rPr>
        <w:t>Should the first B be uppercase (ABbaA)?</w:t>
      </w:r>
      <w:r w:rsidR="00C646F1">
        <w:rPr>
          <w:rStyle w:val="CommentReference"/>
        </w:rPr>
        <w:t xml:space="preserve"> I have a sneaking suspicion this is a </w:t>
      </w:r>
      <w:r w:rsidR="00841E49">
        <w:rPr>
          <w:rStyle w:val="CommentReference"/>
        </w:rPr>
        <w:t xml:space="preserve">malicious </w:t>
      </w:r>
      <w:r w:rsidR="00C646F1">
        <w:rPr>
          <w:rStyle w:val="CommentReference"/>
        </w:rPr>
        <w:t>autocorrect.</w:t>
      </w:r>
    </w:p>
  </w:comment>
  <w:comment w:id="566" w:author="Segall, Christopher (segallcr)" w:date="2025-07-11T14:26:00Z" w:initials="SC(">
    <w:p w14:paraId="79DE4C78" w14:textId="4C0714E9" w:rsidR="003713E2" w:rsidRDefault="003713E2">
      <w:pPr>
        <w:pStyle w:val="CommentText"/>
      </w:pPr>
      <w:r>
        <w:rPr>
          <w:rStyle w:val="CommentReference"/>
        </w:rPr>
        <w:annotationRef/>
      </w:r>
      <w:r w:rsidR="000534A6">
        <w:rPr>
          <w:rStyle w:val="CommentReference"/>
        </w:rPr>
        <w:t xml:space="preserve">Might </w:t>
      </w:r>
      <w:r w:rsidR="006133C0">
        <w:t xml:space="preserve">your argument </w:t>
      </w:r>
      <w:r w:rsidR="000534A6">
        <w:t xml:space="preserve">not </w:t>
      </w:r>
      <w:r w:rsidR="006133C0">
        <w:t xml:space="preserve">suggest the opposite? </w:t>
      </w:r>
      <w:r w:rsidR="00A67C27">
        <w:t>We’ll hear the A music three times in total, but twice in a row (A…aA)</w:t>
      </w:r>
      <w:r w:rsidR="00C65705">
        <w:t xml:space="preserve">. It seems like the swapping would take place the second time in a row, not the second time in the song. So, only when we hear aA at the end will we hear </w:t>
      </w:r>
      <w:r w:rsidR="003312CE">
        <w:t xml:space="preserve">the reversal of stability and instability on the immediate repeat the second time through, and thus we’ll end with a </w:t>
      </w:r>
      <w:r w:rsidR="008660B9">
        <w:t xml:space="preserve">metrically </w:t>
      </w:r>
      <w:r w:rsidR="003312CE">
        <w:t>stable conclusion.</w:t>
      </w:r>
    </w:p>
  </w:comment>
  <w:comment w:id="596" w:author="Segall, Christopher (segallcr)" w:date="2025-07-12T10:45:00Z" w:initials="SC(">
    <w:p w14:paraId="1FAFE02C" w14:textId="78579562" w:rsidR="000F3709" w:rsidRDefault="000F3709">
      <w:pPr>
        <w:pStyle w:val="CommentText"/>
      </w:pPr>
      <w:r>
        <w:rPr>
          <w:rStyle w:val="CommentReference"/>
        </w:rPr>
        <w:annotationRef/>
      </w:r>
      <w:r w:rsidR="00931432">
        <w:rPr>
          <w:rStyle w:val="CommentReference"/>
        </w:rPr>
        <w:t>2/4, not 6/8, correct? This is for Example 7.</w:t>
      </w:r>
    </w:p>
  </w:comment>
  <w:comment w:id="597" w:author="Segall, Christopher (segallcr)" w:date="2025-07-12T10:46:00Z" w:initials="SC(">
    <w:p w14:paraId="06105835" w14:textId="1A7F2028" w:rsidR="00F96D43" w:rsidRDefault="00F96D43">
      <w:pPr>
        <w:pStyle w:val="CommentText"/>
      </w:pPr>
      <w:r>
        <w:rPr>
          <w:rStyle w:val="CommentReference"/>
        </w:rPr>
        <w:annotationRef/>
      </w:r>
      <w:r w:rsidR="00155AC3">
        <w:rPr>
          <w:rStyle w:val="CommentReference"/>
        </w:rPr>
        <w:t xml:space="preserve">I think this </w:t>
      </w:r>
      <w:r w:rsidR="00E65235">
        <w:rPr>
          <w:rStyle w:val="CommentReference"/>
        </w:rPr>
        <w:t xml:space="preserve">is </w:t>
      </w:r>
      <w:r w:rsidR="00155AC3">
        <w:rPr>
          <w:rStyle w:val="CommentReference"/>
        </w:rPr>
        <w:t xml:space="preserve">assumed and </w:t>
      </w:r>
      <w:r w:rsidR="00E65235">
        <w:rPr>
          <w:rStyle w:val="CommentReference"/>
        </w:rPr>
        <w:t xml:space="preserve">can </w:t>
      </w:r>
      <w:r w:rsidR="00155AC3">
        <w:rPr>
          <w:rStyle w:val="CommentReference"/>
        </w:rPr>
        <w:t xml:space="preserve">therefore </w:t>
      </w:r>
      <w:r w:rsidR="00E65235">
        <w:rPr>
          <w:rStyle w:val="CommentReference"/>
        </w:rPr>
        <w:t xml:space="preserve">be </w:t>
      </w:r>
      <w:r w:rsidR="00155AC3">
        <w:rPr>
          <w:rStyle w:val="CommentReference"/>
        </w:rPr>
        <w:t>omitted.</w:t>
      </w:r>
    </w:p>
  </w:comment>
  <w:comment w:id="643" w:author="Segall, Christopher (segallcr)" w:date="2025-07-23T14:16:00Z" w:initials="SC(">
    <w:p w14:paraId="13F91FF4" w14:textId="311CCF04" w:rsidR="00A064CB" w:rsidRPr="00A064CB" w:rsidRDefault="00A064CB">
      <w:pPr>
        <w:pStyle w:val="CommentText"/>
      </w:pPr>
      <w:r>
        <w:rPr>
          <w:rStyle w:val="CommentReference"/>
        </w:rPr>
        <w:annotationRef/>
      </w:r>
      <w:r>
        <w:t>Would it be correct to say “</w:t>
      </w:r>
      <w:r>
        <w:rPr>
          <w:i/>
          <w:iCs/>
        </w:rPr>
        <w:t>modus</w:t>
      </w:r>
      <w:r>
        <w:t xml:space="preserve"> beats” rather than just “beats” here, to clarify </w:t>
      </w:r>
      <w:r w:rsidR="00B26E6D">
        <w:t>which level of beat you are referring to in this context?</w:t>
      </w:r>
    </w:p>
  </w:comment>
  <w:comment w:id="651" w:author="Segall, Christopher (segallcr)" w:date="2025-07-12T10:41:00Z" w:initials="SC(">
    <w:p w14:paraId="663764F1" w14:textId="5AA3B334" w:rsidR="007813D4" w:rsidRDefault="007813D4">
      <w:pPr>
        <w:pStyle w:val="CommentText"/>
      </w:pPr>
      <w:r>
        <w:rPr>
          <w:rStyle w:val="CommentReference"/>
        </w:rPr>
        <w:annotationRef/>
      </w:r>
      <w:r>
        <w:t>Reword the footnote to clarify its relevance here.</w:t>
      </w:r>
    </w:p>
  </w:comment>
  <w:comment w:id="667" w:author="Segall, Christopher (segallcr)" w:date="2025-07-12T10:49:00Z" w:initials="SC(">
    <w:p w14:paraId="74C72D13" w14:textId="714375A2" w:rsidR="00245444" w:rsidRDefault="00245444">
      <w:pPr>
        <w:pStyle w:val="CommentText"/>
      </w:pPr>
      <w:r>
        <w:rPr>
          <w:rStyle w:val="CommentReference"/>
        </w:rPr>
        <w:annotationRef/>
      </w:r>
      <w:r w:rsidR="00867525">
        <w:t>This only occurs once, at the end of the first ending (mm. 10–11), correct? Reword, because it isn’t protracted.</w:t>
      </w:r>
    </w:p>
  </w:comment>
  <w:comment w:id="670" w:author="Segall, Christopher (segallcr)" w:date="2025-07-23T14:23:00Z" w:initials="SC(">
    <w:p w14:paraId="0C295F17" w14:textId="45C32A95" w:rsidR="008616E2" w:rsidRPr="008D0B93" w:rsidRDefault="008616E2">
      <w:pPr>
        <w:pStyle w:val="CommentText"/>
      </w:pPr>
      <w:r>
        <w:rPr>
          <w:rStyle w:val="CommentReference"/>
        </w:rPr>
        <w:annotationRef/>
      </w:r>
      <w:r w:rsidR="008D0B93">
        <w:t xml:space="preserve">To reduce confusion, I would recommend “strong </w:t>
      </w:r>
      <w:r w:rsidR="008D0B93">
        <w:rPr>
          <w:i/>
          <w:iCs/>
        </w:rPr>
        <w:t>modus</w:t>
      </w:r>
      <w:r w:rsidR="008D0B93">
        <w:t xml:space="preserve"> beat” or “strong downbeat” instead of “strong beat 1.”</w:t>
      </w:r>
    </w:p>
  </w:comment>
  <w:comment w:id="671" w:author="Kyle Hutchinson" w:date="2025-08-06T12:51:00Z" w:initials="KH">
    <w:p w14:paraId="24D6BE06" w14:textId="77777777" w:rsidR="00866AFF" w:rsidRDefault="00866AFF" w:rsidP="00866AFF">
      <w:pPr>
        <w:pStyle w:val="CommentText"/>
      </w:pPr>
      <w:r>
        <w:rPr>
          <w:rStyle w:val="CommentReference"/>
        </w:rPr>
        <w:annotationRef/>
      </w:r>
      <w:r>
        <w:t>Agreed - I’m also not fond of the repeated “on an”/”on a” structure here: is there a way to rewrite this to omit one of these?</w:t>
      </w:r>
    </w:p>
  </w:comment>
  <w:comment w:id="682" w:author="Segall, Christopher (segallcr)" w:date="2025-07-23T14:25:00Z" w:initials="SC(">
    <w:p w14:paraId="06A84B44" w14:textId="0820106B" w:rsidR="00595B37" w:rsidRPr="00595B37" w:rsidRDefault="00595B37">
      <w:pPr>
        <w:pStyle w:val="CommentText"/>
      </w:pPr>
      <w:r>
        <w:rPr>
          <w:rStyle w:val="CommentReference"/>
        </w:rPr>
        <w:annotationRef/>
      </w:r>
      <w:r>
        <w:t xml:space="preserve">Same as above: “strong </w:t>
      </w:r>
      <w:r>
        <w:rPr>
          <w:i/>
          <w:iCs/>
        </w:rPr>
        <w:t>modus</w:t>
      </w:r>
      <w:r>
        <w:t xml:space="preserve"> beat” or “strong downbeat” recommended.</w:t>
      </w:r>
    </w:p>
  </w:comment>
  <w:comment w:id="714" w:author="Kyle Hutchinson" w:date="2025-08-06T14:24:00Z" w:initials="KH">
    <w:p w14:paraId="47248E95" w14:textId="77777777" w:rsidR="0017786D" w:rsidRDefault="0017786D" w:rsidP="0017786D">
      <w:pPr>
        <w:pStyle w:val="CommentText"/>
      </w:pPr>
      <w:r>
        <w:rPr>
          <w:rStyle w:val="CommentReference"/>
        </w:rPr>
        <w:annotationRef/>
      </w:r>
      <w:r>
        <w:t>I don’t think you need to tell the audience the song finishes after previously stating this is the final refrain</w:t>
      </w:r>
    </w:p>
  </w:comment>
  <w:comment w:id="726" w:author="Segall, Christopher (segallcr)" w:date="2025-07-23T14:47:00Z" w:initials="SC(">
    <w:p w14:paraId="39839E71" w14:textId="55AE6B76" w:rsidR="00D90ED8" w:rsidRPr="00D90ED8" w:rsidRDefault="00D90ED8">
      <w:pPr>
        <w:pStyle w:val="CommentText"/>
      </w:pPr>
      <w:r>
        <w:rPr>
          <w:rStyle w:val="CommentReference"/>
        </w:rPr>
        <w:annotationRef/>
      </w:r>
      <w:r>
        <w:t xml:space="preserve">I deleted the sentence comparing your </w:t>
      </w:r>
      <w:r>
        <w:rPr>
          <w:i/>
          <w:iCs/>
        </w:rPr>
        <w:t>modus</w:t>
      </w:r>
      <w:r>
        <w:t xml:space="preserve"> perfections to Ludwig’s 3/2 measure</w:t>
      </w:r>
      <w:r w:rsidR="00266C5C">
        <w:t xml:space="preserve">, since you’re anticipating an example that hasn’t been discussed yet. If you want to retain the connection, it would be more effective to </w:t>
      </w:r>
      <w:r w:rsidR="00872595">
        <w:t>make the point later in the paper, in a footnote in connection with Example 11</w:t>
      </w:r>
      <w:r w:rsidR="00501FBA">
        <w:t>.</w:t>
      </w:r>
    </w:p>
  </w:comment>
  <w:comment w:id="778" w:author="Kyle Hutchinson" w:date="2025-08-06T14:29:00Z" w:initials="KH">
    <w:p w14:paraId="123F1480" w14:textId="77777777" w:rsidR="0017786D" w:rsidRDefault="0017786D" w:rsidP="0017786D">
      <w:pPr>
        <w:pStyle w:val="CommentText"/>
      </w:pPr>
      <w:r>
        <w:rPr>
          <w:rStyle w:val="CommentReference"/>
        </w:rPr>
        <w:annotationRef/>
      </w:r>
      <w:r>
        <w:t>I’m not sure sweeter is the best word here...maybe “made more emphatic” or something to that effect</w:t>
      </w:r>
    </w:p>
  </w:comment>
  <w:comment w:id="803" w:author="Segall, Christopher (segallcr)" w:date="2025-07-23T14:58:00Z" w:initials="SC(">
    <w:p w14:paraId="6FE1EA22" w14:textId="033958B0" w:rsidR="0051446B" w:rsidRDefault="0051446B">
      <w:pPr>
        <w:pStyle w:val="CommentText"/>
      </w:pPr>
      <w:r>
        <w:rPr>
          <w:rStyle w:val="CommentReference"/>
        </w:rPr>
        <w:annotationRef/>
      </w:r>
      <w:r w:rsidR="00E30779">
        <w:t>I am curious what this example adds to the paper. All its details are already clear from Example 8</w:t>
      </w:r>
      <w:r w:rsidR="00B4683D">
        <w:t>. Take another critical look, and reflect on whether it’s truly needed.</w:t>
      </w:r>
    </w:p>
  </w:comment>
  <w:comment w:id="857" w:author="Kyle Hutchinson" w:date="2025-08-07T19:11:00Z" w:initials="KH">
    <w:p w14:paraId="11E69E2E" w14:textId="77777777" w:rsidR="00F33401" w:rsidRDefault="00F33401" w:rsidP="00F33401">
      <w:pPr>
        <w:pStyle w:val="CommentText"/>
      </w:pPr>
      <w:r>
        <w:rPr>
          <w:rStyle w:val="CommentReference"/>
        </w:rPr>
        <w:annotationRef/>
      </w:r>
      <w:r>
        <w:t>This sentence is vague and unconvincing on its own: congruences and irregularities with what (see also my comment below)?</w:t>
      </w:r>
    </w:p>
  </w:comment>
  <w:comment w:id="864" w:author="Segall, Christopher (segallcr)" w:date="2025-07-23T15:46:00Z" w:initials="SC(">
    <w:p w14:paraId="55DFEAE9" w14:textId="7EA4C0E3" w:rsidR="003D68F8" w:rsidRPr="009903E4" w:rsidRDefault="003D68F8">
      <w:pPr>
        <w:pStyle w:val="CommentText"/>
      </w:pPr>
      <w:r>
        <w:rPr>
          <w:rStyle w:val="CommentReference"/>
        </w:rPr>
        <w:annotationRef/>
      </w:r>
      <w:r>
        <w:t xml:space="preserve">Would this sentence </w:t>
      </w:r>
      <w:r w:rsidR="009903E4">
        <w:t xml:space="preserve">work better in an earlier paragraph, when you first broached the issue of hypermeter and </w:t>
      </w:r>
      <w:r w:rsidR="009903E4">
        <w:rPr>
          <w:i/>
          <w:iCs/>
        </w:rPr>
        <w:t>modus</w:t>
      </w:r>
      <w:r w:rsidR="00713C45">
        <w:t>-level metering?</w:t>
      </w:r>
    </w:p>
  </w:comment>
  <w:comment w:id="865" w:author="Kyle Hutchinson" w:date="2025-08-07T19:09:00Z" w:initials="KH">
    <w:p w14:paraId="32229F20" w14:textId="77777777" w:rsidR="006E0FCE" w:rsidRDefault="00F33401" w:rsidP="006E0FCE">
      <w:pPr>
        <w:pStyle w:val="CommentText"/>
      </w:pPr>
      <w:r>
        <w:rPr>
          <w:rStyle w:val="CommentReference"/>
        </w:rPr>
        <w:annotationRef/>
      </w:r>
      <w:r w:rsidR="006E0FCE">
        <w:t>I agree with Chris here: the first sentence in this paragraph is also problematic in that it is overly broad: I’m not sure whether you’re talking about Example 10, these songs more broadly, or something entirely different. You reference Example 8 in the paragraph, but it might be helpful to the reader to somehow signal earlier that your discussing the same song still.</w:t>
      </w:r>
    </w:p>
  </w:comment>
  <w:comment w:id="871" w:author="Segall, Christopher (segallcr)" w:date="2025-07-12T11:26:00Z" w:initials="SC(">
    <w:p w14:paraId="3C1896B5" w14:textId="12AC0969" w:rsidR="004B3A88" w:rsidRDefault="004B3A88">
      <w:pPr>
        <w:pStyle w:val="CommentText"/>
      </w:pPr>
      <w:r>
        <w:rPr>
          <w:rStyle w:val="CommentReference"/>
        </w:rPr>
        <w:annotationRef/>
      </w:r>
      <w:r>
        <w:t>Hyperdownbeats?</w:t>
      </w:r>
    </w:p>
  </w:comment>
  <w:comment w:id="873" w:author="Segall, Christopher (segallcr)" w:date="2025-07-23T15:49:00Z" w:initials="SC(">
    <w:p w14:paraId="69A142D5" w14:textId="2FCD1174" w:rsidR="00EE4C50" w:rsidRDefault="00EE4C50">
      <w:pPr>
        <w:pStyle w:val="CommentText"/>
      </w:pPr>
      <w:r>
        <w:rPr>
          <w:rStyle w:val="CommentReference"/>
        </w:rPr>
        <w:annotationRef/>
      </w:r>
      <w:r w:rsidR="00262B57">
        <w:t xml:space="preserve">Is salience the right concept for this sentence? </w:t>
      </w:r>
      <w:r w:rsidR="00F44E6B">
        <w:t>I think you are saying that some downbeats are metrically stronger than other downbeats, correct? That’s a matter of recursive metrical hierarchy, not salience, so I would recommend rewording.</w:t>
      </w:r>
    </w:p>
  </w:comment>
  <w:comment w:id="874" w:author="Segall, Christopher (segallcr)" w:date="2025-07-12T11:26:00Z" w:initials="SC(">
    <w:p w14:paraId="4BAE6584" w14:textId="7FB7153F" w:rsidR="00D06541" w:rsidRDefault="00D06541">
      <w:pPr>
        <w:pStyle w:val="CommentText"/>
      </w:pPr>
      <w:r>
        <w:rPr>
          <w:rStyle w:val="CommentReference"/>
        </w:rPr>
        <w:annotationRef/>
      </w:r>
      <w:r>
        <w:t>Integrate</w:t>
      </w:r>
      <w:r w:rsidR="007211A0">
        <w:t xml:space="preserve"> the annotations</w:t>
      </w:r>
      <w:r>
        <w:t xml:space="preserve"> into Example 8; this need not be an independent example.</w:t>
      </w:r>
    </w:p>
  </w:comment>
  <w:comment w:id="894" w:author="Kyle Hutchinson" w:date="2025-08-07T19:13:00Z" w:initials="KH">
    <w:p w14:paraId="0B1EB293" w14:textId="77777777" w:rsidR="00F33401" w:rsidRDefault="00F33401" w:rsidP="00F33401">
      <w:pPr>
        <w:pStyle w:val="CommentText"/>
      </w:pPr>
      <w:r>
        <w:rPr>
          <w:rStyle w:val="CommentReference"/>
        </w:rPr>
        <w:annotationRef/>
      </w:r>
      <w:r>
        <w:t>Could probably be combined with footnote 37 (or whatever number footnote 37 becomes)</w:t>
      </w:r>
    </w:p>
  </w:comment>
  <w:comment w:id="914" w:author="Segall, Christopher (segallcr)" w:date="2025-07-23T15:56:00Z" w:initials="SC(">
    <w:p w14:paraId="7B890506" w14:textId="14145A19" w:rsidR="00143048" w:rsidRDefault="00143048">
      <w:pPr>
        <w:pStyle w:val="CommentText"/>
      </w:pPr>
      <w:r>
        <w:rPr>
          <w:rStyle w:val="CommentReference"/>
        </w:rPr>
        <w:annotationRef/>
      </w:r>
      <w:r w:rsidR="005475CA">
        <w:t>This discussion precedes your introduction of a polyphonic example—at this point, you are discussing the cantus only. Should the paragraph about intervallic consonance and dissonance be moved to follow Example 11?</w:t>
      </w:r>
    </w:p>
  </w:comment>
  <w:comment w:id="920" w:author="Segall, Christopher (segallcr)" w:date="2025-07-12T11:38:00Z" w:initials="SC(">
    <w:p w14:paraId="03CF0F8C" w14:textId="3A035B2B" w:rsidR="002C499B" w:rsidRDefault="002C499B">
      <w:pPr>
        <w:pStyle w:val="CommentText"/>
      </w:pPr>
      <w:r>
        <w:rPr>
          <w:rStyle w:val="CommentReference"/>
        </w:rPr>
        <w:annotationRef/>
      </w:r>
      <w:r>
        <w:t>67?</w:t>
      </w:r>
    </w:p>
  </w:comment>
  <w:comment w:id="932" w:author="Kyle Hutchinson" w:date="2025-08-07T19:17:00Z" w:initials="KH">
    <w:p w14:paraId="15918C04" w14:textId="77777777" w:rsidR="006E0FCE" w:rsidRDefault="006E0FCE" w:rsidP="006E0FCE">
      <w:pPr>
        <w:pStyle w:val="CommentText"/>
      </w:pPr>
      <w:r>
        <w:rPr>
          <w:rStyle w:val="CommentReference"/>
        </w:rPr>
        <w:annotationRef/>
      </w:r>
      <w:r>
        <w:t>This sounds more like the first sentence of a paragraph than the final one: can it be moved elsewhere (or deleted)? The sentence before is much stronger.</w:t>
      </w:r>
    </w:p>
  </w:comment>
  <w:comment w:id="944" w:author="Segall, Christopher (segallcr)" w:date="2025-07-12T11:41:00Z" w:initials="SC(">
    <w:p w14:paraId="080C16BA" w14:textId="42E1B4AC" w:rsidR="00DC4046" w:rsidRPr="00C70EFC" w:rsidRDefault="00DC4046">
      <w:pPr>
        <w:pStyle w:val="CommentText"/>
      </w:pPr>
      <w:r>
        <w:rPr>
          <w:rStyle w:val="CommentReference"/>
        </w:rPr>
        <w:annotationRef/>
      </w:r>
      <w:r>
        <w:t>The cadences aren’t boxed in the current Example 10, but the</w:t>
      </w:r>
      <w:r w:rsidR="00F9171E">
        <w:t xml:space="preserve"> relevant</w:t>
      </w:r>
      <w:r>
        <w:t xml:space="preserve"> </w:t>
      </w:r>
      <w:r>
        <w:rPr>
          <w:i/>
          <w:iCs/>
        </w:rPr>
        <w:t>modus</w:t>
      </w:r>
      <w:r>
        <w:t xml:space="preserve"> beats are circled, and I can see how they are not aligned with </w:t>
      </w:r>
      <w:r w:rsidR="00C70EFC">
        <w:rPr>
          <w:i/>
          <w:iCs/>
        </w:rPr>
        <w:t>maximodus</w:t>
      </w:r>
      <w:r w:rsidR="00C70EFC">
        <w:t xml:space="preserve"> hyperbeats.</w:t>
      </w:r>
    </w:p>
  </w:comment>
  <w:comment w:id="952" w:author="Segall, Christopher (segallcr)" w:date="2025-07-12T11:42:00Z" w:initials="SC(">
    <w:p w14:paraId="6D1EA1D6" w14:textId="461DA2C8" w:rsidR="00FB355A" w:rsidRDefault="00FB355A">
      <w:pPr>
        <w:pStyle w:val="CommentText"/>
      </w:pPr>
      <w:r>
        <w:rPr>
          <w:rStyle w:val="CommentReference"/>
        </w:rPr>
        <w:annotationRef/>
      </w:r>
      <w:r w:rsidR="00BA2C8C">
        <w:t xml:space="preserve">I don’t </w:t>
      </w:r>
      <w:r w:rsidR="005733B6">
        <w:t>think this footnote is</w:t>
      </w:r>
      <w:r w:rsidR="00BA2C8C">
        <w:t xml:space="preserve"> necessary. You’ve already made a clear case for m. 1 as a pickup, and the rest of your analysis, even at larger (hyper-)</w:t>
      </w:r>
      <w:r w:rsidR="0065128E">
        <w:t xml:space="preserve"> </w:t>
      </w:r>
      <w:r w:rsidR="00BA2C8C">
        <w:t xml:space="preserve">metrical levels, </w:t>
      </w:r>
      <w:r w:rsidR="00623EFE">
        <w:t>is understood to be a consequence of that earlier decision.</w:t>
      </w:r>
      <w:r w:rsidR="009A4EA0">
        <w:t xml:space="preserve"> Recommend deleting.</w:t>
      </w:r>
    </w:p>
  </w:comment>
  <w:comment w:id="961" w:author="Kyle Hutchinson" w:date="2025-08-07T19:21:00Z" w:initials="KH">
    <w:p w14:paraId="02F383F8" w14:textId="77777777" w:rsidR="009623C8" w:rsidRDefault="009623C8" w:rsidP="009623C8">
      <w:pPr>
        <w:pStyle w:val="CommentText"/>
      </w:pPr>
      <w:r>
        <w:rPr>
          <w:rStyle w:val="CommentReference"/>
        </w:rPr>
        <w:annotationRef/>
      </w:r>
      <w:r>
        <w:t>the beat? A beat reads strangely to me...</w:t>
      </w:r>
    </w:p>
  </w:comment>
  <w:comment w:id="1005" w:author="Segall, Christopher (segallcr)" w:date="2025-07-14T20:20:00Z" w:initials="SC(">
    <w:p w14:paraId="4ACBA463" w14:textId="7FE31E2E" w:rsidR="00441E3A" w:rsidRDefault="00441E3A">
      <w:pPr>
        <w:pStyle w:val="CommentText"/>
      </w:pPr>
      <w:r>
        <w:rPr>
          <w:rStyle w:val="CommentReference"/>
        </w:rPr>
        <w:annotationRef/>
      </w:r>
      <w:r w:rsidR="00EA591E">
        <w:rPr>
          <w:rStyle w:val="CommentReference"/>
        </w:rPr>
        <w:t>Also the third one in m. 16</w:t>
      </w:r>
      <w:r w:rsidR="006F3D8E">
        <w:rPr>
          <w:rStyle w:val="CommentReference"/>
        </w:rPr>
        <w:t xml:space="preserve"> (on </w:t>
      </w:r>
      <w:r w:rsidR="006F3D8E">
        <w:rPr>
          <w:rStyle w:val="CommentReference"/>
          <w:i/>
          <w:iCs/>
        </w:rPr>
        <w:t>aray</w:t>
      </w:r>
      <w:r w:rsidR="006F3D8E">
        <w:rPr>
          <w:rStyle w:val="CommentReference"/>
        </w:rPr>
        <w:t>)</w:t>
      </w:r>
      <w:r w:rsidR="00EA591E">
        <w:rPr>
          <w:rStyle w:val="CommentReference"/>
        </w:rPr>
        <w:t>?</w:t>
      </w:r>
      <w:r w:rsidR="002E698C">
        <w:rPr>
          <w:rStyle w:val="CommentReference"/>
        </w:rPr>
        <w:t xml:space="preserve"> Or is it not mentioned here because it was </w:t>
      </w:r>
      <w:r w:rsidR="00371C5E">
        <w:rPr>
          <w:rStyle w:val="CommentReference"/>
        </w:rPr>
        <w:t xml:space="preserve">already </w:t>
      </w:r>
      <w:r w:rsidR="002E698C">
        <w:rPr>
          <w:rStyle w:val="CommentReference"/>
        </w:rPr>
        <w:t>strong in the previous analysis?</w:t>
      </w:r>
    </w:p>
  </w:comment>
  <w:comment w:id="1021" w:author="Segall, Christopher (segallcr)" w:date="2025-07-14T20:33:00Z" w:initials="SC(">
    <w:p w14:paraId="2F34B5D4" w14:textId="58CB087C" w:rsidR="008B2F9F" w:rsidRDefault="008B2F9F">
      <w:pPr>
        <w:pStyle w:val="CommentText"/>
      </w:pPr>
      <w:r>
        <w:rPr>
          <w:rStyle w:val="CommentReference"/>
        </w:rPr>
        <w:annotationRef/>
      </w:r>
      <w:r>
        <w:t xml:space="preserve">This paragraph </w:t>
      </w:r>
      <w:r w:rsidR="00F35197">
        <w:t>recites details of Example 11 that are already self-evident</w:t>
      </w:r>
      <w:r w:rsidR="005D410A">
        <w:t xml:space="preserve"> or have already been mentioned in the previous paragraph. I recommend deleting it entirely. Possibly, the first and last sentences can be retained alone, appended to the previous paragraph. </w:t>
      </w:r>
      <w:r w:rsidR="00D31D9F">
        <w:t>For this reason, I have edited the final sentence.</w:t>
      </w:r>
    </w:p>
  </w:comment>
  <w:comment w:id="1024" w:author="Segall, Christopher (segallcr)" w:date="2025-07-14T20:35:00Z" w:initials="SC(">
    <w:p w14:paraId="00115F6F" w14:textId="2A131553" w:rsidR="00D31D9F" w:rsidRDefault="00D31D9F">
      <w:pPr>
        <w:pStyle w:val="CommentText"/>
      </w:pPr>
      <w:r>
        <w:rPr>
          <w:rStyle w:val="CommentReference"/>
        </w:rPr>
        <w:annotationRef/>
      </w:r>
      <w:r>
        <w:t>If my advice to delete this entire paragraph is not followed, then I recommend moving the highlighted sentence</w:t>
      </w:r>
      <w:r w:rsidR="00C2085F">
        <w:t>, which references specific details of another piece,</w:t>
      </w:r>
      <w:r>
        <w:t xml:space="preserve"> to a footnote.</w:t>
      </w:r>
    </w:p>
  </w:comment>
  <w:comment w:id="1036" w:author="Segall, Christopher (segallcr)" w:date="2025-07-15T11:35:00Z" w:initials="SC(">
    <w:p w14:paraId="37A80F46" w14:textId="70F866DD" w:rsidR="00A667A3" w:rsidRDefault="00A667A3">
      <w:pPr>
        <w:pStyle w:val="CommentText"/>
      </w:pPr>
      <w:r>
        <w:rPr>
          <w:rStyle w:val="CommentReference"/>
        </w:rPr>
        <w:annotationRef/>
      </w:r>
      <w:r>
        <w:t>Defensive wording</w:t>
      </w:r>
      <w:r w:rsidR="007D72A1">
        <w:t xml:space="preserve">. Again, the case for m. 1 as an anacrusis has already been convincingly made. I recommend rephrasing </w:t>
      </w:r>
      <w:r w:rsidR="009A13C2">
        <w:t>to avoid constant relitigation.</w:t>
      </w:r>
    </w:p>
  </w:comment>
  <w:comment w:id="1038" w:author="Segall, Christopher (segallcr)" w:date="2025-07-15T11:37:00Z" w:initials="SC(">
    <w:p w14:paraId="07F5E628" w14:textId="2DC9FEA7" w:rsidR="00556406" w:rsidRDefault="00556406">
      <w:pPr>
        <w:pStyle w:val="CommentText"/>
      </w:pPr>
      <w:r>
        <w:rPr>
          <w:rStyle w:val="CommentReference"/>
        </w:rPr>
        <w:annotationRef/>
      </w:r>
      <w:r w:rsidR="00C95322">
        <w:t>These sentences redundantly restate a point that has been clearly made in this section and can thus be omitted.</w:t>
      </w:r>
    </w:p>
  </w:comment>
  <w:comment w:id="1040" w:author="Segall, Christopher (segallcr)" w:date="2025-07-15T11:39:00Z" w:initials="SC(">
    <w:p w14:paraId="646B721C" w14:textId="16D2C01D" w:rsidR="00023FA5" w:rsidRDefault="00023FA5">
      <w:pPr>
        <w:pStyle w:val="CommentText"/>
      </w:pPr>
      <w:r>
        <w:rPr>
          <w:rStyle w:val="CommentReference"/>
        </w:rPr>
        <w:annotationRef/>
      </w:r>
      <w:r>
        <w:rPr>
          <w:rStyle w:val="CommentReference"/>
        </w:rPr>
        <w:t>I recommend a stronger transition.</w:t>
      </w:r>
      <w:r w:rsidR="007E14BB">
        <w:rPr>
          <w:rStyle w:val="CommentReference"/>
        </w:rPr>
        <w:t xml:space="preserve"> </w:t>
      </w:r>
      <w:r w:rsidR="006F0BB1">
        <w:rPr>
          <w:rStyle w:val="CommentReference"/>
        </w:rPr>
        <w:t>“Allows an evaluation” and “more responsive to the musical organization” don’t say very much.</w:t>
      </w:r>
      <w:r>
        <w:rPr>
          <w:rStyle w:val="CommentReference"/>
        </w:rPr>
        <w:t xml:space="preserve"> </w:t>
      </w:r>
      <w:r w:rsidR="00730437">
        <w:rPr>
          <w:rStyle w:val="CommentReference"/>
        </w:rPr>
        <w:t>Make a more emp</w:t>
      </w:r>
      <w:r w:rsidR="00726A4C">
        <w:rPr>
          <w:rStyle w:val="CommentReference"/>
        </w:rPr>
        <w:t>h</w:t>
      </w:r>
      <w:r w:rsidR="00730437">
        <w:rPr>
          <w:rStyle w:val="CommentReference"/>
        </w:rPr>
        <w:t xml:space="preserve">atic claim: </w:t>
      </w:r>
      <w:r>
        <w:rPr>
          <w:rStyle w:val="CommentReference"/>
        </w:rPr>
        <w:t xml:space="preserve">Consideration of </w:t>
      </w:r>
      <w:r w:rsidR="000A191D">
        <w:rPr>
          <w:rStyle w:val="CommentReference"/>
        </w:rPr>
        <w:t>harmony and counterpoint between cantus and tenor shows that XXX….</w:t>
      </w:r>
    </w:p>
  </w:comment>
  <w:comment w:id="1075" w:author="Segall, Christopher (segallcr)" w:date="2025-07-15T11:52:00Z" w:initials="SC(">
    <w:p w14:paraId="32B104B4" w14:textId="657AB456" w:rsidR="000937D5" w:rsidRDefault="000937D5">
      <w:pPr>
        <w:pStyle w:val="CommentText"/>
      </w:pPr>
      <w:r>
        <w:rPr>
          <w:rStyle w:val="CommentReference"/>
        </w:rPr>
        <w:annotationRef/>
      </w:r>
      <w:r>
        <w:t>Relevance is unclear. Perhaps omit, or move to a footnote?</w:t>
      </w:r>
    </w:p>
  </w:comment>
  <w:comment w:id="1076" w:author="Segall, Christopher (segallcr)" w:date="2025-07-15T11:53:00Z" w:initials="SC(">
    <w:p w14:paraId="54FC05A4" w14:textId="02ABF106" w:rsidR="005418EC" w:rsidRDefault="005418EC">
      <w:pPr>
        <w:pStyle w:val="CommentText"/>
      </w:pPr>
      <w:r>
        <w:rPr>
          <w:rStyle w:val="CommentReference"/>
        </w:rPr>
        <w:annotationRef/>
      </w:r>
      <w:r w:rsidR="00787DF3">
        <w:t>Potentially misleading, as in m. 14, the fifth is not shown in the discant reduction—only in the cantus–tenor score.</w:t>
      </w:r>
      <w:r w:rsidR="004E0A6D">
        <w:t xml:space="preserve"> (In context, the current paragraph draws primary attention to the reduction.)</w:t>
      </w:r>
    </w:p>
  </w:comment>
  <w:comment w:id="1080" w:author="Kyle Hutchinson" w:date="2025-08-07T19:40:00Z" w:initials="KH">
    <w:p w14:paraId="368B707D" w14:textId="77777777" w:rsidR="0013741D" w:rsidRDefault="0013741D" w:rsidP="0013741D">
      <w:pPr>
        <w:pStyle w:val="CommentText"/>
      </w:pPr>
      <w:r>
        <w:rPr>
          <w:rStyle w:val="CommentReference"/>
        </w:rPr>
        <w:annotationRef/>
      </w:r>
      <w:r>
        <w:t xml:space="preserve">Is this a term Fuller uses (from your bibliography it appears in the title of one of her works)? If so, it might be worthwhile to cite her here where the term appears for the first time, perhaps with an explanation of what the term means </w:t>
      </w:r>
    </w:p>
  </w:comment>
  <w:comment w:id="1128" w:author="Segall, Christopher (segallcr)" w:date="2025-07-18T13:07:00Z" w:initials="SC(">
    <w:p w14:paraId="3C68442D" w14:textId="2235D78B" w:rsidR="006766C6" w:rsidRDefault="006766C6">
      <w:pPr>
        <w:pStyle w:val="CommentText"/>
      </w:pPr>
      <w:r>
        <w:rPr>
          <w:rStyle w:val="CommentReference"/>
        </w:rPr>
        <w:annotationRef/>
      </w:r>
      <w:r>
        <w:t>Add (a) and (b) to the example.</w:t>
      </w:r>
    </w:p>
  </w:comment>
  <w:comment w:id="1137" w:author="Kyle Hutchinson" w:date="2025-08-07T19:41:00Z" w:initials="KH">
    <w:p w14:paraId="4459D2D3" w14:textId="77777777" w:rsidR="00BA16A7" w:rsidRDefault="00BA16A7" w:rsidP="00BA16A7">
      <w:pPr>
        <w:pStyle w:val="CommentText"/>
      </w:pPr>
      <w:r>
        <w:rPr>
          <w:rStyle w:val="CommentReference"/>
        </w:rPr>
        <w:annotationRef/>
      </w:r>
      <w:r>
        <w:t>Can these three paragraphs be combined? They all appear to be discussing the same song and are all quite short...</w:t>
      </w:r>
    </w:p>
  </w:comment>
  <w:comment w:id="1171" w:author="Segall, Christopher (segallcr)" w:date="2025-07-18T13:14:00Z" w:initials="SC(">
    <w:p w14:paraId="7E0279E0" w14:textId="3A5197B8" w:rsidR="00507AA5" w:rsidRDefault="00507AA5">
      <w:pPr>
        <w:pStyle w:val="CommentText"/>
      </w:pPr>
      <w:r>
        <w:rPr>
          <w:rStyle w:val="CommentReference"/>
        </w:rPr>
        <w:annotationRef/>
      </w:r>
      <w:r>
        <w:t>This sentence is partly convincing and partly tautological.</w:t>
      </w:r>
    </w:p>
    <w:p w14:paraId="6DA05BAE" w14:textId="77777777" w:rsidR="003B6C04" w:rsidRDefault="003B6C04">
      <w:pPr>
        <w:pStyle w:val="CommentText"/>
      </w:pPr>
    </w:p>
    <w:p w14:paraId="55600C7B" w14:textId="77777777" w:rsidR="003B6C04" w:rsidRDefault="003B6C04">
      <w:pPr>
        <w:pStyle w:val="CommentText"/>
      </w:pPr>
      <w:r>
        <w:t xml:space="preserve">It is convincing when it says that the fact that the preparatory figure consistently recurs on a weak beat </w:t>
      </w:r>
      <w:r w:rsidR="00022232">
        <w:t>confirms the emergence of duple meter.</w:t>
      </w:r>
      <w:r w:rsidR="000D25B4">
        <w:t xml:space="preserve"> The consistency </w:t>
      </w:r>
      <w:r w:rsidR="00371FC4">
        <w:t>is what’s crucial here, because even if someone interpreted the same figure as strong (for some reason), duple meter would nevertheless be established.</w:t>
      </w:r>
    </w:p>
    <w:p w14:paraId="7FC12252" w14:textId="77777777" w:rsidR="00371FC4" w:rsidRDefault="00371FC4">
      <w:pPr>
        <w:pStyle w:val="CommentText"/>
      </w:pPr>
    </w:p>
    <w:p w14:paraId="61E5C61D" w14:textId="1396E8EC" w:rsidR="00371FC4" w:rsidRDefault="00371FC4">
      <w:pPr>
        <w:pStyle w:val="CommentText"/>
      </w:pPr>
      <w:r>
        <w:t xml:space="preserve">It is tautological when it says that </w:t>
      </w:r>
      <w:r w:rsidR="00C84A2A">
        <w:t>the recurrence on a weak beat confirms the subordinate role of the weak beat and argues for beginning with a weak beat instead of a strong beat.</w:t>
      </w:r>
      <w:r w:rsidR="00C0413E">
        <w:t xml:space="preserve"> These conclusions fall out of your initial decision as by-products</w:t>
      </w:r>
      <w:r w:rsidR="00561D6E">
        <w:t xml:space="preserve">. If you hear the figure as preparatory, </w:t>
      </w:r>
      <w:r w:rsidR="008F5D14">
        <w:t xml:space="preserve">then it will consistently land on other weak beats, but that latter fact doesn’t prove it is necessarily weak and not strong. </w:t>
      </w:r>
      <w:r w:rsidR="00A6275E">
        <w:t>And if it consistently lands on other weak beats, that doesn’t prove that the choice of m. 1 as weak and not strong was necessarily correct.</w:t>
      </w:r>
    </w:p>
  </w:comment>
  <w:comment w:id="1193" w:author="Segall, Christopher (segallcr)" w:date="2025-07-18T13:31:00Z" w:initials="SC(">
    <w:p w14:paraId="6B510427" w14:textId="55142DA5" w:rsidR="00E2675B" w:rsidRDefault="00E2675B">
      <w:pPr>
        <w:pStyle w:val="CommentText"/>
      </w:pPr>
      <w:r>
        <w:rPr>
          <w:rStyle w:val="CommentReference"/>
        </w:rPr>
        <w:annotationRef/>
      </w:r>
      <w:r>
        <w:t>Add (a), (b), (c).</w:t>
      </w:r>
    </w:p>
  </w:comment>
  <w:comment w:id="1223" w:author="Segall, Christopher (segallcr)" w:date="2025-07-18T13:35:00Z" w:initials="SC(">
    <w:p w14:paraId="57DC908A" w14:textId="0428B65F" w:rsidR="007A0A68" w:rsidRDefault="007A0A68">
      <w:pPr>
        <w:pStyle w:val="CommentText"/>
      </w:pPr>
      <w:r>
        <w:rPr>
          <w:rStyle w:val="CommentReference"/>
        </w:rPr>
        <w:annotationRef/>
      </w:r>
      <w:r>
        <w:t>Add (a) and (b).</w:t>
      </w:r>
    </w:p>
  </w:comment>
  <w:comment w:id="1267" w:author="Kyle Hutchinson" w:date="2025-08-07T19:47:00Z" w:initials="KH">
    <w:p w14:paraId="7543AC1C" w14:textId="77777777" w:rsidR="00B146B7" w:rsidRDefault="00B146B7" w:rsidP="00B146B7">
      <w:pPr>
        <w:pStyle w:val="CommentText"/>
      </w:pPr>
      <w:r>
        <w:rPr>
          <w:rStyle w:val="CommentReference"/>
        </w:rPr>
        <w:annotationRef/>
      </w:r>
      <w:r>
        <w:t>Could be rewritten for clarity: something in the middle will need to be adjusted, perhaps?</w:t>
      </w:r>
    </w:p>
  </w:comment>
  <w:comment w:id="1268" w:author="Kyle Hutchinson" w:date="2025-08-08T09:07:00Z" w:initials="KH">
    <w:p w14:paraId="5C0D38DC" w14:textId="77777777" w:rsidR="002A48F2" w:rsidRDefault="002A48F2" w:rsidP="002A48F2">
      <w:pPr>
        <w:pStyle w:val="CommentText"/>
      </w:pPr>
      <w:r>
        <w:rPr>
          <w:rStyle w:val="CommentReference"/>
        </w:rPr>
        <w:annotationRef/>
      </w:r>
      <w:r>
        <w:t>And beyond here could refer to beyond France or beyond the Medieval era in France: is there a way to either a) clarify, b) remove, or c) combine the first two sentences in this paragraph, which mostly say the same thing.</w:t>
      </w:r>
    </w:p>
  </w:comment>
  <w:comment w:id="1298" w:author="Kyle Hutchinson" w:date="2025-08-08T09:11:00Z" w:initials="KH">
    <w:p w14:paraId="71F0EC01" w14:textId="77777777" w:rsidR="002A48F2" w:rsidRDefault="002A48F2" w:rsidP="002A48F2">
      <w:pPr>
        <w:pStyle w:val="CommentText"/>
      </w:pPr>
      <w:r>
        <w:rPr>
          <w:rStyle w:val="CommentReference"/>
        </w:rPr>
        <w:annotationRef/>
      </w:r>
      <w:r>
        <w:t>Alternately: authentically</w:t>
      </w:r>
    </w:p>
  </w:comment>
  <w:comment w:id="1366" w:author="Segall, Christopher (segallcr)" w:date="2025-07-18T14:02:00Z" w:initials="SC(">
    <w:p w14:paraId="0BE8E4AA" w14:textId="4ADBEBD2" w:rsidR="00E51A2B" w:rsidRDefault="00E51A2B">
      <w:pPr>
        <w:pStyle w:val="CommentText"/>
      </w:pPr>
      <w:r>
        <w:rPr>
          <w:rStyle w:val="CommentReference"/>
        </w:rPr>
        <w:annotationRef/>
      </w:r>
      <w:r>
        <w:t>Move highlighted text to the footnote.</w:t>
      </w:r>
    </w:p>
  </w:comment>
  <w:comment w:id="1395" w:author="Segall, Christopher (segallcr)" w:date="2025-07-18T14:08:00Z" w:initials="SC(">
    <w:p w14:paraId="59D9C6E6" w14:textId="06D77B22" w:rsidR="004A09F3" w:rsidRDefault="004A09F3">
      <w:pPr>
        <w:pStyle w:val="CommentText"/>
      </w:pPr>
      <w:r>
        <w:rPr>
          <w:rStyle w:val="CommentReference"/>
        </w:rPr>
        <w:annotationRef/>
      </w:r>
      <w:r>
        <w:t>Detail from? (consistency with Example 2 caption)</w:t>
      </w:r>
    </w:p>
  </w:comment>
  <w:comment w:id="1400" w:author="Segall, Christopher (segallcr)" w:date="2025-07-18T14:14:00Z" w:initials="SC(">
    <w:p w14:paraId="6259A05B" w14:textId="3360BF56" w:rsidR="00772D72" w:rsidRDefault="00772D72">
      <w:pPr>
        <w:pStyle w:val="CommentText"/>
      </w:pPr>
      <w:r>
        <w:rPr>
          <w:rStyle w:val="CommentReference"/>
        </w:rPr>
        <w:annotationRef/>
      </w:r>
      <w:r>
        <w:t>I don’t see the relevance of the footnote to this sentence of the main text.</w:t>
      </w:r>
      <w:r w:rsidR="00E85BC6">
        <w:t xml:space="preserve"> Perhaps it belongs somewhere else?</w:t>
      </w:r>
    </w:p>
  </w:comment>
  <w:comment w:id="1415" w:author="Segall, Christopher (segallcr)" w:date="2025-07-18T14:18:00Z" w:initials="SC(">
    <w:p w14:paraId="77A1BC38" w14:textId="1B88F0A9" w:rsidR="00EC5CB8" w:rsidRPr="000454BA" w:rsidRDefault="00EC5CB8">
      <w:pPr>
        <w:pStyle w:val="CommentText"/>
      </w:pPr>
      <w:r>
        <w:rPr>
          <w:rStyle w:val="CommentReference"/>
        </w:rPr>
        <w:annotationRef/>
      </w:r>
      <w:r w:rsidR="004A4EAB">
        <w:rPr>
          <w:rStyle w:val="CommentReference"/>
        </w:rPr>
        <w:t>I found this parenthesis confusing for t</w:t>
      </w:r>
      <w:r w:rsidR="00AE624F">
        <w:rPr>
          <w:rStyle w:val="CommentReference"/>
        </w:rPr>
        <w:t>hree</w:t>
      </w:r>
      <w:r w:rsidR="004A4EAB">
        <w:rPr>
          <w:rStyle w:val="CommentReference"/>
        </w:rPr>
        <w:t xml:space="preserve"> reasons</w:t>
      </w:r>
      <w:r w:rsidR="003A263B">
        <w:rPr>
          <w:rStyle w:val="CommentReference"/>
        </w:rPr>
        <w:t>, and I’d recommend revising or removing it. First, your Example 5 only goes as far as m. 14</w:t>
      </w:r>
      <w:r w:rsidR="000E170F">
        <w:rPr>
          <w:rStyle w:val="CommentReference"/>
        </w:rPr>
        <w:t>, so we can’t verify m. 18 or m. 20</w:t>
      </w:r>
      <w:r w:rsidR="00AE624F">
        <w:rPr>
          <w:rStyle w:val="CommentReference"/>
        </w:rPr>
        <w:t xml:space="preserve">. Second, there are references to three formal sections instead of two, and the third seems very short, just two measures (mm. 19–20). I had to check the </w:t>
      </w:r>
      <w:r w:rsidR="00692B83">
        <w:rPr>
          <w:rStyle w:val="CommentReference"/>
        </w:rPr>
        <w:t>Ludwig edition</w:t>
      </w:r>
      <w:r w:rsidR="00AE624F">
        <w:rPr>
          <w:rStyle w:val="CommentReference"/>
        </w:rPr>
        <w:t xml:space="preserve"> to realize that the B section has a first and second ending</w:t>
      </w:r>
      <w:r w:rsidR="00D62522">
        <w:rPr>
          <w:rStyle w:val="CommentReference"/>
        </w:rPr>
        <w:t xml:space="preserve">—this wasn’t obvious to a reader like me. Third, why Ludwig specifically? </w:t>
      </w:r>
      <w:r w:rsidR="00C6520B">
        <w:rPr>
          <w:rStyle w:val="CommentReference"/>
        </w:rPr>
        <w:t>Your transcription aligns with his in the regard you’re describing.</w:t>
      </w:r>
      <w:r w:rsidR="000454BA">
        <w:rPr>
          <w:rStyle w:val="CommentReference"/>
        </w:rPr>
        <w:t xml:space="preserve"> It might be clearer just to say that if m. 1 is an upbeat, then all the cadences will land on </w:t>
      </w:r>
      <w:r w:rsidR="000454BA">
        <w:rPr>
          <w:rStyle w:val="CommentReference"/>
          <w:i/>
          <w:iCs/>
        </w:rPr>
        <w:t>modus</w:t>
      </w:r>
      <w:r w:rsidR="000454BA">
        <w:rPr>
          <w:rStyle w:val="CommentReference"/>
        </w:rPr>
        <w:t xml:space="preserve"> downbeats, without citing measure numbers </w:t>
      </w:r>
      <w:r w:rsidR="003F64E6">
        <w:rPr>
          <w:rStyle w:val="CommentReference"/>
        </w:rPr>
        <w:t>beyond what you’ve provided in your examples.</w:t>
      </w:r>
    </w:p>
  </w:comment>
  <w:comment w:id="1439" w:author="Segall, Christopher (segallcr)" w:date="2025-07-20T10:04:00Z" w:initials="SC(">
    <w:p w14:paraId="2559CA78" w14:textId="0B76E2C6" w:rsidR="00DB3017" w:rsidRDefault="00DB3017">
      <w:pPr>
        <w:pStyle w:val="CommentText"/>
      </w:pPr>
      <w:r>
        <w:rPr>
          <w:rStyle w:val="CommentReference"/>
        </w:rPr>
        <w:annotationRef/>
      </w:r>
      <w:r>
        <w:t>Move to footnote and explain.</w:t>
      </w:r>
    </w:p>
  </w:comment>
  <w:comment w:id="1453" w:author="Segall, Christopher (segallcr)" w:date="2025-07-20T10:07:00Z" w:initials="SC(">
    <w:p w14:paraId="494B1B77" w14:textId="20A05445" w:rsidR="0026742E" w:rsidRPr="0026742E" w:rsidRDefault="0026742E">
      <w:pPr>
        <w:pStyle w:val="CommentText"/>
      </w:pPr>
      <w:r>
        <w:rPr>
          <w:rStyle w:val="CommentReference"/>
        </w:rPr>
        <w:annotationRef/>
      </w:r>
      <w:r>
        <w:t>Should any of these genre</w:t>
      </w:r>
      <w:r w:rsidR="001053C9">
        <w:t xml:space="preserve"> name</w:t>
      </w:r>
      <w:r>
        <w:t xml:space="preserve">s be italicized, like </w:t>
      </w:r>
      <w:r>
        <w:rPr>
          <w:i/>
          <w:iCs/>
        </w:rPr>
        <w:t>chanson baladée</w:t>
      </w:r>
      <w:r>
        <w:t>?</w:t>
      </w:r>
      <w:r w:rsidR="00F16517">
        <w:t xml:space="preserve"> I don’t know the answer; I defer to you.</w:t>
      </w:r>
    </w:p>
  </w:comment>
  <w:comment w:id="1503" w:author="Segall, Christopher (segallcr)" w:date="2025-07-20T10:52:00Z" w:initials="SC(">
    <w:p w14:paraId="5A4DB002" w14:textId="18738428" w:rsidR="00344C32" w:rsidRDefault="00344C32">
      <w:pPr>
        <w:pStyle w:val="CommentText"/>
      </w:pPr>
      <w:r>
        <w:rPr>
          <w:rStyle w:val="CommentReference"/>
        </w:rPr>
        <w:annotationRef/>
      </w:r>
      <w:r>
        <w:t>Nice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B01F6" w15:done="0"/>
  <w15:commentEx w15:paraId="64779E45" w15:done="0"/>
  <w15:commentEx w15:paraId="4E79B545" w15:done="0"/>
  <w15:commentEx w15:paraId="365D08DD" w15:done="0"/>
  <w15:commentEx w15:paraId="5C330EA7" w15:done="0"/>
  <w15:commentEx w15:paraId="354F4B1D" w15:done="0"/>
  <w15:commentEx w15:paraId="74F96823" w15:done="0"/>
  <w15:commentEx w15:paraId="4570F33C" w15:done="0"/>
  <w15:commentEx w15:paraId="77345A89" w15:done="0"/>
  <w15:commentEx w15:paraId="2F94ABC9" w15:done="0"/>
  <w15:commentEx w15:paraId="6CFF117D" w15:done="0"/>
  <w15:commentEx w15:paraId="73EDFA21" w15:done="0"/>
  <w15:commentEx w15:paraId="5398308D" w15:done="0"/>
  <w15:commentEx w15:paraId="4D95D01F" w15:done="0"/>
  <w15:commentEx w15:paraId="75658793" w15:done="0"/>
  <w15:commentEx w15:paraId="1EA0E153" w15:done="0"/>
  <w15:commentEx w15:paraId="0593D1B3" w15:done="0"/>
  <w15:commentEx w15:paraId="30F02FC8" w15:done="0"/>
  <w15:commentEx w15:paraId="4F2240E6" w15:done="0"/>
  <w15:commentEx w15:paraId="79DE4C78" w15:done="0"/>
  <w15:commentEx w15:paraId="1FAFE02C" w15:done="0"/>
  <w15:commentEx w15:paraId="06105835" w15:done="0"/>
  <w15:commentEx w15:paraId="13F91FF4" w15:done="0"/>
  <w15:commentEx w15:paraId="663764F1" w15:done="0"/>
  <w15:commentEx w15:paraId="74C72D13" w15:done="0"/>
  <w15:commentEx w15:paraId="0C295F17" w15:done="0"/>
  <w15:commentEx w15:paraId="24D6BE06" w15:paraIdParent="0C295F17" w15:done="0"/>
  <w15:commentEx w15:paraId="06A84B44" w15:done="0"/>
  <w15:commentEx w15:paraId="47248E95" w15:done="0"/>
  <w15:commentEx w15:paraId="39839E71" w15:done="0"/>
  <w15:commentEx w15:paraId="123F1480" w15:done="0"/>
  <w15:commentEx w15:paraId="6FE1EA22" w15:done="0"/>
  <w15:commentEx w15:paraId="11E69E2E" w15:done="0"/>
  <w15:commentEx w15:paraId="55DFEAE9" w15:done="0"/>
  <w15:commentEx w15:paraId="32229F20" w15:paraIdParent="55DFEAE9" w15:done="0"/>
  <w15:commentEx w15:paraId="3C1896B5" w15:done="0"/>
  <w15:commentEx w15:paraId="69A142D5" w15:done="0"/>
  <w15:commentEx w15:paraId="4BAE6584" w15:done="0"/>
  <w15:commentEx w15:paraId="0B1EB293" w15:done="0"/>
  <w15:commentEx w15:paraId="7B890506" w15:done="0"/>
  <w15:commentEx w15:paraId="03CF0F8C" w15:done="0"/>
  <w15:commentEx w15:paraId="15918C04" w15:done="0"/>
  <w15:commentEx w15:paraId="080C16BA" w15:done="0"/>
  <w15:commentEx w15:paraId="6D1EA1D6" w15:done="0"/>
  <w15:commentEx w15:paraId="02F383F8" w15:done="0"/>
  <w15:commentEx w15:paraId="4ACBA463" w15:done="0"/>
  <w15:commentEx w15:paraId="2F34B5D4" w15:done="0"/>
  <w15:commentEx w15:paraId="00115F6F" w15:done="0"/>
  <w15:commentEx w15:paraId="37A80F46" w15:done="0"/>
  <w15:commentEx w15:paraId="07F5E628" w15:done="0"/>
  <w15:commentEx w15:paraId="646B721C" w15:done="0"/>
  <w15:commentEx w15:paraId="32B104B4" w15:done="0"/>
  <w15:commentEx w15:paraId="54FC05A4" w15:done="0"/>
  <w15:commentEx w15:paraId="368B707D" w15:done="0"/>
  <w15:commentEx w15:paraId="3C68442D" w15:done="0"/>
  <w15:commentEx w15:paraId="4459D2D3" w15:done="0"/>
  <w15:commentEx w15:paraId="61E5C61D" w15:done="0"/>
  <w15:commentEx w15:paraId="6B510427" w15:done="0"/>
  <w15:commentEx w15:paraId="57DC908A" w15:done="0"/>
  <w15:commentEx w15:paraId="7543AC1C" w15:done="0"/>
  <w15:commentEx w15:paraId="5C0D38DC" w15:done="0"/>
  <w15:commentEx w15:paraId="71F0EC01" w15:done="0"/>
  <w15:commentEx w15:paraId="0BE8E4AA" w15:done="0"/>
  <w15:commentEx w15:paraId="59D9C6E6" w15:done="0"/>
  <w15:commentEx w15:paraId="6259A05B" w15:done="0"/>
  <w15:commentEx w15:paraId="77A1BC38" w15:done="0"/>
  <w15:commentEx w15:paraId="2559CA78" w15:done="0"/>
  <w15:commentEx w15:paraId="494B1B77" w15:done="0"/>
  <w15:commentEx w15:paraId="5A4DB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018E1F" w16cex:dateUtc="2025-08-04T13:02:00Z"/>
  <w16cex:commentExtensible w16cex:durableId="2C28E1E5" w16cex:dateUtc="2025-07-21T19:57:00Z"/>
  <w16cex:commentExtensible w16cex:durableId="2C17B1A9" w16cex:dateUtc="2025-07-08T19:03:00Z"/>
  <w16cex:commentExtensible w16cex:durableId="2C28E35D" w16cex:dateUtc="2025-07-21T20:03:00Z"/>
  <w16cex:commentExtensible w16cex:durableId="2C1A6C16" w16cex:dateUtc="2025-07-10T20:43:00Z"/>
  <w16cex:commentExtensible w16cex:durableId="2C1A6D68" w16cex:dateUtc="2025-07-10T20:48:00Z"/>
  <w16cex:commentExtensible w16cex:durableId="2C28E92D" w16cex:dateUtc="2025-07-21T20:28:00Z"/>
  <w16cex:commentExtensible w16cex:durableId="2C1A770D" w16cex:dateUtc="2025-07-10T21:29:00Z"/>
  <w16cex:commentExtensible w16cex:durableId="4A0BEC24" w16cex:dateUtc="2025-08-04T13:27:00Z"/>
  <w16cex:commentExtensible w16cex:durableId="3107E93D" w16cex:dateUtc="2025-08-04T13:28:00Z"/>
  <w16cex:commentExtensible w16cex:durableId="2C2B405A" w16cex:dateUtc="2025-07-23T15:04:00Z"/>
  <w16cex:commentExtensible w16cex:durableId="2C2B42C4" w16cex:dateUtc="2025-07-23T15:15:00Z"/>
  <w16cex:commentExtensible w16cex:durableId="65688B71" w16cex:dateUtc="2025-08-04T13:32:00Z"/>
  <w16cex:commentExtensible w16cex:durableId="05051040" w16cex:dateUtc="2025-08-04T13:35:00Z"/>
  <w16cex:commentExtensible w16cex:durableId="30D5B7DA" w16cex:dateUtc="2025-08-05T15:52:00Z"/>
  <w16cex:commentExtensible w16cex:durableId="1D586C36" w16cex:dateUtc="2025-08-04T13:45:00Z"/>
  <w16cex:commentExtensible w16cex:durableId="552CA91D" w16cex:dateUtc="2025-08-05T15:52:00Z"/>
  <w16cex:commentExtensible w16cex:durableId="6DEF45D5" w16cex:dateUtc="2025-08-05T15:57:00Z"/>
  <w16cex:commentExtensible w16cex:durableId="2C1B9D7A" w16cex:dateUtc="2025-07-11T18:26:00Z"/>
  <w16cex:commentExtensible w16cex:durableId="2C1B9DB0" w16cex:dateUtc="2025-07-11T18:26:00Z"/>
  <w16cex:commentExtensible w16cex:durableId="2C1CBB66" w16cex:dateUtc="2025-07-12T14:45:00Z"/>
  <w16cex:commentExtensible w16cex:durableId="2C1CBB92" w16cex:dateUtc="2025-07-12T14:46:00Z"/>
  <w16cex:commentExtensible w16cex:durableId="2C2B6D43" w16cex:dateUtc="2025-07-23T18:16:00Z"/>
  <w16cex:commentExtensible w16cex:durableId="2C1CBA71" w16cex:dateUtc="2025-07-12T14:41:00Z"/>
  <w16cex:commentExtensible w16cex:durableId="2C1CBC42" w16cex:dateUtc="2025-07-12T14:49:00Z"/>
  <w16cex:commentExtensible w16cex:durableId="2C2B6EEC" w16cex:dateUtc="2025-07-23T18:23:00Z"/>
  <w16cex:commentExtensible w16cex:durableId="368155A4" w16cex:dateUtc="2025-08-06T16:51:00Z"/>
  <w16cex:commentExtensible w16cex:durableId="2C2B6F77" w16cex:dateUtc="2025-07-23T18:25:00Z"/>
  <w16cex:commentExtensible w16cex:durableId="67C1707E" w16cex:dateUtc="2025-08-06T18:24:00Z"/>
  <w16cex:commentExtensible w16cex:durableId="2C2B7481" w16cex:dateUtc="2025-07-23T18:47:00Z"/>
  <w16cex:commentExtensible w16cex:durableId="0958FB27" w16cex:dateUtc="2025-08-06T18:29:00Z"/>
  <w16cex:commentExtensible w16cex:durableId="2C2B7712" w16cex:dateUtc="2025-07-23T18:58:00Z"/>
  <w16cex:commentExtensible w16cex:durableId="5B64994D" w16cex:dateUtc="2025-08-07T23:11:00Z"/>
  <w16cex:commentExtensible w16cex:durableId="2C2B8256" w16cex:dateUtc="2025-07-23T19:46:00Z"/>
  <w16cex:commentExtensible w16cex:durableId="5EAB967D" w16cex:dateUtc="2025-08-07T23:09:00Z"/>
  <w16cex:commentExtensible w16cex:durableId="2C1CC4CE" w16cex:dateUtc="2025-07-12T15:26:00Z"/>
  <w16cex:commentExtensible w16cex:durableId="2C2B82F2" w16cex:dateUtc="2025-07-23T19:49:00Z"/>
  <w16cex:commentExtensible w16cex:durableId="2C1CC4EE" w16cex:dateUtc="2025-07-12T15:26:00Z"/>
  <w16cex:commentExtensible w16cex:durableId="5ECBC942" w16cex:dateUtc="2025-08-07T23:13:00Z"/>
  <w16cex:commentExtensible w16cex:durableId="2C2B84C4" w16cex:dateUtc="2025-07-23T19:56:00Z"/>
  <w16cex:commentExtensible w16cex:durableId="2C1CC7AF" w16cex:dateUtc="2025-07-12T15:38:00Z"/>
  <w16cex:commentExtensible w16cex:durableId="28E341FA" w16cex:dateUtc="2025-08-07T23:17:00Z"/>
  <w16cex:commentExtensible w16cex:durableId="2C1CC850" w16cex:dateUtc="2025-07-12T15:41:00Z"/>
  <w16cex:commentExtensible w16cex:durableId="2C1CC894" w16cex:dateUtc="2025-07-12T15:42:00Z"/>
  <w16cex:commentExtensible w16cex:durableId="5098C6C2" w16cex:dateUtc="2025-08-07T23:21:00Z"/>
  <w16cex:commentExtensible w16cex:durableId="2C1FE51C" w16cex:dateUtc="2025-07-15T00:20:00Z"/>
  <w16cex:commentExtensible w16cex:durableId="2C1FE834" w16cex:dateUtc="2025-07-15T00:33:00Z"/>
  <w16cex:commentExtensible w16cex:durableId="2C1FE893" w16cex:dateUtc="2025-07-15T00:35:00Z"/>
  <w16cex:commentExtensible w16cex:durableId="2C20BB8B" w16cex:dateUtc="2025-07-15T15:35:00Z"/>
  <w16cex:commentExtensible w16cex:durableId="2C20BC01" w16cex:dateUtc="2025-07-15T15:37:00Z"/>
  <w16cex:commentExtensible w16cex:durableId="2C20BC55" w16cex:dateUtc="2025-07-15T15:39:00Z"/>
  <w16cex:commentExtensible w16cex:durableId="2C20BF68" w16cex:dateUtc="2025-07-15T15:52:00Z"/>
  <w16cex:commentExtensible w16cex:durableId="2C20BFC9" w16cex:dateUtc="2025-07-15T15:53:00Z"/>
  <w16cex:commentExtensible w16cex:durableId="64BC4165" w16cex:dateUtc="2025-08-07T23:40:00Z"/>
  <w16cex:commentExtensible w16cex:durableId="2C24C5A4" w16cex:dateUtc="2025-07-18T17:07:00Z"/>
  <w16cex:commentExtensible w16cex:durableId="53055805" w16cex:dateUtc="2025-08-07T23:41:00Z"/>
  <w16cex:commentExtensible w16cex:durableId="2C24C72F" w16cex:dateUtc="2025-07-18T17:14:00Z"/>
  <w16cex:commentExtensible w16cex:durableId="2C24CB34" w16cex:dateUtc="2025-07-18T17:31:00Z"/>
  <w16cex:commentExtensible w16cex:durableId="2C24CC36" w16cex:dateUtc="2025-07-18T17:35:00Z"/>
  <w16cex:commentExtensible w16cex:durableId="63FE2B23" w16cex:dateUtc="2025-08-07T23:47:00Z"/>
  <w16cex:commentExtensible w16cex:durableId="227F6401" w16cex:dateUtc="2025-08-08T13:07:00Z"/>
  <w16cex:commentExtensible w16cex:durableId="6187068B" w16cex:dateUtc="2025-08-08T13:11:00Z"/>
  <w16cex:commentExtensible w16cex:durableId="2C24D28E" w16cex:dateUtc="2025-07-18T18:02:00Z"/>
  <w16cex:commentExtensible w16cex:durableId="2C24D3D7" w16cex:dateUtc="2025-07-18T18:08:00Z"/>
  <w16cex:commentExtensible w16cex:durableId="2C24D52E" w16cex:dateUtc="2025-07-18T18:14:00Z"/>
  <w16cex:commentExtensible w16cex:durableId="2C24D63E" w16cex:dateUtc="2025-07-18T18:18:00Z"/>
  <w16cex:commentExtensible w16cex:durableId="2C273DCA" w16cex:dateUtc="2025-07-20T14:04:00Z"/>
  <w16cex:commentExtensible w16cex:durableId="2C273E4A" w16cex:dateUtc="2025-07-20T14:07:00Z"/>
  <w16cex:commentExtensible w16cex:durableId="2C274902" w16cex:dateUtc="2025-07-20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B01F6" w16cid:durableId="3D018E1F"/>
  <w16cid:commentId w16cid:paraId="64779E45" w16cid:durableId="2C28E1E5"/>
  <w16cid:commentId w16cid:paraId="4E79B545" w16cid:durableId="2C17B1A9"/>
  <w16cid:commentId w16cid:paraId="365D08DD" w16cid:durableId="2C28E35D"/>
  <w16cid:commentId w16cid:paraId="5C330EA7" w16cid:durableId="2C1A6C16"/>
  <w16cid:commentId w16cid:paraId="354F4B1D" w16cid:durableId="2C1A6D68"/>
  <w16cid:commentId w16cid:paraId="74F96823" w16cid:durableId="2C28E92D"/>
  <w16cid:commentId w16cid:paraId="4570F33C" w16cid:durableId="2C1A770D"/>
  <w16cid:commentId w16cid:paraId="77345A89" w16cid:durableId="4A0BEC24"/>
  <w16cid:commentId w16cid:paraId="2F94ABC9" w16cid:durableId="3107E93D"/>
  <w16cid:commentId w16cid:paraId="6CFF117D" w16cid:durableId="2C2B405A"/>
  <w16cid:commentId w16cid:paraId="73EDFA21" w16cid:durableId="2C2B42C4"/>
  <w16cid:commentId w16cid:paraId="5398308D" w16cid:durableId="65688B71"/>
  <w16cid:commentId w16cid:paraId="4D95D01F" w16cid:durableId="05051040"/>
  <w16cid:commentId w16cid:paraId="75658793" w16cid:durableId="30D5B7DA"/>
  <w16cid:commentId w16cid:paraId="1EA0E153" w16cid:durableId="1D586C36"/>
  <w16cid:commentId w16cid:paraId="0593D1B3" w16cid:durableId="552CA91D"/>
  <w16cid:commentId w16cid:paraId="30F02FC8" w16cid:durableId="6DEF45D5"/>
  <w16cid:commentId w16cid:paraId="4F2240E6" w16cid:durableId="2C1B9D7A"/>
  <w16cid:commentId w16cid:paraId="79DE4C78" w16cid:durableId="2C1B9DB0"/>
  <w16cid:commentId w16cid:paraId="1FAFE02C" w16cid:durableId="2C1CBB66"/>
  <w16cid:commentId w16cid:paraId="06105835" w16cid:durableId="2C1CBB92"/>
  <w16cid:commentId w16cid:paraId="13F91FF4" w16cid:durableId="2C2B6D43"/>
  <w16cid:commentId w16cid:paraId="663764F1" w16cid:durableId="2C1CBA71"/>
  <w16cid:commentId w16cid:paraId="74C72D13" w16cid:durableId="2C1CBC42"/>
  <w16cid:commentId w16cid:paraId="0C295F17" w16cid:durableId="2C2B6EEC"/>
  <w16cid:commentId w16cid:paraId="24D6BE06" w16cid:durableId="368155A4"/>
  <w16cid:commentId w16cid:paraId="06A84B44" w16cid:durableId="2C2B6F77"/>
  <w16cid:commentId w16cid:paraId="47248E95" w16cid:durableId="67C1707E"/>
  <w16cid:commentId w16cid:paraId="39839E71" w16cid:durableId="2C2B7481"/>
  <w16cid:commentId w16cid:paraId="123F1480" w16cid:durableId="0958FB27"/>
  <w16cid:commentId w16cid:paraId="6FE1EA22" w16cid:durableId="2C2B7712"/>
  <w16cid:commentId w16cid:paraId="11E69E2E" w16cid:durableId="5B64994D"/>
  <w16cid:commentId w16cid:paraId="55DFEAE9" w16cid:durableId="2C2B8256"/>
  <w16cid:commentId w16cid:paraId="32229F20" w16cid:durableId="5EAB967D"/>
  <w16cid:commentId w16cid:paraId="3C1896B5" w16cid:durableId="2C1CC4CE"/>
  <w16cid:commentId w16cid:paraId="69A142D5" w16cid:durableId="2C2B82F2"/>
  <w16cid:commentId w16cid:paraId="4BAE6584" w16cid:durableId="2C1CC4EE"/>
  <w16cid:commentId w16cid:paraId="0B1EB293" w16cid:durableId="5ECBC942"/>
  <w16cid:commentId w16cid:paraId="7B890506" w16cid:durableId="2C2B84C4"/>
  <w16cid:commentId w16cid:paraId="03CF0F8C" w16cid:durableId="2C1CC7AF"/>
  <w16cid:commentId w16cid:paraId="15918C04" w16cid:durableId="28E341FA"/>
  <w16cid:commentId w16cid:paraId="080C16BA" w16cid:durableId="2C1CC850"/>
  <w16cid:commentId w16cid:paraId="6D1EA1D6" w16cid:durableId="2C1CC894"/>
  <w16cid:commentId w16cid:paraId="02F383F8" w16cid:durableId="5098C6C2"/>
  <w16cid:commentId w16cid:paraId="4ACBA463" w16cid:durableId="2C1FE51C"/>
  <w16cid:commentId w16cid:paraId="2F34B5D4" w16cid:durableId="2C1FE834"/>
  <w16cid:commentId w16cid:paraId="00115F6F" w16cid:durableId="2C1FE893"/>
  <w16cid:commentId w16cid:paraId="37A80F46" w16cid:durableId="2C20BB8B"/>
  <w16cid:commentId w16cid:paraId="07F5E628" w16cid:durableId="2C20BC01"/>
  <w16cid:commentId w16cid:paraId="646B721C" w16cid:durableId="2C20BC55"/>
  <w16cid:commentId w16cid:paraId="32B104B4" w16cid:durableId="2C20BF68"/>
  <w16cid:commentId w16cid:paraId="54FC05A4" w16cid:durableId="2C20BFC9"/>
  <w16cid:commentId w16cid:paraId="368B707D" w16cid:durableId="64BC4165"/>
  <w16cid:commentId w16cid:paraId="3C68442D" w16cid:durableId="2C24C5A4"/>
  <w16cid:commentId w16cid:paraId="4459D2D3" w16cid:durableId="53055805"/>
  <w16cid:commentId w16cid:paraId="61E5C61D" w16cid:durableId="2C24C72F"/>
  <w16cid:commentId w16cid:paraId="6B510427" w16cid:durableId="2C24CB34"/>
  <w16cid:commentId w16cid:paraId="57DC908A" w16cid:durableId="2C24CC36"/>
  <w16cid:commentId w16cid:paraId="7543AC1C" w16cid:durableId="63FE2B23"/>
  <w16cid:commentId w16cid:paraId="5C0D38DC" w16cid:durableId="227F6401"/>
  <w16cid:commentId w16cid:paraId="71F0EC01" w16cid:durableId="6187068B"/>
  <w16cid:commentId w16cid:paraId="0BE8E4AA" w16cid:durableId="2C24D28E"/>
  <w16cid:commentId w16cid:paraId="59D9C6E6" w16cid:durableId="2C24D3D7"/>
  <w16cid:commentId w16cid:paraId="6259A05B" w16cid:durableId="2C24D52E"/>
  <w16cid:commentId w16cid:paraId="77A1BC38" w16cid:durableId="2C24D63E"/>
  <w16cid:commentId w16cid:paraId="2559CA78" w16cid:durableId="2C273DCA"/>
  <w16cid:commentId w16cid:paraId="494B1B77" w16cid:durableId="2C273E4A"/>
  <w16cid:commentId w16cid:paraId="5A4DB002" w16cid:durableId="2C2749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48E7" w14:textId="77777777" w:rsidR="00D50C1E" w:rsidRDefault="00D50C1E" w:rsidP="00DD18E2">
      <w:pPr>
        <w:spacing w:after="0" w:line="240" w:lineRule="auto"/>
      </w:pPr>
      <w:r>
        <w:separator/>
      </w:r>
    </w:p>
  </w:endnote>
  <w:endnote w:type="continuationSeparator" w:id="0">
    <w:p w14:paraId="71A62397" w14:textId="77777777" w:rsidR="00D50C1E" w:rsidRDefault="00D50C1E" w:rsidP="00DD1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234600"/>
      <w:docPartObj>
        <w:docPartGallery w:val="Page Numbers (Bottom of Page)"/>
        <w:docPartUnique/>
      </w:docPartObj>
    </w:sdtPr>
    <w:sdtEndPr>
      <w:rPr>
        <w:noProof/>
      </w:rPr>
    </w:sdtEndPr>
    <w:sdtContent>
      <w:p w14:paraId="4AB1CBD2" w14:textId="77777777" w:rsidR="00F73422" w:rsidRDefault="00F73422">
        <w:pPr>
          <w:pStyle w:val="Footer"/>
          <w:jc w:val="center"/>
        </w:pPr>
        <w:r>
          <w:fldChar w:fldCharType="begin"/>
        </w:r>
        <w:r>
          <w:instrText xml:space="preserve"> PAGE   \* MERGEFORMAT </w:instrText>
        </w:r>
        <w:r>
          <w:fldChar w:fldCharType="separate"/>
        </w:r>
        <w:r w:rsidR="00433434">
          <w:rPr>
            <w:noProof/>
          </w:rPr>
          <w:t>14</w:t>
        </w:r>
        <w:r>
          <w:rPr>
            <w:noProof/>
          </w:rPr>
          <w:fldChar w:fldCharType="end"/>
        </w:r>
      </w:p>
    </w:sdtContent>
  </w:sdt>
  <w:p w14:paraId="21E5013F" w14:textId="77777777" w:rsidR="00F73422" w:rsidRDefault="00F734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7A03" w14:textId="77777777" w:rsidR="00D50C1E" w:rsidRDefault="00D50C1E" w:rsidP="00DD18E2">
      <w:pPr>
        <w:spacing w:after="0" w:line="240" w:lineRule="auto"/>
      </w:pPr>
      <w:r>
        <w:separator/>
      </w:r>
    </w:p>
  </w:footnote>
  <w:footnote w:type="continuationSeparator" w:id="0">
    <w:p w14:paraId="00B7DEFA" w14:textId="77777777" w:rsidR="00D50C1E" w:rsidRDefault="00D50C1E" w:rsidP="00DD18E2">
      <w:pPr>
        <w:spacing w:after="0" w:line="240" w:lineRule="auto"/>
      </w:pPr>
      <w:r>
        <w:continuationSeparator/>
      </w:r>
    </w:p>
  </w:footnote>
  <w:footnote w:id="1">
    <w:p w14:paraId="3D7F8E24" w14:textId="567FA752" w:rsidR="00A21C82" w:rsidRDefault="00A21C82">
      <w:pPr>
        <w:pStyle w:val="FootnoteText"/>
      </w:pPr>
      <w:r>
        <w:rPr>
          <w:rStyle w:val="FootnoteReference"/>
        </w:rPr>
        <w:footnoteRef/>
      </w:r>
      <w:r>
        <w:t xml:space="preserve"> See Earp </w:t>
      </w:r>
      <w:r w:rsidR="005E0C0B">
        <w:t>(</w:t>
      </w:r>
      <w:r>
        <w:t>1995, 24</w:t>
      </w:r>
      <w:r w:rsidR="00170FB8">
        <w:t>1–4</w:t>
      </w:r>
      <w:r>
        <w:t>3</w:t>
      </w:r>
      <w:r w:rsidR="005E0C0B">
        <w:t>)</w:t>
      </w:r>
      <w:r>
        <w:t xml:space="preserve"> on the difficulty of enumerating Machaut’s lyrical output by genre given the variety of </w:t>
      </w:r>
      <w:del w:id="4" w:author="Segall, Christopher (segallcr)" w:date="2025-07-08T14:09:00Z">
        <w:r w:rsidDel="001E5F56">
          <w:delText xml:space="preserve">their </w:delText>
        </w:r>
      </w:del>
      <w:r>
        <w:t>manuscript sources.</w:t>
      </w:r>
    </w:p>
  </w:footnote>
  <w:footnote w:id="2">
    <w:p w14:paraId="7626D219" w14:textId="2DF2148A" w:rsidR="00336DAF" w:rsidRPr="00A92895" w:rsidRDefault="00336DAF" w:rsidP="00336DAF">
      <w:pPr>
        <w:pStyle w:val="FootnoteText"/>
      </w:pPr>
      <w:r>
        <w:rPr>
          <w:rStyle w:val="FootnoteReference"/>
        </w:rPr>
        <w:footnoteRef/>
      </w:r>
      <w:r>
        <w:t xml:space="preserve"> Peraino </w:t>
      </w:r>
      <w:r w:rsidR="005E0C0B">
        <w:t>(</w:t>
      </w:r>
      <w:r>
        <w:t>2011, 236</w:t>
      </w:r>
      <w:r w:rsidR="005E0C0B">
        <w:t>)</w:t>
      </w:r>
      <w:r>
        <w:t xml:space="preserve"> points out the same terminological insistence in Machaut’s </w:t>
      </w:r>
      <w:r w:rsidRPr="003D3689">
        <w:rPr>
          <w:i/>
          <w:iCs/>
        </w:rPr>
        <w:t>Prologue</w:t>
      </w:r>
      <w:r w:rsidR="0017310D">
        <w:t>,</w:t>
      </w:r>
      <w:r>
        <w:t xml:space="preserve"> </w:t>
      </w:r>
      <w:r w:rsidR="0017310D">
        <w:t>s</w:t>
      </w:r>
      <w:r>
        <w:t>ection V, lines 1</w:t>
      </w:r>
      <w:r w:rsidR="00170FB8">
        <w:t>4–</w:t>
      </w:r>
      <w:r>
        <w:t xml:space="preserve">15. She attributes Machaut’s connection of the </w:t>
      </w:r>
      <w:proofErr w:type="spellStart"/>
      <w:r>
        <w:t>virelai</w:t>
      </w:r>
      <w:proofErr w:type="spellEnd"/>
      <w:r>
        <w:t xml:space="preserve"> with dance to French refrain songs called </w:t>
      </w:r>
      <w:proofErr w:type="spellStart"/>
      <w:r>
        <w:rPr>
          <w:i/>
          <w:iCs/>
        </w:rPr>
        <w:t>rondets</w:t>
      </w:r>
      <w:proofErr w:type="spellEnd"/>
      <w:r>
        <w:rPr>
          <w:i/>
          <w:iCs/>
        </w:rPr>
        <w:t xml:space="preserve"> de </w:t>
      </w:r>
      <w:proofErr w:type="spellStart"/>
      <w:r w:rsidRPr="00D73B51">
        <w:rPr>
          <w:i/>
          <w:iCs/>
        </w:rPr>
        <w:t>carole</w:t>
      </w:r>
      <w:proofErr w:type="spellEnd"/>
      <w:r>
        <w:t xml:space="preserve"> and </w:t>
      </w:r>
      <w:proofErr w:type="spellStart"/>
      <w:r w:rsidRPr="00A86A61">
        <w:rPr>
          <w:i/>
          <w:iCs/>
        </w:rPr>
        <w:t>ballettes</w:t>
      </w:r>
      <w:proofErr w:type="spellEnd"/>
      <w:r>
        <w:t xml:space="preserve"> and to the Occitan </w:t>
      </w:r>
      <w:proofErr w:type="spellStart"/>
      <w:r w:rsidRPr="00A86A61">
        <w:rPr>
          <w:i/>
          <w:iCs/>
        </w:rPr>
        <w:t>dansa</w:t>
      </w:r>
      <w:proofErr w:type="spellEnd"/>
      <w:r>
        <w:t xml:space="preserve"> (248). </w:t>
      </w:r>
      <w:r w:rsidRPr="00A86A61">
        <w:t>According</w:t>
      </w:r>
      <w:r>
        <w:t xml:space="preserve"> to Earp </w:t>
      </w:r>
      <w:r w:rsidR="005E0C0B">
        <w:t>(</w:t>
      </w:r>
      <w:r>
        <w:t>1991, 11</w:t>
      </w:r>
      <w:r w:rsidRPr="00A92895">
        <w:t>5</w:t>
      </w:r>
      <w:r w:rsidR="005E0C0B">
        <w:t>),</w:t>
      </w:r>
      <w:r w:rsidRPr="00A92895">
        <w:t xml:space="preserve"> </w:t>
      </w:r>
      <w:r>
        <w:t>“</w:t>
      </w:r>
      <w:r w:rsidR="005E0C0B">
        <w:t>I</w:t>
      </w:r>
      <w:r w:rsidRPr="00A92895">
        <w:t>t appears that Machaut was quite self-consciously preserving this genre [</w:t>
      </w:r>
      <w:proofErr w:type="spellStart"/>
      <w:r w:rsidRPr="00A92895">
        <w:t>virelai</w:t>
      </w:r>
      <w:proofErr w:type="spellEnd"/>
      <w:r w:rsidRPr="00A92895">
        <w:t>] for the dance.”</w:t>
      </w:r>
      <w:r>
        <w:t xml:space="preserve"> He traces the development of the danced song genre in Machaut as a generic mixing of high courtly poetry with low metrical dance. </w:t>
      </w:r>
      <w:del w:id="10" w:author="Segall, Christopher (segallcr)" w:date="2025-07-21T15:45:00Z">
        <w:r w:rsidDel="00574899">
          <w:delText xml:space="preserve">Referring to Machaut’s virelai “Dame, a vous sans retollir,” </w:delText>
        </w:r>
      </w:del>
      <w:r>
        <w:t xml:space="preserve">Leach </w:t>
      </w:r>
      <w:r w:rsidR="00170FB8">
        <w:t>(</w:t>
      </w:r>
      <w:r>
        <w:t>2011, 159</w:t>
      </w:r>
      <w:r w:rsidR="00170FB8">
        <w:t>)</w:t>
      </w:r>
      <w:r>
        <w:t xml:space="preserve"> notes that </w:t>
      </w:r>
      <w:del w:id="11" w:author="Segall, Christopher (segallcr)" w:date="2025-07-21T15:45:00Z">
        <w:r w:rsidDel="00614EE4">
          <w:delText xml:space="preserve">these songs </w:delText>
        </w:r>
      </w:del>
      <w:ins w:id="12" w:author="Segall, Christopher (segallcr)" w:date="2025-07-21T15:45:00Z">
        <w:r w:rsidR="00614EE4">
          <w:t xml:space="preserve">the </w:t>
        </w:r>
        <w:proofErr w:type="spellStart"/>
        <w:r w:rsidR="00614EE4">
          <w:t>virelai</w:t>
        </w:r>
        <w:proofErr w:type="spellEnd"/>
        <w:r w:rsidR="00614EE4">
          <w:t xml:space="preserve"> </w:t>
        </w:r>
      </w:ins>
      <w:del w:id="13" w:author="Segall, Christopher (segallcr)" w:date="2025-07-21T15:46:00Z">
        <w:r w:rsidDel="008C39C9">
          <w:delText>were</w:delText>
        </w:r>
      </w:del>
      <w:ins w:id="14" w:author="Segall, Christopher (segallcr)" w:date="2025-07-21T15:46:00Z">
        <w:r w:rsidR="008C39C9">
          <w:t>was</w:t>
        </w:r>
      </w:ins>
      <w:r>
        <w:t xml:space="preserve">, for </w:t>
      </w:r>
      <w:del w:id="15" w:author="Segall, Christopher (segallcr)" w:date="2025-07-21T15:45:00Z">
        <w:r w:rsidDel="00614EE4">
          <w:delText>him</w:delText>
        </w:r>
      </w:del>
      <w:ins w:id="16" w:author="Segall, Christopher (segallcr)" w:date="2025-07-21T15:45:00Z">
        <w:r w:rsidR="00614EE4">
          <w:t>Machaut</w:t>
        </w:r>
      </w:ins>
      <w:r>
        <w:t>, “very specifically a social dance form.”</w:t>
      </w:r>
    </w:p>
  </w:footnote>
  <w:footnote w:id="3">
    <w:p w14:paraId="0DE01DEE" w14:textId="01CBC96E" w:rsidR="003D6C85" w:rsidRDefault="003D6C85">
      <w:pPr>
        <w:pStyle w:val="FootnoteText"/>
      </w:pPr>
      <w:r>
        <w:rPr>
          <w:rStyle w:val="FootnoteReference"/>
        </w:rPr>
        <w:footnoteRef/>
      </w:r>
      <w:r>
        <w:t xml:space="preserve"> </w:t>
      </w:r>
      <w:del w:id="51" w:author="Segall, Christopher (segallcr)" w:date="2025-07-21T15:46:00Z">
        <w:r w:rsidDel="008C39C9">
          <w:delText xml:space="preserve">Consult Table 1 of </w:delText>
        </w:r>
      </w:del>
      <w:r>
        <w:t xml:space="preserve">Maw </w:t>
      </w:r>
      <w:r w:rsidR="001871EE">
        <w:t>(</w:t>
      </w:r>
      <w:r>
        <w:t>2002, 76</w:t>
      </w:r>
      <w:ins w:id="52" w:author="Segall, Christopher (segallcr)" w:date="2025-07-21T15:46:00Z">
        <w:r w:rsidR="008C39C9">
          <w:t>, table 1</w:t>
        </w:r>
      </w:ins>
      <w:r w:rsidR="001871EE">
        <w:t>)</w:t>
      </w:r>
      <w:r>
        <w:t xml:space="preserve"> </w:t>
      </w:r>
      <w:del w:id="53" w:author="Segall, Christopher (segallcr)" w:date="2025-07-21T15:46:00Z">
        <w:r w:rsidDel="008C39C9">
          <w:delText xml:space="preserve">for a </w:delText>
        </w:r>
      </w:del>
      <w:r>
        <w:t>list</w:t>
      </w:r>
      <w:ins w:id="54" w:author="Segall, Christopher (segallcr)" w:date="2025-07-21T15:46:00Z">
        <w:r w:rsidR="008C39C9">
          <w:t>s</w:t>
        </w:r>
      </w:ins>
      <w:r>
        <w:t xml:space="preserve"> </w:t>
      </w:r>
      <w:del w:id="55" w:author="Segall, Christopher (segallcr)" w:date="2025-07-21T15:46:00Z">
        <w:r w:rsidDel="008C39C9">
          <w:delText xml:space="preserve">of </w:delText>
        </w:r>
      </w:del>
      <w:proofErr w:type="spellStart"/>
      <w:r>
        <w:t>mensurations</w:t>
      </w:r>
      <w:proofErr w:type="spellEnd"/>
      <w:r>
        <w:t xml:space="preserve"> and cadential plans in </w:t>
      </w:r>
      <w:r w:rsidR="00AB7B50">
        <w:t xml:space="preserve">the 88% of </w:t>
      </w:r>
      <w:r>
        <w:t xml:space="preserve">Machaut’s </w:t>
      </w:r>
      <w:proofErr w:type="spellStart"/>
      <w:r>
        <w:t>virelais</w:t>
      </w:r>
      <w:proofErr w:type="spellEnd"/>
      <w:r>
        <w:t xml:space="preserve"> </w:t>
      </w:r>
      <w:r w:rsidR="00AB7B50">
        <w:t xml:space="preserve">that are </w:t>
      </w:r>
      <w:r>
        <w:t xml:space="preserve">set in imperfect </w:t>
      </w:r>
      <w:r w:rsidRPr="00C51805">
        <w:rPr>
          <w:i/>
          <w:iCs/>
        </w:rPr>
        <w:t>modus</w:t>
      </w:r>
      <w:r>
        <w:t xml:space="preserve"> and </w:t>
      </w:r>
      <w:r w:rsidRPr="00C433F5">
        <w:rPr>
          <w:i/>
          <w:iCs/>
        </w:rPr>
        <w:t>tempus.</w:t>
      </w:r>
      <w:r>
        <w:rPr>
          <w:i/>
          <w:iCs/>
        </w:rPr>
        <w:t xml:space="preserve"> </w:t>
      </w:r>
      <w:r>
        <w:t>The small subset of triple time works</w:t>
      </w:r>
      <w:r w:rsidR="00AB7B50">
        <w:t>, to be considered below,</w:t>
      </w:r>
      <w:r>
        <w:t xml:space="preserve"> are not represented there.</w:t>
      </w:r>
    </w:p>
  </w:footnote>
  <w:footnote w:id="4">
    <w:p w14:paraId="195B2EC9" w14:textId="3B2091DD" w:rsidR="00A510DB" w:rsidRDefault="00A510DB" w:rsidP="00A510DB">
      <w:pPr>
        <w:pStyle w:val="FootnoteText"/>
      </w:pPr>
      <w:r>
        <w:rPr>
          <w:rStyle w:val="FootnoteReference"/>
        </w:rPr>
        <w:footnoteRef/>
      </w:r>
      <w:r>
        <w:t xml:space="preserve"> Examples of the flexible metrical interpretation of regular mensural notation can be found throughout Maw </w:t>
      </w:r>
      <w:r w:rsidR="008974E9">
        <w:t>(</w:t>
      </w:r>
      <w:r>
        <w:t>2004</w:t>
      </w:r>
      <w:r w:rsidR="008974E9">
        <w:t>,</w:t>
      </w:r>
      <w:r>
        <w:t xml:space="preserve"> 2013</w:t>
      </w:r>
      <w:r w:rsidR="008974E9">
        <w:t>)</w:t>
      </w:r>
      <w:r>
        <w:t>, including transcriptions in mixed meters.</w:t>
      </w:r>
    </w:p>
  </w:footnote>
  <w:footnote w:id="5">
    <w:p w14:paraId="47E25814" w14:textId="7E1C18BC" w:rsidR="00B468C7" w:rsidRDefault="00B468C7" w:rsidP="00B468C7">
      <w:pPr>
        <w:pStyle w:val="FootnoteText"/>
      </w:pPr>
      <w:r>
        <w:rPr>
          <w:rStyle w:val="FootnoteReference"/>
        </w:rPr>
        <w:footnoteRef/>
      </w:r>
      <w:r>
        <w:t xml:space="preserve"> Boone </w:t>
      </w:r>
      <w:r w:rsidR="008974E9">
        <w:t>(</w:t>
      </w:r>
      <w:r>
        <w:t>2000</w:t>
      </w:r>
      <w:r w:rsidR="008974E9">
        <w:t>)</w:t>
      </w:r>
      <w:r>
        <w:t xml:space="preserve"> </w:t>
      </w:r>
      <w:del w:id="57" w:author="Segall, Christopher (segallcr)" w:date="2025-07-21T15:51:00Z">
        <w:r w:rsidDel="004E08B4">
          <w:delText>undertakes a detailed investigation of</w:delText>
        </w:r>
      </w:del>
      <w:ins w:id="58" w:author="Segall, Christopher (segallcr)" w:date="2025-07-21T15:51:00Z">
        <w:r w:rsidR="004E08B4">
          <w:t>investigates</w:t>
        </w:r>
      </w:ins>
      <w:r>
        <w:t xml:space="preserve"> regular rhythmic punctuation in the layered mensural pulses of </w:t>
      </w:r>
      <w:del w:id="59" w:author="Segall, Christopher (segallcr)" w:date="2025-07-21T15:52:00Z">
        <w:r w:rsidDel="00177503">
          <w:delText xml:space="preserve">Machaut and others across the </w:delText>
        </w:r>
      </w:del>
      <w:r>
        <w:t xml:space="preserve">medieval and Renaissance </w:t>
      </w:r>
      <w:del w:id="60" w:author="Segall, Christopher (segallcr)" w:date="2025-07-21T15:52:00Z">
        <w:r w:rsidDel="00177503">
          <w:delText>periods</w:delText>
        </w:r>
      </w:del>
      <w:ins w:id="61" w:author="Segall, Christopher (segallcr)" w:date="2025-07-21T15:52:00Z">
        <w:r w:rsidR="00177503">
          <w:t>music</w:t>
        </w:r>
      </w:ins>
      <w:r>
        <w:t xml:space="preserve">. </w:t>
      </w:r>
      <w:del w:id="62" w:author="Segall, Christopher (segallcr)" w:date="2025-07-21T15:52:00Z">
        <w:r w:rsidDel="00D1134D">
          <w:delText xml:space="preserve">Boone </w:delText>
        </w:r>
      </w:del>
      <w:ins w:id="63" w:author="Segall, Christopher (segallcr)" w:date="2025-07-21T15:52:00Z">
        <w:r w:rsidR="00D1134D">
          <w:t>He</w:t>
        </w:r>
      </w:ins>
      <w:ins w:id="64" w:author="Segall, Christopher (segallcr)" w:date="2025-07-21T15:53:00Z">
        <w:r w:rsidR="00D1134D">
          <w:t xml:space="preserve"> </w:t>
        </w:r>
      </w:ins>
      <w:del w:id="65" w:author="Segall, Christopher (segallcr)" w:date="2025-07-21T15:53:00Z">
        <w:r w:rsidDel="00D1134D">
          <w:delText xml:space="preserve">then </w:delText>
        </w:r>
      </w:del>
      <w:ins w:id="66" w:author="Segall, Christopher (segallcr)" w:date="2025-07-21T15:53:00Z">
        <w:r w:rsidR="00D1134D">
          <w:t xml:space="preserve">furthermore </w:t>
        </w:r>
      </w:ins>
      <w:r>
        <w:t xml:space="preserve">contrasts mensuration as </w:t>
      </w:r>
      <w:ins w:id="67" w:author="Segall, Christopher (segallcr)" w:date="2025-07-08T14:44:00Z">
        <w:r w:rsidR="00F55683">
          <w:t xml:space="preserve">a </w:t>
        </w:r>
      </w:ins>
      <w:r>
        <w:t xml:space="preserve">temporal framework with </w:t>
      </w:r>
      <w:del w:id="68" w:author="Segall, Christopher (segallcr)" w:date="2025-07-08T14:44:00Z">
        <w:r w:rsidDel="00F55683">
          <w:delText xml:space="preserve">common </w:delText>
        </w:r>
      </w:del>
      <w:ins w:id="69" w:author="Segall, Christopher (segallcr)" w:date="2025-07-08T14:44:00Z">
        <w:r w:rsidR="00F55683">
          <w:t>common-</w:t>
        </w:r>
      </w:ins>
      <w:r>
        <w:t>practice meter</w:t>
      </w:r>
      <w:ins w:id="70" w:author="Kyle Hutchinson" w:date="2025-08-04T09:06:00Z" w16du:dateUtc="2025-08-04T13:06:00Z">
        <w:r w:rsidR="00F92339">
          <w:t xml:space="preserve">: </w:t>
        </w:r>
      </w:ins>
      <w:del w:id="71" w:author="Kyle Hutchinson" w:date="2025-08-04T09:06:00Z" w16du:dateUtc="2025-08-04T13:06:00Z">
        <w:r w:rsidDel="00F92339">
          <w:delText xml:space="preserve">. Succinctly put by Maw </w:delText>
        </w:r>
        <w:r w:rsidR="008974E9" w:rsidDel="00F92339">
          <w:delText>(</w:delText>
        </w:r>
        <w:r w:rsidDel="00F92339">
          <w:delText>2002, 70</w:delText>
        </w:r>
        <w:r w:rsidR="008974E9" w:rsidDel="00F92339">
          <w:delText>)</w:delText>
        </w:r>
        <w:r w:rsidDel="00F92339">
          <w:delText>,</w:delText>
        </w:r>
      </w:del>
      <w:r>
        <w:t xml:space="preserve"> “</w:t>
      </w:r>
      <w:r w:rsidR="008974E9">
        <w:t>W</w:t>
      </w:r>
      <w:r>
        <w:t>hile the theory of mensuration supplied a quantitative understanding of musical time sufficient to make sense of rhythm for the purposes of notation, metrical thought provided a supplementary qualitative understanding of musical time necessary in practice to make sense of rhythm for the purposes of musical effect</w:t>
      </w:r>
      <w:del w:id="72" w:author="Kyle Hutchinson" w:date="2025-08-04T09:06:00Z" w16du:dateUtc="2025-08-04T13:06:00Z">
        <w:r w:rsidDel="009A2728">
          <w:delText>.</w:delText>
        </w:r>
      </w:del>
      <w:r>
        <w:t>”</w:t>
      </w:r>
      <w:ins w:id="73" w:author="Kyle Hutchinson" w:date="2025-08-04T09:06:00Z" w16du:dateUtc="2025-08-04T13:06:00Z">
        <w:r w:rsidR="009A2728">
          <w:t xml:space="preserve"> (2002, 70).</w:t>
        </w:r>
      </w:ins>
    </w:p>
  </w:footnote>
  <w:footnote w:id="6">
    <w:p w14:paraId="7F27B9EC" w14:textId="618ED903" w:rsidR="00B468C7" w:rsidRPr="004E3F3E" w:rsidRDefault="00B468C7" w:rsidP="00B468C7">
      <w:pPr>
        <w:pStyle w:val="FootnoteText"/>
      </w:pPr>
      <w:r>
        <w:rPr>
          <w:rStyle w:val="FootnoteReference"/>
        </w:rPr>
        <w:footnoteRef/>
      </w:r>
      <w:r>
        <w:t xml:space="preserve"> Maw </w:t>
      </w:r>
      <w:r w:rsidR="00731FEB">
        <w:t>(</w:t>
      </w:r>
      <w:r>
        <w:t>2004, 62</w:t>
      </w:r>
      <w:r w:rsidR="00731FEB" w:rsidRPr="00731FEB">
        <w:t>)</w:t>
      </w:r>
      <w:r>
        <w:rPr>
          <w:i/>
          <w:iCs/>
        </w:rPr>
        <w:t xml:space="preserve"> </w:t>
      </w:r>
      <w:r>
        <w:t xml:space="preserve">addresses the </w:t>
      </w:r>
      <w:del w:id="86" w:author="Segall, Christopher (segallcr)" w:date="2025-07-08T14:54:00Z">
        <w:r w:rsidRPr="00167BEE" w:rsidDel="00A56F56">
          <w:rPr>
            <w:i/>
            <w:iCs/>
          </w:rPr>
          <w:delText>modus</w:delText>
        </w:r>
        <w:r w:rsidR="00983F35" w:rsidDel="00A56F56">
          <w:delText xml:space="preserve"> </w:delText>
        </w:r>
        <w:r w:rsidDel="00A56F56">
          <w:delText xml:space="preserve">barring </w:delText>
        </w:r>
      </w:del>
      <w:r>
        <w:t xml:space="preserve">methodologies and inconsistencies </w:t>
      </w:r>
      <w:ins w:id="87" w:author="Segall, Christopher (segallcr)" w:date="2025-07-08T14:53:00Z">
        <w:r w:rsidR="00A56F56">
          <w:t xml:space="preserve">of </w:t>
        </w:r>
        <w:r w:rsidR="00A56F56">
          <w:rPr>
            <w:i/>
            <w:iCs/>
          </w:rPr>
          <w:t>m</w:t>
        </w:r>
      </w:ins>
      <w:ins w:id="88" w:author="Segall, Christopher (segallcr)" w:date="2025-07-08T14:54:00Z">
        <w:r w:rsidR="00A56F56">
          <w:rPr>
            <w:i/>
            <w:iCs/>
          </w:rPr>
          <w:t xml:space="preserve">odus </w:t>
        </w:r>
        <w:r w:rsidR="00A56F56">
          <w:t xml:space="preserve">barring </w:t>
        </w:r>
      </w:ins>
      <w:r>
        <w:t xml:space="preserve">in the complete editions of Machaut’s secular songs </w:t>
      </w:r>
      <w:del w:id="89" w:author="Segall, Christopher (segallcr)" w:date="2025-07-21T15:53:00Z">
        <w:r w:rsidDel="002C5F1B">
          <w:delText xml:space="preserve">by </w:delText>
        </w:r>
      </w:del>
      <w:ins w:id="90" w:author="Segall, Christopher (segallcr)" w:date="2025-07-21T15:53:00Z">
        <w:r w:rsidR="002C5F1B">
          <w:t>(</w:t>
        </w:r>
      </w:ins>
      <w:r>
        <w:t xml:space="preserve">Ludwig </w:t>
      </w:r>
      <w:ins w:id="91" w:author="Segall, Christopher (segallcr)" w:date="2025-07-08T14:54:00Z">
        <w:r w:rsidR="00A56F56">
          <w:t>1926</w:t>
        </w:r>
      </w:ins>
      <w:ins w:id="92" w:author="Segall, Christopher (segallcr)" w:date="2025-07-21T15:53:00Z">
        <w:r w:rsidR="002C5F1B">
          <w:t>;</w:t>
        </w:r>
      </w:ins>
      <w:ins w:id="93" w:author="Segall, Christopher (segallcr)" w:date="2025-07-08T14:54:00Z">
        <w:r w:rsidR="00A56F56">
          <w:t xml:space="preserve"> </w:t>
        </w:r>
      </w:ins>
      <w:del w:id="94" w:author="Segall, Christopher (segallcr)" w:date="2025-07-21T15:53:00Z">
        <w:r w:rsidDel="002C5F1B">
          <w:delText xml:space="preserve">and </w:delText>
        </w:r>
      </w:del>
      <w:r>
        <w:t>Schrade</w:t>
      </w:r>
      <w:ins w:id="95" w:author="Segall, Christopher (segallcr)" w:date="2025-07-08T14:54:00Z">
        <w:r w:rsidR="00A56F56">
          <w:t xml:space="preserve"> 1956)</w:t>
        </w:r>
      </w:ins>
      <w:r>
        <w:t xml:space="preserve">. See Maw </w:t>
      </w:r>
      <w:r w:rsidR="00731FEB">
        <w:t>(</w:t>
      </w:r>
      <w:r>
        <w:t>2002</w:t>
      </w:r>
      <w:r w:rsidR="00731FEB">
        <w:t>)</w:t>
      </w:r>
      <w:r>
        <w:t xml:space="preserve"> for a systematic investigation of </w:t>
      </w:r>
      <w:r w:rsidRPr="005B43D6">
        <w:rPr>
          <w:i/>
          <w:iCs/>
        </w:rPr>
        <w:t xml:space="preserve">modus </w:t>
      </w:r>
      <w:r>
        <w:t xml:space="preserve">in Machaut’s </w:t>
      </w:r>
      <w:proofErr w:type="spellStart"/>
      <w:r>
        <w:t>virelais</w:t>
      </w:r>
      <w:proofErr w:type="spellEnd"/>
      <w:r>
        <w:t xml:space="preserve">, </w:t>
      </w:r>
      <w:del w:id="96" w:author="Segall, Christopher (segallcr)" w:date="2025-07-08T14:56:00Z">
        <w:r w:rsidDel="00E302F3">
          <w:delText xml:space="preserve">a more flexible </w:delText>
        </w:r>
      </w:del>
      <w:ins w:id="97" w:author="Segall, Christopher (segallcr)" w:date="2025-07-08T14:56:00Z">
        <w:r w:rsidR="00E302F3">
          <w:t xml:space="preserve">where the </w:t>
        </w:r>
      </w:ins>
      <w:r>
        <w:t xml:space="preserve">mensural level </w:t>
      </w:r>
      <w:ins w:id="98" w:author="Segall, Christopher (segallcr)" w:date="2025-07-08T14:56:00Z">
        <w:r w:rsidR="00E302F3">
          <w:t xml:space="preserve">is particularly flexible </w:t>
        </w:r>
      </w:ins>
      <w:del w:id="99" w:author="Segall, Christopher (segallcr)" w:date="2025-07-08T14:56:00Z">
        <w:r w:rsidDel="004C04DC">
          <w:delText xml:space="preserve">that </w:delText>
        </w:r>
      </w:del>
      <w:ins w:id="100" w:author="Segall, Christopher (segallcr)" w:date="2025-07-08T14:56:00Z">
        <w:r w:rsidR="004C04DC">
          <w:t xml:space="preserve">and </w:t>
        </w:r>
      </w:ins>
      <w:r>
        <w:t xml:space="preserve">requires analytical interpretation of musical groupings, </w:t>
      </w:r>
      <w:ins w:id="101" w:author="Segall, Christopher (segallcr)" w:date="2025-07-08T14:56:00Z">
        <w:r w:rsidR="00DC2CE9">
          <w:t>and Maw (2013) for a</w:t>
        </w:r>
      </w:ins>
      <w:ins w:id="102" w:author="Segall, Christopher (segallcr)" w:date="2025-07-08T14:57:00Z">
        <w:r w:rsidR="00DC2CE9">
          <w:t xml:space="preserve"> </w:t>
        </w:r>
      </w:ins>
      <w:del w:id="103" w:author="Segall, Christopher (segallcr)" w:date="2025-07-08T14:57:00Z">
        <w:r w:rsidDel="00DC2CE9">
          <w:delText xml:space="preserve">supplemented </w:delText>
        </w:r>
      </w:del>
      <w:ins w:id="104" w:author="Segall, Christopher (segallcr)" w:date="2025-07-08T14:57:00Z">
        <w:r w:rsidR="00DC2CE9">
          <w:t xml:space="preserve">supplemental study </w:t>
        </w:r>
      </w:ins>
      <w:del w:id="105" w:author="Segall, Christopher (segallcr)" w:date="2025-07-08T14:57:00Z">
        <w:r w:rsidDel="00DC2CE9">
          <w:delText xml:space="preserve">by a focus </w:delText>
        </w:r>
      </w:del>
      <w:r>
        <w:t>on text setting and meter</w:t>
      </w:r>
      <w:del w:id="106" w:author="Segall, Christopher (segallcr)" w:date="2025-07-08T14:57:00Z">
        <w:r w:rsidDel="00DC2CE9">
          <w:delText xml:space="preserve"> in Maw </w:delText>
        </w:r>
        <w:r w:rsidR="00731FEB" w:rsidDel="00DC2CE9">
          <w:delText>(</w:delText>
        </w:r>
        <w:r w:rsidDel="00DC2CE9">
          <w:delText>2013</w:delText>
        </w:r>
        <w:r w:rsidR="00731FEB" w:rsidDel="00DC2CE9">
          <w:delText>)</w:delText>
        </w:r>
      </w:del>
      <w:r>
        <w:t xml:space="preserve">. A complementary analytical account of flexible </w:t>
      </w:r>
      <w:r w:rsidRPr="007F15AF">
        <w:rPr>
          <w:i/>
          <w:iCs/>
        </w:rPr>
        <w:t>modus</w:t>
      </w:r>
      <w:r>
        <w:t xml:space="preserve"> barring in Machaut’s motets is undertaken in </w:t>
      </w:r>
      <w:proofErr w:type="spellStart"/>
      <w:r>
        <w:t>Lavacek</w:t>
      </w:r>
      <w:proofErr w:type="spellEnd"/>
      <w:r>
        <w:t xml:space="preserve"> </w:t>
      </w:r>
      <w:r w:rsidR="00731FEB">
        <w:t>(</w:t>
      </w:r>
      <w:r>
        <w:t>2022</w:t>
      </w:r>
      <w:r w:rsidR="00731FEB">
        <w:t>)</w:t>
      </w:r>
      <w:r>
        <w:t>.</w:t>
      </w:r>
    </w:p>
  </w:footnote>
  <w:footnote w:id="7">
    <w:p w14:paraId="5C9F16E3" w14:textId="2FBCE2D0" w:rsidR="00E871EE" w:rsidRDefault="00E871EE" w:rsidP="00E871EE">
      <w:pPr>
        <w:pStyle w:val="FootnoteText"/>
      </w:pPr>
      <w:r>
        <w:rPr>
          <w:rStyle w:val="FootnoteReference"/>
        </w:rPr>
        <w:footnoteRef/>
      </w:r>
      <w:r>
        <w:t xml:space="preserve"> </w:t>
      </w:r>
      <w:del w:id="107" w:author="Segall, Christopher (segallcr)" w:date="2025-07-08T14:59:00Z">
        <w:r w:rsidR="00A30484" w:rsidDel="00C83F08">
          <w:delText>The author’s</w:delText>
        </w:r>
      </w:del>
      <w:ins w:id="108" w:author="Segall, Christopher (segallcr)" w:date="2025-07-08T14:59:00Z">
        <w:r w:rsidR="00C83F08">
          <w:t>My</w:t>
        </w:r>
      </w:ins>
      <w:r>
        <w:t xml:space="preserve"> transcription of F-</w:t>
      </w:r>
      <w:proofErr w:type="spellStart"/>
      <w:r>
        <w:t>Pn</w:t>
      </w:r>
      <w:proofErr w:type="spellEnd"/>
      <w:r>
        <w:t xml:space="preserve"> fr. 25566, f. 129r. In Mullally</w:t>
      </w:r>
      <w:r w:rsidR="00A30484">
        <w:t xml:space="preserve">’s </w:t>
      </w:r>
      <w:r w:rsidR="00731FEB">
        <w:t>(</w:t>
      </w:r>
      <w:r w:rsidR="00A30484">
        <w:t>2011, 119</w:t>
      </w:r>
      <w:r w:rsidR="00731FEB">
        <w:t>)</w:t>
      </w:r>
      <w:r w:rsidR="00A30484">
        <w:t xml:space="preserve"> </w:t>
      </w:r>
      <w:r>
        <w:t>translation: “My very sweet lively lady, listen to my heart beseeching you.”</w:t>
      </w:r>
    </w:p>
  </w:footnote>
  <w:footnote w:id="8">
    <w:p w14:paraId="45A9C0B2" w14:textId="7626D730" w:rsidR="00FC127D" w:rsidRPr="00816BDA" w:rsidRDefault="00FC127D">
      <w:pPr>
        <w:pStyle w:val="FootnoteText"/>
      </w:pPr>
      <w:r>
        <w:rPr>
          <w:rStyle w:val="FootnoteReference"/>
        </w:rPr>
        <w:footnoteRef/>
      </w:r>
      <w:r>
        <w:t xml:space="preserve"> </w:t>
      </w:r>
      <w:r w:rsidR="00637F2A">
        <w:t xml:space="preserve">Dillon </w:t>
      </w:r>
      <w:r w:rsidR="00731FEB">
        <w:t>(</w:t>
      </w:r>
      <w:r w:rsidR="00637F2A">
        <w:t>2015, 615</w:t>
      </w:r>
      <w:r w:rsidR="00731FEB">
        <w:t>)</w:t>
      </w:r>
      <w:r w:rsidR="00637F2A">
        <w:t xml:space="preserve"> is clear that music interpolations “were not texts inviting performance or demanding connection with a specific </w:t>
      </w:r>
      <w:proofErr w:type="gramStart"/>
      <w:r w:rsidR="00637F2A">
        <w:t>melody, but</w:t>
      </w:r>
      <w:proofErr w:type="gramEnd"/>
      <w:r w:rsidR="00637F2A">
        <w:t xml:space="preserve"> rather were literary representations that transferred the medium of performance into the medium of writing, where sonic associations fade.” </w:t>
      </w:r>
      <w:r>
        <w:t xml:space="preserve">For Rimmer </w:t>
      </w:r>
      <w:r w:rsidR="00D26E80">
        <w:t>(</w:t>
      </w:r>
      <w:r>
        <w:t>1991, 64</w:t>
      </w:r>
      <w:r w:rsidR="00D26E80">
        <w:t>)</w:t>
      </w:r>
      <w:r>
        <w:t xml:space="preserve">, the </w:t>
      </w:r>
      <w:proofErr w:type="spellStart"/>
      <w:r>
        <w:rPr>
          <w:i/>
          <w:iCs/>
        </w:rPr>
        <w:t>carole</w:t>
      </w:r>
      <w:proofErr w:type="spellEnd"/>
      <w:r>
        <w:t xml:space="preserve"> </w:t>
      </w:r>
      <w:r w:rsidR="00747F9F">
        <w:t>cues a “</w:t>
      </w:r>
      <w:r>
        <w:t>combination of particular kinds of spatial pattern and particular kinds of group-to-individual relationships in music and text, with particular kinds of social function.”</w:t>
      </w:r>
      <w:r w:rsidR="00B4541B">
        <w:t xml:space="preserve"> </w:t>
      </w:r>
      <w:r w:rsidR="003A0BE4">
        <w:t xml:space="preserve">See Butterfield </w:t>
      </w:r>
      <w:r w:rsidR="00D26E80">
        <w:t>(</w:t>
      </w:r>
      <w:r w:rsidR="003A0BE4">
        <w:t>2002, 4</w:t>
      </w:r>
      <w:r w:rsidR="00D26E80">
        <w:t>2–</w:t>
      </w:r>
      <w:r w:rsidR="00AB2815">
        <w:t>71</w:t>
      </w:r>
      <w:r w:rsidR="00D26E80">
        <w:t>)</w:t>
      </w:r>
      <w:r w:rsidR="003A0BE4">
        <w:t xml:space="preserve"> on the sourcing and function of dance song in thirteenth-century romance and the narrative ramifications of evoking a </w:t>
      </w:r>
      <w:r w:rsidR="003876B2">
        <w:t xml:space="preserve">certain </w:t>
      </w:r>
      <w:r w:rsidR="003A0BE4">
        <w:t xml:space="preserve">performance practice through </w:t>
      </w:r>
      <w:r w:rsidR="003876B2">
        <w:t xml:space="preserve">such </w:t>
      </w:r>
      <w:r w:rsidR="003A0BE4">
        <w:t>interpolation</w:t>
      </w:r>
      <w:r w:rsidR="003876B2">
        <w:t>s</w:t>
      </w:r>
      <w:r w:rsidR="003A0BE4">
        <w:t xml:space="preserve">. </w:t>
      </w:r>
      <w:del w:id="110" w:author="Segall, Christopher (segallcr)" w:date="2025-07-08T15:05:00Z">
        <w:r w:rsidR="005F228D" w:rsidDel="00060BFB">
          <w:delText xml:space="preserve">The classic </w:delText>
        </w:r>
        <w:r w:rsidR="004217FD" w:rsidDel="00060BFB">
          <w:delText xml:space="preserve">source </w:delText>
        </w:r>
      </w:del>
      <w:r w:rsidR="00603A21">
        <w:t xml:space="preserve">Boulton </w:t>
      </w:r>
      <w:r w:rsidR="00AB2815">
        <w:t>(</w:t>
      </w:r>
      <w:r w:rsidR="00603A21">
        <w:t>1993, 285</w:t>
      </w:r>
      <w:r w:rsidR="00AB2815">
        <w:t>)</w:t>
      </w:r>
      <w:del w:id="111" w:author="Segall, Christopher (segallcr)" w:date="2025-07-08T15:05:00Z">
        <w:r w:rsidR="00603A21" w:rsidDel="00060BFB">
          <w:delText>,</w:delText>
        </w:r>
      </w:del>
      <w:r w:rsidR="00603A21">
        <w:t xml:space="preserve"> discusses </w:t>
      </w:r>
      <w:r w:rsidR="00952CE5">
        <w:t xml:space="preserve">the function of some interpolated </w:t>
      </w:r>
      <w:proofErr w:type="spellStart"/>
      <w:r w:rsidR="00603A21">
        <w:rPr>
          <w:i/>
          <w:iCs/>
        </w:rPr>
        <w:t>rondets</w:t>
      </w:r>
      <w:proofErr w:type="spellEnd"/>
      <w:r w:rsidR="00603A21">
        <w:rPr>
          <w:i/>
          <w:iCs/>
        </w:rPr>
        <w:t xml:space="preserve"> de </w:t>
      </w:r>
      <w:proofErr w:type="spellStart"/>
      <w:r w:rsidR="00603A21">
        <w:rPr>
          <w:i/>
          <w:iCs/>
        </w:rPr>
        <w:t>carole</w:t>
      </w:r>
      <w:proofErr w:type="spellEnd"/>
      <w:r w:rsidR="00224BC8">
        <w:t xml:space="preserve"> </w:t>
      </w:r>
      <w:del w:id="112" w:author="Segall, Christopher (segallcr)" w:date="2025-07-08T15:06:00Z">
        <w:r w:rsidR="00952CE5" w:rsidRPr="0033308D" w:rsidDel="00CE19F3">
          <w:delText>qua</w:delText>
        </w:r>
        <w:r w:rsidR="00952CE5" w:rsidDel="00CE19F3">
          <w:delText xml:space="preserve"> </w:delText>
        </w:r>
      </w:del>
      <w:ins w:id="113" w:author="Segall, Christopher (segallcr)" w:date="2025-07-08T15:06:00Z">
        <w:r w:rsidR="00CE19F3">
          <w:t xml:space="preserve">as </w:t>
        </w:r>
      </w:ins>
      <w:r w:rsidR="00952CE5">
        <w:t xml:space="preserve">music to </w:t>
      </w:r>
      <w:r w:rsidR="00224BC8">
        <w:t>convey the “ease and gaiety of the imperial court</w:t>
      </w:r>
      <w:r w:rsidR="00A4221F">
        <w:t>.</w:t>
      </w:r>
      <w:r w:rsidR="00224BC8">
        <w:t>”</w:t>
      </w:r>
      <w:r w:rsidR="00A4221F">
        <w:t xml:space="preserve"> The same interpolations </w:t>
      </w:r>
      <w:r w:rsidR="00E17BBE">
        <w:t xml:space="preserve">also </w:t>
      </w:r>
      <w:del w:id="114" w:author="Segall, Christopher (segallcr)" w:date="2025-07-08T15:10:00Z">
        <w:r w:rsidR="00A4221F" w:rsidDel="00553DAE">
          <w:delText>reveal cultural values</w:delText>
        </w:r>
      </w:del>
      <w:ins w:id="115" w:author="Segall, Christopher (segallcr)" w:date="2025-07-08T15:10:00Z">
        <w:r w:rsidR="00553DAE">
          <w:t>participate</w:t>
        </w:r>
      </w:ins>
      <w:r w:rsidR="00A4221F">
        <w:t xml:space="preserve"> </w:t>
      </w:r>
      <w:r w:rsidR="00E17BBE">
        <w:t xml:space="preserve">in the important </w:t>
      </w:r>
      <w:r w:rsidR="00A4221F">
        <w:t xml:space="preserve">nostalgic project of preserving a corpus of songs </w:t>
      </w:r>
      <w:r w:rsidR="00CB471B">
        <w:t xml:space="preserve">through </w:t>
      </w:r>
      <w:r w:rsidR="00A4221F">
        <w:t xml:space="preserve">literary record </w:t>
      </w:r>
      <w:r w:rsidR="00307088">
        <w:t>(</w:t>
      </w:r>
      <w:r w:rsidR="00A4221F">
        <w:t>275</w:t>
      </w:r>
      <w:r w:rsidR="00307088">
        <w:t>)</w:t>
      </w:r>
      <w:r w:rsidR="007B6EC4">
        <w:t xml:space="preserve">, perhaps especially for </w:t>
      </w:r>
      <w:r w:rsidR="007B6EC4" w:rsidRPr="00440B93">
        <w:t>unicum</w:t>
      </w:r>
      <w:r w:rsidR="007B6EC4">
        <w:t xml:space="preserve"> refrains like this one</w:t>
      </w:r>
      <w:r w:rsidR="00A4221F">
        <w:t>.</w:t>
      </w:r>
      <w:r w:rsidR="00DE6737">
        <w:t xml:space="preserve"> Huot </w:t>
      </w:r>
      <w:r w:rsidR="00AB2815">
        <w:t>(</w:t>
      </w:r>
      <w:r w:rsidR="00406F72">
        <w:t>1987</w:t>
      </w:r>
      <w:r w:rsidR="00AB2815">
        <w:t>)</w:t>
      </w:r>
      <w:r w:rsidR="00DE6737">
        <w:t xml:space="preserve"> details a </w:t>
      </w:r>
      <w:r w:rsidR="00D94F44">
        <w:t xml:space="preserve">shift </w:t>
      </w:r>
      <w:r w:rsidR="00DE6737">
        <w:t xml:space="preserve">from orality to </w:t>
      </w:r>
      <w:del w:id="116" w:author="Segall, Christopher (segallcr)" w:date="2025-07-08T15:08:00Z">
        <w:r w:rsidR="00DE6737" w:rsidDel="00CE3BDC">
          <w:delText>litera</w:delText>
        </w:r>
        <w:r w:rsidR="00BA7399" w:rsidDel="00CE3BDC">
          <w:delText>rity</w:delText>
        </w:r>
        <w:r w:rsidR="00DE6737" w:rsidDel="00CE3BDC">
          <w:delText xml:space="preserve"> </w:delText>
        </w:r>
      </w:del>
      <w:ins w:id="117" w:author="Segall, Christopher (segallcr)" w:date="2025-07-08T15:08:00Z">
        <w:r w:rsidR="00CE3BDC">
          <w:t xml:space="preserve">literacy </w:t>
        </w:r>
      </w:ins>
      <w:r w:rsidR="00DE6737">
        <w:t xml:space="preserve">in the fourteenth century </w:t>
      </w:r>
      <w:r w:rsidR="00907903">
        <w:t xml:space="preserve">as </w:t>
      </w:r>
      <w:r w:rsidR="00DE6737">
        <w:t xml:space="preserve">manifested by a greater focus on the genesis of interpolated lyrics </w:t>
      </w:r>
      <w:del w:id="118" w:author="Segall, Christopher (segallcr)" w:date="2025-07-08T15:08:00Z">
        <w:r w:rsidR="00DE6737" w:rsidDel="00815BF9">
          <w:delText xml:space="preserve">rather </w:delText>
        </w:r>
      </w:del>
      <w:r w:rsidR="00DE6737">
        <w:t>than on their performance</w:t>
      </w:r>
      <w:r w:rsidR="004F75F2">
        <w:t xml:space="preserve">, satisfying a growing demand for </w:t>
      </w:r>
      <w:r w:rsidR="00BA7399">
        <w:t xml:space="preserve">visually appealing </w:t>
      </w:r>
      <w:r w:rsidR="004F75F2">
        <w:t xml:space="preserve">books </w:t>
      </w:r>
      <w:r w:rsidR="00BA7399">
        <w:t>for reading</w:t>
      </w:r>
      <w:r w:rsidR="004F75F2">
        <w:t xml:space="preserve">, less as repositories of words to be </w:t>
      </w:r>
      <w:r w:rsidR="00DB6F8E">
        <w:t xml:space="preserve">spoken </w:t>
      </w:r>
      <w:r w:rsidR="004F75F2">
        <w:t>aloud</w:t>
      </w:r>
      <w:r w:rsidR="00DE6737">
        <w:t>.</w:t>
      </w:r>
      <w:r w:rsidR="007C6C53">
        <w:t xml:space="preserve"> </w:t>
      </w:r>
      <w:r w:rsidR="00907903">
        <w:t>Of primary interest</w:t>
      </w:r>
      <w:r w:rsidR="00526FC6">
        <w:t>, then,</w:t>
      </w:r>
      <w:r w:rsidR="00907903">
        <w:t xml:space="preserve"> is </w:t>
      </w:r>
      <w:r w:rsidR="007C6C53">
        <w:t xml:space="preserve">not </w:t>
      </w:r>
      <w:ins w:id="119" w:author="Segall, Christopher (segallcr)" w:date="2025-07-08T15:08:00Z">
        <w:r w:rsidR="00815BF9">
          <w:t xml:space="preserve">the </w:t>
        </w:r>
      </w:ins>
      <w:r w:rsidR="007C6C53">
        <w:t>performance of a</w:t>
      </w:r>
      <w:r w:rsidR="00385D16">
        <w:t>n</w:t>
      </w:r>
      <w:r w:rsidR="007C6C53">
        <w:t xml:space="preserve"> interpolated song</w:t>
      </w:r>
      <w:r w:rsidR="00907903">
        <w:t>. R</w:t>
      </w:r>
      <w:r w:rsidR="00385D16">
        <w:t>ather</w:t>
      </w:r>
      <w:r w:rsidR="00032DBB">
        <w:t>,</w:t>
      </w:r>
      <w:r w:rsidR="00385D16">
        <w:t xml:space="preserve"> </w:t>
      </w:r>
      <w:r w:rsidR="007C6C53">
        <w:t xml:space="preserve">the illuminated manuscript itself has the </w:t>
      </w:r>
      <w:r w:rsidR="00385D16">
        <w:t xml:space="preserve">performative </w:t>
      </w:r>
      <w:r w:rsidR="007C6C53">
        <w:t>quality of staging its own events (4).</w:t>
      </w:r>
      <w:r w:rsidR="00816BDA">
        <w:t xml:space="preserve"> For this Huot draws </w:t>
      </w:r>
      <w:r w:rsidR="00763CE3">
        <w:t xml:space="preserve">due </w:t>
      </w:r>
      <w:r w:rsidR="00816BDA">
        <w:t>attention to the medieval scribe</w:t>
      </w:r>
      <w:r w:rsidR="00330A35">
        <w:t>, compiler, and illuminator</w:t>
      </w:r>
      <w:r w:rsidR="00816BDA">
        <w:t xml:space="preserve"> as </w:t>
      </w:r>
      <w:proofErr w:type="spellStart"/>
      <w:r w:rsidR="00816BDA">
        <w:rPr>
          <w:i/>
          <w:iCs/>
        </w:rPr>
        <w:t>metteur-en-scène</w:t>
      </w:r>
      <w:proofErr w:type="spellEnd"/>
      <w:r w:rsidR="00816BDA">
        <w:t xml:space="preserve"> of all the visual elements of </w:t>
      </w:r>
      <w:r w:rsidR="00051A33">
        <w:t xml:space="preserve">a </w:t>
      </w:r>
      <w:r w:rsidR="00816BDA">
        <w:t>book.</w:t>
      </w:r>
      <w:r w:rsidR="00B13FC3">
        <w:t xml:space="preserve"> </w:t>
      </w:r>
      <w:ins w:id="120" w:author="Kyle Hutchinson" w:date="2025-08-04T09:14:00Z" w16du:dateUtc="2025-08-04T13:14:00Z">
        <w:r w:rsidR="009A2728">
          <w:t>For a</w:t>
        </w:r>
      </w:ins>
      <w:del w:id="121" w:author="Kyle Hutchinson" w:date="2025-08-04T09:14:00Z" w16du:dateUtc="2025-08-04T13:14:00Z">
        <w:r w:rsidR="00B13FC3" w:rsidDel="009A2728">
          <w:delText>A</w:delText>
        </w:r>
      </w:del>
      <w:r w:rsidR="00B13FC3">
        <w:t xml:space="preserve">n introduction to the medieval romance with musical interpolations </w:t>
      </w:r>
      <w:ins w:id="122" w:author="Kyle Hutchinson" w:date="2025-08-04T09:14:00Z" w16du:dateUtc="2025-08-04T13:14:00Z">
        <w:r w:rsidR="009A2728">
          <w:t>see</w:t>
        </w:r>
      </w:ins>
      <w:del w:id="123" w:author="Kyle Hutchinson" w:date="2025-08-04T09:14:00Z" w16du:dateUtc="2025-08-04T13:14:00Z">
        <w:r w:rsidR="00B13FC3" w:rsidDel="009A2728">
          <w:delText>is</w:delText>
        </w:r>
      </w:del>
      <w:r w:rsidR="00B13FC3">
        <w:t xml:space="preserve"> Coldwell </w:t>
      </w:r>
      <w:r w:rsidR="00AB2815">
        <w:t>(</w:t>
      </w:r>
      <w:r w:rsidR="00B13FC3">
        <w:t>1981</w:t>
      </w:r>
      <w:r w:rsidR="00AB2815">
        <w:t>)</w:t>
      </w:r>
      <w:r w:rsidR="00B13FC3">
        <w:t>.</w:t>
      </w:r>
    </w:p>
  </w:footnote>
  <w:footnote w:id="9">
    <w:p w14:paraId="48BDE625" w14:textId="3BCB45D5" w:rsidR="00046191" w:rsidRDefault="00046191" w:rsidP="00046191">
      <w:pPr>
        <w:pStyle w:val="FootnoteText"/>
      </w:pPr>
      <w:r>
        <w:rPr>
          <w:rStyle w:val="FootnoteReference"/>
        </w:rPr>
        <w:footnoteRef/>
      </w:r>
      <w:r>
        <w:t xml:space="preserve"> McGee</w:t>
      </w:r>
      <w:del w:id="135" w:author="Segall, Christopher (segallcr)" w:date="2025-07-08T15:15:00Z">
        <w:r w:rsidDel="009131C3">
          <w:delText>’s</w:delText>
        </w:r>
      </w:del>
      <w:r w:rsidR="002632BC">
        <w:t xml:space="preserve"> </w:t>
      </w:r>
      <w:ins w:id="136" w:author="Segall, Christopher (segallcr)" w:date="2025-07-08T15:14:00Z">
        <w:r w:rsidR="00462D51">
          <w:t>(1989</w:t>
        </w:r>
        <w:r w:rsidR="009131C3">
          <w:t>, 506–11</w:t>
        </w:r>
        <w:r w:rsidR="00462D51">
          <w:t xml:space="preserve">) </w:t>
        </w:r>
      </w:ins>
      <w:del w:id="137" w:author="Segall, Christopher (segallcr)" w:date="2025-07-08T15:15:00Z">
        <w:r w:rsidDel="009131C3">
          <w:delText xml:space="preserve">valuable study of Grocheio’s survey of secular dance music at the turn of the fourteenth century </w:delText>
        </w:r>
      </w:del>
      <w:r>
        <w:t>equates the musical genre name</w:t>
      </w:r>
      <w:r w:rsidR="00760E20">
        <w:t>d</w:t>
      </w:r>
      <w:r>
        <w:t xml:space="preserve"> the “vocal </w:t>
      </w:r>
      <w:proofErr w:type="spellStart"/>
      <w:r>
        <w:t>ductia</w:t>
      </w:r>
      <w:proofErr w:type="spellEnd"/>
      <w:r>
        <w:t xml:space="preserve">” with the </w:t>
      </w:r>
      <w:proofErr w:type="spellStart"/>
      <w:r w:rsidRPr="00A74F31">
        <w:rPr>
          <w:i/>
          <w:iCs/>
        </w:rPr>
        <w:t>carole</w:t>
      </w:r>
      <w:proofErr w:type="spellEnd"/>
      <w:r w:rsidR="006B7562">
        <w:rPr>
          <w:i/>
          <w:iCs/>
        </w:rPr>
        <w:t>,</w:t>
      </w:r>
      <w:r>
        <w:t xml:space="preserve"> </w:t>
      </w:r>
      <w:r w:rsidR="00B329FD">
        <w:t xml:space="preserve">a </w:t>
      </w:r>
      <w:r w:rsidR="006B7562">
        <w:t xml:space="preserve">connection </w:t>
      </w:r>
      <w:r w:rsidR="00B329FD">
        <w:t xml:space="preserve">he furthers by </w:t>
      </w:r>
      <w:r w:rsidR="006B7562">
        <w:t xml:space="preserve">citing poems of the same form called “carols” in </w:t>
      </w:r>
      <w:del w:id="138" w:author="Segall, Christopher (segallcr)" w:date="2025-07-08T15:15:00Z">
        <w:r w:rsidR="006B7562" w:rsidDel="00367618">
          <w:delText xml:space="preserve">fifteenth </w:delText>
        </w:r>
      </w:del>
      <w:ins w:id="139" w:author="Segall, Christopher (segallcr)" w:date="2025-07-08T15:15:00Z">
        <w:r w:rsidR="00367618">
          <w:t>fifteenth-</w:t>
        </w:r>
      </w:ins>
      <w:r w:rsidR="006B7562">
        <w:t>century England</w:t>
      </w:r>
      <w:del w:id="140" w:author="Segall, Christopher (segallcr)" w:date="2025-07-08T15:15:00Z">
        <w:r w:rsidR="006B7562" w:rsidDel="00367618">
          <w:delText xml:space="preserve"> </w:delText>
        </w:r>
        <w:r w:rsidDel="00367618">
          <w:delText>(McGee 1989, 50</w:delText>
        </w:r>
        <w:r w:rsidR="00557EEB" w:rsidDel="00367618">
          <w:delText>6–</w:delText>
        </w:r>
        <w:r w:rsidDel="00367618">
          <w:delText>11)</w:delText>
        </w:r>
      </w:del>
      <w:r>
        <w:t>.</w:t>
      </w:r>
      <w:r w:rsidRPr="002E6CAD">
        <w:t xml:space="preserve"> </w:t>
      </w:r>
      <w:del w:id="141" w:author="Segall, Christopher (segallcr)" w:date="2025-07-08T15:15:00Z">
        <w:r w:rsidDel="00367618">
          <w:delText xml:space="preserve">Peraino </w:delText>
        </w:r>
        <w:r w:rsidR="00557EEB" w:rsidDel="00367618">
          <w:delText>(</w:delText>
        </w:r>
        <w:r w:rsidDel="00367618">
          <w:delText>2011, 248</w:delText>
        </w:r>
        <w:r w:rsidR="00557EEB" w:rsidDel="00367618">
          <w:delText>)</w:delText>
        </w:r>
        <w:r w:rsidDel="00367618">
          <w:delText xml:space="preserve"> attributes Machaut’s connection of the virelai with dance to French refrain songs called </w:delText>
        </w:r>
        <w:r w:rsidDel="00367618">
          <w:rPr>
            <w:i/>
            <w:iCs/>
          </w:rPr>
          <w:delText xml:space="preserve">rondets de </w:delText>
        </w:r>
        <w:r w:rsidRPr="00D73B51" w:rsidDel="00367618">
          <w:rPr>
            <w:i/>
            <w:iCs/>
          </w:rPr>
          <w:delText>carole</w:delText>
        </w:r>
        <w:r w:rsidDel="00367618">
          <w:delText xml:space="preserve"> and </w:delText>
        </w:r>
        <w:r w:rsidRPr="00A86A61" w:rsidDel="00367618">
          <w:rPr>
            <w:i/>
            <w:iCs/>
          </w:rPr>
          <w:delText>ballettes,</w:delText>
        </w:r>
        <w:r w:rsidDel="00367618">
          <w:delText xml:space="preserve"> and to the Occitan </w:delText>
        </w:r>
        <w:r w:rsidRPr="00A86A61" w:rsidDel="00367618">
          <w:rPr>
            <w:i/>
            <w:iCs/>
          </w:rPr>
          <w:delText>dansa</w:delText>
        </w:r>
        <w:r w:rsidDel="00367618">
          <w:delText xml:space="preserve"> (248). </w:delText>
        </w:r>
      </w:del>
      <w:r>
        <w:t xml:space="preserve">Chaganti </w:t>
      </w:r>
      <w:r w:rsidR="00557EEB">
        <w:t>(</w:t>
      </w:r>
      <w:r>
        <w:t>2018, 196</w:t>
      </w:r>
      <w:r w:rsidR="00557EEB">
        <w:t>)</w:t>
      </w:r>
      <w:r>
        <w:t xml:space="preserve"> is clear that “</w:t>
      </w:r>
      <w:r w:rsidR="00557EEB">
        <w:t>s</w:t>
      </w:r>
      <w:r>
        <w:t xml:space="preserve">ong in </w:t>
      </w:r>
      <w:proofErr w:type="spellStart"/>
      <w:r w:rsidRPr="00CD2433">
        <w:rPr>
          <w:i/>
          <w:iCs/>
        </w:rPr>
        <w:t>virelai</w:t>
      </w:r>
      <w:proofErr w:type="spellEnd"/>
      <w:r>
        <w:t xml:space="preserve"> form came to replace the rondeau as an accompaniment to </w:t>
      </w:r>
      <w:proofErr w:type="spellStart"/>
      <w:r w:rsidRPr="00CD2433">
        <w:rPr>
          <w:i/>
          <w:iCs/>
        </w:rPr>
        <w:t>carole</w:t>
      </w:r>
      <w:proofErr w:type="spellEnd"/>
      <w:r>
        <w:rPr>
          <w:i/>
          <w:iCs/>
        </w:rPr>
        <w:t>.</w:t>
      </w:r>
      <w:r>
        <w:t>”</w:t>
      </w:r>
      <w:del w:id="142" w:author="Segall, Christopher (segallcr)" w:date="2025-07-08T15:16:00Z">
        <w:r w:rsidDel="00A9184C">
          <w:delText xml:space="preserve"> Machaut himself makes the connection between dance and the virelai in the </w:delText>
        </w:r>
        <w:r w:rsidRPr="009F4FC9" w:rsidDel="00A9184C">
          <w:rPr>
            <w:i/>
            <w:iCs/>
          </w:rPr>
          <w:delText>Remede de Fortune,</w:delText>
        </w:r>
        <w:r w:rsidDel="00A9184C">
          <w:delText xml:space="preserve"> discussed below.</w:delText>
        </w:r>
      </w:del>
    </w:p>
  </w:footnote>
  <w:footnote w:id="10">
    <w:p w14:paraId="5E3DF541" w14:textId="75C633B2" w:rsidR="00E871EE" w:rsidRDefault="00E871EE" w:rsidP="00E871EE">
      <w:pPr>
        <w:pStyle w:val="FootnoteText"/>
      </w:pPr>
      <w:r>
        <w:rPr>
          <w:rStyle w:val="FootnoteReference"/>
        </w:rPr>
        <w:footnoteRef/>
      </w:r>
      <w:r>
        <w:t xml:space="preserve"> An open (</w:t>
      </w:r>
      <w:proofErr w:type="spellStart"/>
      <w:r w:rsidRPr="00731C25">
        <w:rPr>
          <w:i/>
          <w:iCs/>
        </w:rPr>
        <w:t>ouvert</w:t>
      </w:r>
      <w:proofErr w:type="spellEnd"/>
      <w:r>
        <w:t>) cadence is identified with reference to a song’s terminal pitch and implies future resolution in a closed (</w:t>
      </w:r>
      <w:r w:rsidRPr="00B36FBC">
        <w:rPr>
          <w:i/>
          <w:iCs/>
        </w:rPr>
        <w:t>clos</w:t>
      </w:r>
      <w:r>
        <w:t>) cadence. Scale degrees ^2, ^5, and ^7 are customary sites of open cadence, all ultimately seeking ^1.</w:t>
      </w:r>
    </w:p>
  </w:footnote>
  <w:footnote w:id="11">
    <w:p w14:paraId="29278B39" w14:textId="4E059165" w:rsidR="00684C1C" w:rsidRDefault="00684C1C" w:rsidP="00684C1C">
      <w:pPr>
        <w:pStyle w:val="FootnoteText"/>
      </w:pPr>
      <w:r>
        <w:rPr>
          <w:rStyle w:val="FootnoteReference"/>
        </w:rPr>
        <w:footnoteRef/>
      </w:r>
      <w:r>
        <w:t xml:space="preserve"> Earp </w:t>
      </w:r>
      <w:r w:rsidR="00434A08">
        <w:t>(</w:t>
      </w:r>
      <w:r>
        <w:t>1991, 113</w:t>
      </w:r>
      <w:r w:rsidR="00434A08">
        <w:t>–</w:t>
      </w:r>
      <w:r>
        <w:t>14</w:t>
      </w:r>
      <w:r w:rsidR="00434A08">
        <w:t>)</w:t>
      </w:r>
      <w:r>
        <w:t xml:space="preserve"> credits the infiltration of </w:t>
      </w:r>
      <w:proofErr w:type="spellStart"/>
      <w:ins w:id="162" w:author="Segall, Christopher (segallcr)" w:date="2025-07-10T16:47:00Z">
        <w:r w:rsidR="000C291F">
          <w:rPr>
            <w:i/>
            <w:iCs/>
          </w:rPr>
          <w:t>ars</w:t>
        </w:r>
        <w:proofErr w:type="spellEnd"/>
        <w:r w:rsidR="000C291F">
          <w:rPr>
            <w:i/>
            <w:iCs/>
          </w:rPr>
          <w:t xml:space="preserve"> nova </w:t>
        </w:r>
      </w:ins>
      <w:r>
        <w:t xml:space="preserve">rhythmic innovations </w:t>
      </w:r>
      <w:del w:id="163" w:author="Segall, Christopher (segallcr)" w:date="2025-07-10T16:47:00Z">
        <w:r w:rsidDel="000C291F">
          <w:delText xml:space="preserve">applied earlier to </w:delText>
        </w:r>
        <w:r w:rsidRPr="00A5052A" w:rsidDel="000C291F">
          <w:rPr>
            <w:i/>
            <w:iCs/>
          </w:rPr>
          <w:delText>ars nova</w:delText>
        </w:r>
        <w:r w:rsidDel="000C291F">
          <w:delText xml:space="preserve"> motets </w:delText>
        </w:r>
      </w:del>
      <w:r>
        <w:t xml:space="preserve">into secular song with </w:t>
      </w:r>
      <w:del w:id="164" w:author="Segall, Christopher (segallcr)" w:date="2025-07-10T16:47:00Z">
        <w:r w:rsidDel="000C291F">
          <w:delText xml:space="preserve">its </w:delText>
        </w:r>
      </w:del>
      <w:ins w:id="165" w:author="Segall, Christopher (segallcr)" w:date="2025-07-10T16:47:00Z">
        <w:r w:rsidR="000C291F">
          <w:t xml:space="preserve">the </w:t>
        </w:r>
      </w:ins>
      <w:del w:id="166" w:author="Segall, Christopher (segallcr)" w:date="2025-07-10T16:47:00Z">
        <w:r w:rsidDel="000C291F">
          <w:delText xml:space="preserve">dissociation </w:delText>
        </w:r>
      </w:del>
      <w:ins w:id="167" w:author="Segall, Christopher (segallcr)" w:date="2025-07-10T16:47:00Z">
        <w:r w:rsidR="000C291F">
          <w:t>disassociation</w:t>
        </w:r>
        <w:r w:rsidR="006F7871">
          <w:t xml:space="preserve"> of the </w:t>
        </w:r>
        <w:r w:rsidR="006F7871">
          <w:rPr>
            <w:i/>
            <w:iCs/>
          </w:rPr>
          <w:t>c</w:t>
        </w:r>
      </w:ins>
      <w:ins w:id="168" w:author="Segall, Christopher (segallcr)" w:date="2025-07-10T16:48:00Z">
        <w:r w:rsidR="006F7871">
          <w:rPr>
            <w:i/>
            <w:iCs/>
          </w:rPr>
          <w:t xml:space="preserve">hanson </w:t>
        </w:r>
        <w:proofErr w:type="spellStart"/>
        <w:r w:rsidR="006F7871">
          <w:rPr>
            <w:i/>
            <w:iCs/>
          </w:rPr>
          <w:t>baladée</w:t>
        </w:r>
        <w:proofErr w:type="spellEnd"/>
        <w:r w:rsidR="006F7871" w:rsidRPr="006F7871">
          <w:rPr>
            <w:i/>
            <w:iCs/>
          </w:rPr>
          <w:t xml:space="preserve"> </w:t>
        </w:r>
      </w:ins>
      <w:r>
        <w:t xml:space="preserve">from dance. Earp </w:t>
      </w:r>
      <w:r w:rsidR="008915CE">
        <w:t>(</w:t>
      </w:r>
      <w:r>
        <w:t>2005, 106</w:t>
      </w:r>
      <w:r w:rsidR="008915CE">
        <w:t>)</w:t>
      </w:r>
      <w:r>
        <w:t xml:space="preserve"> “believe[s] that the early </w:t>
      </w:r>
      <w:proofErr w:type="spellStart"/>
      <w:r>
        <w:t>virelais</w:t>
      </w:r>
      <w:proofErr w:type="spellEnd"/>
      <w:r>
        <w:t xml:space="preserve"> of Machaut are better understood as highly artistic works that merely evoke characteristics of the old dance genre.”</w:t>
      </w:r>
    </w:p>
  </w:footnote>
  <w:footnote w:id="12">
    <w:p w14:paraId="3AC7E458" w14:textId="6D4B917D" w:rsidR="008F24D2" w:rsidRDefault="008F24D2" w:rsidP="008F24D2">
      <w:pPr>
        <w:pStyle w:val="FootnoteText"/>
      </w:pPr>
      <w:r>
        <w:rPr>
          <w:rStyle w:val="FootnoteReference"/>
        </w:rPr>
        <w:footnoteRef/>
      </w:r>
      <w:r>
        <w:t xml:space="preserve"> Nevile </w:t>
      </w:r>
      <w:r w:rsidR="008915CE">
        <w:t>(</w:t>
      </w:r>
      <w:r>
        <w:t>2008a, 30</w:t>
      </w:r>
      <w:r w:rsidR="008915CE">
        <w:t>)</w:t>
      </w:r>
      <w:r>
        <w:t xml:space="preserve"> </w:t>
      </w:r>
      <w:r w:rsidR="00EB550C">
        <w:t xml:space="preserve">and </w:t>
      </w:r>
      <w:r>
        <w:t>Dickason</w:t>
      </w:r>
      <w:r w:rsidR="000A4EE8">
        <w:t xml:space="preserve"> </w:t>
      </w:r>
      <w:r w:rsidR="008915CE">
        <w:t>(</w:t>
      </w:r>
      <w:r w:rsidR="000A4EE8">
        <w:t>2021</w:t>
      </w:r>
      <w:r>
        <w:t>, 177</w:t>
      </w:r>
      <w:r w:rsidR="008915CE">
        <w:t>)</w:t>
      </w:r>
      <w:r>
        <w:t xml:space="preserve"> </w:t>
      </w:r>
      <w:del w:id="170" w:author="Segall, Christopher (segallcr)" w:date="2025-07-10T16:49:00Z">
        <w:r w:rsidDel="00EC43F9">
          <w:delText xml:space="preserve">give recent summaries of the </w:delText>
        </w:r>
        <w:r w:rsidR="00D7086E" w:rsidDel="00EC43F9">
          <w:delText>common</w:delText>
        </w:r>
        <w:r w:rsidDel="00EC43F9">
          <w:delText xml:space="preserve"> description of</w:delText>
        </w:r>
      </w:del>
      <w:ins w:id="171" w:author="Segall, Christopher (segallcr)" w:date="2025-07-10T16:49:00Z">
        <w:r w:rsidR="00EC43F9">
          <w:t>de</w:t>
        </w:r>
      </w:ins>
      <w:ins w:id="172" w:author="Segall, Christopher (segallcr)" w:date="2025-07-10T16:50:00Z">
        <w:r w:rsidR="00EC43F9">
          <w:t>scribe</w:t>
        </w:r>
      </w:ins>
      <w:r>
        <w:t xml:space="preserve"> caroling in the round. </w:t>
      </w:r>
      <w:r w:rsidR="00811E2C">
        <w:t xml:space="preserve">Morrison </w:t>
      </w:r>
      <w:r w:rsidR="008915CE">
        <w:t>(</w:t>
      </w:r>
      <w:r w:rsidR="00811E2C">
        <w:t>2021</w:t>
      </w:r>
      <w:r w:rsidR="008915CE">
        <w:t>)</w:t>
      </w:r>
      <w:r w:rsidR="00811E2C">
        <w:t xml:space="preserve"> extrapolates the </w:t>
      </w:r>
      <w:proofErr w:type="spellStart"/>
      <w:r w:rsidR="00811E2C" w:rsidRPr="00110A0F">
        <w:rPr>
          <w:i/>
          <w:iCs/>
        </w:rPr>
        <w:t>carole</w:t>
      </w:r>
      <w:r w:rsidR="00811E2C">
        <w:t>’s</w:t>
      </w:r>
      <w:proofErr w:type="spellEnd"/>
      <w:r w:rsidR="00811E2C">
        <w:t xml:space="preserve"> circular movement to a choreographic structuring of </w:t>
      </w:r>
      <w:r w:rsidR="00811E2C" w:rsidRPr="00811E2C">
        <w:rPr>
          <w:i/>
          <w:iCs/>
        </w:rPr>
        <w:t>Sir Gawain and the Green Knight</w:t>
      </w:r>
      <w:r w:rsidR="00811E2C" w:rsidRPr="00110A0F">
        <w:t>’s</w:t>
      </w:r>
      <w:r w:rsidR="00811E2C">
        <w:t xml:space="preserve"> </w:t>
      </w:r>
      <w:r w:rsidR="00826405">
        <w:t>(14</w:t>
      </w:r>
      <w:r w:rsidR="00826405" w:rsidRPr="004C4C48">
        <w:t>th</w:t>
      </w:r>
      <w:r w:rsidR="00826405">
        <w:t xml:space="preserve"> c.) </w:t>
      </w:r>
      <w:r w:rsidR="00811E2C">
        <w:t xml:space="preserve">strophic form. </w:t>
      </w:r>
      <w:r>
        <w:t xml:space="preserve">That the </w:t>
      </w:r>
      <w:proofErr w:type="spellStart"/>
      <w:r w:rsidRPr="005C5E2C">
        <w:rPr>
          <w:i/>
        </w:rPr>
        <w:t>carole</w:t>
      </w:r>
      <w:proofErr w:type="spellEnd"/>
      <w:r>
        <w:t xml:space="preserve"> could also be a line dance progressing through the streets of town is noted by </w:t>
      </w:r>
      <w:r w:rsidR="00E901C0">
        <w:t xml:space="preserve">Eustace and King </w:t>
      </w:r>
      <w:r w:rsidR="008915CE">
        <w:t>(</w:t>
      </w:r>
      <w:r w:rsidR="00E901C0">
        <w:t>2011, 5</w:t>
      </w:r>
      <w:r w:rsidR="008915CE">
        <w:t>2–</w:t>
      </w:r>
      <w:r w:rsidR="00E901C0">
        <w:t>56</w:t>
      </w:r>
      <w:r w:rsidR="008915CE">
        <w:t>)</w:t>
      </w:r>
      <w:r w:rsidR="00E901C0">
        <w:t xml:space="preserve">, </w:t>
      </w:r>
      <w:r>
        <w:t xml:space="preserve">Page </w:t>
      </w:r>
      <w:r w:rsidR="008915CE">
        <w:t>(</w:t>
      </w:r>
      <w:r w:rsidRPr="004518FB">
        <w:t>19</w:t>
      </w:r>
      <w:r w:rsidR="004518FB">
        <w:t>89</w:t>
      </w:r>
      <w:r>
        <w:t>, 115</w:t>
      </w:r>
      <w:r w:rsidR="008915CE">
        <w:t>)</w:t>
      </w:r>
      <w:r>
        <w:t xml:space="preserve">, and McGee </w:t>
      </w:r>
      <w:r w:rsidR="008915CE">
        <w:t>(</w:t>
      </w:r>
      <w:r>
        <w:t>1989, 507</w:t>
      </w:r>
      <w:r w:rsidR="008915CE">
        <w:t>)</w:t>
      </w:r>
      <w:r>
        <w:t xml:space="preserve">. </w:t>
      </w:r>
      <w:r w:rsidR="00092B4D">
        <w:t>D</w:t>
      </w:r>
      <w:r>
        <w:t xml:space="preserve">ance </w:t>
      </w:r>
      <w:r w:rsidR="00092B4D">
        <w:t xml:space="preserve">formation </w:t>
      </w:r>
      <w:r>
        <w:t xml:space="preserve">has no bearing on </w:t>
      </w:r>
      <w:r w:rsidR="00092B4D">
        <w:t xml:space="preserve">my speculation </w:t>
      </w:r>
      <w:r>
        <w:t>here.</w:t>
      </w:r>
      <w:r w:rsidR="003136E1">
        <w:t xml:space="preserve"> </w:t>
      </w:r>
      <w:r w:rsidR="00572833">
        <w:t>Set b</w:t>
      </w:r>
      <w:r w:rsidR="009C1C44">
        <w:t>eside t</w:t>
      </w:r>
      <w:r w:rsidR="003136E1">
        <w:t xml:space="preserve">he other songs of </w:t>
      </w:r>
      <w:proofErr w:type="spellStart"/>
      <w:r w:rsidR="003136E1" w:rsidRPr="003136E1">
        <w:rPr>
          <w:i/>
          <w:iCs/>
        </w:rPr>
        <w:t>Remede</w:t>
      </w:r>
      <w:proofErr w:type="spellEnd"/>
      <w:r w:rsidR="003136E1">
        <w:t xml:space="preserve"> </w:t>
      </w:r>
      <w:r w:rsidR="00572833">
        <w:t xml:space="preserve">in Mach </w:t>
      </w:r>
      <w:proofErr w:type="spellStart"/>
      <w:r w:rsidR="00572833">
        <w:t xml:space="preserve">C </w:t>
      </w:r>
      <w:r w:rsidR="003136E1">
        <w:t>are</w:t>
      </w:r>
      <w:proofErr w:type="spellEnd"/>
      <w:r w:rsidR="003136E1">
        <w:t xml:space="preserve"> depictions of </w:t>
      </w:r>
      <w:r w:rsidR="009E6778">
        <w:t xml:space="preserve">people </w:t>
      </w:r>
      <w:r w:rsidR="003136E1">
        <w:t>holding a scroll</w:t>
      </w:r>
      <w:r w:rsidR="00534B58">
        <w:t xml:space="preserve"> and sometimes a pen </w:t>
      </w:r>
      <w:r w:rsidR="003136E1">
        <w:t>to illustrate reading</w:t>
      </w:r>
      <w:r w:rsidR="00D2412B">
        <w:t xml:space="preserve"> and composing</w:t>
      </w:r>
      <w:r w:rsidR="003136E1">
        <w:t>.</w:t>
      </w:r>
      <w:r w:rsidR="0079782B">
        <w:t xml:space="preserve"> On </w:t>
      </w:r>
      <w:r w:rsidR="008950AB">
        <w:t>issues of class</w:t>
      </w:r>
      <w:r w:rsidR="00DB6EED">
        <w:t>, gender,</w:t>
      </w:r>
      <w:r w:rsidR="008950AB">
        <w:t xml:space="preserve"> and social adhesion in the</w:t>
      </w:r>
      <w:r w:rsidR="0048555E">
        <w:t xml:space="preserve"> iconography </w:t>
      </w:r>
      <w:r w:rsidR="008950AB">
        <w:t xml:space="preserve">of </w:t>
      </w:r>
      <w:r w:rsidR="0079782B">
        <w:t xml:space="preserve">round dancing in </w:t>
      </w:r>
      <w:r w:rsidR="00631FBF">
        <w:t xml:space="preserve">Machaut’s </w:t>
      </w:r>
      <w:proofErr w:type="spellStart"/>
      <w:r w:rsidR="0079782B" w:rsidRPr="0079782B">
        <w:rPr>
          <w:i/>
          <w:iCs/>
        </w:rPr>
        <w:t>Remede</w:t>
      </w:r>
      <w:proofErr w:type="spellEnd"/>
      <w:r w:rsidR="00D25EE2">
        <w:t xml:space="preserve"> and other medieval narratives</w:t>
      </w:r>
      <w:r w:rsidR="0079782B" w:rsidRPr="00D25EE2">
        <w:t>,</w:t>
      </w:r>
      <w:r w:rsidR="0079782B">
        <w:t xml:space="preserve"> see Alexander </w:t>
      </w:r>
      <w:r w:rsidR="008915CE">
        <w:t>(</w:t>
      </w:r>
      <w:r w:rsidR="0079782B">
        <w:t xml:space="preserve">1996, </w:t>
      </w:r>
      <w:r w:rsidR="0046095A">
        <w:t xml:space="preserve">esp. </w:t>
      </w:r>
      <w:r w:rsidR="0079782B">
        <w:t>151</w:t>
      </w:r>
      <w:r w:rsidR="008915CE">
        <w:t>–</w:t>
      </w:r>
      <w:r w:rsidR="0079782B">
        <w:t>53</w:t>
      </w:r>
      <w:r w:rsidR="008915CE">
        <w:t>)</w:t>
      </w:r>
      <w:r w:rsidR="0058793C">
        <w:t>.</w:t>
      </w:r>
    </w:p>
  </w:footnote>
  <w:footnote w:id="13">
    <w:p w14:paraId="5C9A34F3" w14:textId="6B680496" w:rsidR="00B163E2" w:rsidRDefault="00B163E2" w:rsidP="00B163E2">
      <w:pPr>
        <w:pStyle w:val="FootnoteText"/>
      </w:pPr>
      <w:r>
        <w:rPr>
          <w:rStyle w:val="FootnoteReference"/>
        </w:rPr>
        <w:footnoteRef/>
      </w:r>
      <w:r>
        <w:t xml:space="preserve"> See Peraino </w:t>
      </w:r>
      <w:r w:rsidR="00AA6FD7">
        <w:t>(</w:t>
      </w:r>
      <w:r>
        <w:t>2011, 239</w:t>
      </w:r>
      <w:r w:rsidR="00AA6FD7">
        <w:t>–</w:t>
      </w:r>
      <w:r>
        <w:t>42</w:t>
      </w:r>
      <w:r w:rsidR="00AA6FD7">
        <w:t>)</w:t>
      </w:r>
      <w:r>
        <w:t xml:space="preserve"> for detailed elucidation of this song’s lyrics and function within the </w:t>
      </w:r>
      <w:proofErr w:type="spellStart"/>
      <w:r w:rsidRPr="00F437BA">
        <w:rPr>
          <w:i/>
          <w:iCs/>
        </w:rPr>
        <w:t>Remede</w:t>
      </w:r>
      <w:proofErr w:type="spellEnd"/>
      <w:r w:rsidRPr="00F437BA">
        <w:rPr>
          <w:i/>
          <w:iCs/>
        </w:rPr>
        <w:t>.</w:t>
      </w:r>
    </w:p>
  </w:footnote>
  <w:footnote w:id="14">
    <w:p w14:paraId="22EE3D19" w14:textId="678BFCDC" w:rsidR="00B163E2" w:rsidRPr="009463E3" w:rsidRDefault="00B163E2" w:rsidP="00B163E2">
      <w:pPr>
        <w:pStyle w:val="FootnoteText"/>
      </w:pPr>
      <w:r>
        <w:rPr>
          <w:rStyle w:val="FootnoteReference"/>
        </w:rPr>
        <w:footnoteRef/>
      </w:r>
      <w:r>
        <w:t xml:space="preserve"> Earp </w:t>
      </w:r>
      <w:r w:rsidR="00AA6FD7">
        <w:t>(</w:t>
      </w:r>
      <w:r>
        <w:t>1991, 126</w:t>
      </w:r>
      <w:r w:rsidR="00AA6FD7">
        <w:t>)</w:t>
      </w:r>
      <w:r>
        <w:t xml:space="preserve"> claims that the story</w:t>
      </w:r>
      <w:del w:id="179" w:author="Segall, Christopher (segallcr)" w:date="2025-07-10T16:56:00Z">
        <w:r w:rsidDel="008F13FA">
          <w:delText xml:space="preserve"> </w:delText>
        </w:r>
      </w:del>
      <w:r>
        <w:t xml:space="preserve">line of the </w:t>
      </w:r>
      <w:proofErr w:type="spellStart"/>
      <w:r w:rsidRPr="00FF722B">
        <w:rPr>
          <w:i/>
          <w:iCs/>
        </w:rPr>
        <w:t>Remede</w:t>
      </w:r>
      <w:proofErr w:type="spellEnd"/>
      <w:r>
        <w:t xml:space="preserve"> was contrived to demonstrate each type of song then current</w:t>
      </w:r>
      <w:r w:rsidR="00B3521B">
        <w:t xml:space="preserve">, </w:t>
      </w:r>
      <w:del w:id="180" w:author="Segall, Christopher (segallcr)" w:date="2025-07-10T16:56:00Z">
        <w:r w:rsidR="00B3521B" w:rsidDel="00C279E4">
          <w:delText xml:space="preserve">while </w:delText>
        </w:r>
      </w:del>
      <w:ins w:id="181" w:author="Segall, Christopher (segallcr)" w:date="2025-07-10T16:56:00Z">
        <w:r w:rsidR="00C279E4">
          <w:t xml:space="preserve">whereas </w:t>
        </w:r>
      </w:ins>
      <w:r w:rsidR="00B3521B">
        <w:t xml:space="preserve">Peraino </w:t>
      </w:r>
      <w:r w:rsidR="00AA6FD7">
        <w:t>(</w:t>
      </w:r>
      <w:r w:rsidR="00B3521B">
        <w:t>2011, 235</w:t>
      </w:r>
      <w:r w:rsidR="00AA6FD7">
        <w:t>)</w:t>
      </w:r>
      <w:r w:rsidR="00B3521B">
        <w:t xml:space="preserve"> calls </w:t>
      </w:r>
      <w:r w:rsidR="005B7146">
        <w:t xml:space="preserve">the </w:t>
      </w:r>
      <w:proofErr w:type="spellStart"/>
      <w:r w:rsidR="00B3521B" w:rsidRPr="004413AF">
        <w:rPr>
          <w:i/>
          <w:iCs/>
        </w:rPr>
        <w:t>Remede</w:t>
      </w:r>
      <w:proofErr w:type="spellEnd"/>
      <w:r w:rsidR="00B3521B">
        <w:t xml:space="preserve"> “in effect a musical </w:t>
      </w:r>
      <w:r w:rsidR="00B3521B" w:rsidRPr="00D0320E">
        <w:rPr>
          <w:i/>
          <w:iCs/>
        </w:rPr>
        <w:t>summa.</w:t>
      </w:r>
      <w:r w:rsidR="00B3521B">
        <w:t>”</w:t>
      </w:r>
      <w:r>
        <w:t xml:space="preserve"> See also Earp </w:t>
      </w:r>
      <w:r w:rsidR="00AA6FD7">
        <w:t>(</w:t>
      </w:r>
      <w:r>
        <w:t>2005, 105</w:t>
      </w:r>
      <w:r w:rsidR="00AA6FD7">
        <w:t>–</w:t>
      </w:r>
      <w:r>
        <w:t>6</w:t>
      </w:r>
      <w:r w:rsidR="00AA6FD7">
        <w:t>)</w:t>
      </w:r>
      <w:r>
        <w:t xml:space="preserve"> on the </w:t>
      </w:r>
      <w:proofErr w:type="spellStart"/>
      <w:r>
        <w:t>virelai</w:t>
      </w:r>
      <w:proofErr w:type="spellEnd"/>
      <w:r>
        <w:t xml:space="preserve"> as danced song in the </w:t>
      </w:r>
      <w:proofErr w:type="spellStart"/>
      <w:r w:rsidRPr="006839DF">
        <w:rPr>
          <w:i/>
          <w:iCs/>
        </w:rPr>
        <w:t>Remede</w:t>
      </w:r>
      <w:proofErr w:type="spellEnd"/>
      <w:r>
        <w:rPr>
          <w:i/>
          <w:iCs/>
        </w:rPr>
        <w:t>.</w:t>
      </w:r>
      <w:r>
        <w:t xml:space="preserve"> </w:t>
      </w:r>
      <w:r w:rsidR="00325406">
        <w:t xml:space="preserve">Dickason </w:t>
      </w:r>
      <w:r w:rsidR="00AA6FD7">
        <w:t>(</w:t>
      </w:r>
      <w:r w:rsidR="00325406">
        <w:t xml:space="preserve">2021, </w:t>
      </w:r>
      <w:r w:rsidR="007D18DC">
        <w:t>174ff</w:t>
      </w:r>
      <w:r w:rsidR="00F46555">
        <w:t>.</w:t>
      </w:r>
      <w:r w:rsidR="00AA6FD7">
        <w:t>)</w:t>
      </w:r>
      <w:r w:rsidR="00325406">
        <w:t xml:space="preserve"> explores </w:t>
      </w:r>
      <w:r w:rsidR="00250515">
        <w:t xml:space="preserve">the </w:t>
      </w:r>
      <w:proofErr w:type="spellStart"/>
      <w:r w:rsidR="00250515" w:rsidRPr="00250515">
        <w:rPr>
          <w:i/>
          <w:iCs/>
        </w:rPr>
        <w:t>carole</w:t>
      </w:r>
      <w:proofErr w:type="spellEnd"/>
      <w:r w:rsidR="00250515">
        <w:t xml:space="preserve"> </w:t>
      </w:r>
      <w:r w:rsidR="00325406">
        <w:t>dance</w:t>
      </w:r>
      <w:r w:rsidR="00F82F2C">
        <w:t xml:space="preserve">’s role </w:t>
      </w:r>
      <w:r w:rsidR="005D6CDD">
        <w:t xml:space="preserve">in </w:t>
      </w:r>
      <w:r w:rsidR="00F71DD5">
        <w:t xml:space="preserve">sacralizing </w:t>
      </w:r>
      <w:r w:rsidR="005D6CDD">
        <w:t xml:space="preserve">courtly love </w:t>
      </w:r>
      <w:r w:rsidR="00325406">
        <w:t xml:space="preserve">in </w:t>
      </w:r>
      <w:r w:rsidR="009D1CDC">
        <w:t xml:space="preserve">the </w:t>
      </w:r>
      <w:r w:rsidR="00325406">
        <w:t>medieval romance</w:t>
      </w:r>
      <w:r w:rsidR="00BB1920">
        <w:t xml:space="preserve"> </w:t>
      </w:r>
      <w:r w:rsidR="00BB1920" w:rsidRPr="00BB1920">
        <w:rPr>
          <w:i/>
          <w:iCs/>
        </w:rPr>
        <w:t>Roman de la Rose</w:t>
      </w:r>
      <w:r w:rsidR="00325406" w:rsidRPr="00BB1920">
        <w:rPr>
          <w:i/>
          <w:iCs/>
        </w:rPr>
        <w:t>.</w:t>
      </w:r>
      <w:r w:rsidR="00325406">
        <w:t xml:space="preserve"> </w:t>
      </w:r>
      <w:r>
        <w:t xml:space="preserve">See Butterfield </w:t>
      </w:r>
      <w:r w:rsidR="00AA6FD7">
        <w:t>(</w:t>
      </w:r>
      <w:r>
        <w:t>2002</w:t>
      </w:r>
      <w:r w:rsidR="00AA6FD7">
        <w:t>)</w:t>
      </w:r>
      <w:r>
        <w:t xml:space="preserve"> </w:t>
      </w:r>
      <w:r w:rsidR="00FF073F">
        <w:t xml:space="preserve">for </w:t>
      </w:r>
      <w:r>
        <w:t xml:space="preserve">the generic characteristics of </w:t>
      </w:r>
      <w:r w:rsidRPr="00A135E6">
        <w:rPr>
          <w:i/>
          <w:iCs/>
        </w:rPr>
        <w:t>roman</w:t>
      </w:r>
      <w:r>
        <w:rPr>
          <w:i/>
          <w:iCs/>
        </w:rPr>
        <w:t>s</w:t>
      </w:r>
      <w:r w:rsidRPr="00A135E6">
        <w:rPr>
          <w:i/>
          <w:iCs/>
        </w:rPr>
        <w:t xml:space="preserve"> à</w:t>
      </w:r>
      <w:r>
        <w:t xml:space="preserve"> </w:t>
      </w:r>
      <w:r>
        <w:rPr>
          <w:i/>
          <w:iCs/>
        </w:rPr>
        <w:t xml:space="preserve">chansons </w:t>
      </w:r>
      <w:r>
        <w:t xml:space="preserve">and Stokes </w:t>
      </w:r>
      <w:r w:rsidR="00AA6FD7">
        <w:t>(</w:t>
      </w:r>
      <w:r>
        <w:t>2014</w:t>
      </w:r>
      <w:r w:rsidR="00AA6FD7">
        <w:t>)</w:t>
      </w:r>
      <w:r>
        <w:t xml:space="preserve"> </w:t>
      </w:r>
      <w:r w:rsidR="00FF073F">
        <w:t xml:space="preserve">for </w:t>
      </w:r>
      <w:r>
        <w:t xml:space="preserve">the didactic undertones of Machaut’s </w:t>
      </w:r>
      <w:proofErr w:type="spellStart"/>
      <w:r w:rsidRPr="00A135E6">
        <w:rPr>
          <w:i/>
          <w:iCs/>
        </w:rPr>
        <w:t>Remede</w:t>
      </w:r>
      <w:proofErr w:type="spellEnd"/>
      <w:r>
        <w:rPr>
          <w:i/>
          <w:iCs/>
        </w:rPr>
        <w:t xml:space="preserve">, </w:t>
      </w:r>
      <w:r>
        <w:t xml:space="preserve">particularly regarding medieval rhetoric. </w:t>
      </w:r>
      <w:r w:rsidRPr="002F5778">
        <w:t xml:space="preserve">Leach </w:t>
      </w:r>
      <w:r w:rsidR="00AA6FD7">
        <w:t>(</w:t>
      </w:r>
      <w:r w:rsidRPr="002F5778">
        <w:t>2011, 139</w:t>
      </w:r>
      <w:r w:rsidR="00AA6FD7">
        <w:t>–</w:t>
      </w:r>
      <w:r>
        <w:t>64</w:t>
      </w:r>
      <w:r w:rsidR="00AA6FD7">
        <w:t>)</w:t>
      </w:r>
      <w:r>
        <w:t xml:space="preserve"> provides an excellent summary of the </w:t>
      </w:r>
      <w:proofErr w:type="spellStart"/>
      <w:r w:rsidRPr="00B54EC8">
        <w:rPr>
          <w:i/>
          <w:iCs/>
        </w:rPr>
        <w:t>Remede</w:t>
      </w:r>
      <w:proofErr w:type="spellEnd"/>
      <w:r>
        <w:t xml:space="preserve"> and analysis of its lyric interpolations in the context of the poetic functions of Hope and Desire.</w:t>
      </w:r>
      <w:r w:rsidR="00530DB3">
        <w:t xml:space="preserve"> Boulton </w:t>
      </w:r>
      <w:r w:rsidR="00AA6FD7">
        <w:t>(</w:t>
      </w:r>
      <w:r w:rsidR="00530DB3">
        <w:t>1993</w:t>
      </w:r>
      <w:r w:rsidR="00D90A4C">
        <w:t>, 188–92</w:t>
      </w:r>
      <w:r w:rsidR="00AA6FD7">
        <w:t>)</w:t>
      </w:r>
      <w:r w:rsidR="00530DB3">
        <w:t xml:space="preserve"> defines </w:t>
      </w:r>
      <w:del w:id="182" w:author="Segall, Christopher (segallcr)" w:date="2025-07-21T16:15:00Z">
        <w:r w:rsidR="00530DB3" w:rsidDel="00975CAA">
          <w:delText>six different</w:delText>
        </w:r>
      </w:del>
      <w:ins w:id="183" w:author="Segall, Christopher (segallcr)" w:date="2025-07-21T16:15:00Z">
        <w:r w:rsidR="00975CAA">
          <w:t>various</w:t>
        </w:r>
      </w:ins>
      <w:r w:rsidR="00530DB3">
        <w:t xml:space="preserve"> functions of lyric insertions into </w:t>
      </w:r>
      <w:del w:id="184" w:author="Segall, Christopher (segallcr)" w:date="2025-07-21T16:16:00Z">
        <w:r w:rsidR="00530DB3" w:rsidDel="00975CAA">
          <w:delText xml:space="preserve">a variety of </w:delText>
        </w:r>
      </w:del>
      <w:r w:rsidR="00530DB3">
        <w:t xml:space="preserve">medieval French literary works, including Machaut’s </w:t>
      </w:r>
      <w:proofErr w:type="spellStart"/>
      <w:r w:rsidR="00530DB3" w:rsidRPr="00530DB3">
        <w:rPr>
          <w:i/>
          <w:iCs/>
        </w:rPr>
        <w:t>Remede</w:t>
      </w:r>
      <w:proofErr w:type="spellEnd"/>
      <w:r w:rsidR="00530DB3">
        <w:t>.</w:t>
      </w:r>
    </w:p>
  </w:footnote>
  <w:footnote w:id="15">
    <w:p w14:paraId="28AAB45C" w14:textId="328C6EE9" w:rsidR="00B163E2" w:rsidRDefault="00B163E2" w:rsidP="00B163E2">
      <w:pPr>
        <w:pStyle w:val="FootnoteText"/>
      </w:pPr>
      <w:r>
        <w:rPr>
          <w:rStyle w:val="FootnoteReference"/>
        </w:rPr>
        <w:footnoteRef/>
      </w:r>
      <w:r>
        <w:t xml:space="preserve"> According to Peraino </w:t>
      </w:r>
      <w:r w:rsidR="00AA6FD7">
        <w:t>(</w:t>
      </w:r>
      <w:r>
        <w:t>2011, 285</w:t>
      </w:r>
      <w:r w:rsidR="00AA6FD7">
        <w:t>)</w:t>
      </w:r>
      <w:r>
        <w:t>, “</w:t>
      </w:r>
      <w:r w:rsidR="00AA6FD7">
        <w:t>T</w:t>
      </w:r>
      <w:r>
        <w:t xml:space="preserve">here we see the singer Machaut hand in hand with women in the dance. His voice in the </w:t>
      </w:r>
      <w:proofErr w:type="spellStart"/>
      <w:r w:rsidRPr="00E65AB6">
        <w:rPr>
          <w:i/>
          <w:iCs/>
        </w:rPr>
        <w:t>virelai</w:t>
      </w:r>
      <w:proofErr w:type="spellEnd"/>
      <w:r>
        <w:t xml:space="preserve"> enables the </w:t>
      </w:r>
      <w:proofErr w:type="spellStart"/>
      <w:r>
        <w:t>carole</w:t>
      </w:r>
      <w:proofErr w:type="spellEnd"/>
      <w:r>
        <w:t xml:space="preserve">.” See also Leach </w:t>
      </w:r>
      <w:r w:rsidR="00AA6FD7">
        <w:t>(</w:t>
      </w:r>
      <w:r>
        <w:t>2011, 159</w:t>
      </w:r>
      <w:r w:rsidR="00AA6FD7">
        <w:t>)</w:t>
      </w:r>
      <w:r>
        <w:t xml:space="preserve"> on Machaut’s identity in this song and its depiction.</w:t>
      </w:r>
      <w:r w:rsidR="001D04DE">
        <w:t xml:space="preserve"> </w:t>
      </w:r>
      <w:r w:rsidR="00B81A0E">
        <w:t xml:space="preserve">Leo </w:t>
      </w:r>
      <w:r w:rsidR="00AA6FD7">
        <w:t>(</w:t>
      </w:r>
      <w:r w:rsidR="00945DB4">
        <w:t>2005, 66</w:t>
      </w:r>
      <w:r w:rsidR="00AA6FD7">
        <w:t>–</w:t>
      </w:r>
      <w:r w:rsidR="00945DB4">
        <w:t>68</w:t>
      </w:r>
      <w:r w:rsidR="00AA6FD7">
        <w:t>)</w:t>
      </w:r>
      <w:r w:rsidR="00B81A0E">
        <w:t xml:space="preserve"> explores iconographic relationships between </w:t>
      </w:r>
      <w:r w:rsidR="00D46392">
        <w:t>Machaut</w:t>
      </w:r>
      <w:ins w:id="185" w:author="Segall, Christopher (segallcr)" w:date="2025-07-10T17:01:00Z">
        <w:r w:rsidR="009118C6">
          <w:t>’s</w:t>
        </w:r>
      </w:ins>
      <w:r w:rsidR="00D46392">
        <w:t xml:space="preserve"> manuscripts and those of </w:t>
      </w:r>
      <w:r w:rsidR="00D46392" w:rsidRPr="00D46392">
        <w:rPr>
          <w:i/>
          <w:iCs/>
        </w:rPr>
        <w:t>Le</w:t>
      </w:r>
      <w:r w:rsidR="00D46392">
        <w:t xml:space="preserve"> </w:t>
      </w:r>
      <w:r w:rsidR="00D46392" w:rsidRPr="00D46392">
        <w:rPr>
          <w:i/>
          <w:iCs/>
        </w:rPr>
        <w:t>Roman de la Rose,</w:t>
      </w:r>
      <w:r w:rsidR="00D46392">
        <w:t xml:space="preserve"> including scenes of caroling in the </w:t>
      </w:r>
      <w:proofErr w:type="spellStart"/>
      <w:r w:rsidR="00D46392" w:rsidRPr="00D46392">
        <w:rPr>
          <w:i/>
          <w:iCs/>
        </w:rPr>
        <w:t>Remede</w:t>
      </w:r>
      <w:proofErr w:type="spellEnd"/>
      <w:r w:rsidR="00D46392">
        <w:rPr>
          <w:i/>
          <w:iCs/>
        </w:rPr>
        <w:t>.</w:t>
      </w:r>
      <w:r w:rsidR="00D46392">
        <w:t xml:space="preserve"> </w:t>
      </w:r>
      <w:proofErr w:type="spellStart"/>
      <w:r w:rsidR="001D04DE">
        <w:t>Straple-Sovers</w:t>
      </w:r>
      <w:proofErr w:type="spellEnd"/>
      <w:r w:rsidR="001D04DE">
        <w:t xml:space="preserve"> </w:t>
      </w:r>
      <w:r w:rsidR="00AA6FD7">
        <w:t>(</w:t>
      </w:r>
      <w:r w:rsidR="001D04DE">
        <w:t>2023, 597</w:t>
      </w:r>
      <w:r w:rsidR="00AA6FD7">
        <w:t>)</w:t>
      </w:r>
      <w:r w:rsidR="001D04DE">
        <w:t xml:space="preserve"> cautions that we </w:t>
      </w:r>
      <w:proofErr w:type="gramStart"/>
      <w:r w:rsidR="001D04DE">
        <w:t>not read</w:t>
      </w:r>
      <w:proofErr w:type="gramEnd"/>
      <w:r w:rsidR="001D04DE">
        <w:t xml:space="preserve"> too much into medieval </w:t>
      </w:r>
      <w:r w:rsidR="00506477">
        <w:t>illustrations</w:t>
      </w:r>
      <w:r w:rsidR="001D04DE">
        <w:t xml:space="preserve"> of dance, “since these sources were not created with the intent to accurately record physical movements, relationships of dancers to one another, or their movement through space.”</w:t>
      </w:r>
      <w:r w:rsidR="00FF0583">
        <w:t xml:space="preserve"> The </w:t>
      </w:r>
      <w:r w:rsidR="005B67C1">
        <w:t xml:space="preserve">Machaut </w:t>
      </w:r>
      <w:r w:rsidR="00FF0583">
        <w:t>manuscript</w:t>
      </w:r>
      <w:r w:rsidR="005B67C1">
        <w:t>s</w:t>
      </w:r>
      <w:r w:rsidR="00FF0583">
        <w:t xml:space="preserve"> </w:t>
      </w:r>
      <w:r w:rsidR="005B67C1">
        <w:t>are</w:t>
      </w:r>
      <w:r w:rsidR="00FF0583">
        <w:t xml:space="preserve"> </w:t>
      </w:r>
      <w:r w:rsidR="00E16F84">
        <w:t xml:space="preserve">artistic </w:t>
      </w:r>
      <w:r w:rsidR="00922734">
        <w:t>object</w:t>
      </w:r>
      <w:r w:rsidR="005B67C1">
        <w:t>s</w:t>
      </w:r>
      <w:r w:rsidR="00922734">
        <w:t xml:space="preserve"> </w:t>
      </w:r>
      <w:r w:rsidR="00183CAF">
        <w:t xml:space="preserve">formed </w:t>
      </w:r>
      <w:r w:rsidR="00922734">
        <w:t xml:space="preserve">in a tradition of </w:t>
      </w:r>
      <w:r w:rsidR="00FF0583">
        <w:t>presentation cop</w:t>
      </w:r>
      <w:r w:rsidR="00922734">
        <w:t>ies</w:t>
      </w:r>
      <w:r w:rsidR="00FF0583">
        <w:t xml:space="preserve">, in other words, and not </w:t>
      </w:r>
      <w:del w:id="186" w:author="Segall, Christopher (segallcr)" w:date="2025-07-10T17:01:00Z">
        <w:r w:rsidR="00FF0583" w:rsidDel="00FE44E5">
          <w:delText xml:space="preserve">a </w:delText>
        </w:r>
      </w:del>
      <w:r w:rsidR="00FF0583">
        <w:t>photograph</w:t>
      </w:r>
      <w:ins w:id="187" w:author="Segall, Christopher (segallcr)" w:date="2025-07-10T17:02:00Z">
        <w:r w:rsidR="00083A17">
          <w:t>ic</w:t>
        </w:r>
      </w:ins>
      <w:r w:rsidR="00FF0583">
        <w:t xml:space="preserve"> </w:t>
      </w:r>
      <w:del w:id="188" w:author="Segall, Christopher (segallcr)" w:date="2025-07-10T17:02:00Z">
        <w:r w:rsidR="00FF0583" w:rsidDel="00083A17">
          <w:delText xml:space="preserve">capturing </w:delText>
        </w:r>
      </w:del>
      <w:ins w:id="189" w:author="Segall, Christopher (segallcr)" w:date="2025-07-10T17:02:00Z">
        <w:r w:rsidR="00083A17">
          <w:t xml:space="preserve">representations of </w:t>
        </w:r>
      </w:ins>
      <w:r w:rsidR="00FF0583">
        <w:t>actual practice.</w:t>
      </w:r>
    </w:p>
  </w:footnote>
  <w:footnote w:id="16">
    <w:p w14:paraId="37D603D1" w14:textId="240D76DB" w:rsidR="00B163E2" w:rsidRDefault="00B163E2" w:rsidP="00B163E2">
      <w:pPr>
        <w:pStyle w:val="FootnoteText"/>
      </w:pPr>
      <w:r>
        <w:rPr>
          <w:rStyle w:val="FootnoteReference"/>
        </w:rPr>
        <w:footnoteRef/>
      </w:r>
      <w:r>
        <w:t xml:space="preserve"> My transcriptions of Machaut are based upon Ludwig </w:t>
      </w:r>
      <w:r w:rsidR="002A37CD">
        <w:t>(</w:t>
      </w:r>
      <w:r>
        <w:t>1926</w:t>
      </w:r>
      <w:r w:rsidR="002A37CD">
        <w:t>)</w:t>
      </w:r>
      <w:r w:rsidR="00556C9C" w:rsidRPr="00556C9C">
        <w:t xml:space="preserve"> </w:t>
      </w:r>
      <w:r w:rsidR="00556C9C">
        <w:t>unless otherwise noted</w:t>
      </w:r>
      <w:r>
        <w:t xml:space="preserve">, differing sometimes in suggested </w:t>
      </w:r>
      <w:proofErr w:type="spellStart"/>
      <w:r>
        <w:t>ficta</w:t>
      </w:r>
      <w:proofErr w:type="spellEnd"/>
      <w:r>
        <w:t xml:space="preserve"> and </w:t>
      </w:r>
      <w:proofErr w:type="spellStart"/>
      <w:r>
        <w:t>bar</w:t>
      </w:r>
      <w:del w:id="198" w:author="Segall, Christopher (segallcr)" w:date="2025-07-10T17:06:00Z">
        <w:r w:rsidDel="003E75F9">
          <w:delText xml:space="preserve"> </w:delText>
        </w:r>
      </w:del>
      <w:r>
        <w:t>line</w:t>
      </w:r>
      <w:proofErr w:type="spellEnd"/>
      <w:r>
        <w:t xml:space="preserve"> placement. In </w:t>
      </w:r>
      <w:r w:rsidR="007E19D0">
        <w:t xml:space="preserve">the </w:t>
      </w:r>
      <w:r>
        <w:t>case</w:t>
      </w:r>
      <w:r w:rsidR="007E19D0">
        <w:t xml:space="preserve"> of “Dame, a </w:t>
      </w:r>
      <w:proofErr w:type="spellStart"/>
      <w:r w:rsidR="007E19D0">
        <w:t>vous</w:t>
      </w:r>
      <w:proofErr w:type="spellEnd"/>
      <w:r w:rsidR="007E19D0">
        <w:t xml:space="preserve"> sans </w:t>
      </w:r>
      <w:proofErr w:type="spellStart"/>
      <w:r w:rsidR="007E19D0">
        <w:t>retollir</w:t>
      </w:r>
      <w:proofErr w:type="spellEnd"/>
      <w:r>
        <w:t>,</w:t>
      </w:r>
      <w:r w:rsidR="007E19D0">
        <w:t>”</w:t>
      </w:r>
      <w:r>
        <w:t xml:space="preserve"> I prefer the </w:t>
      </w:r>
      <w:proofErr w:type="spellStart"/>
      <w:r>
        <w:t>anacrustic</w:t>
      </w:r>
      <w:proofErr w:type="spellEnd"/>
      <w:r>
        <w:t xml:space="preserve"> transcription of Maw </w:t>
      </w:r>
      <w:r w:rsidR="002A37CD">
        <w:t>(</w:t>
      </w:r>
      <w:r>
        <w:t>2002, 82</w:t>
      </w:r>
      <w:r w:rsidR="002A37CD">
        <w:t>)</w:t>
      </w:r>
      <w:r>
        <w:t xml:space="preserve"> for its benefit of situating </w:t>
      </w:r>
      <w:del w:id="199" w:author="Segall, Christopher (segallcr)" w:date="2025-07-10T17:05:00Z">
        <w:r w:rsidDel="00BC7D5F">
          <w:delText xml:space="preserve">both </w:delText>
        </w:r>
      </w:del>
      <w:ins w:id="200" w:author="Segall, Christopher (segallcr)" w:date="2025-07-10T17:05:00Z">
        <w:r w:rsidR="00BC7D5F">
          <w:t xml:space="preserve">the </w:t>
        </w:r>
      </w:ins>
      <w:r>
        <w:t xml:space="preserve">cadences on downbeats, contra Ludwig and Schrade. My </w:t>
      </w:r>
      <w:r w:rsidR="00BF1392">
        <w:t>beats 1 and 2</w:t>
      </w:r>
      <w:r>
        <w:t xml:space="preserve"> </w:t>
      </w:r>
      <w:del w:id="201" w:author="Segall, Christopher (segallcr)" w:date="2025-07-21T16:20:00Z">
        <w:r w:rsidDel="00EA6967">
          <w:delText xml:space="preserve">in </w:delText>
        </w:r>
        <w:r w:rsidR="00776DE8" w:rsidDel="00EA6967">
          <w:delText>Example 3</w:delText>
        </w:r>
        <w:r w:rsidR="00961064" w:rsidDel="00EA6967">
          <w:delText xml:space="preserve"> </w:delText>
        </w:r>
      </w:del>
      <w:r>
        <w:t xml:space="preserve">correspond </w:t>
      </w:r>
      <w:del w:id="202" w:author="Segall, Christopher (segallcr)" w:date="2025-07-21T16:21:00Z">
        <w:r w:rsidDel="00EA6967">
          <w:delText xml:space="preserve">to what </w:delText>
        </w:r>
      </w:del>
      <w:r>
        <w:t>Earp</w:t>
      </w:r>
      <w:ins w:id="203" w:author="Segall, Christopher (segallcr)" w:date="2025-07-21T16:21:00Z">
        <w:r w:rsidR="00EA6967">
          <w:t>’s</w:t>
        </w:r>
      </w:ins>
      <w:r>
        <w:t xml:space="preserve"> </w:t>
      </w:r>
      <w:r w:rsidR="002A37CD">
        <w:t>(</w:t>
      </w:r>
      <w:r>
        <w:t>1991, 129</w:t>
      </w:r>
      <w:r w:rsidR="002A37CD">
        <w:t>)</w:t>
      </w:r>
      <w:r>
        <w:t xml:space="preserve"> </w:t>
      </w:r>
      <w:del w:id="204" w:author="Segall, Christopher (segallcr)" w:date="2025-07-21T16:21:00Z">
        <w:r w:rsidDel="00EA6967">
          <w:delText xml:space="preserve">calls </w:delText>
        </w:r>
      </w:del>
      <w:r>
        <w:t xml:space="preserve">“metrical units” 1 and 2, adjusted for the anacrusis. Earp </w:t>
      </w:r>
      <w:r w:rsidR="002A37CD">
        <w:t>(</w:t>
      </w:r>
      <w:r>
        <w:t>2005, 106</w:t>
      </w:r>
      <w:r w:rsidR="002A37CD">
        <w:t>–</w:t>
      </w:r>
      <w:r>
        <w:t>7</w:t>
      </w:r>
      <w:r w:rsidR="002A37CD">
        <w:t>)</w:t>
      </w:r>
      <w:r>
        <w:t xml:space="preserve"> uses the same song as an example of conventional text declamation. His bold-numbered syllables </w:t>
      </w:r>
      <w:del w:id="205" w:author="Segall, Christopher (segallcr)" w:date="2025-07-10T17:05:00Z">
        <w:r w:rsidDel="00C24F10">
          <w:delText xml:space="preserve">there </w:delText>
        </w:r>
      </w:del>
      <w:r>
        <w:t xml:space="preserve">correspond </w:t>
      </w:r>
      <w:r w:rsidR="006701D0">
        <w:t xml:space="preserve">to </w:t>
      </w:r>
      <w:r>
        <w:t xml:space="preserve">my </w:t>
      </w:r>
      <w:r w:rsidR="00167E93">
        <w:t xml:space="preserve">numbered </w:t>
      </w:r>
      <w:r w:rsidR="00BF1392">
        <w:t>beat</w:t>
      </w:r>
      <w:r w:rsidR="00167E93">
        <w:t>s 1 and 2</w:t>
      </w:r>
      <w:del w:id="206" w:author="Segall, Christopher (segallcr)" w:date="2025-07-10T17:05:00Z">
        <w:r w:rsidR="001D14A6" w:rsidDel="00C24F10">
          <w:delText xml:space="preserve"> both</w:delText>
        </w:r>
      </w:del>
      <w:r>
        <w:t>.</w:t>
      </w:r>
    </w:p>
  </w:footnote>
  <w:footnote w:id="17">
    <w:p w14:paraId="285D2CF6" w14:textId="4A122A7E" w:rsidR="00B163E2" w:rsidRDefault="00B163E2" w:rsidP="00B163E2">
      <w:pPr>
        <w:pStyle w:val="FootnoteText"/>
      </w:pPr>
      <w:r>
        <w:rPr>
          <w:rStyle w:val="FootnoteReference"/>
        </w:rPr>
        <w:footnoteRef/>
      </w:r>
      <w:r>
        <w:t xml:space="preserve"> For Earp </w:t>
      </w:r>
      <w:r w:rsidR="002A37CD">
        <w:t>(</w:t>
      </w:r>
      <w:r>
        <w:t>1991, 138</w:t>
      </w:r>
      <w:r w:rsidR="002A37CD">
        <w:t>)</w:t>
      </w:r>
      <w:r>
        <w:t xml:space="preserve">, “Machaut’s early dance </w:t>
      </w:r>
      <w:proofErr w:type="spellStart"/>
      <w:r>
        <w:t>virelais</w:t>
      </w:r>
      <w:proofErr w:type="spellEnd"/>
      <w:r w:rsidR="00F22AA2">
        <w:t xml:space="preserve"> . . .</w:t>
      </w:r>
      <w:r>
        <w:t xml:space="preserve"> are already far more refined than a popular dance song.”</w:t>
      </w:r>
    </w:p>
  </w:footnote>
  <w:footnote w:id="18">
    <w:p w14:paraId="1992B083" w14:textId="63B38401" w:rsidR="00B163E2" w:rsidRDefault="00B163E2" w:rsidP="00B163E2">
      <w:pPr>
        <w:pStyle w:val="FootnoteText"/>
      </w:pPr>
      <w:r>
        <w:rPr>
          <w:rStyle w:val="FootnoteReference"/>
        </w:rPr>
        <w:footnoteRef/>
      </w:r>
      <w:r>
        <w:t xml:space="preserve"> Cadence here refers to arrival on a pitch stressed by alignment with the end of a poetic line, agogic accent, being followed by </w:t>
      </w:r>
      <w:ins w:id="236" w:author="Segall, Christopher (segallcr)" w:date="2025-07-21T16:25:00Z">
        <w:r w:rsidR="00EE2CF1">
          <w:t xml:space="preserve">a </w:t>
        </w:r>
      </w:ins>
      <w:r>
        <w:t xml:space="preserve">rest, modal relationship to the last note of the song, and </w:t>
      </w:r>
      <w:del w:id="237" w:author="Segall, Christopher (segallcr)" w:date="2025-07-10T17:17:00Z">
        <w:r w:rsidDel="006E77E8">
          <w:delText>by</w:delText>
        </w:r>
        <w:r w:rsidRPr="00CF7098" w:rsidDel="006E77E8">
          <w:delText xml:space="preserve"> </w:delText>
        </w:r>
      </w:del>
      <w:r>
        <w:t xml:space="preserve">perfect consonance with other voices in polyphonic cases. Moll </w:t>
      </w:r>
      <w:r w:rsidR="00D70C37">
        <w:t>(</w:t>
      </w:r>
      <w:r>
        <w:t>1998, 32</w:t>
      </w:r>
      <w:r w:rsidR="00D70C37">
        <w:t>)</w:t>
      </w:r>
      <w:r>
        <w:t xml:space="preserve"> </w:t>
      </w:r>
      <w:del w:id="238" w:author="Segall, Christopher (segallcr)" w:date="2025-07-10T17:18:00Z">
        <w:r w:rsidDel="00C35C57">
          <w:delText>provides a useful table for</w:delText>
        </w:r>
      </w:del>
      <w:del w:id="239" w:author="Segall, Christopher (segallcr)" w:date="2025-07-21T16:24:00Z">
        <w:r w:rsidDel="00255FAE">
          <w:delText xml:space="preserve"> </w:delText>
        </w:r>
      </w:del>
      <w:del w:id="240" w:author="Segall, Christopher (segallcr)" w:date="2025-07-10T17:18:00Z">
        <w:r w:rsidDel="00C35C57">
          <w:delText xml:space="preserve">defining </w:delText>
        </w:r>
      </w:del>
      <w:ins w:id="241" w:author="Segall, Christopher (segallcr)" w:date="2025-07-10T17:18:00Z">
        <w:r w:rsidR="00C35C57">
          <w:t xml:space="preserve">defines </w:t>
        </w:r>
      </w:ins>
      <w:r>
        <w:t xml:space="preserve">cadence </w:t>
      </w:r>
      <w:ins w:id="242" w:author="Segall, Christopher (segallcr)" w:date="2025-07-21T16:24:00Z">
        <w:r w:rsidR="00255FAE">
          <w:t>accor</w:t>
        </w:r>
      </w:ins>
      <w:ins w:id="243" w:author="Segall, Christopher (segallcr)" w:date="2025-07-21T16:25:00Z">
        <w:r w:rsidR="00255FAE">
          <w:t xml:space="preserve">dingly </w:t>
        </w:r>
      </w:ins>
      <w:del w:id="244" w:author="Segall, Christopher (segallcr)" w:date="2025-07-10T17:18:00Z">
        <w:r w:rsidDel="00C35C57">
          <w:delText xml:space="preserve">in </w:delText>
        </w:r>
      </w:del>
      <w:ins w:id="245" w:author="Segall, Christopher (segallcr)" w:date="2025-07-10T17:18:00Z">
        <w:r w:rsidR="00C35C57">
          <w:t xml:space="preserve">for </w:t>
        </w:r>
      </w:ins>
      <w:r>
        <w:t>fourteenth-century French masses.</w:t>
      </w:r>
    </w:p>
  </w:footnote>
  <w:footnote w:id="19">
    <w:p w14:paraId="3F83948D" w14:textId="4D666AF9" w:rsidR="00DC5FD0" w:rsidRDefault="00DC5FD0">
      <w:pPr>
        <w:pStyle w:val="FootnoteText"/>
      </w:pPr>
      <w:r>
        <w:rPr>
          <w:rStyle w:val="FootnoteReference"/>
        </w:rPr>
        <w:footnoteRef/>
      </w:r>
      <w:r>
        <w:t xml:space="preserve"> </w:t>
      </w:r>
      <w:del w:id="263" w:author="Segall, Christopher (segallcr)" w:date="2025-07-21T16:34:00Z">
        <w:r w:rsidDel="00AD5E96">
          <w:delText xml:space="preserve">Some </w:delText>
        </w:r>
      </w:del>
      <w:ins w:id="264" w:author="Segall, Christopher (segallcr)" w:date="2025-07-21T16:34:00Z">
        <w:r w:rsidR="00AD5E96">
          <w:t xml:space="preserve">The </w:t>
        </w:r>
      </w:ins>
      <w:r>
        <w:t xml:space="preserve">B sections in </w:t>
      </w:r>
      <w:del w:id="265" w:author="Segall, Christopher (segallcr)" w:date="2025-07-21T16:34:00Z">
        <w:r w:rsidDel="00AD5E96">
          <w:delText xml:space="preserve">other </w:delText>
        </w:r>
      </w:del>
      <w:ins w:id="266" w:author="Segall, Christopher (segallcr)" w:date="2025-07-21T16:34:00Z">
        <w:r w:rsidR="00AD5E96">
          <w:t xml:space="preserve">some </w:t>
        </w:r>
      </w:ins>
      <w:r>
        <w:t xml:space="preserve">of Machaut’s </w:t>
      </w:r>
      <w:ins w:id="267" w:author="Segall, Christopher (segallcr)" w:date="2025-07-21T16:34:00Z">
        <w:r w:rsidR="00AD5E96">
          <w:t>l</w:t>
        </w:r>
      </w:ins>
      <w:ins w:id="268" w:author="Segall, Christopher (segallcr)" w:date="2025-07-21T16:35:00Z">
        <w:r w:rsidR="00AD5E96">
          <w:t xml:space="preserve">onger </w:t>
        </w:r>
      </w:ins>
      <w:proofErr w:type="spellStart"/>
      <w:r>
        <w:t>virelais</w:t>
      </w:r>
      <w:proofErr w:type="spellEnd"/>
      <w:r>
        <w:t xml:space="preserve"> have paired open/closed endings in which the second ending, that which closes </w:t>
      </w:r>
      <w:del w:id="269" w:author="Segall, Christopher (segallcr)" w:date="2025-07-21T16:33:00Z">
        <w:r w:rsidDel="004B414E">
          <w:delText xml:space="preserve">that </w:delText>
        </w:r>
      </w:del>
      <w:ins w:id="270" w:author="Segall, Christopher (segallcr)" w:date="2025-07-21T16:33:00Z">
        <w:r w:rsidR="004B414E">
          <w:t xml:space="preserve">the </w:t>
        </w:r>
      </w:ins>
      <w:r>
        <w:t xml:space="preserve">B section, </w:t>
      </w:r>
      <w:r w:rsidR="00B64565">
        <w:t xml:space="preserve">does </w:t>
      </w:r>
      <w:r>
        <w:t>end on the final. Th</w:t>
      </w:r>
      <w:r w:rsidR="00F741FF">
        <w:t>e</w:t>
      </w:r>
      <w:r>
        <w:t xml:space="preserve"> same open/closed tonal relationship plays out </w:t>
      </w:r>
      <w:del w:id="271" w:author="Segall, Christopher (segallcr)" w:date="2025-07-21T16:34:00Z">
        <w:r w:rsidDel="00C52639">
          <w:delText xml:space="preserve">in </w:delText>
        </w:r>
        <w:r w:rsidR="00A161BE" w:rsidDel="00C52639">
          <w:delText xml:space="preserve">the shorter </w:delText>
        </w:r>
        <w:r w:rsidDel="00C52639">
          <w:delText xml:space="preserve">V2 </w:delText>
        </w:r>
      </w:del>
      <w:r>
        <w:t xml:space="preserve">across the A and B sections </w:t>
      </w:r>
      <w:ins w:id="272" w:author="Segall, Christopher (segallcr)" w:date="2025-07-21T16:34:00Z">
        <w:r w:rsidR="00C52639">
          <w:t xml:space="preserve">of V2, </w:t>
        </w:r>
      </w:ins>
      <w:r>
        <w:t>rather than within the B section itself.</w:t>
      </w:r>
    </w:p>
  </w:footnote>
  <w:footnote w:id="20">
    <w:p w14:paraId="419EDAC3" w14:textId="7D342F9E" w:rsidR="00DD103F" w:rsidRDefault="00DD103F">
      <w:pPr>
        <w:pStyle w:val="FootnoteText"/>
      </w:pPr>
      <w:r>
        <w:rPr>
          <w:rStyle w:val="FootnoteReference"/>
        </w:rPr>
        <w:footnoteRef/>
      </w:r>
      <w:r>
        <w:t xml:space="preserve"> </w:t>
      </w:r>
      <w:r w:rsidRPr="00DD103F">
        <w:rPr>
          <w:rFonts w:cstheme="minorHAnsi"/>
          <w:color w:val="000000"/>
        </w:rPr>
        <w:t xml:space="preserve">This weak-beat F is further attenuated by the </w:t>
      </w:r>
      <w:del w:id="276" w:author="Segall, Christopher (segallcr)" w:date="2025-07-10T17:32:00Z">
        <w:r w:rsidRPr="00DD103F" w:rsidDel="00591F76">
          <w:rPr>
            <w:rFonts w:cstheme="minorHAnsi"/>
            <w:color w:val="000000"/>
          </w:rPr>
          <w:delText xml:space="preserve">natural </w:delText>
        </w:r>
      </w:del>
      <w:ins w:id="277" w:author="Segall, Christopher (segallcr)" w:date="2025-07-10T17:33:00Z">
        <w:r w:rsidR="00CE3A83">
          <w:rPr>
            <w:rFonts w:cstheme="minorHAnsi"/>
            <w:color w:val="000000"/>
          </w:rPr>
          <w:t xml:space="preserve">poetic </w:t>
        </w:r>
      </w:ins>
      <w:r w:rsidRPr="00DD103F">
        <w:rPr>
          <w:rFonts w:cstheme="minorHAnsi"/>
          <w:color w:val="000000"/>
        </w:rPr>
        <w:t>declamation</w:t>
      </w:r>
      <w:del w:id="278" w:author="Segall, Christopher (segallcr)" w:date="2025-07-10T17:33:00Z">
        <w:r w:rsidRPr="00DD103F" w:rsidDel="00CE3A83">
          <w:rPr>
            <w:rFonts w:cstheme="minorHAnsi"/>
            <w:color w:val="000000"/>
          </w:rPr>
          <w:delText xml:space="preserve"> of the poetry’s feminine ending</w:delText>
        </w:r>
      </w:del>
      <w:r w:rsidRPr="00DD103F">
        <w:rPr>
          <w:rFonts w:cstheme="minorHAnsi"/>
          <w:color w:val="000000"/>
        </w:rPr>
        <w:t xml:space="preserve">, </w:t>
      </w:r>
      <w:del w:id="279" w:author="Segall, Christopher (segallcr)" w:date="2025-07-10T17:33:00Z">
        <w:r w:rsidRPr="00DD103F" w:rsidDel="00CE3A83">
          <w:rPr>
            <w:rFonts w:cstheme="minorHAnsi"/>
            <w:color w:val="000000"/>
          </w:rPr>
          <w:delText xml:space="preserve">where </w:delText>
        </w:r>
      </w:del>
      <w:ins w:id="280" w:author="Segall, Christopher (segallcr)" w:date="2025-07-10T17:33:00Z">
        <w:r w:rsidR="00CE3A83">
          <w:rPr>
            <w:rFonts w:cstheme="minorHAnsi"/>
            <w:color w:val="000000"/>
          </w:rPr>
          <w:t xml:space="preserve">as </w:t>
        </w:r>
      </w:ins>
      <w:r w:rsidRPr="00DD103F">
        <w:rPr>
          <w:rFonts w:cstheme="minorHAnsi"/>
          <w:color w:val="000000"/>
        </w:rPr>
        <w:t xml:space="preserve">the penultimate syllable of “re-TRAI-re” is stressed (beat 1) and the final syllable unstressed (beat 2). </w:t>
      </w:r>
    </w:p>
  </w:footnote>
  <w:footnote w:id="21">
    <w:p w14:paraId="014D2750" w14:textId="70207262" w:rsidR="003C49EA" w:rsidRDefault="003C49EA" w:rsidP="003C49EA">
      <w:pPr>
        <w:pStyle w:val="FootnoteText"/>
        <w:rPr>
          <w:ins w:id="319" w:author="Segall, Christopher (segallcr)" w:date="2025-07-11T13:34:00Z"/>
        </w:rPr>
      </w:pPr>
      <w:ins w:id="320" w:author="Segall, Christopher (segallcr)" w:date="2025-07-11T13:34:00Z">
        <w:r>
          <w:rPr>
            <w:rStyle w:val="FootnoteReference"/>
          </w:rPr>
          <w:footnoteRef/>
        </w:r>
        <w:r>
          <w:t xml:space="preserve"> Following Earp (1991, 130), “There are no extended </w:t>
        </w:r>
        <w:proofErr w:type="spellStart"/>
        <w:r>
          <w:t>melismas</w:t>
        </w:r>
        <w:proofErr w:type="spellEnd"/>
        <w:r>
          <w:t xml:space="preserve">, and thus the ear hears the text syllables themselves </w:t>
        </w:r>
        <w:r w:rsidRPr="009E2541">
          <w:t xml:space="preserve">as providing the musical rhythms.” The </w:t>
        </w:r>
        <w:r>
          <w:t xml:space="preserve">syncopated </w:t>
        </w:r>
        <w:r w:rsidRPr="009E2541">
          <w:t xml:space="preserve">“pitch accents” marked in Maw </w:t>
        </w:r>
        <w:r>
          <w:t>(</w:t>
        </w:r>
        <w:r w:rsidRPr="009E2541">
          <w:t>2002, 72</w:t>
        </w:r>
      </w:ins>
      <w:r w:rsidR="005B25F8">
        <w:t>, example 1</w:t>
      </w:r>
      <w:ins w:id="321" w:author="Segall, Christopher (segallcr)" w:date="2025-07-11T13:34:00Z">
        <w:r>
          <w:t>)</w:t>
        </w:r>
        <w:r w:rsidRPr="009E2541">
          <w:t xml:space="preserve"> </w:t>
        </w:r>
        <w:r>
          <w:t>occasionally insinuate a perfect minor grouping that rubs against the prevailing imperfect major metrical and declamatory accents of “</w:t>
        </w:r>
        <w:r w:rsidRPr="004F59B8">
          <w:t xml:space="preserve">He! Dame de </w:t>
        </w:r>
        <w:proofErr w:type="spellStart"/>
        <w:r w:rsidRPr="004F59B8">
          <w:t>vaillance</w:t>
        </w:r>
        <w:proofErr w:type="spellEnd"/>
        <w:r>
          <w:t>”</w:t>
        </w:r>
      </w:ins>
      <w:ins w:id="322" w:author="Segall, Christopher (segallcr)" w:date="2025-07-23T11:07:00Z">
        <w:r w:rsidR="008412C8">
          <w:t xml:space="preserve"> (V1).</w:t>
        </w:r>
      </w:ins>
      <w:ins w:id="323" w:author="Segall, Christopher (segallcr)" w:date="2025-07-11T13:34:00Z">
        <w:r>
          <w:t xml:space="preserve"> Maw (2002, 91</w:t>
        </w:r>
      </w:ins>
      <w:r w:rsidR="005B25F8">
        <w:t>, example 14c</w:t>
      </w:r>
      <w:ins w:id="324" w:author="Segall, Christopher (segallcr)" w:date="2025-07-11T13:34:00Z">
        <w:r>
          <w:t xml:space="preserve">) explicitly </w:t>
        </w:r>
        <w:proofErr w:type="spellStart"/>
        <w:r>
          <w:t>renotates</w:t>
        </w:r>
        <w:proofErr w:type="spellEnd"/>
        <w:r>
          <w:t xml:space="preserve"> “</w:t>
        </w:r>
        <w:r w:rsidRPr="004F59B8">
          <w:t>Helas! et comment</w:t>
        </w:r>
        <w:r>
          <w:t>”</w:t>
        </w:r>
      </w:ins>
      <w:ins w:id="325" w:author="Segall, Christopher (segallcr)" w:date="2025-07-23T11:08:00Z">
        <w:r w:rsidR="00376C69">
          <w:t xml:space="preserve"> (V18)</w:t>
        </w:r>
      </w:ins>
      <w:ins w:id="326" w:author="Segall, Christopher (segallcr)" w:date="2025-07-11T13:34:00Z">
        <w:r>
          <w:t xml:space="preserve"> along the same lines, switching to 3/4 to capture </w:t>
        </w:r>
      </w:ins>
      <w:ins w:id="327" w:author="Segall, Christopher (segallcr)" w:date="2025-07-23T11:09:00Z">
        <w:r w:rsidR="006D720B">
          <w:t>the grouping change</w:t>
        </w:r>
      </w:ins>
      <w:ins w:id="328" w:author="Segall, Christopher (segallcr)" w:date="2025-07-11T13:34:00Z">
        <w:r>
          <w:t>. Maw (2013, 397</w:t>
        </w:r>
      </w:ins>
      <w:r w:rsidR="005B25F8">
        <w:t>, example 8</w:t>
      </w:r>
      <w:ins w:id="329" w:author="Segall, Christopher (segallcr)" w:date="2025-07-11T13:34:00Z">
        <w:r>
          <w:t xml:space="preserve">) </w:t>
        </w:r>
      </w:ins>
      <w:ins w:id="330" w:author="Segall, Christopher (segallcr)" w:date="2025-07-23T11:10:00Z">
        <w:r w:rsidR="009E6FD1">
          <w:t>likewise transcribes</w:t>
        </w:r>
      </w:ins>
      <w:ins w:id="331" w:author="Segall, Christopher (segallcr)" w:date="2025-07-11T13:34:00Z">
        <w:r>
          <w:t xml:space="preserve"> </w:t>
        </w:r>
      </w:ins>
      <w:ins w:id="332" w:author="Segall, Christopher (segallcr)" w:date="2025-07-23T11:10:00Z">
        <w:r w:rsidR="006348D3">
          <w:t xml:space="preserve">the same </w:t>
        </w:r>
      </w:ins>
      <w:ins w:id="333" w:author="Segall, Christopher (segallcr)" w:date="2025-07-11T13:34:00Z">
        <w:r w:rsidRPr="006D720B">
          <w:t>V18</w:t>
        </w:r>
        <w:r>
          <w:t xml:space="preserve"> in 6/8 (mm. 1–6) then 3/4 (mm. 7–11) based upon the syllabification of those phrases. Peraino (2011, 242) mentions a similar “metrical ambiguity (toggling between 6/8 and 3/4)” in Machaut’s “Dame, a </w:t>
        </w:r>
        <w:proofErr w:type="spellStart"/>
        <w:r>
          <w:t>vous</w:t>
        </w:r>
        <w:proofErr w:type="spellEnd"/>
        <w:r>
          <w:t xml:space="preserve"> sans </w:t>
        </w:r>
        <w:proofErr w:type="spellStart"/>
        <w:r>
          <w:t>retollir</w:t>
        </w:r>
        <w:proofErr w:type="spellEnd"/>
        <w:r>
          <w:t>,” examined above, without further specification.</w:t>
        </w:r>
      </w:ins>
    </w:p>
  </w:footnote>
  <w:footnote w:id="22">
    <w:p w14:paraId="1402DA26" w14:textId="2045BD2F" w:rsidR="005B3E15" w:rsidDel="003C49EA" w:rsidRDefault="005B3E15" w:rsidP="005B3E15">
      <w:pPr>
        <w:pStyle w:val="FootnoteText"/>
        <w:rPr>
          <w:del w:id="344" w:author="Segall, Christopher (segallcr)" w:date="2025-07-11T13:34:00Z"/>
        </w:rPr>
      </w:pPr>
      <w:del w:id="345" w:author="Segall, Christopher (segallcr)" w:date="2025-07-11T13:34:00Z">
        <w:r w:rsidDel="003C49EA">
          <w:rPr>
            <w:rStyle w:val="FootnoteReference"/>
          </w:rPr>
          <w:footnoteRef/>
        </w:r>
        <w:r w:rsidDel="003C49EA">
          <w:delText xml:space="preserve"> Following Earp </w:delText>
        </w:r>
        <w:r w:rsidR="00D51189" w:rsidDel="003C49EA">
          <w:delText>(</w:delText>
        </w:r>
        <w:r w:rsidDel="003C49EA">
          <w:delText>1991, 130</w:delText>
        </w:r>
        <w:r w:rsidR="00D51189" w:rsidDel="003C49EA">
          <w:delText>)</w:delText>
        </w:r>
        <w:r w:rsidDel="003C49EA">
          <w:delText>, “</w:delText>
        </w:r>
        <w:r w:rsidR="00D51189" w:rsidDel="003C49EA">
          <w:delText>T</w:delText>
        </w:r>
        <w:r w:rsidDel="003C49EA">
          <w:delText xml:space="preserve">here are no extended melismas, and thus the ear hears the text syllables themselves </w:delText>
        </w:r>
        <w:r w:rsidRPr="009E2541" w:rsidDel="003C49EA">
          <w:delText xml:space="preserve">as providing the musical rhythms.” The </w:delText>
        </w:r>
        <w:r w:rsidDel="003C49EA">
          <w:delText xml:space="preserve">syncopated </w:delText>
        </w:r>
        <w:r w:rsidRPr="009E2541" w:rsidDel="003C49EA">
          <w:delText xml:space="preserve">“pitch accents” marked in Example 1 of Maw </w:delText>
        </w:r>
        <w:r w:rsidR="00D51189" w:rsidDel="003C49EA">
          <w:delText>(</w:delText>
        </w:r>
        <w:r w:rsidRPr="009E2541" w:rsidDel="003C49EA">
          <w:delText>2002, 72</w:delText>
        </w:r>
        <w:r w:rsidR="00D51189" w:rsidDel="003C49EA">
          <w:delText>)</w:delText>
        </w:r>
        <w:r w:rsidRPr="009E2541" w:rsidDel="003C49EA">
          <w:delText xml:space="preserve"> </w:delText>
        </w:r>
        <w:r w:rsidDel="003C49EA">
          <w:delText>occasionally insinuate a perfect minor grouping that rubs against the prevailing imperfect major metrical and declamatory accents of Machaut’s V1, “</w:delText>
        </w:r>
        <w:r w:rsidRPr="004F59B8" w:rsidDel="003C49EA">
          <w:delText>He! Dame de vaillance.</w:delText>
        </w:r>
        <w:r w:rsidDel="003C49EA">
          <w:delText xml:space="preserve">” Example 14c of Maw </w:delText>
        </w:r>
        <w:r w:rsidR="004F59B8" w:rsidDel="003C49EA">
          <w:delText>(</w:delText>
        </w:r>
        <w:r w:rsidDel="003C49EA">
          <w:delText>2002, 91</w:delText>
        </w:r>
        <w:r w:rsidR="004F59B8" w:rsidDel="003C49EA">
          <w:delText>)</w:delText>
        </w:r>
        <w:r w:rsidDel="003C49EA">
          <w:delText xml:space="preserve"> explicitly renotates V18, “</w:delText>
        </w:r>
        <w:r w:rsidRPr="004F59B8" w:rsidDel="003C49EA">
          <w:delText>Helas! et comment,</w:delText>
        </w:r>
        <w:r w:rsidDel="003C49EA">
          <w:delText xml:space="preserve">” along the same lines, switching to 3/4 to capture a measure of rhythm identical to that of m. 8 and </w:delText>
        </w:r>
        <w:r w:rsidR="00601E2B" w:rsidDel="003C49EA">
          <w:delText xml:space="preserve">m. </w:delText>
        </w:r>
        <w:r w:rsidDel="003C49EA">
          <w:delText xml:space="preserve">12 of V14 as I have rendered them in </w:delText>
        </w:r>
        <w:r w:rsidR="00776DE8" w:rsidDel="003C49EA">
          <w:delText>Example 5</w:delText>
        </w:r>
        <w:r w:rsidDel="003C49EA">
          <w:delText xml:space="preserve">. Example 8 of Maw </w:delText>
        </w:r>
        <w:r w:rsidR="00601E2B" w:rsidDel="003C49EA">
          <w:delText>(</w:delText>
        </w:r>
        <w:r w:rsidDel="003C49EA">
          <w:delText>2013, 397</w:delText>
        </w:r>
        <w:r w:rsidR="00601E2B" w:rsidDel="003C49EA">
          <w:delText>)</w:delText>
        </w:r>
        <w:r w:rsidDel="003C49EA">
          <w:delText xml:space="preserve"> presents essentially the same transcription of V18 in 6/8 (mm. 1</w:delText>
        </w:r>
        <w:r w:rsidR="00601E2B" w:rsidDel="003C49EA">
          <w:delText>–</w:delText>
        </w:r>
        <w:r w:rsidDel="003C49EA">
          <w:delText>6) then 3/4 (mm. 7</w:delText>
        </w:r>
        <w:r w:rsidR="00601E2B" w:rsidDel="003C49EA">
          <w:delText>–</w:delText>
        </w:r>
        <w:r w:rsidDel="003C49EA">
          <w:delText xml:space="preserve">11) based upon the syllabification of those phrases. Peraino </w:delText>
        </w:r>
        <w:r w:rsidR="00A867B8" w:rsidDel="003C49EA">
          <w:delText>(</w:delText>
        </w:r>
        <w:r w:rsidDel="003C49EA">
          <w:delText>2011, 242</w:delText>
        </w:r>
        <w:r w:rsidR="00A867B8" w:rsidDel="003C49EA">
          <w:delText>)</w:delText>
        </w:r>
        <w:r w:rsidDel="003C49EA">
          <w:delText xml:space="preserve"> mentions a similar “metrical ambiguity (toggling between 6/8 and 3/4)” in Machaut’s “Dame, a vous sans retollir,” examined above, without further specification.</w:delText>
        </w:r>
      </w:del>
    </w:p>
  </w:footnote>
  <w:footnote w:id="23">
    <w:p w14:paraId="415A4049" w14:textId="75728B90" w:rsidR="00D47A45" w:rsidRPr="00703772" w:rsidRDefault="00D47A45" w:rsidP="00D47A45">
      <w:pPr>
        <w:pStyle w:val="FootnoteText"/>
      </w:pPr>
      <w:r w:rsidRPr="00703772">
        <w:rPr>
          <w:rStyle w:val="FootnoteReference"/>
        </w:rPr>
        <w:footnoteRef/>
      </w:r>
      <w:r>
        <w:t xml:space="preserve"> </w:t>
      </w:r>
      <w:del w:id="351" w:author="Segall, Christopher (segallcr)" w:date="2025-07-23T11:13:00Z">
        <w:r w:rsidDel="0058254F">
          <w:rPr>
            <w:rFonts w:cstheme="minorHAnsi"/>
            <w:color w:val="000000"/>
          </w:rPr>
          <w:delText xml:space="preserve">Along with </w:delText>
        </w:r>
      </w:del>
      <w:r w:rsidRPr="006348D3">
        <w:rPr>
          <w:rFonts w:cstheme="minorHAnsi"/>
          <w:color w:val="000000"/>
        </w:rPr>
        <w:t>V14</w:t>
      </w:r>
      <w:del w:id="352" w:author="Segall, Christopher (segallcr)" w:date="2025-07-23T11:13:00Z">
        <w:r w:rsidDel="0058254F">
          <w:rPr>
            <w:rFonts w:cstheme="minorHAnsi"/>
            <w:color w:val="000000"/>
          </w:rPr>
          <w:delText xml:space="preserve">, </w:delText>
        </w:r>
      </w:del>
      <w:ins w:id="353" w:author="Segall, Christopher (segallcr)" w:date="2025-07-23T11:13:00Z">
        <w:r w:rsidR="0058254F">
          <w:rPr>
            <w:rFonts w:cstheme="minorHAnsi"/>
            <w:color w:val="000000"/>
          </w:rPr>
          <w:t xml:space="preserve"> is one of ten </w:t>
        </w:r>
        <w:proofErr w:type="spellStart"/>
        <w:r w:rsidR="0058254F">
          <w:rPr>
            <w:rFonts w:cstheme="minorHAnsi"/>
            <w:color w:val="000000"/>
          </w:rPr>
          <w:t>virelais</w:t>
        </w:r>
        <w:proofErr w:type="spellEnd"/>
        <w:r w:rsidR="0058254F">
          <w:rPr>
            <w:rFonts w:cstheme="minorHAnsi"/>
            <w:color w:val="000000"/>
          </w:rPr>
          <w:t xml:space="preserve"> to which </w:t>
        </w:r>
      </w:ins>
      <w:proofErr w:type="spellStart"/>
      <w:r>
        <w:rPr>
          <w:rFonts w:cstheme="minorHAnsi"/>
          <w:color w:val="000000"/>
        </w:rPr>
        <w:t>Leguy</w:t>
      </w:r>
      <w:proofErr w:type="spellEnd"/>
      <w:r>
        <w:rPr>
          <w:rFonts w:cstheme="minorHAnsi"/>
          <w:color w:val="000000"/>
        </w:rPr>
        <w:t xml:space="preserve"> </w:t>
      </w:r>
      <w:r w:rsidR="00877114">
        <w:rPr>
          <w:rFonts w:cstheme="minorHAnsi"/>
          <w:color w:val="000000"/>
        </w:rPr>
        <w:t>(</w:t>
      </w:r>
      <w:r>
        <w:rPr>
          <w:rFonts w:cstheme="minorHAnsi"/>
          <w:color w:val="000000"/>
        </w:rPr>
        <w:t>1977</w:t>
      </w:r>
      <w:r w:rsidR="00877114">
        <w:rPr>
          <w:rFonts w:cstheme="minorHAnsi"/>
          <w:color w:val="000000"/>
        </w:rPr>
        <w:t>)</w:t>
      </w:r>
      <w:r>
        <w:rPr>
          <w:rFonts w:cstheme="minorHAnsi"/>
          <w:color w:val="000000"/>
        </w:rPr>
        <w:t xml:space="preserve"> assigns the dual time signature</w:t>
      </w:r>
      <w:ins w:id="354" w:author="Segall, Christopher (segallcr)" w:date="2025-07-23T11:11:00Z">
        <w:r w:rsidR="005C65C7">
          <w:rPr>
            <w:rFonts w:cstheme="minorHAnsi"/>
            <w:color w:val="000000"/>
          </w:rPr>
          <w:t>s</w:t>
        </w:r>
      </w:ins>
      <w:r>
        <w:rPr>
          <w:rFonts w:cstheme="minorHAnsi"/>
          <w:color w:val="000000"/>
        </w:rPr>
        <w:t xml:space="preserve"> 6/8 and 3/4</w:t>
      </w:r>
      <w:del w:id="355" w:author="Segall, Christopher (segallcr)" w:date="2025-07-23T11:13:00Z">
        <w:r w:rsidDel="0058254F">
          <w:rPr>
            <w:rFonts w:cstheme="minorHAnsi"/>
            <w:color w:val="000000"/>
          </w:rPr>
          <w:delText xml:space="preserve"> to virelais 2, 5, 8, 16, 19, 26/23, 27/24, 31/28, and 32/29 (numbered as in Ludwig</w:delText>
        </w:r>
        <w:r w:rsidR="00547AE5" w:rsidDel="0058254F">
          <w:rPr>
            <w:rFonts w:cstheme="minorHAnsi"/>
            <w:color w:val="000000"/>
          </w:rPr>
          <w:delText>/</w:delText>
        </w:r>
        <w:r w:rsidDel="0058254F">
          <w:rPr>
            <w:rFonts w:cstheme="minorHAnsi"/>
            <w:color w:val="000000"/>
          </w:rPr>
          <w:delText>Schrade)</w:delText>
        </w:r>
      </w:del>
      <w:r>
        <w:rPr>
          <w:rFonts w:cstheme="minorHAnsi"/>
          <w:color w:val="000000"/>
        </w:rPr>
        <w:t xml:space="preserve">, </w:t>
      </w:r>
      <w:del w:id="356" w:author="Segall, Christopher (segallcr)" w:date="2025-07-23T11:13:00Z">
        <w:r w:rsidDel="00CF00BE">
          <w:rPr>
            <w:rFonts w:cstheme="minorHAnsi"/>
            <w:color w:val="000000"/>
          </w:rPr>
          <w:delText xml:space="preserve">among </w:delText>
        </w:r>
      </w:del>
      <w:ins w:id="357" w:author="Segall, Christopher (segallcr)" w:date="2025-07-23T11:13:00Z">
        <w:r w:rsidR="00CF00BE">
          <w:rPr>
            <w:rFonts w:cstheme="minorHAnsi"/>
            <w:color w:val="000000"/>
          </w:rPr>
          <w:t xml:space="preserve">in addition to </w:t>
        </w:r>
      </w:ins>
      <w:r>
        <w:rPr>
          <w:rFonts w:cstheme="minorHAnsi"/>
          <w:color w:val="000000"/>
        </w:rPr>
        <w:t>others with multiple time signatures</w:t>
      </w:r>
      <w:del w:id="358" w:author="Segall, Christopher (segallcr)" w:date="2025-07-23T11:13:00Z">
        <w:r w:rsidDel="00CF00BE">
          <w:rPr>
            <w:rFonts w:cstheme="minorHAnsi"/>
            <w:color w:val="000000"/>
          </w:rPr>
          <w:delText xml:space="preserve">, </w:delText>
        </w:r>
      </w:del>
      <w:ins w:id="359" w:author="Segall, Christopher (segallcr)" w:date="2025-07-23T11:13:00Z">
        <w:r w:rsidR="00CF00BE">
          <w:rPr>
            <w:rFonts w:cstheme="minorHAnsi"/>
            <w:color w:val="000000"/>
          </w:rPr>
          <w:t xml:space="preserve">; </w:t>
        </w:r>
      </w:ins>
      <w:del w:id="360" w:author="Segall, Christopher (segallcr)" w:date="2025-07-23T11:13:00Z">
        <w:r w:rsidDel="00CF00BE">
          <w:rPr>
            <w:rFonts w:cstheme="minorHAnsi"/>
            <w:color w:val="000000"/>
          </w:rPr>
          <w:delText xml:space="preserve">and </w:delText>
        </w:r>
      </w:del>
      <w:ins w:id="361" w:author="Segall, Christopher (segallcr)" w:date="2025-07-23T11:13:00Z">
        <w:r w:rsidR="00CF00BE">
          <w:rPr>
            <w:rFonts w:cstheme="minorHAnsi"/>
            <w:color w:val="000000"/>
          </w:rPr>
          <w:t xml:space="preserve">he </w:t>
        </w:r>
      </w:ins>
      <w:r>
        <w:rPr>
          <w:rFonts w:cstheme="minorHAnsi"/>
          <w:color w:val="000000"/>
        </w:rPr>
        <w:t xml:space="preserve">freely beams groups of two and three eighth notes in order to capture different “rhythmic cells” (see </w:t>
      </w:r>
      <w:r w:rsidR="00E93BB3">
        <w:rPr>
          <w:rFonts w:cstheme="minorHAnsi"/>
          <w:color w:val="000000"/>
        </w:rPr>
        <w:t>f</w:t>
      </w:r>
      <w:r>
        <w:rPr>
          <w:rFonts w:cstheme="minorHAnsi"/>
          <w:color w:val="000000"/>
        </w:rPr>
        <w:t xml:space="preserve">oreword, </w:t>
      </w:r>
      <w:del w:id="362" w:author="Segall, Christopher (segallcr)" w:date="2025-07-23T11:12:00Z">
        <w:r w:rsidDel="00AD4BC4">
          <w:rPr>
            <w:rFonts w:cstheme="minorHAnsi"/>
            <w:color w:val="000000"/>
          </w:rPr>
          <w:delText>VI</w:delText>
        </w:r>
      </w:del>
      <w:ins w:id="363" w:author="Segall, Christopher (segallcr)" w:date="2025-07-23T11:12:00Z">
        <w:r w:rsidR="00AD4BC4">
          <w:rPr>
            <w:rFonts w:cstheme="minorHAnsi"/>
            <w:color w:val="000000"/>
          </w:rPr>
          <w:t>vi</w:t>
        </w:r>
      </w:ins>
      <w:r>
        <w:rPr>
          <w:rFonts w:cstheme="minorHAnsi"/>
          <w:color w:val="000000"/>
        </w:rPr>
        <w:t>).</w:t>
      </w:r>
    </w:p>
  </w:footnote>
  <w:footnote w:id="24">
    <w:p w14:paraId="22E7F759" w14:textId="7F707D37" w:rsidR="005B3E15" w:rsidRDefault="005B3E15" w:rsidP="005B3E15">
      <w:pPr>
        <w:pStyle w:val="FootnoteText"/>
      </w:pPr>
      <w:r>
        <w:rPr>
          <w:rStyle w:val="FootnoteReference"/>
        </w:rPr>
        <w:footnoteRef/>
      </w:r>
      <w:r>
        <w:t xml:space="preserve"> </w:t>
      </w:r>
      <w:r w:rsidRPr="009E2541">
        <w:t xml:space="preserve">Earp </w:t>
      </w:r>
      <w:r w:rsidR="00A27A25">
        <w:t>(</w:t>
      </w:r>
      <w:r w:rsidRPr="009E2541">
        <w:t>2005</w:t>
      </w:r>
      <w:r>
        <w:t>,</w:t>
      </w:r>
      <w:r w:rsidRPr="009E2541">
        <w:t xml:space="preserve"> </w:t>
      </w:r>
      <w:r>
        <w:t>2012</w:t>
      </w:r>
      <w:r w:rsidR="00A27A25">
        <w:t>)</w:t>
      </w:r>
      <w:r>
        <w:t xml:space="preserve"> </w:t>
      </w:r>
      <w:r w:rsidRPr="009E2541">
        <w:t>document</w:t>
      </w:r>
      <w:r w:rsidR="005F79CA">
        <w:t>s</w:t>
      </w:r>
      <w:r w:rsidRPr="009E2541">
        <w:t xml:space="preserve"> the conventional relationship between metrical pulses and rate of text declamation in Machaut, </w:t>
      </w:r>
      <w:r>
        <w:t>regarding</w:t>
      </w:r>
      <w:r w:rsidRPr="009E2541">
        <w:t xml:space="preserve"> irregular</w:t>
      </w:r>
      <w:r>
        <w:t>ity</w:t>
      </w:r>
      <w:r w:rsidRPr="009E2541">
        <w:t xml:space="preserve"> (“declamatory dissonance”) as a strategy of poetic expression.</w:t>
      </w:r>
    </w:p>
  </w:footnote>
  <w:footnote w:id="25">
    <w:p w14:paraId="3808D4D8" w14:textId="7F414415" w:rsidR="005B3E15" w:rsidRDefault="005B3E15" w:rsidP="005B3E15">
      <w:pPr>
        <w:pStyle w:val="FootnoteText"/>
      </w:pPr>
      <w:r>
        <w:rPr>
          <w:rStyle w:val="FootnoteReference"/>
        </w:rPr>
        <w:footnoteRef/>
      </w:r>
      <w:r>
        <w:t xml:space="preserve"> This </w:t>
      </w:r>
      <w:proofErr w:type="spellStart"/>
      <w:r w:rsidR="00390D92">
        <w:t>d</w:t>
      </w:r>
      <w:r>
        <w:t>orian</w:t>
      </w:r>
      <w:proofErr w:type="spellEnd"/>
      <w:r>
        <w:t xml:space="preserve"> </w:t>
      </w:r>
      <w:proofErr w:type="spellStart"/>
      <w:r>
        <w:t>pentachordal</w:t>
      </w:r>
      <w:proofErr w:type="spellEnd"/>
      <w:r>
        <w:t xml:space="preserve"> descent is balanced either by the </w:t>
      </w:r>
      <w:proofErr w:type="spellStart"/>
      <w:r w:rsidR="00390D92">
        <w:t>d</w:t>
      </w:r>
      <w:r>
        <w:t>orian</w:t>
      </w:r>
      <w:proofErr w:type="spellEnd"/>
      <w:r>
        <w:t xml:space="preserve"> </w:t>
      </w:r>
      <w:proofErr w:type="spellStart"/>
      <w:r>
        <w:t>tetrachordal</w:t>
      </w:r>
      <w:proofErr w:type="spellEnd"/>
      <w:r>
        <w:t xml:space="preserve"> descent D</w:t>
      </w:r>
      <w:r w:rsidR="005F79CA">
        <w:t>–</w:t>
      </w:r>
      <w:r>
        <w:t>A described above (mm. 1</w:t>
      </w:r>
      <w:r w:rsidR="00F837B5">
        <w:t>–</w:t>
      </w:r>
      <w:r>
        <w:t xml:space="preserve">5) or by the </w:t>
      </w:r>
      <w:proofErr w:type="spellStart"/>
      <w:r>
        <w:t>pentachordal</w:t>
      </w:r>
      <w:proofErr w:type="spellEnd"/>
      <w:r>
        <w:t xml:space="preserve"> descent E</w:t>
      </w:r>
      <w:r w:rsidR="005F79CA">
        <w:t>–</w:t>
      </w:r>
      <w:r>
        <w:t xml:space="preserve">A defined by the poetic line breaks, in the latter case linking </w:t>
      </w:r>
      <w:r w:rsidR="00112D63">
        <w:t xml:space="preserve">the </w:t>
      </w:r>
      <w:r>
        <w:t xml:space="preserve">two locations of </w:t>
      </w:r>
      <w:proofErr w:type="spellStart"/>
      <w:r w:rsidR="00390D92">
        <w:t>d</w:t>
      </w:r>
      <w:r>
        <w:t>orian</w:t>
      </w:r>
      <w:proofErr w:type="spellEnd"/>
      <w:r>
        <w:t xml:space="preserve"> pentachord.</w:t>
      </w:r>
    </w:p>
  </w:footnote>
  <w:footnote w:id="26">
    <w:p w14:paraId="275ACB39" w14:textId="1D875E17" w:rsidR="000442DA" w:rsidRDefault="000442DA">
      <w:pPr>
        <w:pStyle w:val="FootnoteText"/>
      </w:pPr>
      <w:r>
        <w:rPr>
          <w:rStyle w:val="FootnoteReference"/>
        </w:rPr>
        <w:footnoteRef/>
      </w:r>
      <w:r>
        <w:t xml:space="preserve"> Open brackets in modern transcription</w:t>
      </w:r>
      <w:r w:rsidR="004F53B1">
        <w:t xml:space="preserve"> </w:t>
      </w:r>
      <w:r>
        <w:t xml:space="preserve">are </w:t>
      </w:r>
      <w:del w:id="419" w:author="Segall, Christopher (segallcr)" w:date="2025-07-23T11:31:00Z">
        <w:r w:rsidDel="00883A1E">
          <w:delText xml:space="preserve">to be </w:delText>
        </w:r>
      </w:del>
      <w:r>
        <w:t xml:space="preserve">distinguished from closed brackets, which </w:t>
      </w:r>
      <w:r w:rsidR="00DB3E74">
        <w:t xml:space="preserve">usually represent </w:t>
      </w:r>
      <w:r w:rsidR="00F40C02">
        <w:t>ligated neumes</w:t>
      </w:r>
      <w:del w:id="420" w:author="Kyle Hutchinson" w:date="2025-08-04T09:42:00Z" w16du:dateUtc="2025-08-04T13:42:00Z">
        <w:r w:rsidR="00F40C02" w:rsidDel="00986E05">
          <w:delText xml:space="preserve">, a means </w:delText>
        </w:r>
        <w:r w:rsidR="00DB3E74" w:rsidDel="00986E05">
          <w:delText xml:space="preserve">to </w:delText>
        </w:r>
      </w:del>
      <w:ins w:id="421" w:author="Segall, Christopher (segallcr)" w:date="2025-07-23T11:31:00Z">
        <w:del w:id="422" w:author="Kyle Hutchinson" w:date="2025-08-04T09:42:00Z" w16du:dateUtc="2025-08-04T13:42:00Z">
          <w:r w:rsidR="00F01A90" w:rsidDel="00986E05">
            <w:delText xml:space="preserve">which </w:delText>
          </w:r>
        </w:del>
      </w:ins>
      <w:del w:id="423" w:author="Kyle Hutchinson" w:date="2025-08-04T09:42:00Z" w16du:dateUtc="2025-08-04T13:42:00Z">
        <w:r w:rsidDel="00986E05">
          <w:delText xml:space="preserve">convey </w:delText>
        </w:r>
      </w:del>
      <w:ins w:id="424" w:author="Kyle Hutchinson" w:date="2025-08-04T09:42:00Z" w16du:dateUtc="2025-08-04T13:42:00Z">
        <w:r w:rsidR="00986E05">
          <w:t xml:space="preserve"> that convey the </w:t>
        </w:r>
      </w:ins>
      <w:r>
        <w:t>rhythmic values</w:t>
      </w:r>
      <w:r w:rsidR="00F40C02">
        <w:t xml:space="preserve"> of a set of pitches</w:t>
      </w:r>
      <w:r>
        <w:t>.</w:t>
      </w:r>
    </w:p>
  </w:footnote>
  <w:footnote w:id="27">
    <w:p w14:paraId="5A804DA8" w14:textId="1661B899" w:rsidR="005B3E15" w:rsidRDefault="005B3E15" w:rsidP="005B3E15">
      <w:pPr>
        <w:pStyle w:val="FootnoteText"/>
      </w:pPr>
      <w:r>
        <w:rPr>
          <w:rStyle w:val="FootnoteReference"/>
        </w:rPr>
        <w:footnoteRef/>
      </w:r>
      <w:r>
        <w:t xml:space="preserve"> Fuller consideration of those rare </w:t>
      </w:r>
      <w:proofErr w:type="spellStart"/>
      <w:r>
        <w:t>virelais</w:t>
      </w:r>
      <w:proofErr w:type="spellEnd"/>
      <w:r>
        <w:t xml:space="preserve"> set in triple time is taken up below.</w:t>
      </w:r>
    </w:p>
  </w:footnote>
  <w:footnote w:id="28">
    <w:p w14:paraId="503FDDE8" w14:textId="2335B011" w:rsidR="00FA23C5" w:rsidRDefault="00FA23C5" w:rsidP="00FA23C5">
      <w:pPr>
        <w:pStyle w:val="FootnoteText"/>
      </w:pPr>
      <w:r>
        <w:rPr>
          <w:rStyle w:val="FootnoteReference"/>
        </w:rPr>
        <w:footnoteRef/>
      </w:r>
      <w:r>
        <w:t xml:space="preserve"> These are highlights of a larger tonal arch fashioned by the poetry’s line lengths. Set in groups of 7 and 4 syllables, as marked with vertical strokes in the example, the lyric endings define an orderly plan initially rising in fifths F</w:t>
      </w:r>
      <w:r w:rsidR="00EF37AB">
        <w:t>–</w:t>
      </w:r>
      <w:r>
        <w:t>C</w:t>
      </w:r>
      <w:r w:rsidR="00EF37AB">
        <w:t>–</w:t>
      </w:r>
      <w:r>
        <w:t>G (mm. 4, 8, 10), pausing on G (m. 14) as an open neighbor to final F, then descending back through fifths G</w:t>
      </w:r>
      <w:r w:rsidR="00EF37AB">
        <w:t>–</w:t>
      </w:r>
      <w:r>
        <w:t>C</w:t>
      </w:r>
      <w:r w:rsidR="00EF37AB">
        <w:t>–</w:t>
      </w:r>
      <w:r>
        <w:t>F to close (mm. 16, 20, 22).</w:t>
      </w:r>
    </w:p>
  </w:footnote>
  <w:footnote w:id="29">
    <w:p w14:paraId="65EC805A" w14:textId="1BA8CA31" w:rsidR="00A6412B" w:rsidDel="00C436F7" w:rsidRDefault="00A6412B" w:rsidP="00A6412B">
      <w:pPr>
        <w:pStyle w:val="FootnoteText"/>
        <w:rPr>
          <w:del w:id="603" w:author="Segall, Christopher (segallcr)" w:date="2025-07-12T10:33:00Z"/>
        </w:rPr>
      </w:pPr>
      <w:del w:id="604" w:author="Segall, Christopher (segallcr)" w:date="2025-07-12T10:33:00Z">
        <w:r w:rsidDel="00C436F7">
          <w:rPr>
            <w:rStyle w:val="FootnoteReference"/>
          </w:rPr>
          <w:footnoteRef/>
        </w:r>
        <w:r w:rsidDel="00C436F7">
          <w:delText xml:space="preserve"> See Maw </w:delText>
        </w:r>
        <w:r w:rsidR="009A15D2" w:rsidDel="00C436F7">
          <w:delText>(</w:delText>
        </w:r>
        <w:r w:rsidDel="00C436F7">
          <w:delText>2004, 60</w:delText>
        </w:r>
        <w:r w:rsidR="009A15D2" w:rsidDel="00C436F7">
          <w:delText>)</w:delText>
        </w:r>
        <w:r w:rsidDel="00C436F7">
          <w:delText xml:space="preserve">, in response to Hoppin </w:delText>
        </w:r>
        <w:r w:rsidR="009A15D2" w:rsidDel="00C436F7">
          <w:delText>(</w:delText>
        </w:r>
        <w:r w:rsidDel="00C436F7">
          <w:delText>1960</w:delText>
        </w:r>
        <w:r w:rsidR="009A15D2" w:rsidDel="00C436F7">
          <w:delText>)</w:delText>
        </w:r>
        <w:r w:rsidDel="00C436F7">
          <w:delText>.</w:delText>
        </w:r>
      </w:del>
    </w:p>
  </w:footnote>
  <w:footnote w:id="30">
    <w:p w14:paraId="0047B92F" w14:textId="0AD926E4" w:rsidR="00A6412B" w:rsidRDefault="00A6412B" w:rsidP="00A6412B">
      <w:pPr>
        <w:pStyle w:val="FootnoteText"/>
      </w:pPr>
      <w:r>
        <w:rPr>
          <w:rStyle w:val="FootnoteReference"/>
        </w:rPr>
        <w:footnoteRef/>
      </w:r>
      <w:r>
        <w:t xml:space="preserve"> Maw </w:t>
      </w:r>
      <w:r w:rsidR="00A10388">
        <w:t>(</w:t>
      </w:r>
      <w:r>
        <w:t>2013</w:t>
      </w:r>
      <w:r w:rsidR="00A10388">
        <w:t>)</w:t>
      </w:r>
      <w:r>
        <w:t xml:space="preserve"> provides a thorough analysis of text setting in the Machaut sources, with reference to their mensural and metrical implications, and reconstructs some principles for fitting words to music in his songs.</w:t>
      </w:r>
    </w:p>
  </w:footnote>
  <w:footnote w:id="31">
    <w:p w14:paraId="5A97EDDB" w14:textId="21043007" w:rsidR="00A6412B" w:rsidRDefault="00A6412B" w:rsidP="00A6412B">
      <w:pPr>
        <w:spacing w:line="480" w:lineRule="auto"/>
      </w:pPr>
      <w:r>
        <w:rPr>
          <w:rStyle w:val="FootnoteReference"/>
        </w:rPr>
        <w:footnoteRef/>
      </w:r>
      <w:r w:rsidRPr="00E373DD">
        <w:rPr>
          <w:sz w:val="16"/>
          <w:szCs w:val="16"/>
        </w:rPr>
        <w:t xml:space="preserve"> </w:t>
      </w:r>
      <w:r w:rsidRPr="00E373DD">
        <w:rPr>
          <w:rFonts w:cstheme="minorHAnsi"/>
          <w:color w:val="000000"/>
        </w:rPr>
        <w:t xml:space="preserve">My transcription of </w:t>
      </w:r>
      <w:r w:rsidRPr="00677746">
        <w:rPr>
          <w:rFonts w:cstheme="minorHAnsi"/>
          <w:color w:val="000000"/>
        </w:rPr>
        <w:t>V20</w:t>
      </w:r>
      <w:r w:rsidRPr="00E373DD">
        <w:rPr>
          <w:rFonts w:cstheme="minorHAnsi"/>
          <w:color w:val="000000"/>
        </w:rPr>
        <w:t xml:space="preserve"> conforms with all but one Machaut manuscript in which this song is represented (Mach B, C, E, G, and Vg). It differs </w:t>
      </w:r>
      <w:del w:id="716" w:author="Segall, Christopher (segallcr)" w:date="2025-07-12T11:01:00Z">
        <w:r w:rsidRPr="00E373DD" w:rsidDel="000333CE">
          <w:rPr>
            <w:rFonts w:cstheme="minorHAnsi"/>
            <w:color w:val="000000"/>
          </w:rPr>
          <w:delText xml:space="preserve">only </w:delText>
        </w:r>
      </w:del>
      <w:r w:rsidRPr="00E373DD">
        <w:rPr>
          <w:rFonts w:cstheme="minorHAnsi"/>
          <w:color w:val="000000"/>
        </w:rPr>
        <w:t xml:space="preserve">from Mach A, which appends a breve (half) rest after the </w:t>
      </w:r>
      <w:proofErr w:type="spellStart"/>
      <w:r w:rsidRPr="00E373DD">
        <w:rPr>
          <w:rFonts w:cstheme="minorHAnsi"/>
          <w:i/>
          <w:iCs/>
          <w:color w:val="000000"/>
        </w:rPr>
        <w:t>ouvert</w:t>
      </w:r>
      <w:proofErr w:type="spellEnd"/>
      <w:r w:rsidRPr="00E373DD">
        <w:rPr>
          <w:rFonts w:cstheme="minorHAnsi"/>
          <w:color w:val="000000"/>
        </w:rPr>
        <w:t xml:space="preserve"> cadence on A in m. 11. If this rest is a measured duration and not merely a section marker, it represents a significant </w:t>
      </w:r>
      <w:r w:rsidR="00382C5E">
        <w:rPr>
          <w:rFonts w:cstheme="minorHAnsi"/>
          <w:color w:val="000000"/>
        </w:rPr>
        <w:t xml:space="preserve">metrical </w:t>
      </w:r>
      <w:r w:rsidRPr="00E373DD">
        <w:rPr>
          <w:rFonts w:cstheme="minorHAnsi"/>
          <w:color w:val="000000"/>
        </w:rPr>
        <w:t xml:space="preserve">change </w:t>
      </w:r>
      <w:r w:rsidR="00382C5E">
        <w:rPr>
          <w:rFonts w:cstheme="minorHAnsi"/>
          <w:color w:val="000000"/>
        </w:rPr>
        <w:t xml:space="preserve">insofar </w:t>
      </w:r>
      <w:r w:rsidRPr="00E373DD">
        <w:rPr>
          <w:rFonts w:cstheme="minorHAnsi"/>
          <w:color w:val="000000"/>
        </w:rPr>
        <w:t xml:space="preserve">as it provides a new measure for another </w:t>
      </w:r>
      <w:r w:rsidR="00382C5E" w:rsidRPr="00382C5E">
        <w:rPr>
          <w:rFonts w:cstheme="minorHAnsi"/>
          <w:i/>
          <w:iCs/>
          <w:color w:val="000000"/>
        </w:rPr>
        <w:t>modus</w:t>
      </w:r>
      <w:r w:rsidR="00382C5E">
        <w:rPr>
          <w:rFonts w:cstheme="minorHAnsi"/>
          <w:color w:val="000000"/>
        </w:rPr>
        <w:t xml:space="preserve"> beat</w:t>
      </w:r>
      <w:r w:rsidRPr="00E373DD">
        <w:rPr>
          <w:rFonts w:cstheme="minorHAnsi"/>
          <w:color w:val="000000"/>
        </w:rPr>
        <w:t xml:space="preserve">. This extra </w:t>
      </w:r>
      <w:r w:rsidR="00644324">
        <w:rPr>
          <w:rFonts w:cstheme="minorHAnsi"/>
          <w:color w:val="000000"/>
        </w:rPr>
        <w:t>measure</w:t>
      </w:r>
      <w:r w:rsidRPr="00E373DD">
        <w:rPr>
          <w:rFonts w:cstheme="minorHAnsi"/>
          <w:color w:val="000000"/>
        </w:rPr>
        <w:t xml:space="preserve"> </w:t>
      </w:r>
      <w:r w:rsidRPr="003F4DF6">
        <w:rPr>
          <w:rFonts w:cstheme="minorHAnsi"/>
          <w:color w:val="000000"/>
        </w:rPr>
        <w:t>would</w:t>
      </w:r>
      <w:r w:rsidRPr="00E373DD">
        <w:rPr>
          <w:rFonts w:cstheme="minorHAnsi"/>
          <w:color w:val="000000"/>
        </w:rPr>
        <w:t xml:space="preserve"> realign the repeat of the refrain on the </w:t>
      </w:r>
      <w:r w:rsidR="003578B4">
        <w:rPr>
          <w:rFonts w:cstheme="minorHAnsi"/>
          <w:color w:val="000000"/>
        </w:rPr>
        <w:t xml:space="preserve">same metrical </w:t>
      </w:r>
      <w:r w:rsidRPr="00E373DD">
        <w:rPr>
          <w:rFonts w:cstheme="minorHAnsi"/>
          <w:color w:val="000000"/>
        </w:rPr>
        <w:t>footing</w:t>
      </w:r>
      <w:r w:rsidR="003578B4">
        <w:rPr>
          <w:rFonts w:cstheme="minorHAnsi"/>
          <w:color w:val="000000"/>
        </w:rPr>
        <w:t>—that is,</w:t>
      </w:r>
      <w:r w:rsidRPr="00E373DD">
        <w:rPr>
          <w:rFonts w:cstheme="minorHAnsi"/>
          <w:color w:val="000000"/>
        </w:rPr>
        <w:t xml:space="preserve"> m. 1 would return on </w:t>
      </w:r>
      <w:r w:rsidR="003578B4">
        <w:rPr>
          <w:rFonts w:cstheme="minorHAnsi"/>
          <w:color w:val="000000"/>
        </w:rPr>
        <w:t xml:space="preserve">beat 1 </w:t>
      </w:r>
      <w:r w:rsidRPr="00E373DD">
        <w:rPr>
          <w:rFonts w:cstheme="minorHAnsi"/>
          <w:color w:val="000000"/>
        </w:rPr>
        <w:t>as before</w:t>
      </w:r>
      <w:r w:rsidR="003578B4">
        <w:rPr>
          <w:rFonts w:cstheme="minorHAnsi"/>
          <w:color w:val="000000"/>
        </w:rPr>
        <w:t>—</w:t>
      </w:r>
      <w:r w:rsidRPr="00E373DD">
        <w:rPr>
          <w:rFonts w:cstheme="minorHAnsi"/>
          <w:color w:val="000000"/>
        </w:rPr>
        <w:t xml:space="preserve">correcting what I </w:t>
      </w:r>
      <w:r w:rsidR="006A0738">
        <w:rPr>
          <w:rFonts w:cstheme="minorHAnsi"/>
          <w:color w:val="000000"/>
        </w:rPr>
        <w:t xml:space="preserve">characterized </w:t>
      </w:r>
      <w:r w:rsidRPr="00E373DD">
        <w:rPr>
          <w:rFonts w:cstheme="minorHAnsi"/>
          <w:color w:val="000000"/>
        </w:rPr>
        <w:t xml:space="preserve">as </w:t>
      </w:r>
      <w:r w:rsidR="003578B4">
        <w:rPr>
          <w:rFonts w:cstheme="minorHAnsi"/>
          <w:color w:val="000000"/>
        </w:rPr>
        <w:t xml:space="preserve">a </w:t>
      </w:r>
      <w:r w:rsidRPr="00E373DD">
        <w:rPr>
          <w:rFonts w:cstheme="minorHAnsi"/>
          <w:color w:val="000000"/>
        </w:rPr>
        <w:t>mismatch. However, I take this phantom breve to be a section marker</w:t>
      </w:r>
      <w:ins w:id="717" w:author="Segall, Christopher (segallcr)" w:date="2025-07-23T14:30:00Z">
        <w:r w:rsidR="000C62B6">
          <w:rPr>
            <w:rFonts w:cstheme="minorHAnsi"/>
            <w:color w:val="000000"/>
          </w:rPr>
          <w:t>,</w:t>
        </w:r>
      </w:ins>
      <w:r w:rsidRPr="00E373DD">
        <w:rPr>
          <w:rFonts w:cstheme="minorHAnsi"/>
          <w:color w:val="000000"/>
        </w:rPr>
        <w:t xml:space="preserve"> because it is not present when the refrain is </w:t>
      </w:r>
      <w:proofErr w:type="spellStart"/>
      <w:r w:rsidRPr="00E373DD">
        <w:rPr>
          <w:rFonts w:cstheme="minorHAnsi"/>
          <w:color w:val="000000"/>
        </w:rPr>
        <w:t>renotated</w:t>
      </w:r>
      <w:proofErr w:type="spellEnd"/>
      <w:r w:rsidRPr="00E373DD">
        <w:rPr>
          <w:rFonts w:cstheme="minorHAnsi"/>
          <w:color w:val="000000"/>
        </w:rPr>
        <w:t xml:space="preserve"> with new text later in Mach A (after “</w:t>
      </w:r>
      <w:proofErr w:type="spellStart"/>
      <w:r w:rsidRPr="00E373DD">
        <w:rPr>
          <w:rFonts w:cstheme="minorHAnsi"/>
          <w:color w:val="000000"/>
        </w:rPr>
        <w:t>oubli</w:t>
      </w:r>
      <w:proofErr w:type="spellEnd"/>
      <w:ins w:id="718" w:author="Segall, Christopher (segallcr)" w:date="2025-07-12T11:01:00Z">
        <w:r w:rsidR="007E2510">
          <w:rPr>
            <w:rFonts w:cstheme="minorHAnsi"/>
            <w:color w:val="000000"/>
          </w:rPr>
          <w:t>,</w:t>
        </w:r>
      </w:ins>
      <w:r w:rsidRPr="00E373DD">
        <w:rPr>
          <w:rFonts w:cstheme="minorHAnsi"/>
          <w:color w:val="000000"/>
        </w:rPr>
        <w:t>”</w:t>
      </w:r>
      <w:del w:id="719" w:author="Segall, Christopher (segallcr)" w:date="2025-07-12T11:01:00Z">
        <w:r w:rsidR="00EA1800" w:rsidDel="007E2510">
          <w:rPr>
            <w:rFonts w:cstheme="minorHAnsi"/>
            <w:color w:val="000000"/>
          </w:rPr>
          <w:delText>;</w:delText>
        </w:r>
      </w:del>
      <w:r w:rsidRPr="00E373DD">
        <w:rPr>
          <w:rFonts w:cstheme="minorHAnsi"/>
          <w:color w:val="000000"/>
        </w:rPr>
        <w:t xml:space="preserve"> not shown in the example).</w:t>
      </w:r>
    </w:p>
  </w:footnote>
  <w:footnote w:id="32">
    <w:p w14:paraId="118CC3BA" w14:textId="54F0EB67" w:rsidR="00A6412B" w:rsidRPr="00336DBF" w:rsidRDefault="00A6412B" w:rsidP="00A6412B">
      <w:pPr>
        <w:pStyle w:val="FootnoteText"/>
      </w:pPr>
      <w:r>
        <w:rPr>
          <w:rStyle w:val="FootnoteReference"/>
        </w:rPr>
        <w:footnoteRef/>
      </w:r>
      <w:r>
        <w:t xml:space="preserve"> My transcription </w:t>
      </w:r>
      <w:del w:id="727" w:author="Segall, Christopher (segallcr)" w:date="2025-07-23T14:35:00Z">
        <w:r w:rsidDel="00327297">
          <w:delText xml:space="preserve">here </w:delText>
        </w:r>
        <w:r w:rsidDel="00930B66">
          <w:delText>is closer to</w:delText>
        </w:r>
      </w:del>
      <w:ins w:id="728" w:author="Segall, Christopher (segallcr)" w:date="2025-07-23T14:35:00Z">
        <w:r w:rsidR="00930B66">
          <w:t>follows</w:t>
        </w:r>
      </w:ins>
      <w:r>
        <w:t xml:space="preserve"> Schrade (</w:t>
      </w:r>
      <w:del w:id="729" w:author="Segall, Christopher (segallcr)" w:date="2025-07-23T14:35:00Z">
        <w:r w:rsidDel="00327297">
          <w:delText xml:space="preserve">numbered </w:delText>
        </w:r>
        <w:r w:rsidRPr="000C523A" w:rsidDel="00327297">
          <w:delText>V32</w:delText>
        </w:r>
      </w:del>
      <w:ins w:id="730" w:author="Segall, Christopher (segallcr)" w:date="2025-07-23T14:35:00Z">
        <w:r w:rsidR="00327297">
          <w:t>1956</w:t>
        </w:r>
      </w:ins>
      <w:r>
        <w:t>)</w:t>
      </w:r>
      <w:del w:id="731" w:author="Segall, Christopher (segallcr)" w:date="2025-07-23T14:34:00Z">
        <w:r w:rsidDel="006B5DD3">
          <w:delText xml:space="preserve">, which differs from Ludwig </w:delText>
        </w:r>
        <w:r w:rsidR="00CB2595" w:rsidDel="006B5DD3">
          <w:delText>(</w:delText>
        </w:r>
        <w:r w:rsidR="004D2F25" w:rsidDel="006B5DD3">
          <w:delText xml:space="preserve">numbered </w:delText>
        </w:r>
        <w:r w:rsidR="00CB2595" w:rsidRPr="000C523A" w:rsidDel="006B5DD3">
          <w:delText>V38</w:delText>
        </w:r>
        <w:r w:rsidR="00CB2595" w:rsidDel="006B5DD3">
          <w:delText>)</w:delText>
        </w:r>
      </w:del>
      <w:r w:rsidR="00CB2595">
        <w:t xml:space="preserve"> </w:t>
      </w:r>
      <w:r>
        <w:t>in maintaining duple time throughout</w:t>
      </w:r>
      <w:del w:id="732" w:author="Segall, Christopher (segallcr)" w:date="2025-07-23T14:39:00Z">
        <w:r w:rsidDel="006C7FC0">
          <w:delText xml:space="preserve">, </w:delText>
        </w:r>
      </w:del>
      <w:ins w:id="733" w:author="Segall, Christopher (segallcr)" w:date="2025-07-23T14:39:00Z">
        <w:r w:rsidR="006C7FC0">
          <w:t xml:space="preserve">; Ludwig (1926), by contrast, </w:t>
        </w:r>
      </w:ins>
      <w:del w:id="734" w:author="Segall, Christopher (segallcr)" w:date="2025-07-23T14:39:00Z">
        <w:r w:rsidDel="00CB7DB0">
          <w:delText xml:space="preserve">omitting his frequent alternations to </w:delText>
        </w:r>
      </w:del>
      <w:ins w:id="735" w:author="Segall, Christopher (segallcr)" w:date="2025-07-23T14:39:00Z">
        <w:r w:rsidR="00CB7DB0">
          <w:t xml:space="preserve">alternates </w:t>
        </w:r>
      </w:ins>
      <w:ins w:id="736" w:author="Segall, Christopher (segallcr)" w:date="2025-07-23T14:40:00Z">
        <w:r w:rsidR="00610EAF">
          <w:t xml:space="preserve">2/4 </w:t>
        </w:r>
      </w:ins>
      <w:ins w:id="737" w:author="Segall, Christopher (segallcr)" w:date="2025-07-23T14:39:00Z">
        <w:r w:rsidR="00CB7DB0">
          <w:t xml:space="preserve">frequently with </w:t>
        </w:r>
      </w:ins>
      <w:r>
        <w:t>quadruple time (notated 4/4)</w:t>
      </w:r>
      <w:del w:id="738" w:author="Segall, Christopher (segallcr)" w:date="2025-07-23T14:40:00Z">
        <w:r w:rsidDel="00044D8A">
          <w:delText>. I also maintain duple time through breves 22</w:delText>
        </w:r>
        <w:r w:rsidR="00721757" w:rsidDel="00044D8A">
          <w:delText>–</w:delText>
        </w:r>
        <w:r w:rsidDel="00044D8A">
          <w:delText xml:space="preserve">24, where Ludwig compresses the same notes into </w:delText>
        </w:r>
      </w:del>
      <w:ins w:id="739" w:author="Segall, Christopher (segallcr)" w:date="2025-07-23T14:40:00Z">
        <w:r w:rsidR="00044D8A">
          <w:t xml:space="preserve"> and includes </w:t>
        </w:r>
      </w:ins>
      <w:r>
        <w:t>a single measure of 3/2.</w:t>
      </w:r>
      <w:del w:id="740" w:author="Segall, Christopher (segallcr)" w:date="2025-07-23T14:47:00Z">
        <w:r w:rsidDel="00D90ED8">
          <w:delText xml:space="preserve"> I will later achieve the same effect, with the benefit of placing the final F on a downbeat (breve 27), by interpreting perfections at the </w:delText>
        </w:r>
        <w:r w:rsidRPr="00F739B0" w:rsidDel="00D90ED8">
          <w:rPr>
            <w:i/>
            <w:iCs/>
          </w:rPr>
          <w:delText>modus</w:delText>
        </w:r>
        <w:r w:rsidDel="00D90ED8">
          <w:delText xml:space="preserve"> level, just as Ludwig implies by his 3/2 time signature within the context of 2/4 and 4/4</w:delText>
        </w:r>
      </w:del>
      <w:r w:rsidRPr="008679C3">
        <w:t>.</w:t>
      </w:r>
    </w:p>
  </w:footnote>
  <w:footnote w:id="33">
    <w:p w14:paraId="603D7E46" w14:textId="7885BBC1" w:rsidR="00A6412B" w:rsidRDefault="00A6412B" w:rsidP="00A6412B">
      <w:pPr>
        <w:pStyle w:val="FootnoteText"/>
      </w:pPr>
      <w:r>
        <w:rPr>
          <w:rStyle w:val="FootnoteReference"/>
        </w:rPr>
        <w:footnoteRef/>
      </w:r>
      <w:r>
        <w:t xml:space="preserve"> From the </w:t>
      </w:r>
      <w:proofErr w:type="spellStart"/>
      <w:r>
        <w:t>virelais</w:t>
      </w:r>
      <w:proofErr w:type="spellEnd"/>
      <w:r>
        <w:t xml:space="preserve"> alone</w:t>
      </w:r>
      <w:ins w:id="772" w:author="Segall, Christopher (segallcr)" w:date="2025-07-23T14:51:00Z">
        <w:r w:rsidR="005C5667">
          <w:t>,</w:t>
        </w:r>
      </w:ins>
      <w:r>
        <w:t xml:space="preserve"> see examples of this motive in V5 (mm. 4</w:t>
      </w:r>
      <w:r w:rsidR="000C3A1A">
        <w:t>–</w:t>
      </w:r>
      <w:r>
        <w:t>5), V6 (mm. 15</w:t>
      </w:r>
      <w:r w:rsidR="000C3A1A">
        <w:t>–</w:t>
      </w:r>
      <w:r>
        <w:t>16), V10 (mm. 14</w:t>
      </w:r>
      <w:r w:rsidR="000C3A1A">
        <w:t>–</w:t>
      </w:r>
      <w:r>
        <w:t>15), V11 (mm. 4</w:t>
      </w:r>
      <w:r w:rsidR="000C3A1A">
        <w:t>–</w:t>
      </w:r>
      <w:r>
        <w:t>5, 10</w:t>
      </w:r>
      <w:r w:rsidR="000C3A1A">
        <w:t>–</w:t>
      </w:r>
      <w:r>
        <w:t>11, and 14</w:t>
      </w:r>
      <w:r w:rsidR="000C3A1A">
        <w:t>–</w:t>
      </w:r>
      <w:r>
        <w:t>15), V12 (mm. 8</w:t>
      </w:r>
      <w:r w:rsidR="000C3A1A">
        <w:t>–</w:t>
      </w:r>
      <w:r>
        <w:t>11 and 18</w:t>
      </w:r>
      <w:r w:rsidR="000C3A1A">
        <w:t>–</w:t>
      </w:r>
      <w:r>
        <w:t>21, second endings), V15 (m. 18), V17 (mm. 8</w:t>
      </w:r>
      <w:r w:rsidR="000C3A1A">
        <w:t>–</w:t>
      </w:r>
      <w:r>
        <w:t>9), V18 (mm. 9</w:t>
      </w:r>
      <w:r w:rsidR="00507AE6">
        <w:t>–</w:t>
      </w:r>
      <w:r>
        <w:t>10), V23/21 (m. 9), V26/23 (mm. 12</w:t>
      </w:r>
      <w:r w:rsidR="00507AE6">
        <w:t>–</w:t>
      </w:r>
      <w:r>
        <w:t>14), V29/26 (mm. 4</w:t>
      </w:r>
      <w:r w:rsidR="00507AE6">
        <w:t>–</w:t>
      </w:r>
      <w:r>
        <w:t>5), V31/28 (mm. 14</w:t>
      </w:r>
      <w:r w:rsidR="00507AE6">
        <w:t>–</w:t>
      </w:r>
      <w:r>
        <w:t>16, 25</w:t>
      </w:r>
      <w:r w:rsidR="00507AE6">
        <w:t>–</w:t>
      </w:r>
      <w:r>
        <w:t>26, and 31</w:t>
      </w:r>
      <w:r w:rsidR="00507AE6">
        <w:t>–</w:t>
      </w:r>
      <w:r>
        <w:t>32), and V37/31 (mm. 10</w:t>
      </w:r>
      <w:r w:rsidR="00507AE6">
        <w:t>–</w:t>
      </w:r>
      <w:r>
        <w:t>11 and 19</w:t>
      </w:r>
      <w:r w:rsidR="00507AE6">
        <w:t>–</w:t>
      </w:r>
      <w:r>
        <w:t xml:space="preserve">20), not to mention the </w:t>
      </w:r>
      <w:del w:id="773" w:author="Segall, Christopher (segallcr)" w:date="2025-07-12T11:12:00Z">
        <w:r w:rsidR="007D5013" w:rsidDel="00C73F60">
          <w:delText xml:space="preserve">numberless </w:delText>
        </w:r>
      </w:del>
      <w:ins w:id="774" w:author="Segall, Christopher (segallcr)" w:date="2025-07-12T11:12:00Z">
        <w:r w:rsidR="00C73F60">
          <w:t xml:space="preserve">innumerable </w:t>
        </w:r>
      </w:ins>
      <w:r>
        <w:t xml:space="preserve">variants of </w:t>
      </w:r>
      <w:del w:id="775" w:author="Segall, Christopher (segallcr)" w:date="2025-07-12T11:12:00Z">
        <w:r w:rsidDel="00C73F60">
          <w:delText xml:space="preserve">its </w:delText>
        </w:r>
      </w:del>
      <w:ins w:id="776" w:author="Segall, Christopher (segallcr)" w:date="2025-07-12T11:12:00Z">
        <w:r w:rsidR="00C73F60">
          <w:t xml:space="preserve">this </w:t>
        </w:r>
      </w:ins>
      <w:r>
        <w:t>pattern.</w:t>
      </w:r>
    </w:p>
  </w:footnote>
  <w:footnote w:id="34">
    <w:p w14:paraId="32223D1D" w14:textId="2C72A239" w:rsidR="00A6412B" w:rsidRDefault="00A6412B" w:rsidP="00A6412B">
      <w:pPr>
        <w:pStyle w:val="FootnoteText"/>
      </w:pPr>
      <w:r>
        <w:rPr>
          <w:rStyle w:val="FootnoteReference"/>
        </w:rPr>
        <w:footnoteRef/>
      </w:r>
      <w:r>
        <w:t xml:space="preserve"> While emphasis of the pitch C enjoys a modal rationale here, the modern analyst of medieval music must always </w:t>
      </w:r>
      <w:del w:id="779" w:author="Segall, Christopher (segallcr)" w:date="2025-07-12T11:13:00Z">
        <w:r w:rsidDel="002B56BA">
          <w:delText xml:space="preserve">be aware </w:delText>
        </w:r>
      </w:del>
      <w:ins w:id="780" w:author="Segall, Christopher (segallcr)" w:date="2025-07-12T11:13:00Z">
        <w:r w:rsidR="002B56BA">
          <w:t xml:space="preserve">beware the pitfalls </w:t>
        </w:r>
      </w:ins>
      <w:r>
        <w:t xml:space="preserve">of creating the tonal emphases they wish to find through </w:t>
      </w:r>
      <w:del w:id="781" w:author="Segall, Christopher (segallcr)" w:date="2025-07-12T11:13:00Z">
        <w:r w:rsidDel="002B56BA">
          <w:delText xml:space="preserve">the creative acts of </w:delText>
        </w:r>
      </w:del>
      <w:r>
        <w:t xml:space="preserve">transcription, such as the metrical fitting of </w:t>
      </w:r>
      <w:proofErr w:type="spellStart"/>
      <w:r>
        <w:t>bar</w:t>
      </w:r>
      <w:del w:id="782" w:author="Segall, Christopher (segallcr)" w:date="2025-07-12T11:13:00Z">
        <w:r w:rsidDel="002B56BA">
          <w:delText xml:space="preserve"> </w:delText>
        </w:r>
      </w:del>
      <w:r>
        <w:t>lines</w:t>
      </w:r>
      <w:proofErr w:type="spellEnd"/>
      <w:r>
        <w:t xml:space="preserve"> and deploying </w:t>
      </w:r>
      <w:r w:rsidR="00A55E8C">
        <w:t xml:space="preserve">of </w:t>
      </w:r>
      <w:r w:rsidRPr="0026040F">
        <w:rPr>
          <w:i/>
          <w:iCs/>
        </w:rPr>
        <w:t xml:space="preserve">musica </w:t>
      </w:r>
      <w:proofErr w:type="spellStart"/>
      <w:r w:rsidRPr="0026040F">
        <w:rPr>
          <w:i/>
          <w:iCs/>
        </w:rPr>
        <w:t>ficta</w:t>
      </w:r>
      <w:proofErr w:type="spellEnd"/>
      <w:r>
        <w:t xml:space="preserve"> </w:t>
      </w:r>
      <w:r w:rsidR="00467DF3">
        <w:t xml:space="preserve">as </w:t>
      </w:r>
      <w:r>
        <w:t>leading tones</w:t>
      </w:r>
      <w:r w:rsidRPr="0026040F">
        <w:rPr>
          <w:i/>
          <w:iCs/>
        </w:rPr>
        <w:t>.</w:t>
      </w:r>
      <w:r>
        <w:t xml:space="preserve"> Leach </w:t>
      </w:r>
      <w:r w:rsidR="00507AE6">
        <w:t>(</w:t>
      </w:r>
      <w:r>
        <w:t>2000, 45</w:t>
      </w:r>
      <w:r w:rsidR="009175C2">
        <w:t>–</w:t>
      </w:r>
      <w:r>
        <w:t>46</w:t>
      </w:r>
      <w:r w:rsidR="00507AE6">
        <w:t>)</w:t>
      </w:r>
      <w:r>
        <w:t xml:space="preserve"> reviews these issues in reference to fourteenth-century song. As </w:t>
      </w:r>
      <w:r w:rsidR="00B53FC0">
        <w:t xml:space="preserve">speculated upon later in </w:t>
      </w:r>
      <w:r>
        <w:t>this study, dance provides another parameter of medieval performance that may regulate</w:t>
      </w:r>
      <w:ins w:id="783" w:author="Segall, Christopher (segallcr)" w:date="2025-07-23T14:53:00Z">
        <w:r w:rsidR="00857428">
          <w:t xml:space="preserve"> meter</w:t>
        </w:r>
      </w:ins>
      <w:del w:id="784" w:author="Segall, Christopher (segallcr)" w:date="2025-07-23T14:53:00Z">
        <w:r w:rsidDel="00857428">
          <w:delText xml:space="preserve">, </w:delText>
        </w:r>
      </w:del>
      <w:ins w:id="785" w:author="Segall, Christopher (segallcr)" w:date="2025-07-23T14:53:00Z">
        <w:r w:rsidR="00857428">
          <w:t>—</w:t>
        </w:r>
      </w:ins>
      <w:r>
        <w:t xml:space="preserve">and </w:t>
      </w:r>
      <w:del w:id="786" w:author="Segall, Christopher (segallcr)" w:date="2025-07-12T11:14:00Z">
        <w:r w:rsidDel="00335A36">
          <w:delText>at the same time may</w:delText>
        </w:r>
      </w:del>
      <w:ins w:id="787" w:author="Segall, Christopher (segallcr)" w:date="2025-07-12T11:14:00Z">
        <w:r w:rsidR="00335A36">
          <w:t>thus</w:t>
        </w:r>
      </w:ins>
      <w:r>
        <w:t xml:space="preserve"> tempt</w:t>
      </w:r>
      <w:del w:id="788" w:author="Segall, Christopher (segallcr)" w:date="2025-07-23T14:53:00Z">
        <w:r w:rsidDel="00857428">
          <w:delText>,</w:delText>
        </w:r>
      </w:del>
      <w:r>
        <w:t xml:space="preserve"> the modern analyst into placing this or that note on or off the beat. </w:t>
      </w:r>
      <w:r w:rsidRPr="001F1FFF">
        <w:rPr>
          <w:i/>
          <w:iCs/>
        </w:rPr>
        <w:t>Caveat saltator.</w:t>
      </w:r>
    </w:p>
  </w:footnote>
  <w:footnote w:id="35">
    <w:p w14:paraId="668F5AC6" w14:textId="6C2BABCE" w:rsidR="00A6412B" w:rsidRPr="00E42414" w:rsidRDefault="00A6412B" w:rsidP="00A6412B">
      <w:pPr>
        <w:pStyle w:val="FootnoteText"/>
      </w:pPr>
      <w:r w:rsidRPr="00E42414">
        <w:rPr>
          <w:rStyle w:val="FootnoteReference"/>
        </w:rPr>
        <w:footnoteRef/>
      </w:r>
      <w:r w:rsidRPr="00E42414">
        <w:t xml:space="preserve"> Th</w:t>
      </w:r>
      <w:r>
        <w:t>e</w:t>
      </w:r>
      <w:r w:rsidRPr="00E42414">
        <w:t xml:space="preserve"> </w:t>
      </w:r>
      <w:r>
        <w:t xml:space="preserve">tonal closure achieved only upon </w:t>
      </w:r>
      <w:ins w:id="834" w:author="Segall, Christopher (segallcr)" w:date="2025-07-12T11:20:00Z">
        <w:r w:rsidR="00356419">
          <w:t xml:space="preserve">the </w:t>
        </w:r>
      </w:ins>
      <w:r w:rsidRPr="00E42414">
        <w:t xml:space="preserve">repeat of </w:t>
      </w:r>
      <w:r>
        <w:t>phra</w:t>
      </w:r>
      <w:r w:rsidRPr="00E42414">
        <w:t xml:space="preserve">se </w:t>
      </w:r>
      <w:r w:rsidRPr="00E42414">
        <w:rPr>
          <w:rFonts w:ascii="Calibri" w:hAnsi="Calibri" w:cs="Calibri"/>
        </w:rPr>
        <w:t>β</w:t>
      </w:r>
      <w:r w:rsidRPr="00E42414">
        <w:t xml:space="preserve"> </w:t>
      </w:r>
      <w:r>
        <w:t>(mm. 24</w:t>
      </w:r>
      <w:r w:rsidR="00887074">
        <w:t>–2</w:t>
      </w:r>
      <w:r>
        <w:t>8) could have been achieved the first time (m. 22) by simply landing on F (^1) instead of on E (^7). The necessity of the repeat, in that case, may be attributable to text painting. Throughout the poem Machaut’s protagonist scorns despair and, in mm. 18</w:t>
      </w:r>
      <w:r w:rsidR="00887074">
        <w:t>–</w:t>
      </w:r>
      <w:r>
        <w:t xml:space="preserve">22, dwells willfully upon </w:t>
      </w:r>
      <w:del w:id="835" w:author="Segall, Christopher (segallcr)" w:date="2025-07-12T11:21:00Z">
        <w:r w:rsidDel="00776A4D">
          <w:delText xml:space="preserve">thinking only </w:delText>
        </w:r>
      </w:del>
      <w:r>
        <w:t xml:space="preserve">happy thoughts across an extraordinary melisma of four measures. </w:t>
      </w:r>
      <w:r w:rsidRPr="00E42414">
        <w:t>If the rate of text declamation here</w:t>
      </w:r>
      <w:r>
        <w:t xml:space="preserve"> </w:t>
      </w:r>
      <w:r w:rsidRPr="00E42414">
        <w:t xml:space="preserve">paralleled the first </w:t>
      </w:r>
      <w:r>
        <w:t>phra</w:t>
      </w:r>
      <w:r w:rsidRPr="00E42414">
        <w:t xml:space="preserve">se </w:t>
      </w:r>
      <w:r w:rsidRPr="00E42414">
        <w:rPr>
          <w:rFonts w:ascii="Calibri" w:hAnsi="Calibri" w:cs="Calibri"/>
        </w:rPr>
        <w:t>β</w:t>
      </w:r>
      <w:r w:rsidRPr="00E42414">
        <w:t xml:space="preserve"> </w:t>
      </w:r>
      <w:r>
        <w:t xml:space="preserve">instead </w:t>
      </w:r>
      <w:r w:rsidRPr="00E42414">
        <w:t xml:space="preserve">(mm. </w:t>
      </w:r>
      <w:r>
        <w:t>6</w:t>
      </w:r>
      <w:r w:rsidR="00887074">
        <w:t>–</w:t>
      </w:r>
      <w:r>
        <w:t>12</w:t>
      </w:r>
      <w:r w:rsidRPr="00E42414">
        <w:t>), th</w:t>
      </w:r>
      <w:r>
        <w:t>e</w:t>
      </w:r>
      <w:r w:rsidRPr="00E42414">
        <w:t xml:space="preserve"> </w:t>
      </w:r>
      <w:r>
        <w:t xml:space="preserve">appendage of a </w:t>
      </w:r>
      <w:r w:rsidRPr="00E42414">
        <w:t xml:space="preserve">third </w:t>
      </w:r>
      <w:r>
        <w:t>phra</w:t>
      </w:r>
      <w:r w:rsidRPr="00E42414">
        <w:t xml:space="preserve">se </w:t>
      </w:r>
      <w:r w:rsidRPr="00E42414">
        <w:rPr>
          <w:rFonts w:ascii="Calibri" w:hAnsi="Calibri" w:cs="Calibri"/>
        </w:rPr>
        <w:t>β</w:t>
      </w:r>
      <w:r w:rsidRPr="00E42414">
        <w:t xml:space="preserve"> would be </w:t>
      </w:r>
      <w:r w:rsidR="00472CD3">
        <w:t>superfluous</w:t>
      </w:r>
      <w:r w:rsidRPr="00E42414">
        <w:t>.</w:t>
      </w:r>
    </w:p>
  </w:footnote>
  <w:footnote w:id="36">
    <w:p w14:paraId="48302452" w14:textId="3613A834" w:rsidR="00D06989" w:rsidRDefault="00D06989" w:rsidP="00D06989">
      <w:pPr>
        <w:pStyle w:val="FootnoteText"/>
      </w:pPr>
      <w:r>
        <w:rPr>
          <w:rStyle w:val="FootnoteReference"/>
        </w:rPr>
        <w:footnoteRef/>
      </w:r>
      <w:r>
        <w:t xml:space="preserve"> Lerdahl and </w:t>
      </w:r>
      <w:proofErr w:type="spellStart"/>
      <w:r>
        <w:t>Jackendoff</w:t>
      </w:r>
      <w:proofErr w:type="spellEnd"/>
      <w:r>
        <w:t xml:space="preserve"> </w:t>
      </w:r>
      <w:r w:rsidR="007D0A64">
        <w:t>(</w:t>
      </w:r>
      <w:r>
        <w:t>1983, 19</w:t>
      </w:r>
      <w:r w:rsidR="007D0A64">
        <w:t>)</w:t>
      </w:r>
      <w:r>
        <w:t xml:space="preserve"> </w:t>
      </w:r>
      <w:del w:id="895" w:author="Segall, Christopher (segallcr)" w:date="2025-07-12T11:33:00Z">
        <w:r w:rsidDel="00E303B2">
          <w:delText xml:space="preserve">quickly </w:delText>
        </w:r>
      </w:del>
      <w:r>
        <w:t>associate undifferentiated beats with strong</w:t>
      </w:r>
      <w:del w:id="896" w:author="Segall, Christopher (segallcr)" w:date="2025-07-12T11:36:00Z">
        <w:r w:rsidDel="002C1411">
          <w:delText>/</w:delText>
        </w:r>
      </w:del>
      <w:ins w:id="897" w:author="Segall, Christopher (segallcr)" w:date="2025-07-12T11:36:00Z">
        <w:r w:rsidR="002C1411">
          <w:t>-</w:t>
        </w:r>
      </w:ins>
      <w:r>
        <w:t xml:space="preserve">weak </w:t>
      </w:r>
      <w:del w:id="898" w:author="Segall, Christopher (segallcr)" w:date="2025-07-12T11:36:00Z">
        <w:r w:rsidR="00BB4BBB" w:rsidDel="002C1411">
          <w:delText>metric</w:delText>
        </w:r>
        <w:r w:rsidDel="002C1411">
          <w:delText xml:space="preserve"> accent</w:delText>
        </w:r>
      </w:del>
      <w:ins w:id="899" w:author="Segall, Christopher (segallcr)" w:date="2025-07-12T11:36:00Z">
        <w:r w:rsidR="002C1411">
          <w:t>alternation</w:t>
        </w:r>
      </w:ins>
      <w:r>
        <w:t xml:space="preserve">, </w:t>
      </w:r>
      <w:del w:id="900" w:author="Segall, Christopher (segallcr)" w:date="2025-07-12T11:35:00Z">
        <w:r w:rsidDel="00F8679B">
          <w:delText xml:space="preserve">in which </w:delText>
        </w:r>
      </w:del>
      <w:ins w:id="901" w:author="Segall, Christopher (segallcr)" w:date="2025-07-12T11:35:00Z">
        <w:r w:rsidR="00F8679B">
          <w:t xml:space="preserve">so that </w:t>
        </w:r>
      </w:ins>
      <w:r>
        <w:t xml:space="preserve">beats 1 and 3 of 4/4 meter are strong while 2 and 4 are weak. In the transcription of Machaut’s </w:t>
      </w:r>
      <w:proofErr w:type="spellStart"/>
      <w:r>
        <w:t>virelais</w:t>
      </w:r>
      <w:proofErr w:type="spellEnd"/>
      <w:r>
        <w:t xml:space="preserve"> here, this corresponds to two measures of imperfect </w:t>
      </w:r>
      <w:r w:rsidRPr="004C18AD">
        <w:rPr>
          <w:i/>
          <w:iCs/>
        </w:rPr>
        <w:t>tempus</w:t>
      </w:r>
      <w:r>
        <w:t xml:space="preserve"> counted 1 2 / 1 2. </w:t>
      </w:r>
      <w:r w:rsidR="00F37DF9">
        <w:t xml:space="preserve">Counting mensural units </w:t>
      </w:r>
      <w:r>
        <w:t xml:space="preserve">at the </w:t>
      </w:r>
      <w:r w:rsidRPr="004C18AD">
        <w:rPr>
          <w:i/>
          <w:iCs/>
        </w:rPr>
        <w:t>modus</w:t>
      </w:r>
      <w:r>
        <w:t xml:space="preserve"> level reveals the first beat 1 to be stronger than the second—parallel to beat 1’s comparative strength over beat 3—because it is also strong at the </w:t>
      </w:r>
      <w:r w:rsidRPr="00392306">
        <w:rPr>
          <w:i/>
          <w:iCs/>
        </w:rPr>
        <w:t>modus</w:t>
      </w:r>
      <w:r>
        <w:t xml:space="preserve"> level while the second </w:t>
      </w:r>
      <w:r w:rsidRPr="00CF3D28">
        <w:rPr>
          <w:i/>
          <w:iCs/>
        </w:rPr>
        <w:t>tempus</w:t>
      </w:r>
      <w:r>
        <w:t xml:space="preserve"> beat 1 </w:t>
      </w:r>
      <w:proofErr w:type="gramStart"/>
      <w:r>
        <w:t>falls</w:t>
      </w:r>
      <w:proofErr w:type="gramEnd"/>
      <w:r>
        <w:t xml:space="preserve"> under a weak beat in </w:t>
      </w:r>
      <w:r w:rsidRPr="00CF3D28">
        <w:rPr>
          <w:i/>
          <w:iCs/>
        </w:rPr>
        <w:t>modus</w:t>
      </w:r>
      <w:r>
        <w:t xml:space="preserve"> reckoning</w:t>
      </w:r>
      <w:r w:rsidRPr="00CF3D28">
        <w:rPr>
          <w:i/>
          <w:iCs/>
        </w:rPr>
        <w:t>.</w:t>
      </w:r>
    </w:p>
  </w:footnote>
  <w:footnote w:id="37">
    <w:p w14:paraId="249A4495" w14:textId="619A42AF" w:rsidR="00A6412B" w:rsidRDefault="00A6412B" w:rsidP="00A6412B">
      <w:pPr>
        <w:pStyle w:val="FootnoteText"/>
      </w:pPr>
      <w:r>
        <w:rPr>
          <w:rStyle w:val="FootnoteReference"/>
        </w:rPr>
        <w:footnoteRef/>
      </w:r>
      <w:r>
        <w:t xml:space="preserve"> See </w:t>
      </w:r>
      <w:del w:id="912" w:author="Segall, Christopher (segallcr)" w:date="2025-07-12T11:36:00Z">
        <w:r w:rsidDel="000B4D6F">
          <w:delText xml:space="preserve">their introduction to metrical hierarchy in </w:delText>
        </w:r>
      </w:del>
      <w:r>
        <w:t xml:space="preserve">Lerdahl and </w:t>
      </w:r>
      <w:proofErr w:type="spellStart"/>
      <w:r>
        <w:t>Jackendoff</w:t>
      </w:r>
      <w:proofErr w:type="spellEnd"/>
      <w:r>
        <w:t xml:space="preserve"> </w:t>
      </w:r>
      <w:r w:rsidR="007D0A64">
        <w:t>(</w:t>
      </w:r>
      <w:r>
        <w:t>1983, 18</w:t>
      </w:r>
      <w:r w:rsidR="007D0A64">
        <w:t>–</w:t>
      </w:r>
      <w:r>
        <w:t>30</w:t>
      </w:r>
      <w:r w:rsidR="007D0A64">
        <w:t>)</w:t>
      </w:r>
      <w:ins w:id="913" w:author="Segall, Christopher (segallcr)" w:date="2025-07-12T11:36:00Z">
        <w:r w:rsidR="000B4D6F">
          <w:t xml:space="preserve"> on metrical hierarchy</w:t>
        </w:r>
      </w:ins>
      <w:r>
        <w:t xml:space="preserve">. Boone </w:t>
      </w:r>
      <w:r w:rsidR="007D0A64">
        <w:t>(</w:t>
      </w:r>
      <w:r>
        <w:t>2000, 4</w:t>
      </w:r>
      <w:r w:rsidR="007D0A64">
        <w:t>)</w:t>
      </w:r>
      <w:r>
        <w:t xml:space="preserve"> presents a similar “grid of pulse classes and pulse levels”</w:t>
      </w:r>
      <w:r w:rsidR="00F37DF9">
        <w:t xml:space="preserve"> in a medieval repertory.</w:t>
      </w:r>
    </w:p>
  </w:footnote>
  <w:footnote w:id="38">
    <w:p w14:paraId="0C1A82DB" w14:textId="59658400" w:rsidR="00A6412B" w:rsidRDefault="00A6412B" w:rsidP="00A6412B">
      <w:pPr>
        <w:pStyle w:val="FootnoteText"/>
      </w:pPr>
      <w:r>
        <w:rPr>
          <w:rStyle w:val="FootnoteReference"/>
        </w:rPr>
        <w:footnoteRef/>
      </w:r>
      <w:r>
        <w:t xml:space="preserve"> On flexible metrical grouping as </w:t>
      </w:r>
      <w:ins w:id="935" w:author="Segall, Christopher (segallcr)" w:date="2025-07-12T11:38:00Z">
        <w:r w:rsidR="00B36B15">
          <w:t xml:space="preserve">a </w:t>
        </w:r>
      </w:ins>
      <w:r>
        <w:t xml:space="preserve">valued characteristic of deep mensural levels in Machaut, see Boone </w:t>
      </w:r>
      <w:r w:rsidR="00E11841">
        <w:t>(</w:t>
      </w:r>
      <w:r>
        <w:t>2000</w:t>
      </w:r>
      <w:r w:rsidR="00E11841">
        <w:t>)</w:t>
      </w:r>
      <w:r>
        <w:t xml:space="preserve">, Maw </w:t>
      </w:r>
      <w:r w:rsidR="00E11841">
        <w:t>(</w:t>
      </w:r>
      <w:r>
        <w:t>2004</w:t>
      </w:r>
      <w:r w:rsidR="00E11841">
        <w:t>)</w:t>
      </w:r>
      <w:r>
        <w:t xml:space="preserve">, and </w:t>
      </w:r>
      <w:proofErr w:type="spellStart"/>
      <w:r>
        <w:t>Lavacek</w:t>
      </w:r>
      <w:proofErr w:type="spellEnd"/>
      <w:r>
        <w:t xml:space="preserve"> </w:t>
      </w:r>
      <w:r w:rsidR="00E11841">
        <w:t>(</w:t>
      </w:r>
      <w:r>
        <w:t>2022</w:t>
      </w:r>
      <w:r w:rsidR="00E11841">
        <w:t>)</w:t>
      </w:r>
      <w:r>
        <w:t xml:space="preserve">. The </w:t>
      </w:r>
      <w:r w:rsidR="007644E0">
        <w:t xml:space="preserve">flexible </w:t>
      </w:r>
      <w:r w:rsidR="00DF22A0">
        <w:t xml:space="preserve">metrical </w:t>
      </w:r>
      <w:r w:rsidR="007644E0">
        <w:t>interpretation</w:t>
      </w:r>
      <w:r w:rsidR="00DF22A0">
        <w:t>s</w:t>
      </w:r>
      <w:r w:rsidR="007644E0">
        <w:t xml:space="preserve"> </w:t>
      </w:r>
      <w:r>
        <w:t xml:space="preserve">of </w:t>
      </w:r>
      <w:r w:rsidRPr="00835373">
        <w:rPr>
          <w:i/>
          <w:iCs/>
        </w:rPr>
        <w:t xml:space="preserve">modus </w:t>
      </w:r>
      <w:r w:rsidRPr="00835373">
        <w:t>and</w:t>
      </w:r>
      <w:r w:rsidRPr="00835373">
        <w:rPr>
          <w:i/>
          <w:iCs/>
        </w:rPr>
        <w:t xml:space="preserve"> </w:t>
      </w:r>
      <w:proofErr w:type="spellStart"/>
      <w:r w:rsidRPr="00835373">
        <w:rPr>
          <w:i/>
          <w:iCs/>
        </w:rPr>
        <w:t>maximodus</w:t>
      </w:r>
      <w:proofErr w:type="spellEnd"/>
      <w:r>
        <w:t xml:space="preserve"> here resonate with Lerdahl and </w:t>
      </w:r>
      <w:proofErr w:type="spellStart"/>
      <w:r>
        <w:t>Jackendoff</w:t>
      </w:r>
      <w:proofErr w:type="spellEnd"/>
      <w:r>
        <w:t xml:space="preserve"> </w:t>
      </w:r>
      <w:r w:rsidR="00E11841">
        <w:t>(</w:t>
      </w:r>
      <w:r>
        <w:t>1983, 22</w:t>
      </w:r>
      <w:r w:rsidR="00E11841">
        <w:t>)</w:t>
      </w:r>
      <w:r>
        <w:t>: “</w:t>
      </w:r>
      <w:r w:rsidR="00E11841">
        <w:t>T</w:t>
      </w:r>
      <w:r>
        <w:t>his large level of metrical analysis [at 4</w:t>
      </w:r>
      <w:del w:id="936" w:author="Segall, Christopher (segallcr)" w:date="2025-07-12T11:39:00Z">
        <w:r w:rsidDel="00FA0DF2">
          <w:delText>-</w:delText>
        </w:r>
      </w:del>
      <w:ins w:id="937" w:author="Segall, Christopher (segallcr)" w:date="2025-07-12T11:39:00Z">
        <w:r w:rsidR="00FA0DF2">
          <w:t xml:space="preserve"> </w:t>
        </w:r>
      </w:ins>
      <w:r>
        <w:t>bars] is open to interpretation, whereas smaller levels are not.”</w:t>
      </w:r>
    </w:p>
  </w:footnote>
  <w:footnote w:id="39">
    <w:p w14:paraId="0B592220" w14:textId="6C6112A0" w:rsidR="004D534C" w:rsidRDefault="004D534C">
      <w:pPr>
        <w:pStyle w:val="FootnoteText"/>
      </w:pPr>
      <w:r>
        <w:rPr>
          <w:rStyle w:val="FootnoteReference"/>
        </w:rPr>
        <w:footnoteRef/>
      </w:r>
      <w:r>
        <w:t xml:space="preserve"> </w:t>
      </w:r>
      <w:r w:rsidRPr="004D534C">
        <w:rPr>
          <w:rFonts w:cstheme="minorHAnsi"/>
          <w:color w:val="000000"/>
        </w:rPr>
        <w:t xml:space="preserve">Corroborating my observation about the </w:t>
      </w:r>
      <w:r w:rsidRPr="004D534C">
        <w:rPr>
          <w:rFonts w:cstheme="minorHAnsi"/>
          <w:i/>
          <w:iCs/>
          <w:color w:val="000000"/>
        </w:rPr>
        <w:t>modus</w:t>
      </w:r>
      <w:r w:rsidRPr="004D534C">
        <w:rPr>
          <w:rFonts w:cstheme="minorHAnsi"/>
          <w:color w:val="000000"/>
        </w:rPr>
        <w:t xml:space="preserve"> level above, the first measure really ought to be a pickup at the weightier </w:t>
      </w:r>
      <w:proofErr w:type="spellStart"/>
      <w:r w:rsidRPr="004D534C">
        <w:rPr>
          <w:rFonts w:cstheme="minorHAnsi"/>
          <w:i/>
          <w:iCs/>
          <w:color w:val="000000"/>
        </w:rPr>
        <w:t>maximodus</w:t>
      </w:r>
      <w:proofErr w:type="spellEnd"/>
      <w:r w:rsidRPr="004D534C">
        <w:rPr>
          <w:rFonts w:cstheme="minorHAnsi"/>
          <w:color w:val="000000"/>
        </w:rPr>
        <w:t xml:space="preserve"> level also or else only two of five cadences fall on a beat at all and </w:t>
      </w:r>
      <w:proofErr w:type="gramStart"/>
      <w:r w:rsidRPr="004D534C">
        <w:rPr>
          <w:rFonts w:cstheme="minorHAnsi"/>
          <w:color w:val="000000"/>
        </w:rPr>
        <w:t>both of them</w:t>
      </w:r>
      <w:proofErr w:type="gramEnd"/>
      <w:r w:rsidRPr="004D534C">
        <w:rPr>
          <w:rFonts w:cstheme="minorHAnsi"/>
          <w:color w:val="000000"/>
        </w:rPr>
        <w:t xml:space="preserve"> are weak (not marked in the example).</w:t>
      </w:r>
    </w:p>
  </w:footnote>
  <w:footnote w:id="40">
    <w:p w14:paraId="386DA4A3" w14:textId="58A87414" w:rsidR="00A6412B" w:rsidRDefault="00A6412B" w:rsidP="00FA2404">
      <w:pPr>
        <w:autoSpaceDE w:val="0"/>
        <w:autoSpaceDN w:val="0"/>
        <w:adjustRightInd w:val="0"/>
        <w:spacing w:after="0" w:line="480" w:lineRule="auto"/>
      </w:pPr>
      <w:r>
        <w:rPr>
          <w:rStyle w:val="FootnoteReference"/>
        </w:rPr>
        <w:footnoteRef/>
      </w:r>
      <w:r>
        <w:t xml:space="preserve"> Other </w:t>
      </w:r>
      <w:r>
        <w:rPr>
          <w:rFonts w:cstheme="minorHAnsi"/>
        </w:rPr>
        <w:t>m</w:t>
      </w:r>
      <w:r w:rsidRPr="00FF0B6D">
        <w:rPr>
          <w:rFonts w:cstheme="minorHAnsi"/>
        </w:rPr>
        <w:t xml:space="preserve">odern scholars have </w:t>
      </w:r>
      <w:del w:id="980" w:author="Segall, Christopher (segallcr)" w:date="2025-07-14T20:23:00Z">
        <w:r w:rsidRPr="00FF0B6D" w:rsidDel="0059094D">
          <w:rPr>
            <w:rFonts w:cstheme="minorHAnsi"/>
          </w:rPr>
          <w:delText>pointed to</w:delText>
        </w:r>
      </w:del>
      <w:ins w:id="981" w:author="Segall, Christopher (segallcr)" w:date="2025-07-14T20:23:00Z">
        <w:r w:rsidR="0059094D">
          <w:rPr>
            <w:rFonts w:cstheme="minorHAnsi"/>
          </w:rPr>
          <w:t>noted</w:t>
        </w:r>
      </w:ins>
      <w:r w:rsidRPr="00FF0B6D">
        <w:rPr>
          <w:rFonts w:cstheme="minorHAnsi"/>
        </w:rPr>
        <w:t xml:space="preserve"> how </w:t>
      </w:r>
      <w:del w:id="982" w:author="Segall, Christopher (segallcr)" w:date="2025-07-14T20:23:00Z">
        <w:r w:rsidRPr="00FF0B6D" w:rsidDel="0059094D">
          <w:rPr>
            <w:rFonts w:cstheme="minorHAnsi"/>
          </w:rPr>
          <w:delText xml:space="preserve">the </w:delText>
        </w:r>
      </w:del>
      <w:r w:rsidRPr="00FF0B6D">
        <w:rPr>
          <w:rFonts w:cstheme="minorHAnsi"/>
        </w:rPr>
        <w:t xml:space="preserve">broadening </w:t>
      </w:r>
      <w:del w:id="983" w:author="Segall, Christopher (segallcr)" w:date="2025-07-14T20:23:00Z">
        <w:r w:rsidRPr="00FF0B6D" w:rsidDel="0059094D">
          <w:rPr>
            <w:rFonts w:cstheme="minorHAnsi"/>
          </w:rPr>
          <w:delText xml:space="preserve">of </w:delText>
        </w:r>
      </w:del>
      <w:ins w:id="984" w:author="Segall, Christopher (segallcr)" w:date="2025-07-14T20:23:00Z">
        <w:r w:rsidR="0059094D">
          <w:rPr>
            <w:rFonts w:cstheme="minorHAnsi"/>
          </w:rPr>
          <w:t xml:space="preserve">the </w:t>
        </w:r>
      </w:ins>
      <w:r w:rsidRPr="00FF0B6D">
        <w:rPr>
          <w:rFonts w:cstheme="minorHAnsi"/>
        </w:rPr>
        <w:t xml:space="preserve">mensuration can </w:t>
      </w:r>
      <w:del w:id="985" w:author="Segall, Christopher (segallcr)" w:date="2025-07-14T20:24:00Z">
        <w:r w:rsidRPr="00FF0B6D" w:rsidDel="004E5B58">
          <w:rPr>
            <w:rFonts w:cstheme="minorHAnsi"/>
          </w:rPr>
          <w:delText xml:space="preserve">achieve </w:delText>
        </w:r>
        <w:r w:rsidDel="004E5B58">
          <w:rPr>
            <w:rFonts w:cstheme="minorHAnsi"/>
          </w:rPr>
          <w:delText xml:space="preserve">an </w:delText>
        </w:r>
        <w:r w:rsidRPr="00FF0B6D" w:rsidDel="004E5B58">
          <w:rPr>
            <w:rFonts w:cstheme="minorHAnsi"/>
          </w:rPr>
          <w:delText xml:space="preserve">effect </w:delText>
        </w:r>
        <w:r w:rsidDel="004E5B58">
          <w:rPr>
            <w:rFonts w:cstheme="minorHAnsi"/>
          </w:rPr>
          <w:delText xml:space="preserve">like </w:delText>
        </w:r>
      </w:del>
      <w:ins w:id="986" w:author="Segall, Christopher (segallcr)" w:date="2025-07-14T20:24:00Z">
        <w:r w:rsidR="004E5B58">
          <w:rPr>
            <w:rFonts w:cstheme="minorHAnsi"/>
          </w:rPr>
          <w:t xml:space="preserve">realize </w:t>
        </w:r>
      </w:ins>
      <w:r w:rsidRPr="00FF0B6D">
        <w:rPr>
          <w:rFonts w:cstheme="minorHAnsi"/>
        </w:rPr>
        <w:t xml:space="preserve">a </w:t>
      </w:r>
      <w:r w:rsidRPr="004E5B58">
        <w:rPr>
          <w:rFonts w:cstheme="minorHAnsi"/>
          <w:i/>
          <w:iCs/>
          <w:rPrChange w:id="987" w:author="Segall, Christopher (segallcr)" w:date="2025-07-14T20:24:00Z">
            <w:rPr>
              <w:rFonts w:cstheme="minorHAnsi"/>
            </w:rPr>
          </w:rPrChange>
        </w:rPr>
        <w:t>ritard</w:t>
      </w:r>
      <w:ins w:id="988" w:author="Segall, Christopher (segallcr)" w:date="2025-07-14T20:24:00Z">
        <w:r w:rsidR="004E5B58" w:rsidRPr="004E5B58">
          <w:rPr>
            <w:rFonts w:cstheme="minorHAnsi"/>
            <w:i/>
            <w:iCs/>
            <w:rPrChange w:id="989" w:author="Segall, Christopher (segallcr)" w:date="2025-07-14T20:24:00Z">
              <w:rPr>
                <w:rFonts w:cstheme="minorHAnsi"/>
              </w:rPr>
            </w:rPrChange>
          </w:rPr>
          <w:t>ando</w:t>
        </w:r>
        <w:r w:rsidR="004E5B58">
          <w:rPr>
            <w:rFonts w:cstheme="minorHAnsi"/>
          </w:rPr>
          <w:t xml:space="preserve"> effect</w:t>
        </w:r>
      </w:ins>
      <w:r w:rsidRPr="00FF0B6D">
        <w:rPr>
          <w:rFonts w:cstheme="minorHAnsi"/>
        </w:rPr>
        <w:t xml:space="preserve"> before </w:t>
      </w:r>
      <w:ins w:id="990" w:author="Segall, Christopher (segallcr)" w:date="2025-07-14T20:24:00Z">
        <w:r w:rsidR="004E5B58">
          <w:rPr>
            <w:rFonts w:cstheme="minorHAnsi"/>
          </w:rPr>
          <w:t xml:space="preserve">a </w:t>
        </w:r>
      </w:ins>
      <w:r w:rsidRPr="00FF0B6D">
        <w:rPr>
          <w:rFonts w:cstheme="minorHAnsi"/>
        </w:rPr>
        <w:t xml:space="preserve">cadence. </w:t>
      </w:r>
      <w:r>
        <w:rPr>
          <w:rFonts w:cstheme="minorHAnsi"/>
        </w:rPr>
        <w:t xml:space="preserve">Adjusting </w:t>
      </w:r>
      <w:r w:rsidRPr="00786AA5">
        <w:rPr>
          <w:rFonts w:cstheme="minorHAnsi"/>
          <w:i/>
          <w:iCs/>
        </w:rPr>
        <w:t>modus</w:t>
      </w:r>
      <w:r>
        <w:rPr>
          <w:rFonts w:cstheme="minorHAnsi"/>
        </w:rPr>
        <w:t xml:space="preserve"> and larger mensural groupings to align harmonic units and cadences is central to the analysis of Machaut’s motets in </w:t>
      </w:r>
      <w:proofErr w:type="spellStart"/>
      <w:r>
        <w:rPr>
          <w:rFonts w:cstheme="minorHAnsi"/>
        </w:rPr>
        <w:t>Lavacek</w:t>
      </w:r>
      <w:proofErr w:type="spellEnd"/>
      <w:r>
        <w:rPr>
          <w:rFonts w:cstheme="minorHAnsi"/>
        </w:rPr>
        <w:t xml:space="preserve"> </w:t>
      </w:r>
      <w:r w:rsidR="00FA2404">
        <w:rPr>
          <w:rFonts w:cstheme="minorHAnsi"/>
        </w:rPr>
        <w:t>(</w:t>
      </w:r>
      <w:r>
        <w:rPr>
          <w:rFonts w:cstheme="minorHAnsi"/>
        </w:rPr>
        <w:t>2022</w:t>
      </w:r>
      <w:r w:rsidR="00FA2404">
        <w:rPr>
          <w:rFonts w:cstheme="minorHAnsi"/>
        </w:rPr>
        <w:t>)</w:t>
      </w:r>
      <w:r>
        <w:rPr>
          <w:rFonts w:cstheme="minorHAnsi"/>
        </w:rPr>
        <w:t xml:space="preserve">. </w:t>
      </w:r>
      <w:r w:rsidRPr="00FF0B6D">
        <w:rPr>
          <w:rFonts w:cstheme="minorHAnsi"/>
        </w:rPr>
        <w:t>Kohn</w:t>
      </w:r>
      <w:r>
        <w:rPr>
          <w:rFonts w:cstheme="minorHAnsi"/>
        </w:rPr>
        <w:t xml:space="preserve"> </w:t>
      </w:r>
      <w:r w:rsidR="00FA2404">
        <w:rPr>
          <w:rFonts w:cstheme="minorHAnsi"/>
        </w:rPr>
        <w:t>(</w:t>
      </w:r>
      <w:r>
        <w:rPr>
          <w:rFonts w:cstheme="minorHAnsi"/>
        </w:rPr>
        <w:t>1981</w:t>
      </w:r>
      <w:r w:rsidRPr="00FF0B6D">
        <w:rPr>
          <w:rFonts w:cstheme="minorHAnsi"/>
        </w:rPr>
        <w:t>, 41</w:t>
      </w:r>
      <w:r w:rsidR="00FA2404">
        <w:rPr>
          <w:rFonts w:cstheme="minorHAnsi"/>
        </w:rPr>
        <w:t>–4</w:t>
      </w:r>
      <w:r w:rsidRPr="00FF0B6D">
        <w:rPr>
          <w:rFonts w:cstheme="minorHAnsi"/>
        </w:rPr>
        <w:t>2</w:t>
      </w:r>
      <w:r w:rsidR="00FA2404">
        <w:rPr>
          <w:rFonts w:cstheme="minorHAnsi"/>
        </w:rPr>
        <w:t>)</w:t>
      </w:r>
      <w:r w:rsidRPr="00FF0B6D">
        <w:rPr>
          <w:rFonts w:cstheme="minorHAnsi"/>
        </w:rPr>
        <w:t xml:space="preserve"> comments upon a cadential retardation effected</w:t>
      </w:r>
      <w:r>
        <w:rPr>
          <w:rFonts w:cstheme="minorHAnsi"/>
        </w:rPr>
        <w:t xml:space="preserve"> </w:t>
      </w:r>
      <w:r w:rsidRPr="00FF0B6D">
        <w:rPr>
          <w:rFonts w:cstheme="minorHAnsi"/>
        </w:rPr>
        <w:t xml:space="preserve">through mixed </w:t>
      </w:r>
      <w:r>
        <w:rPr>
          <w:rFonts w:cstheme="minorHAnsi"/>
        </w:rPr>
        <w:t xml:space="preserve">meters </w:t>
      </w:r>
      <w:r w:rsidRPr="00FF0B6D">
        <w:rPr>
          <w:rFonts w:cstheme="minorHAnsi"/>
        </w:rPr>
        <w:t xml:space="preserve">in the Dunstable motet </w:t>
      </w:r>
      <w:ins w:id="991" w:author="Segall, Christopher (segallcr)" w:date="2025-07-14T20:25:00Z">
        <w:r w:rsidR="00B21E47">
          <w:rPr>
            <w:rFonts w:cstheme="minorHAnsi"/>
          </w:rPr>
          <w:t>“</w:t>
        </w:r>
      </w:ins>
      <w:r w:rsidRPr="00FF0B6D">
        <w:rPr>
          <w:rFonts w:cstheme="minorHAnsi"/>
        </w:rPr>
        <w:t>Sancta Maria.</w:t>
      </w:r>
      <w:ins w:id="992" w:author="Segall, Christopher (segallcr)" w:date="2025-07-14T20:25:00Z">
        <w:r w:rsidR="00B21E47">
          <w:rPr>
            <w:rFonts w:cstheme="minorHAnsi"/>
          </w:rPr>
          <w:t>”</w:t>
        </w:r>
      </w:ins>
      <w:r w:rsidRPr="00FF0B6D">
        <w:rPr>
          <w:rFonts w:cstheme="minorHAnsi"/>
        </w:rPr>
        <w:t xml:space="preserve"> Desmond</w:t>
      </w:r>
      <w:r>
        <w:rPr>
          <w:rFonts w:cstheme="minorHAnsi"/>
        </w:rPr>
        <w:t xml:space="preserve"> </w:t>
      </w:r>
      <w:r w:rsidR="00FA2404">
        <w:rPr>
          <w:rFonts w:cstheme="minorHAnsi"/>
        </w:rPr>
        <w:t>(</w:t>
      </w:r>
      <w:r>
        <w:rPr>
          <w:rFonts w:cstheme="minorHAnsi"/>
        </w:rPr>
        <w:t>2018</w:t>
      </w:r>
      <w:r w:rsidRPr="00FF0B6D">
        <w:rPr>
          <w:rFonts w:cstheme="minorHAnsi"/>
        </w:rPr>
        <w:t>, 217</w:t>
      </w:r>
      <w:r w:rsidR="00FA2404">
        <w:rPr>
          <w:rFonts w:cstheme="minorHAnsi"/>
        </w:rPr>
        <w:t>)</w:t>
      </w:r>
      <w:r w:rsidRPr="00FF0B6D">
        <w:rPr>
          <w:rFonts w:cstheme="minorHAnsi"/>
        </w:rPr>
        <w:t xml:space="preserve"> shows a change in all voices from imperfect to perfect </w:t>
      </w:r>
      <w:r w:rsidRPr="00B51A9B">
        <w:rPr>
          <w:rFonts w:cstheme="minorHAnsi"/>
          <w:i/>
          <w:iCs/>
        </w:rPr>
        <w:t>modus</w:t>
      </w:r>
      <w:r>
        <w:rPr>
          <w:rFonts w:cstheme="minorHAnsi"/>
          <w:i/>
          <w:iCs/>
        </w:rPr>
        <w:t xml:space="preserve">, </w:t>
      </w:r>
      <w:r w:rsidRPr="0008556A">
        <w:rPr>
          <w:rFonts w:cstheme="minorHAnsi"/>
        </w:rPr>
        <w:t>which</w:t>
      </w:r>
      <w:r>
        <w:rPr>
          <w:rFonts w:cstheme="minorHAnsi"/>
          <w:i/>
          <w:iCs/>
        </w:rPr>
        <w:t xml:space="preserve"> </w:t>
      </w:r>
      <w:r>
        <w:rPr>
          <w:rFonts w:cstheme="minorHAnsi"/>
        </w:rPr>
        <w:t xml:space="preserve">acts like a </w:t>
      </w:r>
      <w:r w:rsidRPr="00FF0B6D">
        <w:rPr>
          <w:rFonts w:cstheme="minorHAnsi"/>
        </w:rPr>
        <w:t>cadential retardation</w:t>
      </w:r>
      <w:r>
        <w:rPr>
          <w:rFonts w:cstheme="minorHAnsi"/>
        </w:rPr>
        <w:t xml:space="preserve">, at the conclusion of each </w:t>
      </w:r>
      <w:proofErr w:type="spellStart"/>
      <w:r w:rsidRPr="00941DD0">
        <w:rPr>
          <w:rFonts w:cstheme="minorHAnsi"/>
          <w:i/>
          <w:iCs/>
        </w:rPr>
        <w:t>talea</w:t>
      </w:r>
      <w:proofErr w:type="spellEnd"/>
      <w:r>
        <w:rPr>
          <w:rFonts w:cstheme="minorHAnsi"/>
        </w:rPr>
        <w:t xml:space="preserve"> of </w:t>
      </w:r>
      <w:r w:rsidRPr="00FF0B6D">
        <w:rPr>
          <w:rFonts w:cstheme="minorHAnsi"/>
        </w:rPr>
        <w:t xml:space="preserve">the </w:t>
      </w:r>
      <w:r w:rsidRPr="00854EA4">
        <w:rPr>
          <w:rFonts w:cstheme="minorHAnsi"/>
          <w:i/>
          <w:iCs/>
          <w:rPrChange w:id="993" w:author="Segall, Christopher (segallcr)" w:date="2025-07-14T20:26:00Z">
            <w:rPr>
              <w:rFonts w:cstheme="minorHAnsi"/>
            </w:rPr>
          </w:rPrChange>
        </w:rPr>
        <w:t>Fauvel</w:t>
      </w:r>
      <w:r w:rsidRPr="00FF0B6D">
        <w:rPr>
          <w:rFonts w:cstheme="minorHAnsi"/>
        </w:rPr>
        <w:t xml:space="preserve"> motet </w:t>
      </w:r>
      <w:r>
        <w:rPr>
          <w:rFonts w:cstheme="minorHAnsi"/>
        </w:rPr>
        <w:t>“</w:t>
      </w:r>
      <w:r w:rsidRPr="00FF0B6D">
        <w:rPr>
          <w:rFonts w:cstheme="minorHAnsi"/>
        </w:rPr>
        <w:t>Garrit/In nova.</w:t>
      </w:r>
      <w:r>
        <w:rPr>
          <w:rFonts w:cstheme="minorHAnsi"/>
        </w:rPr>
        <w:t>”</w:t>
      </w:r>
      <w:r w:rsidRPr="00FF0B6D">
        <w:rPr>
          <w:rFonts w:cstheme="minorHAnsi"/>
        </w:rPr>
        <w:t xml:space="preserve"> Maw</w:t>
      </w:r>
      <w:r>
        <w:rPr>
          <w:rFonts w:cstheme="minorHAnsi"/>
        </w:rPr>
        <w:t xml:space="preserve"> </w:t>
      </w:r>
      <w:r w:rsidR="00FA2404">
        <w:rPr>
          <w:rFonts w:cstheme="minorHAnsi"/>
        </w:rPr>
        <w:t>(</w:t>
      </w:r>
      <w:r>
        <w:rPr>
          <w:rFonts w:cstheme="minorHAnsi"/>
        </w:rPr>
        <w:t>2004</w:t>
      </w:r>
      <w:r w:rsidRPr="00FF0B6D">
        <w:rPr>
          <w:rFonts w:cstheme="minorHAnsi"/>
        </w:rPr>
        <w:t>, esp. 64</w:t>
      </w:r>
      <w:r w:rsidR="00FA2404">
        <w:rPr>
          <w:rFonts w:cstheme="minorHAnsi"/>
        </w:rPr>
        <w:t>–6</w:t>
      </w:r>
      <w:r w:rsidRPr="00FF0B6D">
        <w:rPr>
          <w:rFonts w:cstheme="minorHAnsi"/>
        </w:rPr>
        <w:t>5</w:t>
      </w:r>
      <w:r w:rsidR="00FA2404">
        <w:rPr>
          <w:rFonts w:cstheme="minorHAnsi"/>
        </w:rPr>
        <w:t>)</w:t>
      </w:r>
      <w:r w:rsidRPr="00FF0B6D">
        <w:rPr>
          <w:rFonts w:cstheme="minorHAnsi"/>
        </w:rPr>
        <w:t xml:space="preserve"> locates </w:t>
      </w:r>
      <w:r w:rsidRPr="00B51A9B">
        <w:rPr>
          <w:rFonts w:cstheme="minorHAnsi"/>
          <w:i/>
          <w:iCs/>
        </w:rPr>
        <w:t>modus</w:t>
      </w:r>
      <w:r w:rsidRPr="00FF0B6D">
        <w:rPr>
          <w:rFonts w:cstheme="minorHAnsi"/>
        </w:rPr>
        <w:t xml:space="preserve"> perfections</w:t>
      </w:r>
      <w:r>
        <w:rPr>
          <w:rFonts w:cstheme="minorHAnsi"/>
        </w:rPr>
        <w:t xml:space="preserve"> </w:t>
      </w:r>
      <w:r w:rsidRPr="00FF0B6D">
        <w:rPr>
          <w:rFonts w:cstheme="minorHAnsi"/>
        </w:rPr>
        <w:t xml:space="preserve">in an imperfect context leading up to cadences in Machaut’s ballade </w:t>
      </w:r>
      <w:r>
        <w:rPr>
          <w:rFonts w:cstheme="minorHAnsi"/>
        </w:rPr>
        <w:t>“</w:t>
      </w:r>
      <w:proofErr w:type="spellStart"/>
      <w:r w:rsidRPr="00FF0B6D">
        <w:rPr>
          <w:rFonts w:cstheme="minorHAnsi"/>
        </w:rPr>
        <w:t>Gais</w:t>
      </w:r>
      <w:proofErr w:type="spellEnd"/>
      <w:r w:rsidRPr="00FF0B6D">
        <w:rPr>
          <w:rFonts w:cstheme="minorHAnsi"/>
        </w:rPr>
        <w:t xml:space="preserve"> et </w:t>
      </w:r>
      <w:proofErr w:type="spellStart"/>
      <w:r w:rsidRPr="00FF0B6D">
        <w:rPr>
          <w:rFonts w:cstheme="minorHAnsi"/>
        </w:rPr>
        <w:t>jolis</w:t>
      </w:r>
      <w:proofErr w:type="spellEnd"/>
      <w:r>
        <w:rPr>
          <w:rFonts w:cstheme="minorHAnsi"/>
        </w:rPr>
        <w:t>”</w:t>
      </w:r>
      <w:r w:rsidRPr="00FF0B6D">
        <w:rPr>
          <w:rFonts w:cstheme="minorHAnsi"/>
        </w:rPr>
        <w:t xml:space="preserve"> (B35), among</w:t>
      </w:r>
      <w:r>
        <w:rPr>
          <w:rFonts w:cstheme="minorHAnsi"/>
        </w:rPr>
        <w:t xml:space="preserve"> </w:t>
      </w:r>
      <w:r w:rsidRPr="00FF0B6D">
        <w:rPr>
          <w:rFonts w:cstheme="minorHAnsi"/>
        </w:rPr>
        <w:t>other examples.</w:t>
      </w:r>
      <w:r>
        <w:rPr>
          <w:rFonts w:cstheme="minorHAnsi"/>
        </w:rPr>
        <w:t xml:space="preserve"> </w:t>
      </w:r>
      <w:r w:rsidRPr="00FF0B6D">
        <w:rPr>
          <w:rFonts w:cstheme="minorHAnsi"/>
        </w:rPr>
        <w:t xml:space="preserve">He later </w:t>
      </w:r>
      <w:del w:id="994" w:author="Segall, Christopher (segallcr)" w:date="2025-07-14T20:26:00Z">
        <w:r w:rsidRPr="00FF0B6D" w:rsidDel="00FC550B">
          <w:rPr>
            <w:rFonts w:cstheme="minorHAnsi"/>
          </w:rPr>
          <w:delText xml:space="preserve">(86) </w:delText>
        </w:r>
      </w:del>
      <w:r w:rsidRPr="00FF0B6D">
        <w:rPr>
          <w:rFonts w:cstheme="minorHAnsi"/>
        </w:rPr>
        <w:t xml:space="preserve">calls this effect </w:t>
      </w:r>
      <w:r>
        <w:rPr>
          <w:rFonts w:cstheme="minorHAnsi"/>
        </w:rPr>
        <w:t>“</w:t>
      </w:r>
      <w:r w:rsidRPr="00FF0B6D">
        <w:rPr>
          <w:rFonts w:cstheme="minorHAnsi"/>
        </w:rPr>
        <w:t>a reverse hemiola at the cadence</w:t>
      </w:r>
      <w:del w:id="995" w:author="Segall, Christopher (segallcr)" w:date="2025-07-14T20:26:00Z">
        <w:r w:rsidDel="00FC550B">
          <w:rPr>
            <w:rFonts w:cstheme="minorHAnsi"/>
          </w:rPr>
          <w:delText>.</w:delText>
        </w:r>
      </w:del>
      <w:r>
        <w:rPr>
          <w:rFonts w:cstheme="minorHAnsi"/>
        </w:rPr>
        <w:t>”</w:t>
      </w:r>
      <w:ins w:id="996" w:author="Segall, Christopher (segallcr)" w:date="2025-07-14T20:26:00Z">
        <w:r w:rsidR="00FC550B">
          <w:rPr>
            <w:rFonts w:cstheme="minorHAnsi"/>
          </w:rPr>
          <w:t xml:space="preserve"> (86).</w:t>
        </w:r>
      </w:ins>
      <w:r>
        <w:rPr>
          <w:rFonts w:cstheme="minorHAnsi"/>
        </w:rPr>
        <w:t xml:space="preserve"> Further examples from Machaut’s </w:t>
      </w:r>
      <w:proofErr w:type="spellStart"/>
      <w:r>
        <w:rPr>
          <w:rFonts w:cstheme="minorHAnsi"/>
        </w:rPr>
        <w:t>virelais</w:t>
      </w:r>
      <w:proofErr w:type="spellEnd"/>
      <w:r>
        <w:rPr>
          <w:rFonts w:cstheme="minorHAnsi"/>
        </w:rPr>
        <w:t xml:space="preserve"> are </w:t>
      </w:r>
      <w:ins w:id="997" w:author="Segall, Christopher (segallcr)" w:date="2025-07-23T16:05:00Z">
        <w:r w:rsidR="00F349EA">
          <w:rPr>
            <w:rFonts w:cstheme="minorHAnsi"/>
          </w:rPr>
          <w:t xml:space="preserve">found </w:t>
        </w:r>
      </w:ins>
      <w:r>
        <w:rPr>
          <w:rFonts w:cstheme="minorHAnsi"/>
        </w:rPr>
        <w:t xml:space="preserve">in Maw </w:t>
      </w:r>
      <w:r w:rsidR="00FA2404">
        <w:rPr>
          <w:rFonts w:cstheme="minorHAnsi"/>
        </w:rPr>
        <w:t>(</w:t>
      </w:r>
      <w:r>
        <w:rPr>
          <w:rFonts w:cstheme="minorHAnsi"/>
        </w:rPr>
        <w:t>2002, 84</w:t>
      </w:r>
      <w:r w:rsidR="00FA2404">
        <w:rPr>
          <w:rFonts w:cstheme="minorHAnsi"/>
        </w:rPr>
        <w:t>)</w:t>
      </w:r>
      <w:r>
        <w:rPr>
          <w:rFonts w:cstheme="minorHAnsi"/>
        </w:rPr>
        <w:t>.</w:t>
      </w:r>
    </w:p>
  </w:footnote>
  <w:footnote w:id="41">
    <w:p w14:paraId="35D2CBE7" w14:textId="6FC4E16F" w:rsidR="00A6412B" w:rsidRDefault="00A6412B" w:rsidP="00A6412B">
      <w:pPr>
        <w:pStyle w:val="FootnoteText"/>
      </w:pPr>
      <w:r>
        <w:rPr>
          <w:rStyle w:val="FootnoteReference"/>
        </w:rPr>
        <w:footnoteRef/>
      </w:r>
      <w:r>
        <w:t xml:space="preserve"> My discant reduction was largely produced by the simple omission of dissonances against the tenor, especially when such notes occur off the beat in passing or neighboring melodic motion. Leach </w:t>
      </w:r>
      <w:r w:rsidR="00CA38A1">
        <w:t>(</w:t>
      </w:r>
      <w:r>
        <w:t>2000</w:t>
      </w:r>
      <w:r w:rsidR="00CA38A1">
        <w:t>)</w:t>
      </w:r>
      <w:r>
        <w:t xml:space="preserve"> provides an instructive example of modern reductive analysis grounded in medieval theory.</w:t>
      </w:r>
    </w:p>
  </w:footnote>
  <w:footnote w:id="42">
    <w:p w14:paraId="72E5237F" w14:textId="14F1DE07" w:rsidR="00A6412B" w:rsidRDefault="00A6412B" w:rsidP="00A6412B">
      <w:pPr>
        <w:pStyle w:val="FootnoteText"/>
      </w:pPr>
      <w:r>
        <w:rPr>
          <w:rStyle w:val="FootnoteReference"/>
        </w:rPr>
        <w:footnoteRef/>
      </w:r>
      <w:r>
        <w:t xml:space="preserve"> On the crucial concept of directed progressions in fourteenth-century polyphony, the classic source is Fuller </w:t>
      </w:r>
      <w:r w:rsidR="000F0A8C">
        <w:t>(</w:t>
      </w:r>
      <w:r>
        <w:t>1992</w:t>
      </w:r>
      <w:r w:rsidR="000F0A8C">
        <w:t>)</w:t>
      </w:r>
      <w:r>
        <w:t xml:space="preserve">. Essentially, imperfect consonances </w:t>
      </w:r>
      <w:del w:id="1070" w:author="Segall, Christopher (segallcr)" w:date="2025-07-15T11:47:00Z">
        <w:r w:rsidDel="0034455A">
          <w:delText xml:space="preserve">are felt to </w:delText>
        </w:r>
      </w:del>
      <w:r>
        <w:t>drive toward</w:t>
      </w:r>
      <w:del w:id="1071" w:author="Segall, Christopher (segallcr)" w:date="2025-07-15T11:47:00Z">
        <w:r w:rsidDel="002A40CB">
          <w:delText>s</w:delText>
        </w:r>
      </w:del>
      <w:r>
        <w:t xml:space="preserve"> the greater stability of perfect </w:t>
      </w:r>
      <w:del w:id="1072" w:author="Segall, Christopher (segallcr)" w:date="2025-07-15T11:47:00Z">
        <w:r w:rsidDel="0034455A">
          <w:delText xml:space="preserve">ones </w:delText>
        </w:r>
      </w:del>
      <w:ins w:id="1073" w:author="Segall, Christopher (segallcr)" w:date="2025-07-15T11:47:00Z">
        <w:r w:rsidR="0034455A">
          <w:t xml:space="preserve">consonances </w:t>
        </w:r>
      </w:ins>
      <w:r>
        <w:t>through stepwise contrary motion, especially M3</w:t>
      </w:r>
      <w:r>
        <w:sym w:font="Wingdings" w:char="F0E0"/>
      </w:r>
      <w:r>
        <w:t>P5, M6</w:t>
      </w:r>
      <w:r>
        <w:sym w:font="Wingdings" w:char="F0E0"/>
      </w:r>
      <w:r>
        <w:t>P8, and m3</w:t>
      </w:r>
      <w:r>
        <w:sym w:font="Wingdings" w:char="F0E0"/>
      </w:r>
      <w:r>
        <w:t xml:space="preserve">P1. </w:t>
      </w:r>
      <w:r w:rsidR="00277303">
        <w:t xml:space="preserve">As a foundation for Machaut’s </w:t>
      </w:r>
      <w:proofErr w:type="spellStart"/>
      <w:r w:rsidR="00277303">
        <w:rPr>
          <w:i/>
          <w:iCs/>
        </w:rPr>
        <w:t>a</w:t>
      </w:r>
      <w:r w:rsidR="00277303" w:rsidRPr="00277303">
        <w:rPr>
          <w:i/>
          <w:iCs/>
        </w:rPr>
        <w:t>rs</w:t>
      </w:r>
      <w:proofErr w:type="spellEnd"/>
      <w:r w:rsidR="00277303" w:rsidRPr="00277303">
        <w:rPr>
          <w:i/>
          <w:iCs/>
        </w:rPr>
        <w:t xml:space="preserve"> nova</w:t>
      </w:r>
      <w:r w:rsidR="00277303">
        <w:t xml:space="preserve"> practice, p</w:t>
      </w:r>
      <w:r>
        <w:t xml:space="preserve">olyphonic simultaneity is </w:t>
      </w:r>
      <w:del w:id="1074" w:author="Segall, Christopher (segallcr)" w:date="2025-07-23T16:16:00Z">
        <w:r w:rsidDel="00A06CB1">
          <w:delText xml:space="preserve">very </w:delText>
        </w:r>
      </w:del>
      <w:r>
        <w:t xml:space="preserve">tightly linked to consonance/dissonance placement in the </w:t>
      </w:r>
      <w:proofErr w:type="spellStart"/>
      <w:r w:rsidR="00277303" w:rsidRPr="00277303">
        <w:rPr>
          <w:i/>
          <w:iCs/>
        </w:rPr>
        <w:t>ars</w:t>
      </w:r>
      <w:proofErr w:type="spellEnd"/>
      <w:r w:rsidR="00277303" w:rsidRPr="00277303">
        <w:rPr>
          <w:i/>
          <w:iCs/>
        </w:rPr>
        <w:t xml:space="preserve"> antiqua</w:t>
      </w:r>
      <w:r w:rsidR="00277303">
        <w:t xml:space="preserve"> </w:t>
      </w:r>
      <w:r>
        <w:t xml:space="preserve">mensural theories of John Garland, Franco of Cologne, and Anonymous IV, as detailed in Fuller </w:t>
      </w:r>
      <w:r w:rsidR="00C81B58">
        <w:t>(</w:t>
      </w:r>
      <w:r>
        <w:t>1981</w:t>
      </w:r>
      <w:r w:rsidR="00C81B58">
        <w:t>)</w:t>
      </w:r>
      <w:r>
        <w:t>.</w:t>
      </w:r>
    </w:p>
  </w:footnote>
  <w:footnote w:id="43">
    <w:p w14:paraId="24948046" w14:textId="1E8691D9" w:rsidR="00FA06C0" w:rsidRDefault="00FA06C0" w:rsidP="00FA06C0">
      <w:pPr>
        <w:pStyle w:val="FootnoteText"/>
      </w:pPr>
      <w:r>
        <w:rPr>
          <w:rStyle w:val="FootnoteReference"/>
        </w:rPr>
        <w:footnoteRef/>
      </w:r>
      <w:r>
        <w:t xml:space="preserve"> Insofar as Mullally </w:t>
      </w:r>
      <w:r w:rsidR="0025013C">
        <w:t>(</w:t>
      </w:r>
      <w:r>
        <w:t>1998, 19</w:t>
      </w:r>
      <w:r w:rsidR="0025013C">
        <w:t>)</w:t>
      </w:r>
      <w:r>
        <w:t xml:space="preserve"> insists that “social dance of the period requires music in duple time,” these few songs in triple time may be further evidence of Machaut’s artistic extension of a genre with </w:t>
      </w:r>
      <w:r w:rsidR="00C408AC">
        <w:t xml:space="preserve">ancestry </w:t>
      </w:r>
      <w:r>
        <w:t>in dance.</w:t>
      </w:r>
    </w:p>
  </w:footnote>
  <w:footnote w:id="44">
    <w:p w14:paraId="1D1F7A97" w14:textId="23C961B6" w:rsidR="00E50A9E" w:rsidRPr="00C433F5" w:rsidRDefault="00E50A9E" w:rsidP="00E50A9E">
      <w:pPr>
        <w:pStyle w:val="FootnoteText"/>
      </w:pPr>
      <w:r>
        <w:rPr>
          <w:rStyle w:val="FootnoteReference"/>
        </w:rPr>
        <w:footnoteRef/>
      </w:r>
      <w:r>
        <w:t xml:space="preserve"> </w:t>
      </w:r>
      <w:del w:id="1124" w:author="Segall, Christopher (segallcr)" w:date="2025-07-18T13:01:00Z">
        <w:r w:rsidDel="001A4825">
          <w:delText xml:space="preserve">Table 7 in </w:delText>
        </w:r>
      </w:del>
      <w:r>
        <w:t>Maw</w:t>
      </w:r>
      <w:r w:rsidR="0025013C">
        <w:t xml:space="preserve"> (</w:t>
      </w:r>
      <w:r>
        <w:t>2004, 94</w:t>
      </w:r>
      <w:r w:rsidR="0025013C">
        <w:t>–9</w:t>
      </w:r>
      <w:r>
        <w:t>5</w:t>
      </w:r>
      <w:ins w:id="1125" w:author="Segall, Christopher (segallcr)" w:date="2025-07-18T13:01:00Z">
        <w:r w:rsidR="001A4825">
          <w:t>, table 7</w:t>
        </w:r>
      </w:ins>
      <w:r w:rsidR="0025013C">
        <w:t>)</w:t>
      </w:r>
      <w:r>
        <w:t xml:space="preserve"> provides a detailed list of </w:t>
      </w:r>
      <w:r w:rsidRPr="007602FA">
        <w:rPr>
          <w:i/>
          <w:iCs/>
        </w:rPr>
        <w:t>modus</w:t>
      </w:r>
      <w:r>
        <w:t xml:space="preserve"> organization in Machaut’s </w:t>
      </w:r>
      <w:proofErr w:type="spellStart"/>
      <w:r w:rsidRPr="00B16F44">
        <w:rPr>
          <w:i/>
          <w:iCs/>
        </w:rPr>
        <w:t>formes</w:t>
      </w:r>
      <w:proofErr w:type="spellEnd"/>
      <w:r w:rsidRPr="00B16F44">
        <w:rPr>
          <w:i/>
          <w:iCs/>
        </w:rPr>
        <w:t xml:space="preserve"> fixes</w:t>
      </w:r>
      <w:r>
        <w:t>, including flexible readings of perfect/imperfect alternation.</w:t>
      </w:r>
    </w:p>
  </w:footnote>
  <w:footnote w:id="45">
    <w:p w14:paraId="0D46F042" w14:textId="68793E8D" w:rsidR="00944734" w:rsidRDefault="00944734" w:rsidP="00944734">
      <w:pPr>
        <w:pStyle w:val="FootnoteText"/>
      </w:pPr>
      <w:r>
        <w:rPr>
          <w:rStyle w:val="FootnoteReference"/>
        </w:rPr>
        <w:footnoteRef/>
      </w:r>
      <w:r>
        <w:t xml:space="preserve"> For a rich and broad </w:t>
      </w:r>
      <w:del w:id="1269" w:author="Segall, Christopher (segallcr)" w:date="2025-07-18T13:47:00Z">
        <w:r w:rsidDel="00D37E4D">
          <w:delText xml:space="preserve">sweep </w:delText>
        </w:r>
      </w:del>
      <w:ins w:id="1270" w:author="Segall, Christopher (segallcr)" w:date="2025-07-18T13:47:00Z">
        <w:r w:rsidR="00D37E4D">
          <w:t xml:space="preserve">exploration </w:t>
        </w:r>
      </w:ins>
      <w:r>
        <w:t xml:space="preserve">of dance’s </w:t>
      </w:r>
      <w:ins w:id="1271" w:author="Segall, Christopher (segallcr)" w:date="2025-07-18T13:47:00Z">
        <w:r w:rsidR="00462600">
          <w:t>artistic, political, and intelle</w:t>
        </w:r>
      </w:ins>
      <w:ins w:id="1272" w:author="Kyle Hutchinson" w:date="2025-08-08T09:07:00Z" w16du:dateUtc="2025-08-08T13:07:00Z">
        <w:r w:rsidR="002A48F2">
          <w:t>c</w:t>
        </w:r>
      </w:ins>
      <w:ins w:id="1273" w:author="Segall, Christopher (segallcr)" w:date="2025-07-18T13:47:00Z">
        <w:r w:rsidR="00462600">
          <w:t xml:space="preserve">tual </w:t>
        </w:r>
      </w:ins>
      <w:r>
        <w:t>importance to western European society</w:t>
      </w:r>
      <w:del w:id="1274" w:author="Segall, Christopher (segallcr)" w:date="2025-07-18T13:47:00Z">
        <w:r w:rsidDel="00462600">
          <w:delText>—artistic, political, and intellectual</w:delText>
        </w:r>
        <w:r w:rsidR="00304EB1" w:rsidDel="00462600">
          <w:delText>—</w:delText>
        </w:r>
      </w:del>
      <w:ins w:id="1275" w:author="Segall, Christopher (segallcr)" w:date="2025-07-18T13:47:00Z">
        <w:r w:rsidR="00462600">
          <w:t xml:space="preserve"> </w:t>
        </w:r>
      </w:ins>
      <w:del w:id="1276" w:author="Segall, Christopher (segallcr)" w:date="2025-07-18T13:47:00Z">
        <w:r w:rsidDel="00462600">
          <w:delText xml:space="preserve">from </w:delText>
        </w:r>
      </w:del>
      <w:ins w:id="1277" w:author="Segall, Christopher (segallcr)" w:date="2025-07-18T13:47:00Z">
        <w:r w:rsidR="00462600">
          <w:t xml:space="preserve">during </w:t>
        </w:r>
      </w:ins>
      <w:r>
        <w:t>1250</w:t>
      </w:r>
      <w:r w:rsidR="00304EB1">
        <w:t>–</w:t>
      </w:r>
      <w:r>
        <w:t xml:space="preserve">1750, see Nevile </w:t>
      </w:r>
      <w:r w:rsidR="00304EB1">
        <w:t>(</w:t>
      </w:r>
      <w:r>
        <w:t>2008a</w:t>
      </w:r>
      <w:r w:rsidR="00304EB1">
        <w:t>,</w:t>
      </w:r>
      <w:r>
        <w:t xml:space="preserve"> 2008b</w:t>
      </w:r>
      <w:r w:rsidR="00304EB1">
        <w:t>)</w:t>
      </w:r>
      <w:r>
        <w:t xml:space="preserve">. </w:t>
      </w:r>
      <w:r w:rsidR="00E20AAF">
        <w:t xml:space="preserve">Renberg </w:t>
      </w:r>
      <w:r w:rsidR="00304EB1">
        <w:t>(</w:t>
      </w:r>
      <w:r w:rsidR="00E20AAF">
        <w:t>2022</w:t>
      </w:r>
      <w:r w:rsidR="00304EB1">
        <w:t>)</w:t>
      </w:r>
      <w:r w:rsidR="00E20AAF">
        <w:t xml:space="preserve"> </w:t>
      </w:r>
      <w:r w:rsidR="0036666A">
        <w:t xml:space="preserve">recounts </w:t>
      </w:r>
      <w:r w:rsidR="00E20AAF">
        <w:t>the fall</w:t>
      </w:r>
      <w:ins w:id="1278" w:author="Segall, Christopher (segallcr)" w:date="2025-07-18T13:48:00Z">
        <w:r w:rsidR="00F3408B">
          <w:t>ing status</w:t>
        </w:r>
      </w:ins>
      <w:r w:rsidR="00E20AAF">
        <w:t xml:space="preserve"> of dance in early medieval texts from worshipful to sinful</w:t>
      </w:r>
      <w:r w:rsidR="0030105B">
        <w:t xml:space="preserve"> (as gendered bodies in motion)</w:t>
      </w:r>
      <w:r w:rsidR="00E20AAF">
        <w:t xml:space="preserve">, while </w:t>
      </w:r>
      <w:r w:rsidR="001D7E8C">
        <w:t xml:space="preserve">Dickason </w:t>
      </w:r>
      <w:r w:rsidR="00304EB1">
        <w:t>(</w:t>
      </w:r>
      <w:r w:rsidR="001D7E8C">
        <w:t>2021</w:t>
      </w:r>
      <w:r w:rsidR="00304EB1">
        <w:t>)</w:t>
      </w:r>
      <w:r w:rsidR="001D7E8C">
        <w:t xml:space="preserve"> explores the reclamation of dance from </w:t>
      </w:r>
      <w:ins w:id="1279" w:author="Segall, Christopher (segallcr)" w:date="2025-07-18T13:49:00Z">
        <w:r w:rsidR="00562D33">
          <w:t xml:space="preserve">a </w:t>
        </w:r>
      </w:ins>
      <w:r w:rsidR="00E20AAF">
        <w:t xml:space="preserve">transgression </w:t>
      </w:r>
      <w:r w:rsidR="001D7E8C">
        <w:t xml:space="preserve">to </w:t>
      </w:r>
      <w:ins w:id="1280" w:author="Segall, Christopher (segallcr)" w:date="2025-07-18T13:49:00Z">
        <w:r w:rsidR="00562D33">
          <w:t xml:space="preserve">an </w:t>
        </w:r>
      </w:ins>
      <w:r w:rsidR="001D7E8C">
        <w:t xml:space="preserve">integral part of medieval religious practice. </w:t>
      </w:r>
      <w:r>
        <w:t xml:space="preserve">Chaganti </w:t>
      </w:r>
      <w:r w:rsidR="00304EB1">
        <w:t>(</w:t>
      </w:r>
      <w:r>
        <w:t>2018</w:t>
      </w:r>
      <w:r w:rsidR="00304EB1">
        <w:t>)</w:t>
      </w:r>
      <w:r>
        <w:t xml:space="preserve"> details how the central position of dance in late medieval society informed the creation and reception of lyric poetry. Page </w:t>
      </w:r>
      <w:r w:rsidR="00304EB1">
        <w:t>(</w:t>
      </w:r>
      <w:r>
        <w:t xml:space="preserve">1989, </w:t>
      </w:r>
      <w:del w:id="1281" w:author="Segall, Christopher (segallcr)" w:date="2025-07-24T09:51:00Z">
        <w:r w:rsidDel="00CA63E9">
          <w:delText xml:space="preserve">esp. </w:delText>
        </w:r>
        <w:r w:rsidR="00304EB1" w:rsidDel="00CA63E9">
          <w:delText>chapter</w:delText>
        </w:r>
        <w:r w:rsidDel="00CA63E9">
          <w:delText xml:space="preserve"> 5</w:delText>
        </w:r>
      </w:del>
      <w:ins w:id="1282" w:author="Segall, Christopher (segallcr)" w:date="2025-07-24T09:51:00Z">
        <w:r w:rsidR="00CA63E9">
          <w:t>110–</w:t>
        </w:r>
        <w:r w:rsidR="005B0719">
          <w:t>33</w:t>
        </w:r>
      </w:ins>
      <w:r w:rsidR="00304EB1">
        <w:t>)</w:t>
      </w:r>
      <w:r>
        <w:t xml:space="preserve"> views the French </w:t>
      </w:r>
      <w:proofErr w:type="spellStart"/>
      <w:r w:rsidRPr="001162FF">
        <w:rPr>
          <w:i/>
        </w:rPr>
        <w:t>carole</w:t>
      </w:r>
      <w:r w:rsidRPr="00562D33">
        <w:rPr>
          <w:iCs/>
          <w:rPrChange w:id="1283" w:author="Segall, Christopher (segallcr)" w:date="2025-07-18T13:49:00Z">
            <w:rPr>
              <w:i/>
            </w:rPr>
          </w:rPrChange>
        </w:rPr>
        <w:t>’s</w:t>
      </w:r>
      <w:proofErr w:type="spellEnd"/>
      <w:r>
        <w:t xml:space="preserve"> social context from the perspective of an evolving clergy. </w:t>
      </w:r>
      <w:proofErr w:type="spellStart"/>
      <w:r w:rsidR="006274F5">
        <w:t>Straple-Sovers</w:t>
      </w:r>
      <w:proofErr w:type="spellEnd"/>
      <w:r w:rsidR="006274F5">
        <w:t xml:space="preserve"> </w:t>
      </w:r>
      <w:r w:rsidR="00304EB1">
        <w:t>(</w:t>
      </w:r>
      <w:r w:rsidR="006274F5">
        <w:t>2023</w:t>
      </w:r>
      <w:r w:rsidR="00304EB1">
        <w:t>)</w:t>
      </w:r>
      <w:r w:rsidR="006274F5">
        <w:t xml:space="preserve"> is instructive on the challenges </w:t>
      </w:r>
      <w:r w:rsidR="00C55EF2">
        <w:t xml:space="preserve">and authenticity </w:t>
      </w:r>
      <w:r w:rsidR="006274F5">
        <w:t>of recreating medieval dance practice</w:t>
      </w:r>
      <w:r w:rsidR="00033061">
        <w:t>, given the dearth of sources</w:t>
      </w:r>
      <w:r w:rsidR="00EE4601">
        <w:t xml:space="preserve">; see also </w:t>
      </w:r>
      <w:proofErr w:type="spellStart"/>
      <w:r w:rsidR="00304EB1">
        <w:t>Straple-Sovers</w:t>
      </w:r>
      <w:proofErr w:type="spellEnd"/>
      <w:r w:rsidR="00304EB1">
        <w:t xml:space="preserve"> (</w:t>
      </w:r>
      <w:r w:rsidR="00EE4601">
        <w:t>2021</w:t>
      </w:r>
      <w:r w:rsidR="00304EB1">
        <w:t>)</w:t>
      </w:r>
      <w:r w:rsidR="00EE4601">
        <w:t xml:space="preserve"> on reading bodily movement</w:t>
      </w:r>
      <w:r w:rsidR="00687AAE">
        <w:t>—with caroling as cautionary example—i</w:t>
      </w:r>
      <w:r w:rsidR="00EE4601">
        <w:t>n medieval literature</w:t>
      </w:r>
      <w:r w:rsidR="006274F5">
        <w:t xml:space="preserve">. </w:t>
      </w:r>
      <w:r>
        <w:t xml:space="preserve">Arcangeli </w:t>
      </w:r>
      <w:r w:rsidR="00304EB1">
        <w:t>(</w:t>
      </w:r>
      <w:r>
        <w:t>1994</w:t>
      </w:r>
      <w:r w:rsidR="00304EB1">
        <w:t>)</w:t>
      </w:r>
      <w:r>
        <w:t xml:space="preserve"> reviews the colorful denunciation of dance by medieval clergy and moralists, not limited to claims of adultery, gluttony, paganism, lechery, and disregard for the Sabbath.</w:t>
      </w:r>
    </w:p>
  </w:footnote>
  <w:footnote w:id="46">
    <w:p w14:paraId="7ED739A1" w14:textId="589C78E3" w:rsidR="003F6FAB" w:rsidRPr="009E67BE" w:rsidRDefault="003F6FAB" w:rsidP="00330C3D">
      <w:pPr>
        <w:pStyle w:val="FootnoteText"/>
      </w:pPr>
      <w:r w:rsidRPr="009E67BE">
        <w:rPr>
          <w:rStyle w:val="FootnoteReference"/>
        </w:rPr>
        <w:footnoteRef/>
      </w:r>
      <w:r w:rsidRPr="009E67BE">
        <w:t xml:space="preserve"> </w:t>
      </w:r>
      <w:proofErr w:type="gramStart"/>
      <w:r w:rsidR="0079565D">
        <w:t>A</w:t>
      </w:r>
      <w:r w:rsidRPr="009E67BE">
        <w:t>lso</w:t>
      </w:r>
      <w:proofErr w:type="gramEnd"/>
      <w:r w:rsidRPr="009E67BE">
        <w:t xml:space="preserve"> </w:t>
      </w:r>
      <w:proofErr w:type="spellStart"/>
      <w:r w:rsidRPr="009E67BE">
        <w:rPr>
          <w:i/>
        </w:rPr>
        <w:t>karole</w:t>
      </w:r>
      <w:proofErr w:type="spellEnd"/>
      <w:r w:rsidRPr="009E67BE">
        <w:t xml:space="preserve"> and </w:t>
      </w:r>
      <w:proofErr w:type="spellStart"/>
      <w:r>
        <w:rPr>
          <w:i/>
        </w:rPr>
        <w:t>querole</w:t>
      </w:r>
      <w:proofErr w:type="spellEnd"/>
      <w:r>
        <w:rPr>
          <w:i/>
        </w:rPr>
        <w:t>.</w:t>
      </w:r>
      <w:r w:rsidRPr="009E67BE">
        <w:t xml:space="preserve"> Lati</w:t>
      </w:r>
      <w:r w:rsidRPr="00982EEB">
        <w:t xml:space="preserve">n: </w:t>
      </w:r>
      <w:r w:rsidRPr="00982EEB">
        <w:rPr>
          <w:i/>
        </w:rPr>
        <w:t>chor</w:t>
      </w:r>
      <w:r w:rsidRPr="00D7403B">
        <w:rPr>
          <w:i/>
        </w:rPr>
        <w:t>ea</w:t>
      </w:r>
      <w:r w:rsidRPr="00D7403B">
        <w:t>.</w:t>
      </w:r>
      <w:r w:rsidR="00D7403B" w:rsidRPr="00D7403B">
        <w:t xml:space="preserve"> The term </w:t>
      </w:r>
      <w:del w:id="1285" w:author="Segall, Christopher (segallcr)" w:date="2025-07-18T13:50:00Z">
        <w:r w:rsidR="00D7403B" w:rsidDel="00B71895">
          <w:delText xml:space="preserve">was used both </w:delText>
        </w:r>
        <w:r w:rsidR="00D7403B" w:rsidRPr="00D7403B" w:rsidDel="00B71895">
          <w:delText xml:space="preserve">then and now </w:delText>
        </w:r>
        <w:r w:rsidR="00D7403B" w:rsidDel="00B71895">
          <w:delText xml:space="preserve">to </w:delText>
        </w:r>
      </w:del>
      <w:r w:rsidR="00D7403B">
        <w:t>refer</w:t>
      </w:r>
      <w:ins w:id="1286" w:author="Segall, Christopher (segallcr)" w:date="2025-07-18T13:50:00Z">
        <w:r w:rsidR="00B71895">
          <w:t>s both</w:t>
        </w:r>
      </w:ins>
      <w:r w:rsidR="00D7403B">
        <w:t xml:space="preserve"> to </w:t>
      </w:r>
      <w:r w:rsidR="00D7403B" w:rsidRPr="00D7403B">
        <w:t xml:space="preserve">the dance </w:t>
      </w:r>
      <w:r w:rsidR="00D7403B">
        <w:t xml:space="preserve">itself </w:t>
      </w:r>
      <w:r w:rsidR="00D7403B" w:rsidRPr="00D7403B">
        <w:t xml:space="preserve">and </w:t>
      </w:r>
      <w:r w:rsidR="00D7403B">
        <w:t xml:space="preserve">to </w:t>
      </w:r>
      <w:r w:rsidR="00D7403B" w:rsidRPr="00D7403B">
        <w:t xml:space="preserve">the music </w:t>
      </w:r>
      <w:r w:rsidR="00D7403B">
        <w:t xml:space="preserve">that </w:t>
      </w:r>
      <w:r w:rsidR="00D7403B" w:rsidRPr="00D7403B">
        <w:t>accompani</w:t>
      </w:r>
      <w:r w:rsidR="00D7403B">
        <w:t>ed</w:t>
      </w:r>
      <w:r w:rsidR="00D7403B" w:rsidRPr="00D7403B">
        <w:t xml:space="preserve"> </w:t>
      </w:r>
      <w:r w:rsidR="00D7403B">
        <w:t>dancing</w:t>
      </w:r>
      <w:del w:id="1287" w:author="Segall, Christopher (segallcr)" w:date="2025-07-18T13:50:00Z">
        <w:r w:rsidR="00D7403B" w:rsidDel="00511F82">
          <w:delText xml:space="preserve"> in a </w:delText>
        </w:r>
        <w:r w:rsidR="00D7403B" w:rsidRPr="00D7403B" w:rsidDel="00511F82">
          <w:rPr>
            <w:i/>
            <w:iCs/>
          </w:rPr>
          <w:delText>carole</w:delText>
        </w:r>
      </w:del>
      <w:r w:rsidR="00D7403B">
        <w:t>.</w:t>
      </w:r>
      <w:r w:rsidR="0063281D">
        <w:t xml:space="preserve"> </w:t>
      </w:r>
      <w:r w:rsidR="00467F62">
        <w:t xml:space="preserve">McGee </w:t>
      </w:r>
      <w:r w:rsidR="00D41162">
        <w:t>(</w:t>
      </w:r>
      <w:r w:rsidR="00467F62">
        <w:t>2012, 399</w:t>
      </w:r>
      <w:r w:rsidR="00D41162">
        <w:t>)</w:t>
      </w:r>
      <w:r w:rsidR="00467F62">
        <w:t xml:space="preserve"> notes that “scholars in all fields use the term [</w:t>
      </w:r>
      <w:proofErr w:type="spellStart"/>
      <w:r w:rsidR="00467F62" w:rsidRPr="00CB6BAA">
        <w:rPr>
          <w:i/>
          <w:iCs/>
          <w:rPrChange w:id="1288" w:author="Segall, Christopher (segallcr)" w:date="2025-07-18T13:50:00Z">
            <w:rPr/>
          </w:rPrChange>
        </w:rPr>
        <w:t>carole</w:t>
      </w:r>
      <w:proofErr w:type="spellEnd"/>
      <w:r w:rsidR="00467F62">
        <w:t xml:space="preserve">] with a vague and sometimes contradictory understanding of exactly to what it refers.” </w:t>
      </w:r>
      <w:r w:rsidR="00BC5BCE">
        <w:t xml:space="preserve">Stevens </w:t>
      </w:r>
      <w:r w:rsidR="00D41162">
        <w:t>(</w:t>
      </w:r>
      <w:r w:rsidR="00BC5BCE">
        <w:t>1986, 175</w:t>
      </w:r>
      <w:r w:rsidR="00D41162">
        <w:t>)</w:t>
      </w:r>
      <w:r w:rsidR="00BC5BCE">
        <w:t xml:space="preserve"> calls the </w:t>
      </w:r>
      <w:proofErr w:type="spellStart"/>
      <w:r w:rsidR="00BC5BCE" w:rsidRPr="00BC5BCE">
        <w:rPr>
          <w:i/>
          <w:iCs/>
        </w:rPr>
        <w:t>carole</w:t>
      </w:r>
      <w:proofErr w:type="spellEnd"/>
      <w:r w:rsidR="00BC5BCE">
        <w:t xml:space="preserve"> “a dance-idea waiting to be realized in various forms.” </w:t>
      </w:r>
      <w:r w:rsidR="00AE5B98">
        <w:t xml:space="preserve">Dickason </w:t>
      </w:r>
      <w:r w:rsidR="00D41162">
        <w:t>(</w:t>
      </w:r>
      <w:r w:rsidR="00AE5B98">
        <w:t>2021, 5</w:t>
      </w:r>
      <w:r w:rsidR="00D41162">
        <w:t>)</w:t>
      </w:r>
      <w:r w:rsidR="00AE5B98">
        <w:t xml:space="preserve"> points to the array of activities inseparably connoted by Latin terms for danc</w:t>
      </w:r>
      <w:r w:rsidR="009D1FE0">
        <w:t xml:space="preserve">ing, </w:t>
      </w:r>
      <w:r w:rsidR="00AE5B98">
        <w:t xml:space="preserve">including </w:t>
      </w:r>
      <w:r w:rsidR="00D8034C">
        <w:t xml:space="preserve">not only bodily movement but </w:t>
      </w:r>
      <w:ins w:id="1289" w:author="Segall, Christopher (segallcr)" w:date="2025-07-18T13:51:00Z">
        <w:r w:rsidR="00D10834">
          <w:t xml:space="preserve">also </w:t>
        </w:r>
      </w:ins>
      <w:r w:rsidR="009D1FE0">
        <w:t>singing and exalting God.</w:t>
      </w:r>
      <w:r w:rsidR="00DE1D0A">
        <w:t xml:space="preserve"> Mullally </w:t>
      </w:r>
      <w:r w:rsidR="00D41162">
        <w:t>(</w:t>
      </w:r>
      <w:r w:rsidR="00DE1D0A">
        <w:t>2011</w:t>
      </w:r>
      <w:r w:rsidR="00D41162">
        <w:t>)</w:t>
      </w:r>
      <w:r w:rsidR="00DE1D0A">
        <w:t xml:space="preserve"> discusses the etymology, choreography, and social </w:t>
      </w:r>
      <w:del w:id="1290" w:author="Segall, Christopher (segallcr)" w:date="2025-07-18T13:51:00Z">
        <w:r w:rsidR="00DE1D0A" w:rsidDel="00302D1F">
          <w:delText xml:space="preserve">participants </w:delText>
        </w:r>
      </w:del>
      <w:ins w:id="1291" w:author="Segall, Christopher (segallcr)" w:date="2025-07-18T13:51:00Z">
        <w:r w:rsidR="00302D1F">
          <w:t xml:space="preserve">participation </w:t>
        </w:r>
      </w:ins>
      <w:r w:rsidR="00DE1D0A">
        <w:t xml:space="preserve">of this simple dance without detailed analysis of musical structure. In a highly critical review, McGee </w:t>
      </w:r>
      <w:r w:rsidR="00D41162">
        <w:t>(</w:t>
      </w:r>
      <w:r w:rsidR="00DE1D0A">
        <w:t>2012</w:t>
      </w:r>
      <w:r w:rsidR="00D41162">
        <w:t>)</w:t>
      </w:r>
      <w:r w:rsidR="00DE1D0A">
        <w:t xml:space="preserve"> casts doubt on Mullally’s dismissal of commonly accepted views of caroling, his biased selection and weighing of evidence on the dance and its accompanying music, and his specific application of the hypothetical dance steps he posits for the </w:t>
      </w:r>
      <w:proofErr w:type="spellStart"/>
      <w:r w:rsidR="00DE1D0A" w:rsidRPr="00E14AFC">
        <w:rPr>
          <w:i/>
          <w:iCs/>
        </w:rPr>
        <w:t>carole</w:t>
      </w:r>
      <w:proofErr w:type="spellEnd"/>
      <w:r w:rsidR="00DE1D0A">
        <w:t>.</w:t>
      </w:r>
    </w:p>
  </w:footnote>
  <w:footnote w:id="47">
    <w:p w14:paraId="4C19150A" w14:textId="0A1C54DB" w:rsidR="003F6FAB" w:rsidRDefault="003F6FAB" w:rsidP="00C102B7">
      <w:pPr>
        <w:pStyle w:val="FootnoteText"/>
      </w:pPr>
      <w:r>
        <w:rPr>
          <w:rStyle w:val="FootnoteReference"/>
        </w:rPr>
        <w:footnoteRef/>
      </w:r>
      <w:r>
        <w:t xml:space="preserve"> Ward </w:t>
      </w:r>
      <w:r w:rsidR="00D41162">
        <w:t>(</w:t>
      </w:r>
      <w:r>
        <w:t>1976</w:t>
      </w:r>
      <w:r w:rsidR="00D41162">
        <w:t>)</w:t>
      </w:r>
      <w:r>
        <w:t xml:space="preserve"> and Dean Smith </w:t>
      </w:r>
      <w:r w:rsidR="00D41162">
        <w:t>(</w:t>
      </w:r>
      <w:r>
        <w:t>1937</w:t>
      </w:r>
      <w:r w:rsidR="00D41162">
        <w:t>)</w:t>
      </w:r>
      <w:r>
        <w:t xml:space="preserve"> </w:t>
      </w:r>
      <w:r w:rsidR="00E17DEC">
        <w:t xml:space="preserve">provide </w:t>
      </w:r>
      <w:r>
        <w:t xml:space="preserve">accounts of a fifteenth-century handbook on the </w:t>
      </w:r>
      <w:proofErr w:type="spellStart"/>
      <w:r w:rsidRPr="00EF4057">
        <w:rPr>
          <w:i/>
          <w:iCs/>
          <w:rPrChange w:id="1296" w:author="Segall, Christopher (segallcr)" w:date="2025-07-18T13:53:00Z">
            <w:rPr/>
          </w:rPrChange>
        </w:rPr>
        <w:t>basse</w:t>
      </w:r>
      <w:proofErr w:type="spellEnd"/>
      <w:r w:rsidRPr="00EF4057">
        <w:rPr>
          <w:i/>
          <w:iCs/>
          <w:rPrChange w:id="1297" w:author="Segall, Christopher (segallcr)" w:date="2025-07-18T13:53:00Z">
            <w:rPr/>
          </w:rPrChange>
        </w:rPr>
        <w:t xml:space="preserve"> danse</w:t>
      </w:r>
      <w:r>
        <w:t xml:space="preserve"> that </w:t>
      </w:r>
      <w:r w:rsidR="00074B33">
        <w:t xml:space="preserve">introduces </w:t>
      </w:r>
      <w:r>
        <w:t xml:space="preserve">step patterns. Little </w:t>
      </w:r>
      <w:r w:rsidR="00D41162">
        <w:t>(</w:t>
      </w:r>
      <w:r>
        <w:t>1975</w:t>
      </w:r>
      <w:r w:rsidR="00D41162">
        <w:t>)</w:t>
      </w:r>
      <w:r>
        <w:t xml:space="preserve"> discusses a Baroque dance manual more closely matched to </w:t>
      </w:r>
      <w:r w:rsidR="00F14A6F">
        <w:t xml:space="preserve">the </w:t>
      </w:r>
      <w:r>
        <w:t>given music, including implications for analysis and musical performance.</w:t>
      </w:r>
    </w:p>
  </w:footnote>
  <w:footnote w:id="48">
    <w:p w14:paraId="3D34CF8B" w14:textId="2906E677" w:rsidR="00355AF7" w:rsidRDefault="00355AF7">
      <w:pPr>
        <w:pStyle w:val="FootnoteText"/>
      </w:pPr>
      <w:r>
        <w:rPr>
          <w:rStyle w:val="FootnoteReference"/>
        </w:rPr>
        <w:footnoteRef/>
      </w:r>
      <w:r>
        <w:t xml:space="preserve"> Rimmer </w:t>
      </w:r>
      <w:r w:rsidR="00D41162">
        <w:t>(</w:t>
      </w:r>
      <w:r>
        <w:t>1985</w:t>
      </w:r>
      <w:r w:rsidR="00D41162">
        <w:t>)</w:t>
      </w:r>
      <w:r>
        <w:t xml:space="preserve"> </w:t>
      </w:r>
      <w:del w:id="1311" w:author="Segall, Christopher (segallcr)" w:date="2025-07-24T09:54:00Z">
        <w:r w:rsidDel="000E02EE">
          <w:delText xml:space="preserve">is </w:delText>
        </w:r>
      </w:del>
      <w:ins w:id="1312" w:author="Segall, Christopher (segallcr)" w:date="2025-07-24T09:54:00Z">
        <w:r w:rsidR="000E02EE">
          <w:t xml:space="preserve">makes </w:t>
        </w:r>
      </w:ins>
      <w:r>
        <w:t xml:space="preserve">a speculative attempt </w:t>
      </w:r>
      <w:del w:id="1313" w:author="Segall, Christopher (segallcr)" w:date="2025-07-24T09:54:00Z">
        <w:r w:rsidDel="000E02EE">
          <w:delText xml:space="preserve">at </w:delText>
        </w:r>
      </w:del>
      <w:ins w:id="1314" w:author="Segall, Christopher (segallcr)" w:date="2025-07-24T09:54:00Z">
        <w:r w:rsidR="000E02EE">
          <w:t xml:space="preserve">to </w:t>
        </w:r>
      </w:ins>
      <w:r>
        <w:t>match</w:t>
      </w:r>
      <w:del w:id="1315" w:author="Segall, Christopher (segallcr)" w:date="2025-07-24T09:54:00Z">
        <w:r w:rsidDel="000E02EE">
          <w:delText>ing</w:delText>
        </w:r>
      </w:del>
      <w:r>
        <w:t xml:space="preserve"> specific </w:t>
      </w:r>
      <w:r w:rsidR="001402B1">
        <w:t xml:space="preserve">dance </w:t>
      </w:r>
      <w:r>
        <w:t xml:space="preserve">step patterns with medieval </w:t>
      </w:r>
      <w:r w:rsidR="004E49AC">
        <w:t>trouvère repertory</w:t>
      </w:r>
      <w:r>
        <w:t>.</w:t>
      </w:r>
      <w:r w:rsidR="001750E1">
        <w:t xml:space="preserve"> Her choreograp</w:t>
      </w:r>
      <w:r w:rsidR="001817C6">
        <w:t xml:space="preserve">hy </w:t>
      </w:r>
      <w:r w:rsidR="001750E1">
        <w:t>rest</w:t>
      </w:r>
      <w:r w:rsidR="001817C6">
        <w:t>s</w:t>
      </w:r>
      <w:r w:rsidR="001750E1">
        <w:t xml:space="preserve"> upon the </w:t>
      </w:r>
      <w:del w:id="1316" w:author="Segall, Christopher (segallcr)" w:date="2025-07-18T13:54:00Z">
        <w:r w:rsidR="001750E1" w:rsidDel="00AF7269">
          <w:delText xml:space="preserve">dubious </w:delText>
        </w:r>
      </w:del>
      <w:ins w:id="1317" w:author="Segall, Christopher (segallcr)" w:date="2025-07-18T13:54:00Z">
        <w:r w:rsidR="00AF7269">
          <w:t xml:space="preserve">anachronistic </w:t>
        </w:r>
      </w:ins>
      <w:r w:rsidR="001750E1">
        <w:t>assumption</w:t>
      </w:r>
      <w:del w:id="1318" w:author="Segall, Christopher (segallcr)" w:date="2025-07-18T13:54:00Z">
        <w:r w:rsidR="00590FAA" w:rsidDel="00AF7269">
          <w:delText>s</w:delText>
        </w:r>
      </w:del>
      <w:r w:rsidR="001750E1">
        <w:t xml:space="preserve"> that the steps of fifteenth-century </w:t>
      </w:r>
      <w:r w:rsidR="001750E1" w:rsidRPr="001750E1">
        <w:rPr>
          <w:i/>
          <w:iCs/>
        </w:rPr>
        <w:t>branles</w:t>
      </w:r>
      <w:r w:rsidR="001750E1">
        <w:t xml:space="preserve"> can be </w:t>
      </w:r>
      <w:del w:id="1319" w:author="Segall, Christopher (segallcr)" w:date="2025-07-18T13:54:00Z">
        <w:r w:rsidR="001750E1" w:rsidDel="00DA4326">
          <w:delText xml:space="preserve">backdated </w:delText>
        </w:r>
      </w:del>
      <w:ins w:id="1320" w:author="Segall, Christopher (segallcr)" w:date="2025-07-18T13:54:00Z">
        <w:r w:rsidR="00DA4326">
          <w:t xml:space="preserve">applied </w:t>
        </w:r>
      </w:ins>
      <w:r w:rsidR="001750E1">
        <w:t xml:space="preserve">to “chain and round dances </w:t>
      </w:r>
      <w:r w:rsidR="00066588">
        <w:t>[</w:t>
      </w:r>
      <w:proofErr w:type="spellStart"/>
      <w:r w:rsidR="00066588" w:rsidRPr="00066588">
        <w:rPr>
          <w:i/>
          <w:iCs/>
        </w:rPr>
        <w:t>caroles</w:t>
      </w:r>
      <w:proofErr w:type="spellEnd"/>
      <w:r w:rsidR="00066588">
        <w:t xml:space="preserve">] </w:t>
      </w:r>
      <w:r w:rsidR="001750E1">
        <w:t xml:space="preserve">of which we know practically nothing” </w:t>
      </w:r>
      <w:r w:rsidR="002F6693">
        <w:t xml:space="preserve">yet </w:t>
      </w:r>
      <w:r w:rsidR="00590FAA">
        <w:t xml:space="preserve">which </w:t>
      </w:r>
      <w:r w:rsidR="002F6693">
        <w:t xml:space="preserve">are presumed to </w:t>
      </w:r>
      <w:r w:rsidR="00590FAA">
        <w:t xml:space="preserve">have “identical step elements” </w:t>
      </w:r>
      <w:r w:rsidR="001750E1">
        <w:t>(26</w:t>
      </w:r>
      <w:r w:rsidR="00512DB4">
        <w:t>)</w:t>
      </w:r>
      <w:r w:rsidR="001750E1">
        <w:t>.</w:t>
      </w:r>
    </w:p>
  </w:footnote>
  <w:footnote w:id="49">
    <w:p w14:paraId="710BC274" w14:textId="1F0EA701" w:rsidR="003F6FAB" w:rsidRPr="001F038A" w:rsidRDefault="003F6FAB" w:rsidP="00FC39E3">
      <w:pPr>
        <w:pStyle w:val="FootnoteText"/>
      </w:pPr>
      <w:r>
        <w:rPr>
          <w:rStyle w:val="FootnoteReference"/>
        </w:rPr>
        <w:footnoteRef/>
      </w:r>
      <w:r>
        <w:t xml:space="preserve"> V14</w:t>
      </w:r>
      <w:r w:rsidR="00B723D8">
        <w:t xml:space="preserve"> joins </w:t>
      </w:r>
      <w:r>
        <w:t xml:space="preserve">V4, </w:t>
      </w:r>
      <w:ins w:id="1369" w:author="Segall, Christopher (segallcr)" w:date="2025-07-18T14:03:00Z">
        <w:r w:rsidR="001A6FA8">
          <w:t>V</w:t>
        </w:r>
      </w:ins>
      <w:r>
        <w:t>27</w:t>
      </w:r>
      <w:r w:rsidR="00250D79">
        <w:t>/24</w:t>
      </w:r>
      <w:r>
        <w:t xml:space="preserve">, and </w:t>
      </w:r>
      <w:ins w:id="1370" w:author="Segall, Christopher (segallcr)" w:date="2025-07-18T14:03:00Z">
        <w:r w:rsidR="001A6FA8">
          <w:t>V</w:t>
        </w:r>
      </w:ins>
      <w:r>
        <w:t>36</w:t>
      </w:r>
      <w:r w:rsidR="00250D79">
        <w:t>/30</w:t>
      </w:r>
      <w:r>
        <w:t xml:space="preserve"> </w:t>
      </w:r>
      <w:del w:id="1371" w:author="Segall, Christopher (segallcr)" w:date="2025-07-18T14:03:00Z">
        <w:r w:rsidR="00E87EF5" w:rsidDel="001A6FA8">
          <w:delText xml:space="preserve">as </w:delText>
        </w:r>
      </w:del>
      <w:ins w:id="1372" w:author="Segall, Christopher (segallcr)" w:date="2025-07-18T14:03:00Z">
        <w:r w:rsidR="001A6FA8">
          <w:t xml:space="preserve">to form </w:t>
        </w:r>
      </w:ins>
      <w:r w:rsidR="00B723D8">
        <w:t xml:space="preserve">a </w:t>
      </w:r>
      <w:r w:rsidR="00845E16">
        <w:t xml:space="preserve">small </w:t>
      </w:r>
      <w:del w:id="1373" w:author="Segall, Christopher (segallcr)" w:date="2025-07-18T14:04:00Z">
        <w:r w:rsidR="00845E16" w:rsidDel="00BE2FD0">
          <w:delText xml:space="preserve">but </w:delText>
        </w:r>
        <w:r w:rsidR="00B723D8" w:rsidDel="00BE2FD0">
          <w:delText xml:space="preserve">not inconsiderable </w:delText>
        </w:r>
      </w:del>
      <w:r w:rsidR="00B723D8">
        <w:t xml:space="preserve">set of </w:t>
      </w:r>
      <w:proofErr w:type="spellStart"/>
      <w:r w:rsidR="00B723D8">
        <w:t>virelais</w:t>
      </w:r>
      <w:proofErr w:type="spellEnd"/>
      <w:r w:rsidR="00B723D8">
        <w:t xml:space="preserve"> </w:t>
      </w:r>
      <w:r w:rsidR="00845E16">
        <w:t xml:space="preserve">that </w:t>
      </w:r>
      <w:r>
        <w:t xml:space="preserve">begin with a semibreve </w:t>
      </w:r>
      <w:del w:id="1374" w:author="Segall, Christopher (segallcr)" w:date="2025-07-24T09:58:00Z">
        <w:r w:rsidDel="00DA0D3D">
          <w:delText xml:space="preserve">beat of </w:delText>
        </w:r>
      </w:del>
      <w:r>
        <w:t xml:space="preserve">rest in all </w:t>
      </w:r>
      <w:r w:rsidR="003F629E">
        <w:t>manuscripts</w:t>
      </w:r>
      <w:r>
        <w:t xml:space="preserve">. Ludwig </w:t>
      </w:r>
      <w:ins w:id="1375" w:author="Segall, Christopher (segallcr)" w:date="2025-07-24T09:58:00Z">
        <w:r w:rsidR="00C25A7F">
          <w:t xml:space="preserve">(1926) </w:t>
        </w:r>
      </w:ins>
      <w:r>
        <w:t xml:space="preserve">reproduces </w:t>
      </w:r>
      <w:ins w:id="1376" w:author="Segall, Christopher (segallcr)" w:date="2025-07-24T09:59:00Z">
        <w:r w:rsidR="00393F1D">
          <w:t xml:space="preserve">the rest </w:t>
        </w:r>
      </w:ins>
      <w:r>
        <w:t xml:space="preserve">only </w:t>
      </w:r>
      <w:del w:id="1377" w:author="Segall, Christopher (segallcr)" w:date="2025-07-24T09:59:00Z">
        <w:r w:rsidDel="00393F1D">
          <w:delText xml:space="preserve">that of </w:delText>
        </w:r>
      </w:del>
      <w:ins w:id="1378" w:author="Segall, Christopher (segallcr)" w:date="2025-07-24T09:59:00Z">
        <w:r w:rsidR="00393F1D">
          <w:t xml:space="preserve">in </w:t>
        </w:r>
      </w:ins>
      <w:r>
        <w:t>V27</w:t>
      </w:r>
      <w:r w:rsidR="00093B36">
        <w:t>/24</w:t>
      </w:r>
      <w:r>
        <w:t xml:space="preserve">, likely to counterpoint the tenor’s entrance, </w:t>
      </w:r>
      <w:del w:id="1379" w:author="Segall, Christopher (segallcr)" w:date="2025-07-24T09:59:00Z">
        <w:r w:rsidDel="0021635C">
          <w:delText xml:space="preserve">while </w:delText>
        </w:r>
      </w:del>
      <w:ins w:id="1380" w:author="Segall, Christopher (segallcr)" w:date="2025-07-24T09:59:00Z">
        <w:r w:rsidR="0021635C">
          <w:t xml:space="preserve">whereas </w:t>
        </w:r>
      </w:ins>
      <w:r>
        <w:t xml:space="preserve">Schrade </w:t>
      </w:r>
      <w:ins w:id="1381" w:author="Segall, Christopher (segallcr)" w:date="2025-07-24T09:59:00Z">
        <w:r w:rsidR="00C25A7F">
          <w:t xml:space="preserve">(1956) </w:t>
        </w:r>
      </w:ins>
      <w:r>
        <w:t>begins both V27</w:t>
      </w:r>
      <w:r w:rsidR="00093B36">
        <w:t>/24</w:t>
      </w:r>
      <w:r>
        <w:t xml:space="preserve"> and </w:t>
      </w:r>
      <w:ins w:id="1382" w:author="Segall, Christopher (segallcr)" w:date="2025-07-18T14:04:00Z">
        <w:r w:rsidR="000155CA">
          <w:t>V</w:t>
        </w:r>
      </w:ins>
      <w:r>
        <w:t>36</w:t>
      </w:r>
      <w:r w:rsidR="00250D79">
        <w:t>/30</w:t>
      </w:r>
      <w:r>
        <w:t xml:space="preserve"> </w:t>
      </w:r>
      <w:ins w:id="1383" w:author="Segall, Christopher (segallcr)" w:date="2025-07-24T09:59:00Z">
        <w:r w:rsidR="00393F1D">
          <w:t xml:space="preserve">(both polyphonic) </w:t>
        </w:r>
      </w:ins>
      <w:r>
        <w:t>with a beat of rest</w:t>
      </w:r>
      <w:del w:id="1384" w:author="Segall, Christopher (segallcr)" w:date="2025-07-24T09:59:00Z">
        <w:r w:rsidDel="00393F1D">
          <w:delText xml:space="preserve"> (both polyphonic)</w:delText>
        </w:r>
      </w:del>
      <w:ins w:id="1385" w:author="Segall, Christopher (segallcr)" w:date="2025-07-18T14:04:00Z">
        <w:r w:rsidR="000155CA">
          <w:t>,</w:t>
        </w:r>
      </w:ins>
      <w:r>
        <w:t xml:space="preserve"> but not V4 (monophonic).</w:t>
      </w:r>
    </w:p>
  </w:footnote>
  <w:footnote w:id="50">
    <w:p w14:paraId="4B6E3FA8" w14:textId="60D639D8" w:rsidR="0042065E" w:rsidRDefault="0042065E" w:rsidP="0042065E">
      <w:pPr>
        <w:pStyle w:val="FootnoteText"/>
      </w:pPr>
      <w:r>
        <w:rPr>
          <w:rStyle w:val="FootnoteReference"/>
        </w:rPr>
        <w:footnoteRef/>
      </w:r>
      <w:r>
        <w:t xml:space="preserve"> </w:t>
      </w:r>
      <w:r w:rsidRPr="001F038A">
        <w:t xml:space="preserve">Little </w:t>
      </w:r>
      <w:r w:rsidR="00847F29">
        <w:t>(</w:t>
      </w:r>
      <w:r w:rsidRPr="001F038A">
        <w:t>1975, 114</w:t>
      </w:r>
      <w:ins w:id="1387" w:author="Segall, Christopher (segallcr)" w:date="2025-07-18T14:05:00Z">
        <w:r w:rsidR="008B6869">
          <w:t>,</w:t>
        </w:r>
      </w:ins>
      <w:r w:rsidRPr="001F038A">
        <w:t xml:space="preserve"> </w:t>
      </w:r>
      <w:del w:id="1388" w:author="Segall, Christopher (segallcr)" w:date="2025-07-18T14:05:00Z">
        <w:r w:rsidRPr="001F038A" w:rsidDel="008B6869">
          <w:delText xml:space="preserve">and </w:delText>
        </w:r>
      </w:del>
      <w:r w:rsidRPr="001F038A">
        <w:t>119</w:t>
      </w:r>
      <w:r w:rsidR="00847F29">
        <w:t>)</w:t>
      </w:r>
      <w:r w:rsidRPr="00B1107E">
        <w:rPr>
          <w:rFonts w:cstheme="minorHAnsi"/>
          <w:color w:val="000000"/>
        </w:rPr>
        <w:t xml:space="preserve"> </w:t>
      </w:r>
      <w:r>
        <w:rPr>
          <w:rFonts w:cstheme="minorHAnsi"/>
          <w:color w:val="000000"/>
        </w:rPr>
        <w:t xml:space="preserve">discusses </w:t>
      </w:r>
      <w:r w:rsidRPr="00B1107E">
        <w:rPr>
          <w:rFonts w:cstheme="minorHAnsi"/>
          <w:color w:val="000000"/>
        </w:rPr>
        <w:t xml:space="preserve">a </w:t>
      </w:r>
      <w:r>
        <w:rPr>
          <w:rFonts w:cstheme="minorHAnsi"/>
          <w:color w:val="000000"/>
        </w:rPr>
        <w:t>French Baroque dance manual, o</w:t>
      </w:r>
      <w:r w:rsidRPr="00B1107E">
        <w:rPr>
          <w:rFonts w:cstheme="minorHAnsi"/>
          <w:color w:val="000000"/>
        </w:rPr>
        <w:t xml:space="preserve">ne of the first </w:t>
      </w:r>
      <w:r>
        <w:rPr>
          <w:rFonts w:cstheme="minorHAnsi"/>
          <w:color w:val="000000"/>
        </w:rPr>
        <w:t xml:space="preserve">to inlay </w:t>
      </w:r>
      <w:r w:rsidRPr="00B1107E">
        <w:rPr>
          <w:rFonts w:cstheme="minorHAnsi"/>
          <w:color w:val="000000"/>
        </w:rPr>
        <w:t>music notation</w:t>
      </w:r>
      <w:r>
        <w:rPr>
          <w:rFonts w:cstheme="minorHAnsi"/>
          <w:color w:val="000000"/>
        </w:rPr>
        <w:t xml:space="preserve"> with dance steps,</w:t>
      </w:r>
      <w:r w:rsidRPr="00B1107E">
        <w:rPr>
          <w:rFonts w:cstheme="minorHAnsi"/>
          <w:color w:val="000000"/>
        </w:rPr>
        <w:t xml:space="preserve"> </w:t>
      </w:r>
      <w:r>
        <w:rPr>
          <w:rFonts w:cstheme="minorHAnsi"/>
          <w:color w:val="000000"/>
        </w:rPr>
        <w:t>in which</w:t>
      </w:r>
      <w:r w:rsidRPr="00B1107E">
        <w:rPr>
          <w:rFonts w:cstheme="minorHAnsi"/>
          <w:color w:val="000000"/>
        </w:rPr>
        <w:t xml:space="preserve"> pickup</w:t>
      </w:r>
      <w:r>
        <w:rPr>
          <w:rFonts w:cstheme="minorHAnsi"/>
          <w:color w:val="000000"/>
        </w:rPr>
        <w:t xml:space="preserve"> notes are</w:t>
      </w:r>
      <w:r w:rsidRPr="00B1107E">
        <w:rPr>
          <w:rFonts w:cstheme="minorHAnsi"/>
          <w:color w:val="000000"/>
        </w:rPr>
        <w:t xml:space="preserve"> danced with a</w:t>
      </w:r>
      <w:r>
        <w:rPr>
          <w:rFonts w:cstheme="minorHAnsi"/>
          <w:color w:val="000000"/>
        </w:rPr>
        <w:t>n introductory</w:t>
      </w:r>
      <w:r w:rsidRPr="00B1107E">
        <w:rPr>
          <w:rFonts w:cstheme="minorHAnsi"/>
          <w:color w:val="000000"/>
        </w:rPr>
        <w:t xml:space="preserve"> plié before the steps proper beg</w:t>
      </w:r>
      <w:r>
        <w:rPr>
          <w:rFonts w:cstheme="minorHAnsi"/>
          <w:color w:val="000000"/>
        </w:rPr>
        <w:t>i</w:t>
      </w:r>
      <w:r w:rsidRPr="00B1107E">
        <w:rPr>
          <w:rFonts w:cstheme="minorHAnsi"/>
          <w:color w:val="000000"/>
        </w:rPr>
        <w:t>n</w:t>
      </w:r>
      <w:r>
        <w:rPr>
          <w:rFonts w:cstheme="minorHAnsi"/>
          <w:color w:val="000000"/>
        </w:rPr>
        <w:t>.</w:t>
      </w:r>
    </w:p>
  </w:footnote>
  <w:footnote w:id="51">
    <w:p w14:paraId="3F3B5796" w14:textId="6430E80D" w:rsidR="00FF5F5D" w:rsidRDefault="00FF5F5D" w:rsidP="00FF5F5D">
      <w:pPr>
        <w:pStyle w:val="FootnoteText"/>
      </w:pPr>
      <w:r>
        <w:rPr>
          <w:rStyle w:val="FootnoteReference"/>
        </w:rPr>
        <w:footnoteRef/>
      </w:r>
      <w:r>
        <w:t xml:space="preserve"> </w:t>
      </w:r>
      <w:proofErr w:type="spellStart"/>
      <w:r>
        <w:t>Sal</w:t>
      </w:r>
      <w:r w:rsidR="00E62D38">
        <w:t>t</w:t>
      </w:r>
      <w:r>
        <w:t>zstein</w:t>
      </w:r>
      <w:proofErr w:type="spellEnd"/>
      <w:r>
        <w:t xml:space="preserve"> </w:t>
      </w:r>
      <w:r w:rsidR="00B45F68">
        <w:t>(</w:t>
      </w:r>
      <w:r>
        <w:t>2010, 246</w:t>
      </w:r>
      <w:r w:rsidR="00B45F68">
        <w:t>–</w:t>
      </w:r>
      <w:r>
        <w:t>50</w:t>
      </w:r>
      <w:r w:rsidR="00B45F68">
        <w:t>)</w:t>
      </w:r>
      <w:r>
        <w:t xml:space="preserve"> </w:t>
      </w:r>
      <w:del w:id="1401" w:author="Segall, Christopher (segallcr)" w:date="2025-07-18T14:13:00Z">
        <w:r w:rsidDel="00804DA6">
          <w:delText xml:space="preserve">summarizes then </w:delText>
        </w:r>
      </w:del>
      <w:r>
        <w:t xml:space="preserve">challenges the </w:t>
      </w:r>
      <w:r w:rsidR="00605183">
        <w:t xml:space="preserve">“scholarly genealogy” </w:t>
      </w:r>
      <w:r>
        <w:t xml:space="preserve">of </w:t>
      </w:r>
      <w:del w:id="1402" w:author="Segall, Christopher (segallcr)" w:date="2025-07-18T14:12:00Z">
        <w:r w:rsidR="00AD2AA6" w:rsidDel="002C1E69">
          <w:delText>13</w:delText>
        </w:r>
        <w:r w:rsidR="00AD2AA6" w:rsidRPr="00B45F68" w:rsidDel="002C1E69">
          <w:delText>th</w:delText>
        </w:r>
      </w:del>
      <w:ins w:id="1403" w:author="Segall, Christopher (segallcr)" w:date="2025-07-18T14:12:00Z">
        <w:r w:rsidR="002C1E69">
          <w:t>thirteen</w:t>
        </w:r>
        <w:r w:rsidR="002C1E69" w:rsidRPr="00B45F68">
          <w:t>th</w:t>
        </w:r>
      </w:ins>
      <w:r w:rsidR="00AD2AA6">
        <w:t xml:space="preserve">-century </w:t>
      </w:r>
      <w:r w:rsidR="007A4DB9">
        <w:t>not</w:t>
      </w:r>
      <w:r w:rsidR="0068282F">
        <w:t>at</w:t>
      </w:r>
      <w:r w:rsidR="007A4DB9">
        <w:t>ed (</w:t>
      </w:r>
      <w:r>
        <w:t>intertextual</w:t>
      </w:r>
      <w:r w:rsidR="007A4DB9">
        <w:t>)</w:t>
      </w:r>
      <w:r>
        <w:t xml:space="preserve"> refrain</w:t>
      </w:r>
      <w:r w:rsidR="00AD2AA6">
        <w:t>s</w:t>
      </w:r>
      <w:r>
        <w:t xml:space="preserve"> </w:t>
      </w:r>
      <w:r w:rsidR="00605183">
        <w:t xml:space="preserve">as </w:t>
      </w:r>
      <w:r>
        <w:t xml:space="preserve">recording </w:t>
      </w:r>
      <w:r w:rsidR="00616982">
        <w:t>a</w:t>
      </w:r>
      <w:r w:rsidR="004374C6">
        <w:t>n otherwise</w:t>
      </w:r>
      <w:r w:rsidR="00671CD8">
        <w:t xml:space="preserve"> lost</w:t>
      </w:r>
      <w:r w:rsidR="00616982">
        <w:t xml:space="preserve"> </w:t>
      </w:r>
      <w:r w:rsidR="007A4DB9">
        <w:t xml:space="preserve">oral tradition </w:t>
      </w:r>
      <w:r>
        <w:t>of dance songs (</w:t>
      </w:r>
      <w:proofErr w:type="spellStart"/>
      <w:r w:rsidRPr="00FF5F5D">
        <w:rPr>
          <w:i/>
          <w:iCs/>
        </w:rPr>
        <w:t>caroles</w:t>
      </w:r>
      <w:proofErr w:type="spellEnd"/>
      <w:r>
        <w:t>)</w:t>
      </w:r>
      <w:r w:rsidR="00605183">
        <w:t xml:space="preserve">, </w:t>
      </w:r>
      <w:r w:rsidR="004374C6">
        <w:t xml:space="preserve">locating </w:t>
      </w:r>
      <w:r w:rsidR="00AD2AA6">
        <w:t xml:space="preserve">them </w:t>
      </w:r>
      <w:r w:rsidR="004374C6">
        <w:t xml:space="preserve">instead </w:t>
      </w:r>
      <w:r w:rsidR="00D65F00">
        <w:t>with</w:t>
      </w:r>
      <w:r w:rsidR="004374C6">
        <w:t xml:space="preserve">in a </w:t>
      </w:r>
      <w:r w:rsidR="00E9056A">
        <w:t>practice</w:t>
      </w:r>
      <w:r w:rsidR="004374C6">
        <w:t xml:space="preserve"> of literate quotation and citation</w:t>
      </w:r>
      <w:r w:rsidR="004252C8">
        <w:t>, one that elevated French as a literary language</w:t>
      </w:r>
      <w:r w:rsidR="004374C6">
        <w:t>.</w:t>
      </w:r>
    </w:p>
  </w:footnote>
  <w:footnote w:id="52">
    <w:p w14:paraId="3CE2EF6A" w14:textId="6A12E118" w:rsidR="00CA6870" w:rsidRDefault="00CA6870">
      <w:pPr>
        <w:pStyle w:val="FootnoteText"/>
      </w:pPr>
      <w:r>
        <w:rPr>
          <w:rStyle w:val="FootnoteReference"/>
        </w:rPr>
        <w:footnoteRef/>
      </w:r>
      <w:r>
        <w:t xml:space="preserve"> Ludwig </w:t>
      </w:r>
      <w:ins w:id="1445" w:author="Segall, Christopher (segallcr)" w:date="2025-07-20T10:06:00Z">
        <w:r w:rsidR="00FD50BC">
          <w:t xml:space="preserve">(1926) </w:t>
        </w:r>
      </w:ins>
      <w:r>
        <w:t>represents none of these rests</w:t>
      </w:r>
      <w:ins w:id="1446" w:author="Segall, Christopher (segallcr)" w:date="2025-07-24T10:12:00Z">
        <w:r w:rsidR="00491C41">
          <w:t>,</w:t>
        </w:r>
      </w:ins>
      <w:r>
        <w:t xml:space="preserve"> </w:t>
      </w:r>
      <w:del w:id="1447" w:author="Segall, Christopher (segallcr)" w:date="2025-07-24T10:12:00Z">
        <w:r w:rsidDel="00491C41">
          <w:delText xml:space="preserve">while </w:delText>
        </w:r>
      </w:del>
      <w:ins w:id="1448" w:author="Segall, Christopher (segallcr)" w:date="2025-07-24T10:12:00Z">
        <w:r w:rsidR="00491C41">
          <w:t xml:space="preserve">whereas </w:t>
        </w:r>
      </w:ins>
      <w:r>
        <w:t xml:space="preserve">Schrade </w:t>
      </w:r>
      <w:ins w:id="1449" w:author="Segall, Christopher (segallcr)" w:date="2025-07-20T10:06:00Z">
        <w:r w:rsidR="00FD50BC">
          <w:t xml:space="preserve">(1956) </w:t>
        </w:r>
      </w:ins>
      <w:r>
        <w:t>restores them all.</w:t>
      </w:r>
    </w:p>
  </w:footnote>
  <w:footnote w:id="53">
    <w:p w14:paraId="62CF3F40" w14:textId="05148011" w:rsidR="005B5CC7" w:rsidRDefault="005B5CC7">
      <w:pPr>
        <w:pStyle w:val="FootnoteText"/>
      </w:pPr>
      <w:r>
        <w:rPr>
          <w:rStyle w:val="FootnoteReference"/>
        </w:rPr>
        <w:footnoteRef/>
      </w:r>
      <w:r>
        <w:t xml:space="preserve"> Concerning </w:t>
      </w:r>
      <w:r w:rsidR="00EF7433">
        <w:t xml:space="preserve">mensural </w:t>
      </w:r>
      <w:r>
        <w:t>notation</w:t>
      </w:r>
      <w:del w:id="1475" w:author="Segall, Christopher (segallcr)" w:date="2025-07-20T10:11:00Z">
        <w:r w:rsidDel="00BB48B8">
          <w:delText>al options</w:delText>
        </w:r>
      </w:del>
      <w:r>
        <w:t xml:space="preserve"> in the </w:t>
      </w:r>
      <w:del w:id="1476" w:author="Segall, Christopher (segallcr)" w:date="2025-07-20T10:10:00Z">
        <w:r w:rsidRPr="00F9583E" w:rsidDel="009A08E3">
          <w:rPr>
            <w:i/>
            <w:iCs/>
          </w:rPr>
          <w:delText xml:space="preserve">Ars </w:delText>
        </w:r>
      </w:del>
      <w:proofErr w:type="spellStart"/>
      <w:ins w:id="1477" w:author="Segall, Christopher (segallcr)" w:date="2025-07-20T10:10:00Z">
        <w:r w:rsidR="009A08E3">
          <w:rPr>
            <w:i/>
            <w:iCs/>
          </w:rPr>
          <w:t>a</w:t>
        </w:r>
        <w:r w:rsidR="009A08E3" w:rsidRPr="00F9583E">
          <w:rPr>
            <w:i/>
            <w:iCs/>
          </w:rPr>
          <w:t>rs</w:t>
        </w:r>
        <w:proofErr w:type="spellEnd"/>
        <w:r w:rsidR="009A08E3" w:rsidRPr="00F9583E">
          <w:rPr>
            <w:i/>
            <w:iCs/>
          </w:rPr>
          <w:t xml:space="preserve"> </w:t>
        </w:r>
      </w:ins>
      <w:r w:rsidRPr="00F9583E">
        <w:rPr>
          <w:i/>
          <w:iCs/>
        </w:rPr>
        <w:t>nova</w:t>
      </w:r>
      <w:r>
        <w:t>, Jacques de L</w:t>
      </w:r>
      <w:r w:rsidRPr="000A4216">
        <w:t>i</w:t>
      </w:r>
      <w:r w:rsidRPr="000A4216">
        <w:rPr>
          <w:rFonts w:ascii="Calibri" w:hAnsi="Calibri" w:cs="Calibri"/>
        </w:rPr>
        <w:t>è</w:t>
      </w:r>
      <w:r w:rsidRPr="000A4216">
        <w:t xml:space="preserve">ge </w:t>
      </w:r>
      <w:r>
        <w:t xml:space="preserve">(1320s) observes that “the perfect breve has the same value as had the perfect long for the Ancients,” with consequences for modern transcription; see Maw </w:t>
      </w:r>
      <w:r w:rsidR="00891478">
        <w:t>(</w:t>
      </w:r>
      <w:r>
        <w:t>2004, 47</w:t>
      </w:r>
      <w:r w:rsidR="00891478">
        <w:t>)</w:t>
      </w:r>
      <w:r>
        <w:t>.</w:t>
      </w:r>
    </w:p>
  </w:footnote>
  <w:footnote w:id="54">
    <w:p w14:paraId="6BE5CE97" w14:textId="67BA9557" w:rsidR="005D2579" w:rsidRPr="00E80E2A" w:rsidRDefault="005D2579" w:rsidP="005D2579">
      <w:pPr>
        <w:pStyle w:val="FootnoteText"/>
      </w:pPr>
      <w:r w:rsidRPr="00E80E2A">
        <w:rPr>
          <w:rStyle w:val="FootnoteReference"/>
        </w:rPr>
        <w:footnoteRef/>
      </w:r>
      <w:r w:rsidRPr="00E80E2A">
        <w:t xml:space="preserve"> </w:t>
      </w:r>
      <w:r w:rsidR="00D312FB">
        <w:t xml:space="preserve">When </w:t>
      </w:r>
      <w:r>
        <w:t xml:space="preserve">Chaganti </w:t>
      </w:r>
      <w:r w:rsidR="006B1607">
        <w:t>(</w:t>
      </w:r>
      <w:r w:rsidR="00934B59">
        <w:t xml:space="preserve">2018, </w:t>
      </w:r>
      <w:r>
        <w:t>17</w:t>
      </w:r>
      <w:r w:rsidR="006B1607">
        <w:t>)</w:t>
      </w:r>
      <w:r>
        <w:t xml:space="preserve"> </w:t>
      </w:r>
      <w:r w:rsidR="00D312FB">
        <w:t xml:space="preserve">notes </w:t>
      </w:r>
      <w:r>
        <w:t>that</w:t>
      </w:r>
      <w:r w:rsidRPr="00E80E2A">
        <w:t xml:space="preserve"> “Machaut and Deschamps wrote lyrics that were mindful of the aesthetics of dance and dance accompaniment</w:t>
      </w:r>
      <w:r w:rsidR="009755FE">
        <w:t>,</w:t>
      </w:r>
      <w:r>
        <w:t>”</w:t>
      </w:r>
      <w:r w:rsidR="009755FE">
        <w:t xml:space="preserve"> this does not mean </w:t>
      </w:r>
      <w:r w:rsidR="00D312FB">
        <w:t xml:space="preserve">that </w:t>
      </w:r>
      <w:r w:rsidR="009755FE">
        <w:t>these lyrics were necessarily danced</w:t>
      </w:r>
      <w:ins w:id="1498" w:author="Segall, Christopher (segallcr)" w:date="2025-07-24T10:15:00Z">
        <w:r w:rsidR="005529B6">
          <w:t>,</w:t>
        </w:r>
      </w:ins>
      <w:r w:rsidR="00D312FB">
        <w:t xml:space="preserve"> but rather </w:t>
      </w:r>
      <w:r w:rsidR="004868F8">
        <w:t xml:space="preserve">that they </w:t>
      </w:r>
      <w:r w:rsidR="00D312FB">
        <w:t xml:space="preserve">embrace certain markers of that tradition, analogous to </w:t>
      </w:r>
      <w:r w:rsidR="00517347">
        <w:t xml:space="preserve">a </w:t>
      </w:r>
      <w:del w:id="1499" w:author="Segall, Christopher (segallcr)" w:date="2025-07-20T10:51:00Z">
        <w:r w:rsidR="00517347" w:rsidDel="00D16430">
          <w:delText xml:space="preserve">bourree </w:delText>
        </w:r>
      </w:del>
      <w:ins w:id="1500" w:author="Segall, Christopher (segallcr)" w:date="2025-07-20T10:51:00Z">
        <w:r w:rsidR="00D16430">
          <w:t xml:space="preserve">bourrée </w:t>
        </w:r>
      </w:ins>
      <w:r w:rsidR="00517347">
        <w:t xml:space="preserve">by </w:t>
      </w:r>
      <w:r w:rsidR="00D312FB">
        <w:t>Bach or</w:t>
      </w:r>
      <w:r w:rsidR="00DF3093">
        <w:t>, still further removed,</w:t>
      </w:r>
      <w:r w:rsidR="00D312FB">
        <w:t xml:space="preserve"> </w:t>
      </w:r>
      <w:r w:rsidR="00517347">
        <w:t xml:space="preserve">the </w:t>
      </w:r>
      <w:del w:id="1501" w:author="Segall, Christopher (segallcr)" w:date="2025-07-20T10:52:00Z">
        <w:r w:rsidR="00DF3093" w:rsidDel="00812885">
          <w:delText>“</w:delText>
        </w:r>
      </w:del>
      <w:r w:rsidR="00DF3093">
        <w:t>ballades</w:t>
      </w:r>
      <w:del w:id="1502" w:author="Segall, Christopher (segallcr)" w:date="2025-07-20T10:52:00Z">
        <w:r w:rsidR="00DF3093" w:rsidDel="00812885">
          <w:delText>”</w:delText>
        </w:r>
      </w:del>
      <w:r w:rsidR="00DF3093">
        <w:t xml:space="preserve"> </w:t>
      </w:r>
      <w:r w:rsidR="00D65B1B">
        <w:t xml:space="preserve">of </w:t>
      </w:r>
      <w:r w:rsidR="00D312FB">
        <w:t>Chopin.</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gall, Christopher (segallcr)">
    <w15:presenceInfo w15:providerId="AD" w15:userId="S::segallcr@ucmail.uc.edu::ce03f722-5027-4917-aed7-0ba03b42ba12"/>
  </w15:person>
  <w15:person w15:author="Kyle Hutchinson">
    <w15:presenceInfo w15:providerId="AD" w15:userId="S::khutchinson1@colgate.edu::33347bf5-e317-4abd-b3c3-00be8c9218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86"/>
    <w:rsid w:val="0000017F"/>
    <w:rsid w:val="00000A74"/>
    <w:rsid w:val="00000C3A"/>
    <w:rsid w:val="00000E4D"/>
    <w:rsid w:val="00001315"/>
    <w:rsid w:val="00001364"/>
    <w:rsid w:val="00001B97"/>
    <w:rsid w:val="00001DD0"/>
    <w:rsid w:val="00001EBA"/>
    <w:rsid w:val="00002147"/>
    <w:rsid w:val="00002248"/>
    <w:rsid w:val="0000240B"/>
    <w:rsid w:val="00002CD8"/>
    <w:rsid w:val="00003106"/>
    <w:rsid w:val="000034BD"/>
    <w:rsid w:val="000035B7"/>
    <w:rsid w:val="00003939"/>
    <w:rsid w:val="00003ED0"/>
    <w:rsid w:val="00004969"/>
    <w:rsid w:val="00004B26"/>
    <w:rsid w:val="000051DF"/>
    <w:rsid w:val="000054D3"/>
    <w:rsid w:val="000060EC"/>
    <w:rsid w:val="000067D8"/>
    <w:rsid w:val="00006D3A"/>
    <w:rsid w:val="00006FFB"/>
    <w:rsid w:val="000070EB"/>
    <w:rsid w:val="00007CC5"/>
    <w:rsid w:val="00010313"/>
    <w:rsid w:val="000109B8"/>
    <w:rsid w:val="00011236"/>
    <w:rsid w:val="00011363"/>
    <w:rsid w:val="000113DC"/>
    <w:rsid w:val="0001192E"/>
    <w:rsid w:val="000119CD"/>
    <w:rsid w:val="0001300E"/>
    <w:rsid w:val="0001319A"/>
    <w:rsid w:val="000132D1"/>
    <w:rsid w:val="00013319"/>
    <w:rsid w:val="00013414"/>
    <w:rsid w:val="00013AD8"/>
    <w:rsid w:val="00013E37"/>
    <w:rsid w:val="0001442F"/>
    <w:rsid w:val="000144D5"/>
    <w:rsid w:val="00014560"/>
    <w:rsid w:val="000148DE"/>
    <w:rsid w:val="0001490C"/>
    <w:rsid w:val="00014D2F"/>
    <w:rsid w:val="00015471"/>
    <w:rsid w:val="000155CA"/>
    <w:rsid w:val="000158BD"/>
    <w:rsid w:val="00015F5C"/>
    <w:rsid w:val="000167A8"/>
    <w:rsid w:val="00016A33"/>
    <w:rsid w:val="000174F7"/>
    <w:rsid w:val="00017C58"/>
    <w:rsid w:val="00017E3A"/>
    <w:rsid w:val="00020315"/>
    <w:rsid w:val="00020B5A"/>
    <w:rsid w:val="00020DC8"/>
    <w:rsid w:val="000217BA"/>
    <w:rsid w:val="00021E2E"/>
    <w:rsid w:val="00022232"/>
    <w:rsid w:val="00022C72"/>
    <w:rsid w:val="00022E19"/>
    <w:rsid w:val="00022EC0"/>
    <w:rsid w:val="00022F62"/>
    <w:rsid w:val="0002382D"/>
    <w:rsid w:val="000238A5"/>
    <w:rsid w:val="00023E39"/>
    <w:rsid w:val="00023FA5"/>
    <w:rsid w:val="00024290"/>
    <w:rsid w:val="00024358"/>
    <w:rsid w:val="00024ABF"/>
    <w:rsid w:val="00024E88"/>
    <w:rsid w:val="000250C7"/>
    <w:rsid w:val="000250D6"/>
    <w:rsid w:val="000258B6"/>
    <w:rsid w:val="00025D82"/>
    <w:rsid w:val="00025D94"/>
    <w:rsid w:val="00025EDD"/>
    <w:rsid w:val="00025F4D"/>
    <w:rsid w:val="00026073"/>
    <w:rsid w:val="00026CCD"/>
    <w:rsid w:val="00026E43"/>
    <w:rsid w:val="00027190"/>
    <w:rsid w:val="000273FF"/>
    <w:rsid w:val="00030274"/>
    <w:rsid w:val="00030435"/>
    <w:rsid w:val="00030595"/>
    <w:rsid w:val="00030665"/>
    <w:rsid w:val="0003078F"/>
    <w:rsid w:val="00030B86"/>
    <w:rsid w:val="00031B8C"/>
    <w:rsid w:val="000323F6"/>
    <w:rsid w:val="00032837"/>
    <w:rsid w:val="00032954"/>
    <w:rsid w:val="00032DBB"/>
    <w:rsid w:val="00033061"/>
    <w:rsid w:val="000333CE"/>
    <w:rsid w:val="00033756"/>
    <w:rsid w:val="00033824"/>
    <w:rsid w:val="00033833"/>
    <w:rsid w:val="0003390E"/>
    <w:rsid w:val="00033FAF"/>
    <w:rsid w:val="00034186"/>
    <w:rsid w:val="00034390"/>
    <w:rsid w:val="00034638"/>
    <w:rsid w:val="000361BA"/>
    <w:rsid w:val="00036667"/>
    <w:rsid w:val="00036898"/>
    <w:rsid w:val="00037614"/>
    <w:rsid w:val="000379C4"/>
    <w:rsid w:val="00037DBB"/>
    <w:rsid w:val="00037F20"/>
    <w:rsid w:val="00037FE2"/>
    <w:rsid w:val="00040A99"/>
    <w:rsid w:val="00040D23"/>
    <w:rsid w:val="00041754"/>
    <w:rsid w:val="0004177E"/>
    <w:rsid w:val="000426F0"/>
    <w:rsid w:val="00042C72"/>
    <w:rsid w:val="0004354E"/>
    <w:rsid w:val="000442DA"/>
    <w:rsid w:val="00044C72"/>
    <w:rsid w:val="00044D8A"/>
    <w:rsid w:val="000454BA"/>
    <w:rsid w:val="00045732"/>
    <w:rsid w:val="00045CD2"/>
    <w:rsid w:val="00046191"/>
    <w:rsid w:val="00046BBD"/>
    <w:rsid w:val="00046C24"/>
    <w:rsid w:val="00046E71"/>
    <w:rsid w:val="00046FA2"/>
    <w:rsid w:val="0004738D"/>
    <w:rsid w:val="000477B4"/>
    <w:rsid w:val="00047B98"/>
    <w:rsid w:val="00047F62"/>
    <w:rsid w:val="00051105"/>
    <w:rsid w:val="000513AD"/>
    <w:rsid w:val="000518A0"/>
    <w:rsid w:val="00051A33"/>
    <w:rsid w:val="00051AB2"/>
    <w:rsid w:val="00051B5D"/>
    <w:rsid w:val="000523A8"/>
    <w:rsid w:val="00052476"/>
    <w:rsid w:val="00052870"/>
    <w:rsid w:val="0005291B"/>
    <w:rsid w:val="00052E8A"/>
    <w:rsid w:val="00053371"/>
    <w:rsid w:val="000534A6"/>
    <w:rsid w:val="000537D8"/>
    <w:rsid w:val="00054468"/>
    <w:rsid w:val="000544A9"/>
    <w:rsid w:val="0005485D"/>
    <w:rsid w:val="00055779"/>
    <w:rsid w:val="00055DD0"/>
    <w:rsid w:val="00056095"/>
    <w:rsid w:val="000560ED"/>
    <w:rsid w:val="000565E1"/>
    <w:rsid w:val="00056D5F"/>
    <w:rsid w:val="00057082"/>
    <w:rsid w:val="000573DD"/>
    <w:rsid w:val="00057711"/>
    <w:rsid w:val="00057A59"/>
    <w:rsid w:val="0006001F"/>
    <w:rsid w:val="0006048C"/>
    <w:rsid w:val="00060A7D"/>
    <w:rsid w:val="00060BFB"/>
    <w:rsid w:val="00060F70"/>
    <w:rsid w:val="00061177"/>
    <w:rsid w:val="0006179C"/>
    <w:rsid w:val="000618AD"/>
    <w:rsid w:val="00061C44"/>
    <w:rsid w:val="00061DD8"/>
    <w:rsid w:val="00061F0B"/>
    <w:rsid w:val="00062144"/>
    <w:rsid w:val="00062307"/>
    <w:rsid w:val="00062D1F"/>
    <w:rsid w:val="00063227"/>
    <w:rsid w:val="00063532"/>
    <w:rsid w:val="00063581"/>
    <w:rsid w:val="000635BB"/>
    <w:rsid w:val="0006365D"/>
    <w:rsid w:val="00063F97"/>
    <w:rsid w:val="00064418"/>
    <w:rsid w:val="00064661"/>
    <w:rsid w:val="00064808"/>
    <w:rsid w:val="00065A21"/>
    <w:rsid w:val="00065D99"/>
    <w:rsid w:val="00065E53"/>
    <w:rsid w:val="000662F4"/>
    <w:rsid w:val="000664AE"/>
    <w:rsid w:val="00066588"/>
    <w:rsid w:val="00066663"/>
    <w:rsid w:val="00066F43"/>
    <w:rsid w:val="00067557"/>
    <w:rsid w:val="0006788A"/>
    <w:rsid w:val="00067A77"/>
    <w:rsid w:val="00067E18"/>
    <w:rsid w:val="00067FAF"/>
    <w:rsid w:val="0007015F"/>
    <w:rsid w:val="000701F4"/>
    <w:rsid w:val="00070B5B"/>
    <w:rsid w:val="00071048"/>
    <w:rsid w:val="00071718"/>
    <w:rsid w:val="00071BBD"/>
    <w:rsid w:val="00071D63"/>
    <w:rsid w:val="00072313"/>
    <w:rsid w:val="0007246C"/>
    <w:rsid w:val="000726DD"/>
    <w:rsid w:val="00073488"/>
    <w:rsid w:val="000738CD"/>
    <w:rsid w:val="00074B33"/>
    <w:rsid w:val="00074D92"/>
    <w:rsid w:val="000751CB"/>
    <w:rsid w:val="00075514"/>
    <w:rsid w:val="000755AE"/>
    <w:rsid w:val="000755B1"/>
    <w:rsid w:val="00075985"/>
    <w:rsid w:val="00075C22"/>
    <w:rsid w:val="00076459"/>
    <w:rsid w:val="0007681D"/>
    <w:rsid w:val="00076DA0"/>
    <w:rsid w:val="00076DBE"/>
    <w:rsid w:val="00076E29"/>
    <w:rsid w:val="000772A1"/>
    <w:rsid w:val="000779B2"/>
    <w:rsid w:val="00080D5F"/>
    <w:rsid w:val="00080DCD"/>
    <w:rsid w:val="00080E15"/>
    <w:rsid w:val="00080E1F"/>
    <w:rsid w:val="00081091"/>
    <w:rsid w:val="000816BE"/>
    <w:rsid w:val="00081C5F"/>
    <w:rsid w:val="0008238E"/>
    <w:rsid w:val="000824FC"/>
    <w:rsid w:val="00082D25"/>
    <w:rsid w:val="0008398C"/>
    <w:rsid w:val="00083A17"/>
    <w:rsid w:val="0008401E"/>
    <w:rsid w:val="00084061"/>
    <w:rsid w:val="00084064"/>
    <w:rsid w:val="000845A1"/>
    <w:rsid w:val="000848FB"/>
    <w:rsid w:val="00084D16"/>
    <w:rsid w:val="00084D39"/>
    <w:rsid w:val="0008550A"/>
    <w:rsid w:val="0008556A"/>
    <w:rsid w:val="00085598"/>
    <w:rsid w:val="000857A8"/>
    <w:rsid w:val="00085ACC"/>
    <w:rsid w:val="00085BD9"/>
    <w:rsid w:val="00086381"/>
    <w:rsid w:val="00087044"/>
    <w:rsid w:val="0008711F"/>
    <w:rsid w:val="0008725F"/>
    <w:rsid w:val="000876E1"/>
    <w:rsid w:val="00087E80"/>
    <w:rsid w:val="00090590"/>
    <w:rsid w:val="00090AC8"/>
    <w:rsid w:val="000917AB"/>
    <w:rsid w:val="00091892"/>
    <w:rsid w:val="000921DD"/>
    <w:rsid w:val="00092438"/>
    <w:rsid w:val="0009267D"/>
    <w:rsid w:val="000926D4"/>
    <w:rsid w:val="00092B4D"/>
    <w:rsid w:val="00092ECF"/>
    <w:rsid w:val="00093092"/>
    <w:rsid w:val="00093522"/>
    <w:rsid w:val="000937D5"/>
    <w:rsid w:val="00093B36"/>
    <w:rsid w:val="00093FED"/>
    <w:rsid w:val="000956E1"/>
    <w:rsid w:val="00096497"/>
    <w:rsid w:val="00096604"/>
    <w:rsid w:val="0009660C"/>
    <w:rsid w:val="00096718"/>
    <w:rsid w:val="00096EC1"/>
    <w:rsid w:val="000975B9"/>
    <w:rsid w:val="000975CE"/>
    <w:rsid w:val="00097BE3"/>
    <w:rsid w:val="00097C41"/>
    <w:rsid w:val="00097E6F"/>
    <w:rsid w:val="000A013F"/>
    <w:rsid w:val="000A042D"/>
    <w:rsid w:val="000A0794"/>
    <w:rsid w:val="000A0AAA"/>
    <w:rsid w:val="000A0ADE"/>
    <w:rsid w:val="000A0C1C"/>
    <w:rsid w:val="000A15D6"/>
    <w:rsid w:val="000A191D"/>
    <w:rsid w:val="000A1C24"/>
    <w:rsid w:val="000A1CAC"/>
    <w:rsid w:val="000A1CAE"/>
    <w:rsid w:val="000A1CBB"/>
    <w:rsid w:val="000A1DE0"/>
    <w:rsid w:val="000A2288"/>
    <w:rsid w:val="000A2927"/>
    <w:rsid w:val="000A2966"/>
    <w:rsid w:val="000A2B46"/>
    <w:rsid w:val="000A2C55"/>
    <w:rsid w:val="000A3B64"/>
    <w:rsid w:val="000A3D23"/>
    <w:rsid w:val="000A4216"/>
    <w:rsid w:val="000A43D1"/>
    <w:rsid w:val="000A4726"/>
    <w:rsid w:val="000A478C"/>
    <w:rsid w:val="000A4EE8"/>
    <w:rsid w:val="000A57D1"/>
    <w:rsid w:val="000A5894"/>
    <w:rsid w:val="000A5C31"/>
    <w:rsid w:val="000A65AF"/>
    <w:rsid w:val="000A6745"/>
    <w:rsid w:val="000A6E4C"/>
    <w:rsid w:val="000A6F7E"/>
    <w:rsid w:val="000A7180"/>
    <w:rsid w:val="000A730F"/>
    <w:rsid w:val="000A7A64"/>
    <w:rsid w:val="000A7D6E"/>
    <w:rsid w:val="000A7FE7"/>
    <w:rsid w:val="000B015A"/>
    <w:rsid w:val="000B0639"/>
    <w:rsid w:val="000B181D"/>
    <w:rsid w:val="000B2A56"/>
    <w:rsid w:val="000B3B85"/>
    <w:rsid w:val="000B3E21"/>
    <w:rsid w:val="000B400F"/>
    <w:rsid w:val="000B485C"/>
    <w:rsid w:val="000B48CA"/>
    <w:rsid w:val="000B4D6F"/>
    <w:rsid w:val="000B549D"/>
    <w:rsid w:val="000B5B3E"/>
    <w:rsid w:val="000B5F5D"/>
    <w:rsid w:val="000B656A"/>
    <w:rsid w:val="000B7593"/>
    <w:rsid w:val="000B7670"/>
    <w:rsid w:val="000B7C6A"/>
    <w:rsid w:val="000C0026"/>
    <w:rsid w:val="000C02FC"/>
    <w:rsid w:val="000C0AA7"/>
    <w:rsid w:val="000C1171"/>
    <w:rsid w:val="000C11D0"/>
    <w:rsid w:val="000C161A"/>
    <w:rsid w:val="000C1F42"/>
    <w:rsid w:val="000C22FA"/>
    <w:rsid w:val="000C24C1"/>
    <w:rsid w:val="000C2743"/>
    <w:rsid w:val="000C27D2"/>
    <w:rsid w:val="000C291F"/>
    <w:rsid w:val="000C2D88"/>
    <w:rsid w:val="000C3460"/>
    <w:rsid w:val="000C3A1A"/>
    <w:rsid w:val="000C3CBB"/>
    <w:rsid w:val="000C45AB"/>
    <w:rsid w:val="000C523A"/>
    <w:rsid w:val="000C5997"/>
    <w:rsid w:val="000C62B6"/>
    <w:rsid w:val="000C64A6"/>
    <w:rsid w:val="000C64A8"/>
    <w:rsid w:val="000C68BB"/>
    <w:rsid w:val="000C6B53"/>
    <w:rsid w:val="000C73F9"/>
    <w:rsid w:val="000C794E"/>
    <w:rsid w:val="000D0143"/>
    <w:rsid w:val="000D0569"/>
    <w:rsid w:val="000D079B"/>
    <w:rsid w:val="000D07C7"/>
    <w:rsid w:val="000D162D"/>
    <w:rsid w:val="000D1786"/>
    <w:rsid w:val="000D1B6B"/>
    <w:rsid w:val="000D1F42"/>
    <w:rsid w:val="000D2430"/>
    <w:rsid w:val="000D25B4"/>
    <w:rsid w:val="000D2A8C"/>
    <w:rsid w:val="000D2BA7"/>
    <w:rsid w:val="000D3766"/>
    <w:rsid w:val="000D4219"/>
    <w:rsid w:val="000D4BD6"/>
    <w:rsid w:val="000D4C5E"/>
    <w:rsid w:val="000D4C8E"/>
    <w:rsid w:val="000D5E6B"/>
    <w:rsid w:val="000D688E"/>
    <w:rsid w:val="000D6B8A"/>
    <w:rsid w:val="000D7969"/>
    <w:rsid w:val="000D7DDE"/>
    <w:rsid w:val="000D7EDC"/>
    <w:rsid w:val="000E017B"/>
    <w:rsid w:val="000E02EE"/>
    <w:rsid w:val="000E08FA"/>
    <w:rsid w:val="000E0A0A"/>
    <w:rsid w:val="000E170F"/>
    <w:rsid w:val="000E1D7B"/>
    <w:rsid w:val="000E24BC"/>
    <w:rsid w:val="000E28A2"/>
    <w:rsid w:val="000E293C"/>
    <w:rsid w:val="000E2A5C"/>
    <w:rsid w:val="000E2B53"/>
    <w:rsid w:val="000E2B80"/>
    <w:rsid w:val="000E2F42"/>
    <w:rsid w:val="000E35F1"/>
    <w:rsid w:val="000E3C25"/>
    <w:rsid w:val="000E3F7B"/>
    <w:rsid w:val="000E4490"/>
    <w:rsid w:val="000E4766"/>
    <w:rsid w:val="000E5315"/>
    <w:rsid w:val="000E54DE"/>
    <w:rsid w:val="000E5E03"/>
    <w:rsid w:val="000E62DB"/>
    <w:rsid w:val="000E6756"/>
    <w:rsid w:val="000E69E1"/>
    <w:rsid w:val="000E6E1A"/>
    <w:rsid w:val="000E782E"/>
    <w:rsid w:val="000E78F8"/>
    <w:rsid w:val="000F0028"/>
    <w:rsid w:val="000F040A"/>
    <w:rsid w:val="000F04F8"/>
    <w:rsid w:val="000F06E3"/>
    <w:rsid w:val="000F06F7"/>
    <w:rsid w:val="000F0A8C"/>
    <w:rsid w:val="000F0C40"/>
    <w:rsid w:val="000F0DCF"/>
    <w:rsid w:val="000F18F4"/>
    <w:rsid w:val="000F2578"/>
    <w:rsid w:val="000F259A"/>
    <w:rsid w:val="000F28BF"/>
    <w:rsid w:val="000F2AF8"/>
    <w:rsid w:val="000F2B9B"/>
    <w:rsid w:val="000F2C97"/>
    <w:rsid w:val="000F36DE"/>
    <w:rsid w:val="000F3709"/>
    <w:rsid w:val="000F3A46"/>
    <w:rsid w:val="000F3B25"/>
    <w:rsid w:val="000F3CB4"/>
    <w:rsid w:val="000F4FB3"/>
    <w:rsid w:val="000F5C55"/>
    <w:rsid w:val="000F605E"/>
    <w:rsid w:val="000F63C2"/>
    <w:rsid w:val="000F698F"/>
    <w:rsid w:val="000F6A5C"/>
    <w:rsid w:val="000F7087"/>
    <w:rsid w:val="000F7451"/>
    <w:rsid w:val="000F754E"/>
    <w:rsid w:val="000F773C"/>
    <w:rsid w:val="000F786C"/>
    <w:rsid w:val="000F7F60"/>
    <w:rsid w:val="0010090E"/>
    <w:rsid w:val="001011C1"/>
    <w:rsid w:val="001011C3"/>
    <w:rsid w:val="00101A10"/>
    <w:rsid w:val="00101D0F"/>
    <w:rsid w:val="00102014"/>
    <w:rsid w:val="0010221E"/>
    <w:rsid w:val="0010254B"/>
    <w:rsid w:val="001026CF"/>
    <w:rsid w:val="00102C60"/>
    <w:rsid w:val="0010385B"/>
    <w:rsid w:val="00103AFC"/>
    <w:rsid w:val="00104A2D"/>
    <w:rsid w:val="00105371"/>
    <w:rsid w:val="001053C9"/>
    <w:rsid w:val="0010555C"/>
    <w:rsid w:val="001057AD"/>
    <w:rsid w:val="0010617D"/>
    <w:rsid w:val="001063FA"/>
    <w:rsid w:val="00106605"/>
    <w:rsid w:val="001066B9"/>
    <w:rsid w:val="00106AC9"/>
    <w:rsid w:val="00106B8C"/>
    <w:rsid w:val="00106CA3"/>
    <w:rsid w:val="00107B49"/>
    <w:rsid w:val="00110034"/>
    <w:rsid w:val="00110724"/>
    <w:rsid w:val="00110A0F"/>
    <w:rsid w:val="00110BA9"/>
    <w:rsid w:val="001116D8"/>
    <w:rsid w:val="001119D6"/>
    <w:rsid w:val="00111BA6"/>
    <w:rsid w:val="00111F97"/>
    <w:rsid w:val="00112042"/>
    <w:rsid w:val="00112743"/>
    <w:rsid w:val="00112D63"/>
    <w:rsid w:val="001135C3"/>
    <w:rsid w:val="00113625"/>
    <w:rsid w:val="00113647"/>
    <w:rsid w:val="00113726"/>
    <w:rsid w:val="00113B69"/>
    <w:rsid w:val="00113D80"/>
    <w:rsid w:val="001140DE"/>
    <w:rsid w:val="001147C8"/>
    <w:rsid w:val="00114981"/>
    <w:rsid w:val="00114990"/>
    <w:rsid w:val="001149DA"/>
    <w:rsid w:val="00114EEE"/>
    <w:rsid w:val="00114F63"/>
    <w:rsid w:val="001162FF"/>
    <w:rsid w:val="0011660B"/>
    <w:rsid w:val="00116618"/>
    <w:rsid w:val="00116C0E"/>
    <w:rsid w:val="001170E9"/>
    <w:rsid w:val="00117FBF"/>
    <w:rsid w:val="00120136"/>
    <w:rsid w:val="001205DF"/>
    <w:rsid w:val="001213C9"/>
    <w:rsid w:val="00121FE4"/>
    <w:rsid w:val="0012236D"/>
    <w:rsid w:val="00122566"/>
    <w:rsid w:val="001228E8"/>
    <w:rsid w:val="00122ED7"/>
    <w:rsid w:val="00122FE8"/>
    <w:rsid w:val="001232EE"/>
    <w:rsid w:val="001234C4"/>
    <w:rsid w:val="0012371C"/>
    <w:rsid w:val="00123D46"/>
    <w:rsid w:val="001240E4"/>
    <w:rsid w:val="001245A8"/>
    <w:rsid w:val="00124864"/>
    <w:rsid w:val="0012499C"/>
    <w:rsid w:val="001250F0"/>
    <w:rsid w:val="001255DD"/>
    <w:rsid w:val="00125760"/>
    <w:rsid w:val="00125BDE"/>
    <w:rsid w:val="0012646D"/>
    <w:rsid w:val="00126EDD"/>
    <w:rsid w:val="00127322"/>
    <w:rsid w:val="001275C2"/>
    <w:rsid w:val="00127A86"/>
    <w:rsid w:val="001301BB"/>
    <w:rsid w:val="001303AD"/>
    <w:rsid w:val="0013086D"/>
    <w:rsid w:val="00130D25"/>
    <w:rsid w:val="00132879"/>
    <w:rsid w:val="00132DF5"/>
    <w:rsid w:val="00133051"/>
    <w:rsid w:val="00133801"/>
    <w:rsid w:val="00133C9E"/>
    <w:rsid w:val="00133D0C"/>
    <w:rsid w:val="001340FE"/>
    <w:rsid w:val="00134364"/>
    <w:rsid w:val="001345C4"/>
    <w:rsid w:val="00134B66"/>
    <w:rsid w:val="00134BEB"/>
    <w:rsid w:val="00134E4E"/>
    <w:rsid w:val="00134EEC"/>
    <w:rsid w:val="00134F9D"/>
    <w:rsid w:val="00135308"/>
    <w:rsid w:val="0013541F"/>
    <w:rsid w:val="00135A33"/>
    <w:rsid w:val="00136570"/>
    <w:rsid w:val="001366AB"/>
    <w:rsid w:val="001366BA"/>
    <w:rsid w:val="00136854"/>
    <w:rsid w:val="0013693C"/>
    <w:rsid w:val="001370BE"/>
    <w:rsid w:val="0013741D"/>
    <w:rsid w:val="00137461"/>
    <w:rsid w:val="00137B75"/>
    <w:rsid w:val="001402B1"/>
    <w:rsid w:val="0014091B"/>
    <w:rsid w:val="00140CEA"/>
    <w:rsid w:val="00141027"/>
    <w:rsid w:val="001411D0"/>
    <w:rsid w:val="001412BC"/>
    <w:rsid w:val="00141A09"/>
    <w:rsid w:val="00141BB1"/>
    <w:rsid w:val="00142626"/>
    <w:rsid w:val="0014279C"/>
    <w:rsid w:val="00142F53"/>
    <w:rsid w:val="00143048"/>
    <w:rsid w:val="00143CBA"/>
    <w:rsid w:val="00144A27"/>
    <w:rsid w:val="0014595A"/>
    <w:rsid w:val="00145B26"/>
    <w:rsid w:val="00145EE7"/>
    <w:rsid w:val="00145FFE"/>
    <w:rsid w:val="00146798"/>
    <w:rsid w:val="0014684E"/>
    <w:rsid w:val="00146960"/>
    <w:rsid w:val="00146B75"/>
    <w:rsid w:val="00146BFA"/>
    <w:rsid w:val="00146BFB"/>
    <w:rsid w:val="00146CE9"/>
    <w:rsid w:val="0014770D"/>
    <w:rsid w:val="00147796"/>
    <w:rsid w:val="00147B94"/>
    <w:rsid w:val="001502FF"/>
    <w:rsid w:val="00150AB6"/>
    <w:rsid w:val="0015149C"/>
    <w:rsid w:val="00151503"/>
    <w:rsid w:val="00151D04"/>
    <w:rsid w:val="00152050"/>
    <w:rsid w:val="00152B81"/>
    <w:rsid w:val="00153877"/>
    <w:rsid w:val="00153B0F"/>
    <w:rsid w:val="00155AC3"/>
    <w:rsid w:val="001562B4"/>
    <w:rsid w:val="00156C9E"/>
    <w:rsid w:val="00156E77"/>
    <w:rsid w:val="0015706C"/>
    <w:rsid w:val="00157649"/>
    <w:rsid w:val="00157B86"/>
    <w:rsid w:val="00157C34"/>
    <w:rsid w:val="00157C80"/>
    <w:rsid w:val="001611DE"/>
    <w:rsid w:val="00161201"/>
    <w:rsid w:val="001614E3"/>
    <w:rsid w:val="001615CD"/>
    <w:rsid w:val="00161767"/>
    <w:rsid w:val="00161A24"/>
    <w:rsid w:val="00162307"/>
    <w:rsid w:val="00162435"/>
    <w:rsid w:val="00162BE2"/>
    <w:rsid w:val="001630F3"/>
    <w:rsid w:val="00163105"/>
    <w:rsid w:val="0016329B"/>
    <w:rsid w:val="00163E11"/>
    <w:rsid w:val="001642DD"/>
    <w:rsid w:val="00164755"/>
    <w:rsid w:val="00165044"/>
    <w:rsid w:val="0016536D"/>
    <w:rsid w:val="001658E6"/>
    <w:rsid w:val="00165EF3"/>
    <w:rsid w:val="00165FA6"/>
    <w:rsid w:val="00166016"/>
    <w:rsid w:val="00166240"/>
    <w:rsid w:val="00166B4F"/>
    <w:rsid w:val="00167291"/>
    <w:rsid w:val="00167BEE"/>
    <w:rsid w:val="00167E0D"/>
    <w:rsid w:val="00167E93"/>
    <w:rsid w:val="00167ECD"/>
    <w:rsid w:val="00167F79"/>
    <w:rsid w:val="00170356"/>
    <w:rsid w:val="00170746"/>
    <w:rsid w:val="00170EC4"/>
    <w:rsid w:val="00170FB8"/>
    <w:rsid w:val="001717C8"/>
    <w:rsid w:val="0017180A"/>
    <w:rsid w:val="00171EC1"/>
    <w:rsid w:val="001721F3"/>
    <w:rsid w:val="0017238B"/>
    <w:rsid w:val="00172C04"/>
    <w:rsid w:val="0017310D"/>
    <w:rsid w:val="00173BBA"/>
    <w:rsid w:val="00173D15"/>
    <w:rsid w:val="00173F67"/>
    <w:rsid w:val="001742FE"/>
    <w:rsid w:val="00174B4B"/>
    <w:rsid w:val="00174F7B"/>
    <w:rsid w:val="001750E1"/>
    <w:rsid w:val="0017546F"/>
    <w:rsid w:val="001754C7"/>
    <w:rsid w:val="001758C0"/>
    <w:rsid w:val="001759D0"/>
    <w:rsid w:val="001767AE"/>
    <w:rsid w:val="0017682F"/>
    <w:rsid w:val="00176966"/>
    <w:rsid w:val="00176A2A"/>
    <w:rsid w:val="00176D42"/>
    <w:rsid w:val="00176D78"/>
    <w:rsid w:val="00177286"/>
    <w:rsid w:val="00177503"/>
    <w:rsid w:val="0017786D"/>
    <w:rsid w:val="00177A2D"/>
    <w:rsid w:val="00180570"/>
    <w:rsid w:val="00180677"/>
    <w:rsid w:val="00180685"/>
    <w:rsid w:val="00180867"/>
    <w:rsid w:val="00180CAE"/>
    <w:rsid w:val="001817C6"/>
    <w:rsid w:val="00181AA3"/>
    <w:rsid w:val="00181F01"/>
    <w:rsid w:val="0018234F"/>
    <w:rsid w:val="00182662"/>
    <w:rsid w:val="00182CCC"/>
    <w:rsid w:val="00182D6C"/>
    <w:rsid w:val="00183189"/>
    <w:rsid w:val="0018320B"/>
    <w:rsid w:val="00183CAF"/>
    <w:rsid w:val="00183EA7"/>
    <w:rsid w:val="001849C0"/>
    <w:rsid w:val="00184F12"/>
    <w:rsid w:val="0018551C"/>
    <w:rsid w:val="0018586B"/>
    <w:rsid w:val="00185E5D"/>
    <w:rsid w:val="00186A23"/>
    <w:rsid w:val="00186A73"/>
    <w:rsid w:val="001871EE"/>
    <w:rsid w:val="00187A76"/>
    <w:rsid w:val="00187A7D"/>
    <w:rsid w:val="001902E0"/>
    <w:rsid w:val="00190329"/>
    <w:rsid w:val="0019038D"/>
    <w:rsid w:val="001908FB"/>
    <w:rsid w:val="0019121B"/>
    <w:rsid w:val="00192306"/>
    <w:rsid w:val="00192AE6"/>
    <w:rsid w:val="00192C46"/>
    <w:rsid w:val="00192CA0"/>
    <w:rsid w:val="00192DDE"/>
    <w:rsid w:val="0019362B"/>
    <w:rsid w:val="00193DDB"/>
    <w:rsid w:val="001940D3"/>
    <w:rsid w:val="001945BD"/>
    <w:rsid w:val="001945C8"/>
    <w:rsid w:val="00194A9F"/>
    <w:rsid w:val="001951E3"/>
    <w:rsid w:val="00195528"/>
    <w:rsid w:val="001958BF"/>
    <w:rsid w:val="00195C6E"/>
    <w:rsid w:val="001961A9"/>
    <w:rsid w:val="001967FF"/>
    <w:rsid w:val="00197858"/>
    <w:rsid w:val="00197D09"/>
    <w:rsid w:val="00197FE0"/>
    <w:rsid w:val="001A072E"/>
    <w:rsid w:val="001A0A42"/>
    <w:rsid w:val="001A0E67"/>
    <w:rsid w:val="001A1374"/>
    <w:rsid w:val="001A1696"/>
    <w:rsid w:val="001A18A4"/>
    <w:rsid w:val="001A1BEC"/>
    <w:rsid w:val="001A1DBE"/>
    <w:rsid w:val="001A2B66"/>
    <w:rsid w:val="001A303E"/>
    <w:rsid w:val="001A309B"/>
    <w:rsid w:val="001A398E"/>
    <w:rsid w:val="001A3C0E"/>
    <w:rsid w:val="001A40FA"/>
    <w:rsid w:val="001A436C"/>
    <w:rsid w:val="001A4825"/>
    <w:rsid w:val="001A49A2"/>
    <w:rsid w:val="001A4BA3"/>
    <w:rsid w:val="001A4EDF"/>
    <w:rsid w:val="001A5281"/>
    <w:rsid w:val="001A5398"/>
    <w:rsid w:val="001A573D"/>
    <w:rsid w:val="001A65FF"/>
    <w:rsid w:val="001A6602"/>
    <w:rsid w:val="001A691F"/>
    <w:rsid w:val="001A6FA8"/>
    <w:rsid w:val="001A75EE"/>
    <w:rsid w:val="001A7B82"/>
    <w:rsid w:val="001A7B9C"/>
    <w:rsid w:val="001A7DED"/>
    <w:rsid w:val="001B023E"/>
    <w:rsid w:val="001B0517"/>
    <w:rsid w:val="001B1286"/>
    <w:rsid w:val="001B134E"/>
    <w:rsid w:val="001B15B5"/>
    <w:rsid w:val="001B175C"/>
    <w:rsid w:val="001B1B13"/>
    <w:rsid w:val="001B1B99"/>
    <w:rsid w:val="001B2B93"/>
    <w:rsid w:val="001B36F9"/>
    <w:rsid w:val="001B3A6E"/>
    <w:rsid w:val="001B3EB8"/>
    <w:rsid w:val="001B42E8"/>
    <w:rsid w:val="001B4957"/>
    <w:rsid w:val="001B4A34"/>
    <w:rsid w:val="001B55A4"/>
    <w:rsid w:val="001B5915"/>
    <w:rsid w:val="001B5C6E"/>
    <w:rsid w:val="001B6827"/>
    <w:rsid w:val="001B6923"/>
    <w:rsid w:val="001B6DC5"/>
    <w:rsid w:val="001B701E"/>
    <w:rsid w:val="001B7473"/>
    <w:rsid w:val="001B7881"/>
    <w:rsid w:val="001B7CA7"/>
    <w:rsid w:val="001B7CFA"/>
    <w:rsid w:val="001B7E3A"/>
    <w:rsid w:val="001C01A4"/>
    <w:rsid w:val="001C0A34"/>
    <w:rsid w:val="001C0D73"/>
    <w:rsid w:val="001C1050"/>
    <w:rsid w:val="001C1107"/>
    <w:rsid w:val="001C1258"/>
    <w:rsid w:val="001C127F"/>
    <w:rsid w:val="001C1710"/>
    <w:rsid w:val="001C22B4"/>
    <w:rsid w:val="001C326F"/>
    <w:rsid w:val="001C36E6"/>
    <w:rsid w:val="001C3B20"/>
    <w:rsid w:val="001C3F88"/>
    <w:rsid w:val="001C4188"/>
    <w:rsid w:val="001C429C"/>
    <w:rsid w:val="001C4A48"/>
    <w:rsid w:val="001C53F0"/>
    <w:rsid w:val="001C59D8"/>
    <w:rsid w:val="001C5D4D"/>
    <w:rsid w:val="001C5E03"/>
    <w:rsid w:val="001C656D"/>
    <w:rsid w:val="001C6BCF"/>
    <w:rsid w:val="001C77CD"/>
    <w:rsid w:val="001C7E1C"/>
    <w:rsid w:val="001D04DE"/>
    <w:rsid w:val="001D14A6"/>
    <w:rsid w:val="001D1A0A"/>
    <w:rsid w:val="001D1E31"/>
    <w:rsid w:val="001D2260"/>
    <w:rsid w:val="001D2318"/>
    <w:rsid w:val="001D301A"/>
    <w:rsid w:val="001D3590"/>
    <w:rsid w:val="001D3855"/>
    <w:rsid w:val="001D3CCB"/>
    <w:rsid w:val="001D4138"/>
    <w:rsid w:val="001D41A1"/>
    <w:rsid w:val="001D41D8"/>
    <w:rsid w:val="001D430C"/>
    <w:rsid w:val="001D4361"/>
    <w:rsid w:val="001D462B"/>
    <w:rsid w:val="001D57DF"/>
    <w:rsid w:val="001D5C0C"/>
    <w:rsid w:val="001D5EF7"/>
    <w:rsid w:val="001D6335"/>
    <w:rsid w:val="001D638F"/>
    <w:rsid w:val="001D6731"/>
    <w:rsid w:val="001D6C59"/>
    <w:rsid w:val="001D6E24"/>
    <w:rsid w:val="001D7185"/>
    <w:rsid w:val="001D776A"/>
    <w:rsid w:val="001D7B9D"/>
    <w:rsid w:val="001D7E8C"/>
    <w:rsid w:val="001E0079"/>
    <w:rsid w:val="001E060D"/>
    <w:rsid w:val="001E0677"/>
    <w:rsid w:val="001E08E9"/>
    <w:rsid w:val="001E1A00"/>
    <w:rsid w:val="001E1C2E"/>
    <w:rsid w:val="001E1CF4"/>
    <w:rsid w:val="001E204B"/>
    <w:rsid w:val="001E2B53"/>
    <w:rsid w:val="001E2CCB"/>
    <w:rsid w:val="001E3443"/>
    <w:rsid w:val="001E37EE"/>
    <w:rsid w:val="001E3951"/>
    <w:rsid w:val="001E3BE6"/>
    <w:rsid w:val="001E3D7E"/>
    <w:rsid w:val="001E4118"/>
    <w:rsid w:val="001E4D0E"/>
    <w:rsid w:val="001E5E38"/>
    <w:rsid w:val="001E5F01"/>
    <w:rsid w:val="001E5F56"/>
    <w:rsid w:val="001E6001"/>
    <w:rsid w:val="001E61C2"/>
    <w:rsid w:val="001E691E"/>
    <w:rsid w:val="001E6FF5"/>
    <w:rsid w:val="001E7443"/>
    <w:rsid w:val="001E7878"/>
    <w:rsid w:val="001E7880"/>
    <w:rsid w:val="001F038A"/>
    <w:rsid w:val="001F04EB"/>
    <w:rsid w:val="001F0CE2"/>
    <w:rsid w:val="001F0E83"/>
    <w:rsid w:val="001F1FFF"/>
    <w:rsid w:val="001F238F"/>
    <w:rsid w:val="001F2436"/>
    <w:rsid w:val="001F2E0B"/>
    <w:rsid w:val="001F304F"/>
    <w:rsid w:val="001F35B2"/>
    <w:rsid w:val="001F373F"/>
    <w:rsid w:val="001F3923"/>
    <w:rsid w:val="001F3B70"/>
    <w:rsid w:val="001F3BCB"/>
    <w:rsid w:val="001F3D42"/>
    <w:rsid w:val="001F40BE"/>
    <w:rsid w:val="001F5651"/>
    <w:rsid w:val="001F5D17"/>
    <w:rsid w:val="001F6645"/>
    <w:rsid w:val="001F68F8"/>
    <w:rsid w:val="001F6F68"/>
    <w:rsid w:val="001F6F86"/>
    <w:rsid w:val="001F7291"/>
    <w:rsid w:val="0020076F"/>
    <w:rsid w:val="0020183F"/>
    <w:rsid w:val="002019EB"/>
    <w:rsid w:val="00201F22"/>
    <w:rsid w:val="002020FF"/>
    <w:rsid w:val="002022EB"/>
    <w:rsid w:val="00202C48"/>
    <w:rsid w:val="00202E02"/>
    <w:rsid w:val="00202E4F"/>
    <w:rsid w:val="002032DA"/>
    <w:rsid w:val="0020348C"/>
    <w:rsid w:val="002035D8"/>
    <w:rsid w:val="002035DA"/>
    <w:rsid w:val="0020398E"/>
    <w:rsid w:val="00203C43"/>
    <w:rsid w:val="00204181"/>
    <w:rsid w:val="002042F2"/>
    <w:rsid w:val="00204C11"/>
    <w:rsid w:val="002052D2"/>
    <w:rsid w:val="00205FE3"/>
    <w:rsid w:val="002060A4"/>
    <w:rsid w:val="00206419"/>
    <w:rsid w:val="00206992"/>
    <w:rsid w:val="00206FBF"/>
    <w:rsid w:val="002070C1"/>
    <w:rsid w:val="00207756"/>
    <w:rsid w:val="00207872"/>
    <w:rsid w:val="00207BC1"/>
    <w:rsid w:val="00207E3A"/>
    <w:rsid w:val="0021073D"/>
    <w:rsid w:val="0021074C"/>
    <w:rsid w:val="002114BF"/>
    <w:rsid w:val="00211C3D"/>
    <w:rsid w:val="00211CAD"/>
    <w:rsid w:val="00211F03"/>
    <w:rsid w:val="00212D42"/>
    <w:rsid w:val="00212DB9"/>
    <w:rsid w:val="00212ECB"/>
    <w:rsid w:val="00212F49"/>
    <w:rsid w:val="0021365A"/>
    <w:rsid w:val="00213760"/>
    <w:rsid w:val="00214518"/>
    <w:rsid w:val="002148D1"/>
    <w:rsid w:val="00214A9A"/>
    <w:rsid w:val="00214B24"/>
    <w:rsid w:val="00214B47"/>
    <w:rsid w:val="002150A9"/>
    <w:rsid w:val="00215226"/>
    <w:rsid w:val="0021534F"/>
    <w:rsid w:val="00215485"/>
    <w:rsid w:val="002154EE"/>
    <w:rsid w:val="002160D9"/>
    <w:rsid w:val="002161EA"/>
    <w:rsid w:val="0021635C"/>
    <w:rsid w:val="002163C2"/>
    <w:rsid w:val="00216719"/>
    <w:rsid w:val="00217F9D"/>
    <w:rsid w:val="00217FF6"/>
    <w:rsid w:val="00220800"/>
    <w:rsid w:val="00220B0E"/>
    <w:rsid w:val="00220EED"/>
    <w:rsid w:val="00221C7D"/>
    <w:rsid w:val="00221DE5"/>
    <w:rsid w:val="00221E6B"/>
    <w:rsid w:val="0022214E"/>
    <w:rsid w:val="00222952"/>
    <w:rsid w:val="002231FC"/>
    <w:rsid w:val="00223701"/>
    <w:rsid w:val="00224347"/>
    <w:rsid w:val="002243DA"/>
    <w:rsid w:val="0022469A"/>
    <w:rsid w:val="0022494E"/>
    <w:rsid w:val="00224BC8"/>
    <w:rsid w:val="00226567"/>
    <w:rsid w:val="00226BD2"/>
    <w:rsid w:val="00227658"/>
    <w:rsid w:val="002306C5"/>
    <w:rsid w:val="00230787"/>
    <w:rsid w:val="00230BF8"/>
    <w:rsid w:val="00230E2B"/>
    <w:rsid w:val="00230E99"/>
    <w:rsid w:val="00231252"/>
    <w:rsid w:val="0023271F"/>
    <w:rsid w:val="00232D27"/>
    <w:rsid w:val="00232FCE"/>
    <w:rsid w:val="00233228"/>
    <w:rsid w:val="00233429"/>
    <w:rsid w:val="002334E8"/>
    <w:rsid w:val="0023379F"/>
    <w:rsid w:val="00233B1F"/>
    <w:rsid w:val="00234190"/>
    <w:rsid w:val="00234264"/>
    <w:rsid w:val="00234548"/>
    <w:rsid w:val="00234DF4"/>
    <w:rsid w:val="00235438"/>
    <w:rsid w:val="0023560A"/>
    <w:rsid w:val="00235C18"/>
    <w:rsid w:val="00235E27"/>
    <w:rsid w:val="00235FEE"/>
    <w:rsid w:val="0023646E"/>
    <w:rsid w:val="0023654A"/>
    <w:rsid w:val="00236906"/>
    <w:rsid w:val="00236D18"/>
    <w:rsid w:val="00236EC7"/>
    <w:rsid w:val="00236FA1"/>
    <w:rsid w:val="00236FA7"/>
    <w:rsid w:val="00237385"/>
    <w:rsid w:val="00237649"/>
    <w:rsid w:val="00237B11"/>
    <w:rsid w:val="00237D27"/>
    <w:rsid w:val="0024005E"/>
    <w:rsid w:val="0024028B"/>
    <w:rsid w:val="0024066A"/>
    <w:rsid w:val="002406CB"/>
    <w:rsid w:val="002408E8"/>
    <w:rsid w:val="0024108E"/>
    <w:rsid w:val="00241170"/>
    <w:rsid w:val="00241D2C"/>
    <w:rsid w:val="00241FC1"/>
    <w:rsid w:val="00242A62"/>
    <w:rsid w:val="00242F3F"/>
    <w:rsid w:val="00243041"/>
    <w:rsid w:val="002433AC"/>
    <w:rsid w:val="002435BA"/>
    <w:rsid w:val="002438CF"/>
    <w:rsid w:val="002438FE"/>
    <w:rsid w:val="00243CA1"/>
    <w:rsid w:val="00243D94"/>
    <w:rsid w:val="0024470F"/>
    <w:rsid w:val="00244D0A"/>
    <w:rsid w:val="00245359"/>
    <w:rsid w:val="00245444"/>
    <w:rsid w:val="00245476"/>
    <w:rsid w:val="00245E0D"/>
    <w:rsid w:val="00245EBC"/>
    <w:rsid w:val="00245F1D"/>
    <w:rsid w:val="00246815"/>
    <w:rsid w:val="00246BC5"/>
    <w:rsid w:val="00246FAB"/>
    <w:rsid w:val="00247306"/>
    <w:rsid w:val="0024767F"/>
    <w:rsid w:val="00250072"/>
    <w:rsid w:val="0025013C"/>
    <w:rsid w:val="00250515"/>
    <w:rsid w:val="00250D79"/>
    <w:rsid w:val="00251168"/>
    <w:rsid w:val="00251665"/>
    <w:rsid w:val="00251C70"/>
    <w:rsid w:val="002520C6"/>
    <w:rsid w:val="00253591"/>
    <w:rsid w:val="0025398B"/>
    <w:rsid w:val="00254015"/>
    <w:rsid w:val="00254275"/>
    <w:rsid w:val="00254566"/>
    <w:rsid w:val="0025489C"/>
    <w:rsid w:val="00254A13"/>
    <w:rsid w:val="00254EC8"/>
    <w:rsid w:val="0025515D"/>
    <w:rsid w:val="00255790"/>
    <w:rsid w:val="00255FAE"/>
    <w:rsid w:val="002560D2"/>
    <w:rsid w:val="0025617E"/>
    <w:rsid w:val="00256900"/>
    <w:rsid w:val="00256B01"/>
    <w:rsid w:val="0025786F"/>
    <w:rsid w:val="00257A46"/>
    <w:rsid w:val="00257ECA"/>
    <w:rsid w:val="002600E7"/>
    <w:rsid w:val="0026040F"/>
    <w:rsid w:val="00261620"/>
    <w:rsid w:val="00261A3E"/>
    <w:rsid w:val="00261EE4"/>
    <w:rsid w:val="00261F39"/>
    <w:rsid w:val="00262970"/>
    <w:rsid w:val="00262A15"/>
    <w:rsid w:val="00262B57"/>
    <w:rsid w:val="002632BC"/>
    <w:rsid w:val="00263A6C"/>
    <w:rsid w:val="00263A9A"/>
    <w:rsid w:val="00263B83"/>
    <w:rsid w:val="0026418E"/>
    <w:rsid w:val="00264683"/>
    <w:rsid w:val="00264F6E"/>
    <w:rsid w:val="00265457"/>
    <w:rsid w:val="00265474"/>
    <w:rsid w:val="00265A1B"/>
    <w:rsid w:val="00265CD7"/>
    <w:rsid w:val="00265F13"/>
    <w:rsid w:val="002666BB"/>
    <w:rsid w:val="00266C2D"/>
    <w:rsid w:val="00266C5C"/>
    <w:rsid w:val="00266CAF"/>
    <w:rsid w:val="00266EA7"/>
    <w:rsid w:val="00267003"/>
    <w:rsid w:val="0026742E"/>
    <w:rsid w:val="0027017D"/>
    <w:rsid w:val="002709C2"/>
    <w:rsid w:val="00270C7F"/>
    <w:rsid w:val="00271235"/>
    <w:rsid w:val="002714EB"/>
    <w:rsid w:val="00271A58"/>
    <w:rsid w:val="00271D3D"/>
    <w:rsid w:val="002724B5"/>
    <w:rsid w:val="00272698"/>
    <w:rsid w:val="00272729"/>
    <w:rsid w:val="00272BEB"/>
    <w:rsid w:val="00273369"/>
    <w:rsid w:val="0027384A"/>
    <w:rsid w:val="0027439E"/>
    <w:rsid w:val="002747B8"/>
    <w:rsid w:val="002747E3"/>
    <w:rsid w:val="00274AA9"/>
    <w:rsid w:val="00275010"/>
    <w:rsid w:val="002754D4"/>
    <w:rsid w:val="00275864"/>
    <w:rsid w:val="0027592A"/>
    <w:rsid w:val="00275E09"/>
    <w:rsid w:val="002764B4"/>
    <w:rsid w:val="00276A69"/>
    <w:rsid w:val="00276BF8"/>
    <w:rsid w:val="00277303"/>
    <w:rsid w:val="002773F0"/>
    <w:rsid w:val="00280044"/>
    <w:rsid w:val="00280266"/>
    <w:rsid w:val="00280587"/>
    <w:rsid w:val="00281E46"/>
    <w:rsid w:val="00281F8C"/>
    <w:rsid w:val="0028215B"/>
    <w:rsid w:val="00282B14"/>
    <w:rsid w:val="002831C6"/>
    <w:rsid w:val="00283A0B"/>
    <w:rsid w:val="00283C35"/>
    <w:rsid w:val="00283EA1"/>
    <w:rsid w:val="00283EF5"/>
    <w:rsid w:val="00284B14"/>
    <w:rsid w:val="0028504F"/>
    <w:rsid w:val="0028510D"/>
    <w:rsid w:val="002857EA"/>
    <w:rsid w:val="00285C39"/>
    <w:rsid w:val="0028628E"/>
    <w:rsid w:val="00286ED3"/>
    <w:rsid w:val="0028715D"/>
    <w:rsid w:val="0028717E"/>
    <w:rsid w:val="00287A4B"/>
    <w:rsid w:val="00287BCD"/>
    <w:rsid w:val="00290DCE"/>
    <w:rsid w:val="002916D6"/>
    <w:rsid w:val="002919B8"/>
    <w:rsid w:val="00291B5F"/>
    <w:rsid w:val="002923E5"/>
    <w:rsid w:val="00292839"/>
    <w:rsid w:val="00292A22"/>
    <w:rsid w:val="00293308"/>
    <w:rsid w:val="00293D28"/>
    <w:rsid w:val="00294308"/>
    <w:rsid w:val="00295530"/>
    <w:rsid w:val="00295644"/>
    <w:rsid w:val="0029639C"/>
    <w:rsid w:val="00296620"/>
    <w:rsid w:val="00296F9F"/>
    <w:rsid w:val="0029734D"/>
    <w:rsid w:val="002A0082"/>
    <w:rsid w:val="002A0D44"/>
    <w:rsid w:val="002A0EAD"/>
    <w:rsid w:val="002A15AA"/>
    <w:rsid w:val="002A15F3"/>
    <w:rsid w:val="002A17E2"/>
    <w:rsid w:val="002A1999"/>
    <w:rsid w:val="002A22DA"/>
    <w:rsid w:val="002A2745"/>
    <w:rsid w:val="002A2FF7"/>
    <w:rsid w:val="002A3247"/>
    <w:rsid w:val="002A37CD"/>
    <w:rsid w:val="002A3B2A"/>
    <w:rsid w:val="002A40CB"/>
    <w:rsid w:val="002A4429"/>
    <w:rsid w:val="002A4644"/>
    <w:rsid w:val="002A464C"/>
    <w:rsid w:val="002A468B"/>
    <w:rsid w:val="002A48F2"/>
    <w:rsid w:val="002A4A3F"/>
    <w:rsid w:val="002A50AE"/>
    <w:rsid w:val="002A5D9F"/>
    <w:rsid w:val="002A5DF3"/>
    <w:rsid w:val="002A6011"/>
    <w:rsid w:val="002A69C4"/>
    <w:rsid w:val="002A7888"/>
    <w:rsid w:val="002A7D5F"/>
    <w:rsid w:val="002A7E52"/>
    <w:rsid w:val="002B00E5"/>
    <w:rsid w:val="002B0E3D"/>
    <w:rsid w:val="002B108E"/>
    <w:rsid w:val="002B10DA"/>
    <w:rsid w:val="002B2252"/>
    <w:rsid w:val="002B2442"/>
    <w:rsid w:val="002B27C5"/>
    <w:rsid w:val="002B2D8D"/>
    <w:rsid w:val="002B2E18"/>
    <w:rsid w:val="002B315C"/>
    <w:rsid w:val="002B33B1"/>
    <w:rsid w:val="002B39F9"/>
    <w:rsid w:val="002B3CC2"/>
    <w:rsid w:val="002B4E2A"/>
    <w:rsid w:val="002B5280"/>
    <w:rsid w:val="002B53AF"/>
    <w:rsid w:val="002B5529"/>
    <w:rsid w:val="002B56BA"/>
    <w:rsid w:val="002B6D3D"/>
    <w:rsid w:val="002B6D9E"/>
    <w:rsid w:val="002B6EFF"/>
    <w:rsid w:val="002B70D9"/>
    <w:rsid w:val="002B72F4"/>
    <w:rsid w:val="002B7658"/>
    <w:rsid w:val="002B7F3D"/>
    <w:rsid w:val="002C03FC"/>
    <w:rsid w:val="002C0516"/>
    <w:rsid w:val="002C1411"/>
    <w:rsid w:val="002C1E69"/>
    <w:rsid w:val="002C1EB5"/>
    <w:rsid w:val="002C20A0"/>
    <w:rsid w:val="002C2322"/>
    <w:rsid w:val="002C2596"/>
    <w:rsid w:val="002C2643"/>
    <w:rsid w:val="002C2A96"/>
    <w:rsid w:val="002C331E"/>
    <w:rsid w:val="002C3452"/>
    <w:rsid w:val="002C3B38"/>
    <w:rsid w:val="002C45DD"/>
    <w:rsid w:val="002C499B"/>
    <w:rsid w:val="002C5289"/>
    <w:rsid w:val="002C52AA"/>
    <w:rsid w:val="002C54D1"/>
    <w:rsid w:val="002C5881"/>
    <w:rsid w:val="002C5EE6"/>
    <w:rsid w:val="002C5F1B"/>
    <w:rsid w:val="002C6514"/>
    <w:rsid w:val="002C65B4"/>
    <w:rsid w:val="002D07B6"/>
    <w:rsid w:val="002D08A7"/>
    <w:rsid w:val="002D0AC2"/>
    <w:rsid w:val="002D0AF4"/>
    <w:rsid w:val="002D0CB7"/>
    <w:rsid w:val="002D0ED9"/>
    <w:rsid w:val="002D10EA"/>
    <w:rsid w:val="002D140D"/>
    <w:rsid w:val="002D187B"/>
    <w:rsid w:val="002D1892"/>
    <w:rsid w:val="002D19DA"/>
    <w:rsid w:val="002D2365"/>
    <w:rsid w:val="002D2CE0"/>
    <w:rsid w:val="002D2DAB"/>
    <w:rsid w:val="002D2E2F"/>
    <w:rsid w:val="002D2E53"/>
    <w:rsid w:val="002D2EFB"/>
    <w:rsid w:val="002D310F"/>
    <w:rsid w:val="002D331B"/>
    <w:rsid w:val="002D3A65"/>
    <w:rsid w:val="002D3C8D"/>
    <w:rsid w:val="002D413C"/>
    <w:rsid w:val="002D440B"/>
    <w:rsid w:val="002D4E77"/>
    <w:rsid w:val="002D5029"/>
    <w:rsid w:val="002D517A"/>
    <w:rsid w:val="002D5687"/>
    <w:rsid w:val="002D5915"/>
    <w:rsid w:val="002D5E40"/>
    <w:rsid w:val="002D6C71"/>
    <w:rsid w:val="002D7380"/>
    <w:rsid w:val="002D758A"/>
    <w:rsid w:val="002D7B94"/>
    <w:rsid w:val="002E0497"/>
    <w:rsid w:val="002E14F0"/>
    <w:rsid w:val="002E18CD"/>
    <w:rsid w:val="002E277B"/>
    <w:rsid w:val="002E2DD1"/>
    <w:rsid w:val="002E3AA2"/>
    <w:rsid w:val="002E3D31"/>
    <w:rsid w:val="002E418C"/>
    <w:rsid w:val="002E49B9"/>
    <w:rsid w:val="002E5123"/>
    <w:rsid w:val="002E5269"/>
    <w:rsid w:val="002E55E9"/>
    <w:rsid w:val="002E657A"/>
    <w:rsid w:val="002E698C"/>
    <w:rsid w:val="002E6B42"/>
    <w:rsid w:val="002E6CAD"/>
    <w:rsid w:val="002E7195"/>
    <w:rsid w:val="002E7444"/>
    <w:rsid w:val="002E771B"/>
    <w:rsid w:val="002E78BA"/>
    <w:rsid w:val="002E7D13"/>
    <w:rsid w:val="002F005E"/>
    <w:rsid w:val="002F02BD"/>
    <w:rsid w:val="002F131A"/>
    <w:rsid w:val="002F1B29"/>
    <w:rsid w:val="002F1CBE"/>
    <w:rsid w:val="002F1DBB"/>
    <w:rsid w:val="002F273A"/>
    <w:rsid w:val="002F2A9B"/>
    <w:rsid w:val="002F2AF8"/>
    <w:rsid w:val="002F2F27"/>
    <w:rsid w:val="002F30A7"/>
    <w:rsid w:val="002F3EAF"/>
    <w:rsid w:val="002F3EB5"/>
    <w:rsid w:val="002F40E9"/>
    <w:rsid w:val="002F43E1"/>
    <w:rsid w:val="002F5149"/>
    <w:rsid w:val="002F5272"/>
    <w:rsid w:val="002F5778"/>
    <w:rsid w:val="002F5B15"/>
    <w:rsid w:val="002F5BD1"/>
    <w:rsid w:val="002F5C6B"/>
    <w:rsid w:val="002F5D0D"/>
    <w:rsid w:val="002F6445"/>
    <w:rsid w:val="002F6693"/>
    <w:rsid w:val="002F6A68"/>
    <w:rsid w:val="002F6CB3"/>
    <w:rsid w:val="002F6E6A"/>
    <w:rsid w:val="002F728B"/>
    <w:rsid w:val="002F72AC"/>
    <w:rsid w:val="002F7515"/>
    <w:rsid w:val="002F7B80"/>
    <w:rsid w:val="003006E3"/>
    <w:rsid w:val="003008EC"/>
    <w:rsid w:val="00300A1B"/>
    <w:rsid w:val="0030105B"/>
    <w:rsid w:val="00302C91"/>
    <w:rsid w:val="00302D1F"/>
    <w:rsid w:val="003033C2"/>
    <w:rsid w:val="0030381B"/>
    <w:rsid w:val="003039B4"/>
    <w:rsid w:val="00303AE6"/>
    <w:rsid w:val="00304AE8"/>
    <w:rsid w:val="00304C60"/>
    <w:rsid w:val="00304EB1"/>
    <w:rsid w:val="0030514B"/>
    <w:rsid w:val="00305657"/>
    <w:rsid w:val="00305C0C"/>
    <w:rsid w:val="00305F17"/>
    <w:rsid w:val="00306827"/>
    <w:rsid w:val="003068FC"/>
    <w:rsid w:val="00306DEB"/>
    <w:rsid w:val="00307088"/>
    <w:rsid w:val="00307169"/>
    <w:rsid w:val="003075C2"/>
    <w:rsid w:val="00307BB3"/>
    <w:rsid w:val="00310133"/>
    <w:rsid w:val="003103A4"/>
    <w:rsid w:val="00310565"/>
    <w:rsid w:val="00310E0F"/>
    <w:rsid w:val="00312922"/>
    <w:rsid w:val="003136E1"/>
    <w:rsid w:val="003137B6"/>
    <w:rsid w:val="00313FC6"/>
    <w:rsid w:val="003142B8"/>
    <w:rsid w:val="00314699"/>
    <w:rsid w:val="0031481E"/>
    <w:rsid w:val="003148D6"/>
    <w:rsid w:val="0031543A"/>
    <w:rsid w:val="00315458"/>
    <w:rsid w:val="003157EB"/>
    <w:rsid w:val="00315E6B"/>
    <w:rsid w:val="0031703B"/>
    <w:rsid w:val="003170E9"/>
    <w:rsid w:val="003172B8"/>
    <w:rsid w:val="0031748D"/>
    <w:rsid w:val="0032011B"/>
    <w:rsid w:val="003201CB"/>
    <w:rsid w:val="00320260"/>
    <w:rsid w:val="00320DE8"/>
    <w:rsid w:val="003212F8"/>
    <w:rsid w:val="00321619"/>
    <w:rsid w:val="00321A3F"/>
    <w:rsid w:val="00321AD1"/>
    <w:rsid w:val="00321E00"/>
    <w:rsid w:val="00321F9E"/>
    <w:rsid w:val="00322618"/>
    <w:rsid w:val="003229A8"/>
    <w:rsid w:val="003229B2"/>
    <w:rsid w:val="00322EC4"/>
    <w:rsid w:val="00322F42"/>
    <w:rsid w:val="003232C5"/>
    <w:rsid w:val="003240EA"/>
    <w:rsid w:val="003241AF"/>
    <w:rsid w:val="00324231"/>
    <w:rsid w:val="0032426E"/>
    <w:rsid w:val="00324D33"/>
    <w:rsid w:val="00325406"/>
    <w:rsid w:val="0032576D"/>
    <w:rsid w:val="00325D22"/>
    <w:rsid w:val="003264A9"/>
    <w:rsid w:val="003266C6"/>
    <w:rsid w:val="003266ED"/>
    <w:rsid w:val="00326736"/>
    <w:rsid w:val="003269AD"/>
    <w:rsid w:val="00326E9E"/>
    <w:rsid w:val="00327297"/>
    <w:rsid w:val="003275E7"/>
    <w:rsid w:val="0032790E"/>
    <w:rsid w:val="00330138"/>
    <w:rsid w:val="00330376"/>
    <w:rsid w:val="003303D3"/>
    <w:rsid w:val="00330457"/>
    <w:rsid w:val="00330A0A"/>
    <w:rsid w:val="00330A35"/>
    <w:rsid w:val="00330C3D"/>
    <w:rsid w:val="00330FC1"/>
    <w:rsid w:val="00331211"/>
    <w:rsid w:val="003312CE"/>
    <w:rsid w:val="00331506"/>
    <w:rsid w:val="0033174A"/>
    <w:rsid w:val="00331882"/>
    <w:rsid w:val="0033189F"/>
    <w:rsid w:val="0033196E"/>
    <w:rsid w:val="00331CFF"/>
    <w:rsid w:val="003321F6"/>
    <w:rsid w:val="00332930"/>
    <w:rsid w:val="0033308D"/>
    <w:rsid w:val="00333627"/>
    <w:rsid w:val="00333C4D"/>
    <w:rsid w:val="00333CCF"/>
    <w:rsid w:val="0033435E"/>
    <w:rsid w:val="00334B5F"/>
    <w:rsid w:val="00334DDA"/>
    <w:rsid w:val="00334F05"/>
    <w:rsid w:val="00335A36"/>
    <w:rsid w:val="00336366"/>
    <w:rsid w:val="003364C1"/>
    <w:rsid w:val="0033663F"/>
    <w:rsid w:val="00336C0E"/>
    <w:rsid w:val="00336C5F"/>
    <w:rsid w:val="00336DAF"/>
    <w:rsid w:val="00336DBF"/>
    <w:rsid w:val="00340DB2"/>
    <w:rsid w:val="00340F97"/>
    <w:rsid w:val="0034108F"/>
    <w:rsid w:val="0034130D"/>
    <w:rsid w:val="00341479"/>
    <w:rsid w:val="00341668"/>
    <w:rsid w:val="0034168C"/>
    <w:rsid w:val="00341C03"/>
    <w:rsid w:val="00341ECA"/>
    <w:rsid w:val="0034220F"/>
    <w:rsid w:val="00342865"/>
    <w:rsid w:val="00343038"/>
    <w:rsid w:val="0034334C"/>
    <w:rsid w:val="00343350"/>
    <w:rsid w:val="00344265"/>
    <w:rsid w:val="0034455A"/>
    <w:rsid w:val="00344B7D"/>
    <w:rsid w:val="00344C32"/>
    <w:rsid w:val="00345717"/>
    <w:rsid w:val="00345769"/>
    <w:rsid w:val="00345C2C"/>
    <w:rsid w:val="0034649F"/>
    <w:rsid w:val="003464F8"/>
    <w:rsid w:val="00346792"/>
    <w:rsid w:val="0034685F"/>
    <w:rsid w:val="00346863"/>
    <w:rsid w:val="00347521"/>
    <w:rsid w:val="00347DAD"/>
    <w:rsid w:val="00350374"/>
    <w:rsid w:val="003505E6"/>
    <w:rsid w:val="00350776"/>
    <w:rsid w:val="00350CCE"/>
    <w:rsid w:val="00351DA4"/>
    <w:rsid w:val="0035216D"/>
    <w:rsid w:val="003542A6"/>
    <w:rsid w:val="0035430F"/>
    <w:rsid w:val="00354862"/>
    <w:rsid w:val="003548CF"/>
    <w:rsid w:val="00355043"/>
    <w:rsid w:val="00355AF7"/>
    <w:rsid w:val="00355F56"/>
    <w:rsid w:val="00356419"/>
    <w:rsid w:val="00356C5A"/>
    <w:rsid w:val="003578B4"/>
    <w:rsid w:val="00360C05"/>
    <w:rsid w:val="00361839"/>
    <w:rsid w:val="00362500"/>
    <w:rsid w:val="00362CEA"/>
    <w:rsid w:val="00362EA9"/>
    <w:rsid w:val="00363212"/>
    <w:rsid w:val="00363DF7"/>
    <w:rsid w:val="00364346"/>
    <w:rsid w:val="003643B4"/>
    <w:rsid w:val="0036450C"/>
    <w:rsid w:val="0036470B"/>
    <w:rsid w:val="00364998"/>
    <w:rsid w:val="0036522B"/>
    <w:rsid w:val="003655C1"/>
    <w:rsid w:val="003656DD"/>
    <w:rsid w:val="00365EE4"/>
    <w:rsid w:val="003664CD"/>
    <w:rsid w:val="0036666A"/>
    <w:rsid w:val="003669B0"/>
    <w:rsid w:val="00367618"/>
    <w:rsid w:val="00367D4C"/>
    <w:rsid w:val="0037065E"/>
    <w:rsid w:val="003711FD"/>
    <w:rsid w:val="003713E2"/>
    <w:rsid w:val="00371C5E"/>
    <w:rsid w:val="00371DA2"/>
    <w:rsid w:val="00371FC4"/>
    <w:rsid w:val="00373139"/>
    <w:rsid w:val="00373867"/>
    <w:rsid w:val="003738BF"/>
    <w:rsid w:val="00373BEE"/>
    <w:rsid w:val="00374012"/>
    <w:rsid w:val="003743D7"/>
    <w:rsid w:val="003747BF"/>
    <w:rsid w:val="00374962"/>
    <w:rsid w:val="00374A5C"/>
    <w:rsid w:val="00374D04"/>
    <w:rsid w:val="00375687"/>
    <w:rsid w:val="00375E41"/>
    <w:rsid w:val="00375E68"/>
    <w:rsid w:val="00375EA8"/>
    <w:rsid w:val="00375F13"/>
    <w:rsid w:val="00376C69"/>
    <w:rsid w:val="00376C91"/>
    <w:rsid w:val="0038098F"/>
    <w:rsid w:val="00381092"/>
    <w:rsid w:val="00381428"/>
    <w:rsid w:val="00382550"/>
    <w:rsid w:val="00382C5E"/>
    <w:rsid w:val="00383062"/>
    <w:rsid w:val="0038353F"/>
    <w:rsid w:val="0038424A"/>
    <w:rsid w:val="003853A3"/>
    <w:rsid w:val="003856D4"/>
    <w:rsid w:val="00385896"/>
    <w:rsid w:val="00385987"/>
    <w:rsid w:val="00385D16"/>
    <w:rsid w:val="00386D0C"/>
    <w:rsid w:val="00386E44"/>
    <w:rsid w:val="00386FA0"/>
    <w:rsid w:val="00387146"/>
    <w:rsid w:val="00387523"/>
    <w:rsid w:val="003876B2"/>
    <w:rsid w:val="00387EC4"/>
    <w:rsid w:val="003901F0"/>
    <w:rsid w:val="00390658"/>
    <w:rsid w:val="003907CF"/>
    <w:rsid w:val="00390D71"/>
    <w:rsid w:val="00390D92"/>
    <w:rsid w:val="00391095"/>
    <w:rsid w:val="003911BF"/>
    <w:rsid w:val="0039177D"/>
    <w:rsid w:val="003919EC"/>
    <w:rsid w:val="00392306"/>
    <w:rsid w:val="00392823"/>
    <w:rsid w:val="00392C0F"/>
    <w:rsid w:val="00392E8D"/>
    <w:rsid w:val="00393402"/>
    <w:rsid w:val="00393F1D"/>
    <w:rsid w:val="00394036"/>
    <w:rsid w:val="003945F1"/>
    <w:rsid w:val="00394D29"/>
    <w:rsid w:val="0039501F"/>
    <w:rsid w:val="003952BC"/>
    <w:rsid w:val="0039537C"/>
    <w:rsid w:val="003957A1"/>
    <w:rsid w:val="00395BDA"/>
    <w:rsid w:val="00395D9C"/>
    <w:rsid w:val="003961CC"/>
    <w:rsid w:val="00396619"/>
    <w:rsid w:val="00397A1F"/>
    <w:rsid w:val="00397CE2"/>
    <w:rsid w:val="003A08C7"/>
    <w:rsid w:val="003A0BE4"/>
    <w:rsid w:val="003A1CDD"/>
    <w:rsid w:val="003A1E64"/>
    <w:rsid w:val="003A1F70"/>
    <w:rsid w:val="003A207D"/>
    <w:rsid w:val="003A2460"/>
    <w:rsid w:val="003A25AA"/>
    <w:rsid w:val="003A263B"/>
    <w:rsid w:val="003A2F5D"/>
    <w:rsid w:val="003A2FF7"/>
    <w:rsid w:val="003A3706"/>
    <w:rsid w:val="003A3AFC"/>
    <w:rsid w:val="003A4A13"/>
    <w:rsid w:val="003A4D2D"/>
    <w:rsid w:val="003A5581"/>
    <w:rsid w:val="003A5597"/>
    <w:rsid w:val="003A5636"/>
    <w:rsid w:val="003A59E0"/>
    <w:rsid w:val="003A5BF5"/>
    <w:rsid w:val="003A5C17"/>
    <w:rsid w:val="003A60F7"/>
    <w:rsid w:val="003A6A2D"/>
    <w:rsid w:val="003A6D7A"/>
    <w:rsid w:val="003A75DF"/>
    <w:rsid w:val="003A7666"/>
    <w:rsid w:val="003A7809"/>
    <w:rsid w:val="003A7D86"/>
    <w:rsid w:val="003A7DC2"/>
    <w:rsid w:val="003B0784"/>
    <w:rsid w:val="003B0CEE"/>
    <w:rsid w:val="003B173B"/>
    <w:rsid w:val="003B1C0B"/>
    <w:rsid w:val="003B1EAF"/>
    <w:rsid w:val="003B21A9"/>
    <w:rsid w:val="003B2A83"/>
    <w:rsid w:val="003B2C6F"/>
    <w:rsid w:val="003B30F1"/>
    <w:rsid w:val="003B3445"/>
    <w:rsid w:val="003B37D4"/>
    <w:rsid w:val="003B3C18"/>
    <w:rsid w:val="003B3F84"/>
    <w:rsid w:val="003B4F71"/>
    <w:rsid w:val="003B5B8C"/>
    <w:rsid w:val="003B6003"/>
    <w:rsid w:val="003B6073"/>
    <w:rsid w:val="003B6422"/>
    <w:rsid w:val="003B65F7"/>
    <w:rsid w:val="003B68E8"/>
    <w:rsid w:val="003B69CE"/>
    <w:rsid w:val="003B69E7"/>
    <w:rsid w:val="003B6A73"/>
    <w:rsid w:val="003B6C04"/>
    <w:rsid w:val="003B6E18"/>
    <w:rsid w:val="003B6F0F"/>
    <w:rsid w:val="003B7E01"/>
    <w:rsid w:val="003B7E14"/>
    <w:rsid w:val="003C074F"/>
    <w:rsid w:val="003C0FF3"/>
    <w:rsid w:val="003C171C"/>
    <w:rsid w:val="003C182D"/>
    <w:rsid w:val="003C1FAB"/>
    <w:rsid w:val="003C2916"/>
    <w:rsid w:val="003C2950"/>
    <w:rsid w:val="003C297A"/>
    <w:rsid w:val="003C2DCC"/>
    <w:rsid w:val="003C2DE1"/>
    <w:rsid w:val="003C311E"/>
    <w:rsid w:val="003C39A4"/>
    <w:rsid w:val="003C3FEA"/>
    <w:rsid w:val="003C475A"/>
    <w:rsid w:val="003C49C5"/>
    <w:rsid w:val="003C49EA"/>
    <w:rsid w:val="003C4AFC"/>
    <w:rsid w:val="003C4D08"/>
    <w:rsid w:val="003C4DE1"/>
    <w:rsid w:val="003C529F"/>
    <w:rsid w:val="003C5B90"/>
    <w:rsid w:val="003C6A44"/>
    <w:rsid w:val="003C78BD"/>
    <w:rsid w:val="003C7906"/>
    <w:rsid w:val="003D0659"/>
    <w:rsid w:val="003D08FC"/>
    <w:rsid w:val="003D1113"/>
    <w:rsid w:val="003D1CB8"/>
    <w:rsid w:val="003D1E8A"/>
    <w:rsid w:val="003D25D1"/>
    <w:rsid w:val="003D2E51"/>
    <w:rsid w:val="003D2E61"/>
    <w:rsid w:val="003D2F97"/>
    <w:rsid w:val="003D30E1"/>
    <w:rsid w:val="003D312C"/>
    <w:rsid w:val="003D3222"/>
    <w:rsid w:val="003D3689"/>
    <w:rsid w:val="003D3963"/>
    <w:rsid w:val="003D398C"/>
    <w:rsid w:val="003D4974"/>
    <w:rsid w:val="003D4EFB"/>
    <w:rsid w:val="003D4F2A"/>
    <w:rsid w:val="003D538F"/>
    <w:rsid w:val="003D573F"/>
    <w:rsid w:val="003D5A39"/>
    <w:rsid w:val="003D5AB7"/>
    <w:rsid w:val="003D5ACA"/>
    <w:rsid w:val="003D6066"/>
    <w:rsid w:val="003D6076"/>
    <w:rsid w:val="003D635A"/>
    <w:rsid w:val="003D687A"/>
    <w:rsid w:val="003D68F8"/>
    <w:rsid w:val="003D6BA4"/>
    <w:rsid w:val="003D6C85"/>
    <w:rsid w:val="003D702B"/>
    <w:rsid w:val="003D7055"/>
    <w:rsid w:val="003D70AC"/>
    <w:rsid w:val="003D71E0"/>
    <w:rsid w:val="003D728C"/>
    <w:rsid w:val="003D72F1"/>
    <w:rsid w:val="003D752F"/>
    <w:rsid w:val="003D7834"/>
    <w:rsid w:val="003D7E83"/>
    <w:rsid w:val="003E0471"/>
    <w:rsid w:val="003E11AA"/>
    <w:rsid w:val="003E160D"/>
    <w:rsid w:val="003E19A8"/>
    <w:rsid w:val="003E1C4F"/>
    <w:rsid w:val="003E1F19"/>
    <w:rsid w:val="003E2320"/>
    <w:rsid w:val="003E28C6"/>
    <w:rsid w:val="003E2AFB"/>
    <w:rsid w:val="003E2C6A"/>
    <w:rsid w:val="003E2E9C"/>
    <w:rsid w:val="003E3219"/>
    <w:rsid w:val="003E406C"/>
    <w:rsid w:val="003E4586"/>
    <w:rsid w:val="003E4700"/>
    <w:rsid w:val="003E4E45"/>
    <w:rsid w:val="003E594C"/>
    <w:rsid w:val="003E5D45"/>
    <w:rsid w:val="003E69F8"/>
    <w:rsid w:val="003E6C24"/>
    <w:rsid w:val="003E7220"/>
    <w:rsid w:val="003E7338"/>
    <w:rsid w:val="003E75F9"/>
    <w:rsid w:val="003E79D5"/>
    <w:rsid w:val="003F01EA"/>
    <w:rsid w:val="003F030D"/>
    <w:rsid w:val="003F0955"/>
    <w:rsid w:val="003F0BA5"/>
    <w:rsid w:val="003F1966"/>
    <w:rsid w:val="003F1C94"/>
    <w:rsid w:val="003F20AE"/>
    <w:rsid w:val="003F28C2"/>
    <w:rsid w:val="003F2A7C"/>
    <w:rsid w:val="003F2C6E"/>
    <w:rsid w:val="003F3A57"/>
    <w:rsid w:val="003F3BA8"/>
    <w:rsid w:val="003F4DF6"/>
    <w:rsid w:val="003F4FFF"/>
    <w:rsid w:val="003F5121"/>
    <w:rsid w:val="003F57A5"/>
    <w:rsid w:val="003F5F48"/>
    <w:rsid w:val="003F6148"/>
    <w:rsid w:val="003F61E2"/>
    <w:rsid w:val="003F629E"/>
    <w:rsid w:val="003F6394"/>
    <w:rsid w:val="003F64E6"/>
    <w:rsid w:val="003F6BB8"/>
    <w:rsid w:val="003F6F55"/>
    <w:rsid w:val="003F6FAB"/>
    <w:rsid w:val="003F79E2"/>
    <w:rsid w:val="004000A1"/>
    <w:rsid w:val="00400E21"/>
    <w:rsid w:val="00400F18"/>
    <w:rsid w:val="00401AA7"/>
    <w:rsid w:val="00401DD1"/>
    <w:rsid w:val="00402D52"/>
    <w:rsid w:val="004031F5"/>
    <w:rsid w:val="00403760"/>
    <w:rsid w:val="00403A66"/>
    <w:rsid w:val="00403D9C"/>
    <w:rsid w:val="00404A86"/>
    <w:rsid w:val="00405056"/>
    <w:rsid w:val="004050BC"/>
    <w:rsid w:val="0040526E"/>
    <w:rsid w:val="0040551C"/>
    <w:rsid w:val="00405656"/>
    <w:rsid w:val="00405C41"/>
    <w:rsid w:val="00405E5D"/>
    <w:rsid w:val="0040678E"/>
    <w:rsid w:val="00406A82"/>
    <w:rsid w:val="00406F72"/>
    <w:rsid w:val="004076EF"/>
    <w:rsid w:val="00407882"/>
    <w:rsid w:val="00407F06"/>
    <w:rsid w:val="00410086"/>
    <w:rsid w:val="004101AD"/>
    <w:rsid w:val="00411C4B"/>
    <w:rsid w:val="00411D0B"/>
    <w:rsid w:val="00411D5C"/>
    <w:rsid w:val="00411DA7"/>
    <w:rsid w:val="004121AB"/>
    <w:rsid w:val="00412268"/>
    <w:rsid w:val="00412D0E"/>
    <w:rsid w:val="00412D79"/>
    <w:rsid w:val="0041330D"/>
    <w:rsid w:val="004134CD"/>
    <w:rsid w:val="00413910"/>
    <w:rsid w:val="00414802"/>
    <w:rsid w:val="004150EF"/>
    <w:rsid w:val="004156E4"/>
    <w:rsid w:val="00416229"/>
    <w:rsid w:val="00416373"/>
    <w:rsid w:val="0041638E"/>
    <w:rsid w:val="004168A0"/>
    <w:rsid w:val="004178B4"/>
    <w:rsid w:val="0042006B"/>
    <w:rsid w:val="0042065E"/>
    <w:rsid w:val="00420F71"/>
    <w:rsid w:val="0042115A"/>
    <w:rsid w:val="004214DF"/>
    <w:rsid w:val="004217FD"/>
    <w:rsid w:val="0042276A"/>
    <w:rsid w:val="00422F96"/>
    <w:rsid w:val="00423423"/>
    <w:rsid w:val="00423429"/>
    <w:rsid w:val="00423950"/>
    <w:rsid w:val="004245D9"/>
    <w:rsid w:val="0042474A"/>
    <w:rsid w:val="00424BCF"/>
    <w:rsid w:val="004252C8"/>
    <w:rsid w:val="00425449"/>
    <w:rsid w:val="004258DA"/>
    <w:rsid w:val="00425FA1"/>
    <w:rsid w:val="00425FBE"/>
    <w:rsid w:val="00426861"/>
    <w:rsid w:val="00427313"/>
    <w:rsid w:val="00427797"/>
    <w:rsid w:val="00430921"/>
    <w:rsid w:val="00430BA4"/>
    <w:rsid w:val="00431360"/>
    <w:rsid w:val="004314AA"/>
    <w:rsid w:val="0043159B"/>
    <w:rsid w:val="00432962"/>
    <w:rsid w:val="00432F26"/>
    <w:rsid w:val="00433434"/>
    <w:rsid w:val="0043380B"/>
    <w:rsid w:val="00433824"/>
    <w:rsid w:val="00433A88"/>
    <w:rsid w:val="00433B92"/>
    <w:rsid w:val="00433DFF"/>
    <w:rsid w:val="00433F37"/>
    <w:rsid w:val="00434539"/>
    <w:rsid w:val="0043481F"/>
    <w:rsid w:val="00434982"/>
    <w:rsid w:val="00434A08"/>
    <w:rsid w:val="004358B1"/>
    <w:rsid w:val="00435A00"/>
    <w:rsid w:val="00435FE1"/>
    <w:rsid w:val="00436B35"/>
    <w:rsid w:val="0043705D"/>
    <w:rsid w:val="0043725D"/>
    <w:rsid w:val="0043742C"/>
    <w:rsid w:val="004374C6"/>
    <w:rsid w:val="00437E62"/>
    <w:rsid w:val="0044046F"/>
    <w:rsid w:val="00440A2F"/>
    <w:rsid w:val="00440A6D"/>
    <w:rsid w:val="00440ACD"/>
    <w:rsid w:val="00440B93"/>
    <w:rsid w:val="00440BF3"/>
    <w:rsid w:val="004413AF"/>
    <w:rsid w:val="00441693"/>
    <w:rsid w:val="0044178E"/>
    <w:rsid w:val="00441A92"/>
    <w:rsid w:val="00441AA2"/>
    <w:rsid w:val="00441AF6"/>
    <w:rsid w:val="00441E3A"/>
    <w:rsid w:val="00441FEC"/>
    <w:rsid w:val="004422DB"/>
    <w:rsid w:val="00442558"/>
    <w:rsid w:val="0044277E"/>
    <w:rsid w:val="004428B2"/>
    <w:rsid w:val="00443737"/>
    <w:rsid w:val="00443CA8"/>
    <w:rsid w:val="00443D7D"/>
    <w:rsid w:val="00443EBC"/>
    <w:rsid w:val="0044404B"/>
    <w:rsid w:val="0044411A"/>
    <w:rsid w:val="00444530"/>
    <w:rsid w:val="00444621"/>
    <w:rsid w:val="0044581C"/>
    <w:rsid w:val="00445D78"/>
    <w:rsid w:val="004465D9"/>
    <w:rsid w:val="00446D28"/>
    <w:rsid w:val="004470F5"/>
    <w:rsid w:val="004472A9"/>
    <w:rsid w:val="00447859"/>
    <w:rsid w:val="004500F9"/>
    <w:rsid w:val="004501BC"/>
    <w:rsid w:val="0045095E"/>
    <w:rsid w:val="00451236"/>
    <w:rsid w:val="00451254"/>
    <w:rsid w:val="004512FE"/>
    <w:rsid w:val="004513AA"/>
    <w:rsid w:val="004518FB"/>
    <w:rsid w:val="00451F4F"/>
    <w:rsid w:val="00452AA4"/>
    <w:rsid w:val="0045336E"/>
    <w:rsid w:val="0045434B"/>
    <w:rsid w:val="00454708"/>
    <w:rsid w:val="00454F6F"/>
    <w:rsid w:val="00454F7D"/>
    <w:rsid w:val="0045537C"/>
    <w:rsid w:val="00455845"/>
    <w:rsid w:val="00455ABE"/>
    <w:rsid w:val="00455B0D"/>
    <w:rsid w:val="0045627E"/>
    <w:rsid w:val="0045650C"/>
    <w:rsid w:val="004566FB"/>
    <w:rsid w:val="0045672E"/>
    <w:rsid w:val="00456A99"/>
    <w:rsid w:val="00456F03"/>
    <w:rsid w:val="004570BF"/>
    <w:rsid w:val="00457363"/>
    <w:rsid w:val="004574AC"/>
    <w:rsid w:val="00457595"/>
    <w:rsid w:val="00457E97"/>
    <w:rsid w:val="00457FBB"/>
    <w:rsid w:val="0046095A"/>
    <w:rsid w:val="00460BD7"/>
    <w:rsid w:val="00460E85"/>
    <w:rsid w:val="00461048"/>
    <w:rsid w:val="004611F0"/>
    <w:rsid w:val="004614B8"/>
    <w:rsid w:val="0046162A"/>
    <w:rsid w:val="004616E8"/>
    <w:rsid w:val="004618F7"/>
    <w:rsid w:val="00461A7D"/>
    <w:rsid w:val="00461D09"/>
    <w:rsid w:val="00461D57"/>
    <w:rsid w:val="00462600"/>
    <w:rsid w:val="00462D51"/>
    <w:rsid w:val="00462EC8"/>
    <w:rsid w:val="0046333B"/>
    <w:rsid w:val="00463602"/>
    <w:rsid w:val="004638AE"/>
    <w:rsid w:val="00463A1B"/>
    <w:rsid w:val="00463D31"/>
    <w:rsid w:val="00463ECD"/>
    <w:rsid w:val="004643B2"/>
    <w:rsid w:val="00464830"/>
    <w:rsid w:val="00464C94"/>
    <w:rsid w:val="00464DD8"/>
    <w:rsid w:val="00466054"/>
    <w:rsid w:val="00466A3C"/>
    <w:rsid w:val="00467BB6"/>
    <w:rsid w:val="00467DF3"/>
    <w:rsid w:val="00467F62"/>
    <w:rsid w:val="004701AB"/>
    <w:rsid w:val="00470607"/>
    <w:rsid w:val="0047064D"/>
    <w:rsid w:val="004709A7"/>
    <w:rsid w:val="00470D87"/>
    <w:rsid w:val="004711E7"/>
    <w:rsid w:val="004716E8"/>
    <w:rsid w:val="00471920"/>
    <w:rsid w:val="00471967"/>
    <w:rsid w:val="00471A9B"/>
    <w:rsid w:val="00471C8B"/>
    <w:rsid w:val="0047229F"/>
    <w:rsid w:val="004725D6"/>
    <w:rsid w:val="004729CB"/>
    <w:rsid w:val="00472CD3"/>
    <w:rsid w:val="00472CDE"/>
    <w:rsid w:val="00472EBC"/>
    <w:rsid w:val="0047351A"/>
    <w:rsid w:val="004735DC"/>
    <w:rsid w:val="00473D1E"/>
    <w:rsid w:val="00474AF6"/>
    <w:rsid w:val="00474B97"/>
    <w:rsid w:val="00474CBE"/>
    <w:rsid w:val="00475147"/>
    <w:rsid w:val="00475202"/>
    <w:rsid w:val="004752B1"/>
    <w:rsid w:val="004752DD"/>
    <w:rsid w:val="00475431"/>
    <w:rsid w:val="00475FB9"/>
    <w:rsid w:val="004762EB"/>
    <w:rsid w:val="004763DE"/>
    <w:rsid w:val="00476AE3"/>
    <w:rsid w:val="00476E4F"/>
    <w:rsid w:val="00476E9B"/>
    <w:rsid w:val="00476F89"/>
    <w:rsid w:val="004772CF"/>
    <w:rsid w:val="00477790"/>
    <w:rsid w:val="00477F4F"/>
    <w:rsid w:val="00480370"/>
    <w:rsid w:val="004803B8"/>
    <w:rsid w:val="00480BAE"/>
    <w:rsid w:val="00480F11"/>
    <w:rsid w:val="00481D90"/>
    <w:rsid w:val="00481E57"/>
    <w:rsid w:val="00481FC1"/>
    <w:rsid w:val="0048202F"/>
    <w:rsid w:val="004821F6"/>
    <w:rsid w:val="00482203"/>
    <w:rsid w:val="00482A59"/>
    <w:rsid w:val="00483072"/>
    <w:rsid w:val="004832A8"/>
    <w:rsid w:val="004832C8"/>
    <w:rsid w:val="00483ADA"/>
    <w:rsid w:val="0048432E"/>
    <w:rsid w:val="00484650"/>
    <w:rsid w:val="004846DD"/>
    <w:rsid w:val="00484ED4"/>
    <w:rsid w:val="00484FB9"/>
    <w:rsid w:val="0048533B"/>
    <w:rsid w:val="0048555E"/>
    <w:rsid w:val="0048584D"/>
    <w:rsid w:val="004860CB"/>
    <w:rsid w:val="00486109"/>
    <w:rsid w:val="0048655C"/>
    <w:rsid w:val="004868F8"/>
    <w:rsid w:val="004869C4"/>
    <w:rsid w:val="004870A6"/>
    <w:rsid w:val="00487B51"/>
    <w:rsid w:val="00487C0C"/>
    <w:rsid w:val="004909BE"/>
    <w:rsid w:val="00490DB6"/>
    <w:rsid w:val="00491320"/>
    <w:rsid w:val="00491346"/>
    <w:rsid w:val="0049178C"/>
    <w:rsid w:val="00491C41"/>
    <w:rsid w:val="00491D60"/>
    <w:rsid w:val="00492884"/>
    <w:rsid w:val="004933FE"/>
    <w:rsid w:val="004934C2"/>
    <w:rsid w:val="004936DB"/>
    <w:rsid w:val="0049393E"/>
    <w:rsid w:val="00494061"/>
    <w:rsid w:val="00494756"/>
    <w:rsid w:val="00494D7F"/>
    <w:rsid w:val="0049506E"/>
    <w:rsid w:val="004950D6"/>
    <w:rsid w:val="00495248"/>
    <w:rsid w:val="004955E6"/>
    <w:rsid w:val="0049574B"/>
    <w:rsid w:val="00495853"/>
    <w:rsid w:val="00495A2A"/>
    <w:rsid w:val="00495A77"/>
    <w:rsid w:val="00495EAF"/>
    <w:rsid w:val="00496289"/>
    <w:rsid w:val="00496CB3"/>
    <w:rsid w:val="00496F9F"/>
    <w:rsid w:val="00497257"/>
    <w:rsid w:val="0049736C"/>
    <w:rsid w:val="00497C83"/>
    <w:rsid w:val="00497E9F"/>
    <w:rsid w:val="004A0400"/>
    <w:rsid w:val="004A049E"/>
    <w:rsid w:val="004A09F3"/>
    <w:rsid w:val="004A0ED3"/>
    <w:rsid w:val="004A1B9D"/>
    <w:rsid w:val="004A2558"/>
    <w:rsid w:val="004A3174"/>
    <w:rsid w:val="004A3276"/>
    <w:rsid w:val="004A37C7"/>
    <w:rsid w:val="004A3ABA"/>
    <w:rsid w:val="004A3C39"/>
    <w:rsid w:val="004A3CDC"/>
    <w:rsid w:val="004A3DD7"/>
    <w:rsid w:val="004A3E2B"/>
    <w:rsid w:val="004A41DC"/>
    <w:rsid w:val="004A44C7"/>
    <w:rsid w:val="004A4EAB"/>
    <w:rsid w:val="004A5160"/>
    <w:rsid w:val="004A53EB"/>
    <w:rsid w:val="004A5EAF"/>
    <w:rsid w:val="004A74E5"/>
    <w:rsid w:val="004A780B"/>
    <w:rsid w:val="004A79DB"/>
    <w:rsid w:val="004B0048"/>
    <w:rsid w:val="004B0333"/>
    <w:rsid w:val="004B04A7"/>
    <w:rsid w:val="004B08AB"/>
    <w:rsid w:val="004B0AC0"/>
    <w:rsid w:val="004B0E67"/>
    <w:rsid w:val="004B10AA"/>
    <w:rsid w:val="004B122D"/>
    <w:rsid w:val="004B13B2"/>
    <w:rsid w:val="004B1DFC"/>
    <w:rsid w:val="004B2C7D"/>
    <w:rsid w:val="004B2D4E"/>
    <w:rsid w:val="004B2EC1"/>
    <w:rsid w:val="004B2FD5"/>
    <w:rsid w:val="004B349A"/>
    <w:rsid w:val="004B3A88"/>
    <w:rsid w:val="004B414E"/>
    <w:rsid w:val="004B42FA"/>
    <w:rsid w:val="004B45C3"/>
    <w:rsid w:val="004B4AF7"/>
    <w:rsid w:val="004B4D16"/>
    <w:rsid w:val="004B4D8C"/>
    <w:rsid w:val="004B59ED"/>
    <w:rsid w:val="004B5E70"/>
    <w:rsid w:val="004B5F68"/>
    <w:rsid w:val="004B650D"/>
    <w:rsid w:val="004B66CC"/>
    <w:rsid w:val="004B6F6B"/>
    <w:rsid w:val="004B71CF"/>
    <w:rsid w:val="004B7341"/>
    <w:rsid w:val="004B7754"/>
    <w:rsid w:val="004B78BD"/>
    <w:rsid w:val="004B792E"/>
    <w:rsid w:val="004B796C"/>
    <w:rsid w:val="004B79E7"/>
    <w:rsid w:val="004C04DC"/>
    <w:rsid w:val="004C0ADD"/>
    <w:rsid w:val="004C18AD"/>
    <w:rsid w:val="004C1A70"/>
    <w:rsid w:val="004C1D7B"/>
    <w:rsid w:val="004C1DBE"/>
    <w:rsid w:val="004C1F02"/>
    <w:rsid w:val="004C221A"/>
    <w:rsid w:val="004C2651"/>
    <w:rsid w:val="004C2868"/>
    <w:rsid w:val="004C2F13"/>
    <w:rsid w:val="004C3FD8"/>
    <w:rsid w:val="004C421E"/>
    <w:rsid w:val="004C4338"/>
    <w:rsid w:val="004C4ADA"/>
    <w:rsid w:val="004C4BAD"/>
    <w:rsid w:val="004C4C48"/>
    <w:rsid w:val="004C4FE4"/>
    <w:rsid w:val="004C5601"/>
    <w:rsid w:val="004C5F3B"/>
    <w:rsid w:val="004C6045"/>
    <w:rsid w:val="004C612D"/>
    <w:rsid w:val="004C669A"/>
    <w:rsid w:val="004C6A1B"/>
    <w:rsid w:val="004C6AFF"/>
    <w:rsid w:val="004C6CE0"/>
    <w:rsid w:val="004C7434"/>
    <w:rsid w:val="004C75D6"/>
    <w:rsid w:val="004C7712"/>
    <w:rsid w:val="004C7B84"/>
    <w:rsid w:val="004C7DB1"/>
    <w:rsid w:val="004D02C2"/>
    <w:rsid w:val="004D0CB1"/>
    <w:rsid w:val="004D0E4D"/>
    <w:rsid w:val="004D0F45"/>
    <w:rsid w:val="004D10E9"/>
    <w:rsid w:val="004D1276"/>
    <w:rsid w:val="004D1651"/>
    <w:rsid w:val="004D16B8"/>
    <w:rsid w:val="004D187C"/>
    <w:rsid w:val="004D18EF"/>
    <w:rsid w:val="004D19E7"/>
    <w:rsid w:val="004D1E88"/>
    <w:rsid w:val="004D2465"/>
    <w:rsid w:val="004D2BC4"/>
    <w:rsid w:val="004D2F25"/>
    <w:rsid w:val="004D33EC"/>
    <w:rsid w:val="004D35BA"/>
    <w:rsid w:val="004D3A07"/>
    <w:rsid w:val="004D3A6D"/>
    <w:rsid w:val="004D3D33"/>
    <w:rsid w:val="004D48C5"/>
    <w:rsid w:val="004D4E5E"/>
    <w:rsid w:val="004D51E5"/>
    <w:rsid w:val="004D51E7"/>
    <w:rsid w:val="004D534C"/>
    <w:rsid w:val="004D54D6"/>
    <w:rsid w:val="004D5BA3"/>
    <w:rsid w:val="004D5E94"/>
    <w:rsid w:val="004D5FBE"/>
    <w:rsid w:val="004D675E"/>
    <w:rsid w:val="004D6D10"/>
    <w:rsid w:val="004D739C"/>
    <w:rsid w:val="004D74C5"/>
    <w:rsid w:val="004D788F"/>
    <w:rsid w:val="004D7CB6"/>
    <w:rsid w:val="004D7E21"/>
    <w:rsid w:val="004E032B"/>
    <w:rsid w:val="004E03C4"/>
    <w:rsid w:val="004E05DF"/>
    <w:rsid w:val="004E08B4"/>
    <w:rsid w:val="004E0A6D"/>
    <w:rsid w:val="004E1699"/>
    <w:rsid w:val="004E1BB9"/>
    <w:rsid w:val="004E266E"/>
    <w:rsid w:val="004E2A04"/>
    <w:rsid w:val="004E322E"/>
    <w:rsid w:val="004E369E"/>
    <w:rsid w:val="004E3A82"/>
    <w:rsid w:val="004E3E7B"/>
    <w:rsid w:val="004E3F3E"/>
    <w:rsid w:val="004E41C5"/>
    <w:rsid w:val="004E42CA"/>
    <w:rsid w:val="004E4459"/>
    <w:rsid w:val="004E46B3"/>
    <w:rsid w:val="004E47A5"/>
    <w:rsid w:val="004E4801"/>
    <w:rsid w:val="004E4929"/>
    <w:rsid w:val="004E49AC"/>
    <w:rsid w:val="004E58B0"/>
    <w:rsid w:val="004E5B58"/>
    <w:rsid w:val="004E5F30"/>
    <w:rsid w:val="004E61C9"/>
    <w:rsid w:val="004E6554"/>
    <w:rsid w:val="004E6708"/>
    <w:rsid w:val="004E68BD"/>
    <w:rsid w:val="004E6EAF"/>
    <w:rsid w:val="004E74DD"/>
    <w:rsid w:val="004E7B09"/>
    <w:rsid w:val="004F0169"/>
    <w:rsid w:val="004F04E8"/>
    <w:rsid w:val="004F0683"/>
    <w:rsid w:val="004F0832"/>
    <w:rsid w:val="004F0CA3"/>
    <w:rsid w:val="004F0E5E"/>
    <w:rsid w:val="004F0FB9"/>
    <w:rsid w:val="004F13DC"/>
    <w:rsid w:val="004F15ED"/>
    <w:rsid w:val="004F2071"/>
    <w:rsid w:val="004F22A7"/>
    <w:rsid w:val="004F2579"/>
    <w:rsid w:val="004F2B90"/>
    <w:rsid w:val="004F3211"/>
    <w:rsid w:val="004F363A"/>
    <w:rsid w:val="004F3806"/>
    <w:rsid w:val="004F3878"/>
    <w:rsid w:val="004F3B8E"/>
    <w:rsid w:val="004F3E37"/>
    <w:rsid w:val="004F3F50"/>
    <w:rsid w:val="004F458B"/>
    <w:rsid w:val="004F53B1"/>
    <w:rsid w:val="004F5915"/>
    <w:rsid w:val="004F59B8"/>
    <w:rsid w:val="004F5A2F"/>
    <w:rsid w:val="004F5BF8"/>
    <w:rsid w:val="004F5D31"/>
    <w:rsid w:val="004F7068"/>
    <w:rsid w:val="004F72B3"/>
    <w:rsid w:val="004F75F2"/>
    <w:rsid w:val="004F7E28"/>
    <w:rsid w:val="005001A3"/>
    <w:rsid w:val="005002C9"/>
    <w:rsid w:val="0050066A"/>
    <w:rsid w:val="00500864"/>
    <w:rsid w:val="00500916"/>
    <w:rsid w:val="00500AEB"/>
    <w:rsid w:val="005013F1"/>
    <w:rsid w:val="005017B6"/>
    <w:rsid w:val="00501ACD"/>
    <w:rsid w:val="00501BCA"/>
    <w:rsid w:val="00501BF7"/>
    <w:rsid w:val="00501FBA"/>
    <w:rsid w:val="0050210C"/>
    <w:rsid w:val="0050295A"/>
    <w:rsid w:val="00502BD7"/>
    <w:rsid w:val="0050307A"/>
    <w:rsid w:val="00503F88"/>
    <w:rsid w:val="00504093"/>
    <w:rsid w:val="00504B76"/>
    <w:rsid w:val="005052F6"/>
    <w:rsid w:val="00505663"/>
    <w:rsid w:val="00506477"/>
    <w:rsid w:val="005064CC"/>
    <w:rsid w:val="00506678"/>
    <w:rsid w:val="00506BEE"/>
    <w:rsid w:val="00507999"/>
    <w:rsid w:val="005079C2"/>
    <w:rsid w:val="00507AA5"/>
    <w:rsid w:val="00507AE6"/>
    <w:rsid w:val="0051056C"/>
    <w:rsid w:val="00510A91"/>
    <w:rsid w:val="00510DD5"/>
    <w:rsid w:val="00510F7B"/>
    <w:rsid w:val="005113CB"/>
    <w:rsid w:val="0051142B"/>
    <w:rsid w:val="00511556"/>
    <w:rsid w:val="005116B8"/>
    <w:rsid w:val="00511F82"/>
    <w:rsid w:val="00511FE9"/>
    <w:rsid w:val="00512097"/>
    <w:rsid w:val="00512601"/>
    <w:rsid w:val="00512851"/>
    <w:rsid w:val="00512AFD"/>
    <w:rsid w:val="00512B83"/>
    <w:rsid w:val="00512DB4"/>
    <w:rsid w:val="00512E2E"/>
    <w:rsid w:val="00514110"/>
    <w:rsid w:val="0051446B"/>
    <w:rsid w:val="00514918"/>
    <w:rsid w:val="0051584B"/>
    <w:rsid w:val="00515A76"/>
    <w:rsid w:val="00515BF7"/>
    <w:rsid w:val="00515CCD"/>
    <w:rsid w:val="00515E0F"/>
    <w:rsid w:val="00515FA3"/>
    <w:rsid w:val="005165AC"/>
    <w:rsid w:val="0051664C"/>
    <w:rsid w:val="0051668A"/>
    <w:rsid w:val="0051669D"/>
    <w:rsid w:val="00517347"/>
    <w:rsid w:val="005173DA"/>
    <w:rsid w:val="005174CE"/>
    <w:rsid w:val="00517F6F"/>
    <w:rsid w:val="0052054D"/>
    <w:rsid w:val="0052113F"/>
    <w:rsid w:val="005211F8"/>
    <w:rsid w:val="0052188D"/>
    <w:rsid w:val="00521C66"/>
    <w:rsid w:val="00521F22"/>
    <w:rsid w:val="005225E8"/>
    <w:rsid w:val="0052291A"/>
    <w:rsid w:val="0052302A"/>
    <w:rsid w:val="00523086"/>
    <w:rsid w:val="0052394A"/>
    <w:rsid w:val="00523D2C"/>
    <w:rsid w:val="005246CE"/>
    <w:rsid w:val="0052489C"/>
    <w:rsid w:val="0052495F"/>
    <w:rsid w:val="00524B01"/>
    <w:rsid w:val="00524C39"/>
    <w:rsid w:val="0052511B"/>
    <w:rsid w:val="0052523D"/>
    <w:rsid w:val="0052609F"/>
    <w:rsid w:val="00526111"/>
    <w:rsid w:val="00526FC6"/>
    <w:rsid w:val="005270BB"/>
    <w:rsid w:val="00527150"/>
    <w:rsid w:val="00527790"/>
    <w:rsid w:val="00527EF7"/>
    <w:rsid w:val="0053010F"/>
    <w:rsid w:val="0053053E"/>
    <w:rsid w:val="00530DB3"/>
    <w:rsid w:val="00531AA3"/>
    <w:rsid w:val="0053202B"/>
    <w:rsid w:val="00532062"/>
    <w:rsid w:val="00532105"/>
    <w:rsid w:val="00532492"/>
    <w:rsid w:val="0053285E"/>
    <w:rsid w:val="0053293E"/>
    <w:rsid w:val="00533669"/>
    <w:rsid w:val="00533922"/>
    <w:rsid w:val="00534179"/>
    <w:rsid w:val="0053445A"/>
    <w:rsid w:val="0053477F"/>
    <w:rsid w:val="0053479B"/>
    <w:rsid w:val="00534B58"/>
    <w:rsid w:val="00534DC3"/>
    <w:rsid w:val="00534F66"/>
    <w:rsid w:val="00535050"/>
    <w:rsid w:val="005360B2"/>
    <w:rsid w:val="005366A6"/>
    <w:rsid w:val="00536B99"/>
    <w:rsid w:val="005376DB"/>
    <w:rsid w:val="00537FAE"/>
    <w:rsid w:val="00540716"/>
    <w:rsid w:val="005407BE"/>
    <w:rsid w:val="00540B55"/>
    <w:rsid w:val="00540F5B"/>
    <w:rsid w:val="00541168"/>
    <w:rsid w:val="005411C8"/>
    <w:rsid w:val="00541465"/>
    <w:rsid w:val="005417D2"/>
    <w:rsid w:val="005418B5"/>
    <w:rsid w:val="005418EC"/>
    <w:rsid w:val="00542750"/>
    <w:rsid w:val="00542835"/>
    <w:rsid w:val="00542C30"/>
    <w:rsid w:val="00542DCF"/>
    <w:rsid w:val="005433FD"/>
    <w:rsid w:val="00543489"/>
    <w:rsid w:val="005434D8"/>
    <w:rsid w:val="00543765"/>
    <w:rsid w:val="0054384B"/>
    <w:rsid w:val="00543AE1"/>
    <w:rsid w:val="00543F8F"/>
    <w:rsid w:val="00544853"/>
    <w:rsid w:val="00544AF2"/>
    <w:rsid w:val="00544DDA"/>
    <w:rsid w:val="00544EEF"/>
    <w:rsid w:val="0054546E"/>
    <w:rsid w:val="005457FA"/>
    <w:rsid w:val="00545829"/>
    <w:rsid w:val="005475CA"/>
    <w:rsid w:val="00547AE5"/>
    <w:rsid w:val="00547ED2"/>
    <w:rsid w:val="00550852"/>
    <w:rsid w:val="0055167C"/>
    <w:rsid w:val="00551AAB"/>
    <w:rsid w:val="00551BBA"/>
    <w:rsid w:val="00551CDD"/>
    <w:rsid w:val="0055259E"/>
    <w:rsid w:val="00552975"/>
    <w:rsid w:val="005529B6"/>
    <w:rsid w:val="00552CDB"/>
    <w:rsid w:val="00552D37"/>
    <w:rsid w:val="00552DC4"/>
    <w:rsid w:val="00553124"/>
    <w:rsid w:val="005535F8"/>
    <w:rsid w:val="005539B6"/>
    <w:rsid w:val="00553C1C"/>
    <w:rsid w:val="00553D5C"/>
    <w:rsid w:val="00553DAE"/>
    <w:rsid w:val="00553E09"/>
    <w:rsid w:val="00554033"/>
    <w:rsid w:val="005545D8"/>
    <w:rsid w:val="005546F2"/>
    <w:rsid w:val="00554878"/>
    <w:rsid w:val="005549A9"/>
    <w:rsid w:val="00554BAE"/>
    <w:rsid w:val="00554BE7"/>
    <w:rsid w:val="00554C2F"/>
    <w:rsid w:val="00554E29"/>
    <w:rsid w:val="00554F20"/>
    <w:rsid w:val="005550BE"/>
    <w:rsid w:val="00555A1A"/>
    <w:rsid w:val="00555F16"/>
    <w:rsid w:val="00556406"/>
    <w:rsid w:val="0055654B"/>
    <w:rsid w:val="00556A56"/>
    <w:rsid w:val="00556C9C"/>
    <w:rsid w:val="005573C0"/>
    <w:rsid w:val="00557912"/>
    <w:rsid w:val="00557D1D"/>
    <w:rsid w:val="00557EEB"/>
    <w:rsid w:val="0056040A"/>
    <w:rsid w:val="005604AF"/>
    <w:rsid w:val="005604ED"/>
    <w:rsid w:val="00560C7E"/>
    <w:rsid w:val="0056111F"/>
    <w:rsid w:val="00561D6E"/>
    <w:rsid w:val="00561D91"/>
    <w:rsid w:val="00562D33"/>
    <w:rsid w:val="00562D64"/>
    <w:rsid w:val="00563541"/>
    <w:rsid w:val="00563ACA"/>
    <w:rsid w:val="00563C2D"/>
    <w:rsid w:val="005642BD"/>
    <w:rsid w:val="00564A6F"/>
    <w:rsid w:val="00564D3D"/>
    <w:rsid w:val="00564DB6"/>
    <w:rsid w:val="0056519D"/>
    <w:rsid w:val="005655CC"/>
    <w:rsid w:val="0056586A"/>
    <w:rsid w:val="0056689E"/>
    <w:rsid w:val="00566911"/>
    <w:rsid w:val="005673AD"/>
    <w:rsid w:val="00567938"/>
    <w:rsid w:val="005703FD"/>
    <w:rsid w:val="00570C86"/>
    <w:rsid w:val="00570CF4"/>
    <w:rsid w:val="005718A7"/>
    <w:rsid w:val="005720C7"/>
    <w:rsid w:val="00572743"/>
    <w:rsid w:val="005727B0"/>
    <w:rsid w:val="00572833"/>
    <w:rsid w:val="00572C2C"/>
    <w:rsid w:val="00572D44"/>
    <w:rsid w:val="00572E19"/>
    <w:rsid w:val="00572E2E"/>
    <w:rsid w:val="005733B6"/>
    <w:rsid w:val="005736E6"/>
    <w:rsid w:val="005738C7"/>
    <w:rsid w:val="005739B8"/>
    <w:rsid w:val="00573CA9"/>
    <w:rsid w:val="00573EA5"/>
    <w:rsid w:val="00574328"/>
    <w:rsid w:val="00574899"/>
    <w:rsid w:val="00574987"/>
    <w:rsid w:val="00574C26"/>
    <w:rsid w:val="00574E06"/>
    <w:rsid w:val="0057535D"/>
    <w:rsid w:val="005754A7"/>
    <w:rsid w:val="005757CE"/>
    <w:rsid w:val="00575B70"/>
    <w:rsid w:val="00575B9D"/>
    <w:rsid w:val="00575DAC"/>
    <w:rsid w:val="00576906"/>
    <w:rsid w:val="00576DA4"/>
    <w:rsid w:val="00577FFA"/>
    <w:rsid w:val="005806F1"/>
    <w:rsid w:val="00580ED1"/>
    <w:rsid w:val="00581A9E"/>
    <w:rsid w:val="00582436"/>
    <w:rsid w:val="0058254F"/>
    <w:rsid w:val="00582A3B"/>
    <w:rsid w:val="00582AC7"/>
    <w:rsid w:val="00582CD5"/>
    <w:rsid w:val="005830A0"/>
    <w:rsid w:val="00583410"/>
    <w:rsid w:val="00583446"/>
    <w:rsid w:val="0058347D"/>
    <w:rsid w:val="00583D41"/>
    <w:rsid w:val="005842F9"/>
    <w:rsid w:val="00584455"/>
    <w:rsid w:val="00584794"/>
    <w:rsid w:val="00584984"/>
    <w:rsid w:val="00584C30"/>
    <w:rsid w:val="00584D93"/>
    <w:rsid w:val="00584FAE"/>
    <w:rsid w:val="0058532A"/>
    <w:rsid w:val="00585BFC"/>
    <w:rsid w:val="00585D65"/>
    <w:rsid w:val="00585DFD"/>
    <w:rsid w:val="00586163"/>
    <w:rsid w:val="00586F2F"/>
    <w:rsid w:val="0058735E"/>
    <w:rsid w:val="0058751B"/>
    <w:rsid w:val="00587907"/>
    <w:rsid w:val="0058793C"/>
    <w:rsid w:val="0058794C"/>
    <w:rsid w:val="0059017A"/>
    <w:rsid w:val="0059094D"/>
    <w:rsid w:val="00590FAA"/>
    <w:rsid w:val="005916CE"/>
    <w:rsid w:val="00591A3D"/>
    <w:rsid w:val="00591A7C"/>
    <w:rsid w:val="00591AA2"/>
    <w:rsid w:val="00591BEA"/>
    <w:rsid w:val="00591F24"/>
    <w:rsid w:val="00591F76"/>
    <w:rsid w:val="005920BD"/>
    <w:rsid w:val="00592347"/>
    <w:rsid w:val="0059259F"/>
    <w:rsid w:val="00592A4C"/>
    <w:rsid w:val="00592B83"/>
    <w:rsid w:val="005935AF"/>
    <w:rsid w:val="00593C64"/>
    <w:rsid w:val="00594918"/>
    <w:rsid w:val="005956C2"/>
    <w:rsid w:val="005958EE"/>
    <w:rsid w:val="00595B37"/>
    <w:rsid w:val="00595BED"/>
    <w:rsid w:val="00595BF6"/>
    <w:rsid w:val="00596111"/>
    <w:rsid w:val="00596532"/>
    <w:rsid w:val="00597643"/>
    <w:rsid w:val="00597671"/>
    <w:rsid w:val="00597955"/>
    <w:rsid w:val="00597D88"/>
    <w:rsid w:val="00597E41"/>
    <w:rsid w:val="00597EB3"/>
    <w:rsid w:val="005A0060"/>
    <w:rsid w:val="005A014D"/>
    <w:rsid w:val="005A031B"/>
    <w:rsid w:val="005A05C6"/>
    <w:rsid w:val="005A0838"/>
    <w:rsid w:val="005A0845"/>
    <w:rsid w:val="005A118C"/>
    <w:rsid w:val="005A1351"/>
    <w:rsid w:val="005A16BE"/>
    <w:rsid w:val="005A17FB"/>
    <w:rsid w:val="005A29DE"/>
    <w:rsid w:val="005A3150"/>
    <w:rsid w:val="005A3390"/>
    <w:rsid w:val="005A39FE"/>
    <w:rsid w:val="005A3A3A"/>
    <w:rsid w:val="005A40CB"/>
    <w:rsid w:val="005A4358"/>
    <w:rsid w:val="005A436B"/>
    <w:rsid w:val="005A44BD"/>
    <w:rsid w:val="005A4520"/>
    <w:rsid w:val="005A47A7"/>
    <w:rsid w:val="005A4945"/>
    <w:rsid w:val="005A5974"/>
    <w:rsid w:val="005A5A34"/>
    <w:rsid w:val="005A5E4A"/>
    <w:rsid w:val="005A685D"/>
    <w:rsid w:val="005A6946"/>
    <w:rsid w:val="005A6AD1"/>
    <w:rsid w:val="005A6CF2"/>
    <w:rsid w:val="005A6F65"/>
    <w:rsid w:val="005A7136"/>
    <w:rsid w:val="005A725E"/>
    <w:rsid w:val="005A73FC"/>
    <w:rsid w:val="005A7B79"/>
    <w:rsid w:val="005B0719"/>
    <w:rsid w:val="005B131A"/>
    <w:rsid w:val="005B150A"/>
    <w:rsid w:val="005B1FF6"/>
    <w:rsid w:val="005B25F8"/>
    <w:rsid w:val="005B2623"/>
    <w:rsid w:val="005B2702"/>
    <w:rsid w:val="005B300A"/>
    <w:rsid w:val="005B3602"/>
    <w:rsid w:val="005B37E0"/>
    <w:rsid w:val="005B3E15"/>
    <w:rsid w:val="005B421D"/>
    <w:rsid w:val="005B4390"/>
    <w:rsid w:val="005B43D6"/>
    <w:rsid w:val="005B45E1"/>
    <w:rsid w:val="005B4B84"/>
    <w:rsid w:val="005B4BA5"/>
    <w:rsid w:val="005B4E0D"/>
    <w:rsid w:val="005B55B6"/>
    <w:rsid w:val="005B580C"/>
    <w:rsid w:val="005B58D2"/>
    <w:rsid w:val="005B5CC7"/>
    <w:rsid w:val="005B66D6"/>
    <w:rsid w:val="005B67C1"/>
    <w:rsid w:val="005B7033"/>
    <w:rsid w:val="005B7146"/>
    <w:rsid w:val="005B7BD0"/>
    <w:rsid w:val="005C05B2"/>
    <w:rsid w:val="005C0991"/>
    <w:rsid w:val="005C0BA6"/>
    <w:rsid w:val="005C169D"/>
    <w:rsid w:val="005C1839"/>
    <w:rsid w:val="005C19A3"/>
    <w:rsid w:val="005C1A73"/>
    <w:rsid w:val="005C1DD2"/>
    <w:rsid w:val="005C1F15"/>
    <w:rsid w:val="005C22BF"/>
    <w:rsid w:val="005C290E"/>
    <w:rsid w:val="005C2C83"/>
    <w:rsid w:val="005C2D46"/>
    <w:rsid w:val="005C2E54"/>
    <w:rsid w:val="005C339C"/>
    <w:rsid w:val="005C3770"/>
    <w:rsid w:val="005C3A01"/>
    <w:rsid w:val="005C3AFD"/>
    <w:rsid w:val="005C4175"/>
    <w:rsid w:val="005C52D5"/>
    <w:rsid w:val="005C5667"/>
    <w:rsid w:val="005C568D"/>
    <w:rsid w:val="005C5E2C"/>
    <w:rsid w:val="005C5EFC"/>
    <w:rsid w:val="005C65C7"/>
    <w:rsid w:val="005C6660"/>
    <w:rsid w:val="005C6755"/>
    <w:rsid w:val="005C6785"/>
    <w:rsid w:val="005C67FA"/>
    <w:rsid w:val="005C6F56"/>
    <w:rsid w:val="005C726E"/>
    <w:rsid w:val="005C7539"/>
    <w:rsid w:val="005C757D"/>
    <w:rsid w:val="005C780C"/>
    <w:rsid w:val="005C7892"/>
    <w:rsid w:val="005C78F7"/>
    <w:rsid w:val="005C7C99"/>
    <w:rsid w:val="005D05CB"/>
    <w:rsid w:val="005D09B0"/>
    <w:rsid w:val="005D12D5"/>
    <w:rsid w:val="005D1361"/>
    <w:rsid w:val="005D13A2"/>
    <w:rsid w:val="005D15E8"/>
    <w:rsid w:val="005D197A"/>
    <w:rsid w:val="005D1ABE"/>
    <w:rsid w:val="005D1F19"/>
    <w:rsid w:val="005D2579"/>
    <w:rsid w:val="005D2707"/>
    <w:rsid w:val="005D2E0F"/>
    <w:rsid w:val="005D3765"/>
    <w:rsid w:val="005D3ED3"/>
    <w:rsid w:val="005D410A"/>
    <w:rsid w:val="005D4363"/>
    <w:rsid w:val="005D471F"/>
    <w:rsid w:val="005D48E6"/>
    <w:rsid w:val="005D4A7D"/>
    <w:rsid w:val="005D4E6C"/>
    <w:rsid w:val="005D50F5"/>
    <w:rsid w:val="005D53A3"/>
    <w:rsid w:val="005D5F6F"/>
    <w:rsid w:val="005D6557"/>
    <w:rsid w:val="005D6CDD"/>
    <w:rsid w:val="005D6E66"/>
    <w:rsid w:val="005D70AC"/>
    <w:rsid w:val="005D71A6"/>
    <w:rsid w:val="005D76E7"/>
    <w:rsid w:val="005D7752"/>
    <w:rsid w:val="005D7814"/>
    <w:rsid w:val="005D794E"/>
    <w:rsid w:val="005E00DD"/>
    <w:rsid w:val="005E0257"/>
    <w:rsid w:val="005E04BF"/>
    <w:rsid w:val="005E0C0B"/>
    <w:rsid w:val="005E0E41"/>
    <w:rsid w:val="005E16DD"/>
    <w:rsid w:val="005E1C34"/>
    <w:rsid w:val="005E288B"/>
    <w:rsid w:val="005E2AAB"/>
    <w:rsid w:val="005E315D"/>
    <w:rsid w:val="005E38AE"/>
    <w:rsid w:val="005E395B"/>
    <w:rsid w:val="005E3B20"/>
    <w:rsid w:val="005E3C5C"/>
    <w:rsid w:val="005E3E6F"/>
    <w:rsid w:val="005E3F57"/>
    <w:rsid w:val="005E40EE"/>
    <w:rsid w:val="005E4138"/>
    <w:rsid w:val="005E45BC"/>
    <w:rsid w:val="005E4654"/>
    <w:rsid w:val="005E48FD"/>
    <w:rsid w:val="005E4BE4"/>
    <w:rsid w:val="005E513F"/>
    <w:rsid w:val="005E5495"/>
    <w:rsid w:val="005E5763"/>
    <w:rsid w:val="005E5824"/>
    <w:rsid w:val="005E5B99"/>
    <w:rsid w:val="005E645F"/>
    <w:rsid w:val="005E6619"/>
    <w:rsid w:val="005E6830"/>
    <w:rsid w:val="005E6AF7"/>
    <w:rsid w:val="005E6E6C"/>
    <w:rsid w:val="005E7641"/>
    <w:rsid w:val="005F0088"/>
    <w:rsid w:val="005F0353"/>
    <w:rsid w:val="005F0463"/>
    <w:rsid w:val="005F04AB"/>
    <w:rsid w:val="005F05E4"/>
    <w:rsid w:val="005F07A9"/>
    <w:rsid w:val="005F0D5F"/>
    <w:rsid w:val="005F16E6"/>
    <w:rsid w:val="005F192A"/>
    <w:rsid w:val="005F1EE2"/>
    <w:rsid w:val="005F219A"/>
    <w:rsid w:val="005F228D"/>
    <w:rsid w:val="005F2683"/>
    <w:rsid w:val="005F32A1"/>
    <w:rsid w:val="005F3827"/>
    <w:rsid w:val="005F4961"/>
    <w:rsid w:val="005F4E6F"/>
    <w:rsid w:val="005F4E75"/>
    <w:rsid w:val="005F526D"/>
    <w:rsid w:val="005F5274"/>
    <w:rsid w:val="005F52A7"/>
    <w:rsid w:val="005F5EE4"/>
    <w:rsid w:val="005F5F04"/>
    <w:rsid w:val="005F6201"/>
    <w:rsid w:val="005F64F9"/>
    <w:rsid w:val="005F6579"/>
    <w:rsid w:val="005F6937"/>
    <w:rsid w:val="005F6FD2"/>
    <w:rsid w:val="005F701F"/>
    <w:rsid w:val="005F7724"/>
    <w:rsid w:val="005F79CA"/>
    <w:rsid w:val="005F7BF1"/>
    <w:rsid w:val="0060043E"/>
    <w:rsid w:val="00600478"/>
    <w:rsid w:val="00600512"/>
    <w:rsid w:val="006006D1"/>
    <w:rsid w:val="00600CFB"/>
    <w:rsid w:val="00600F1A"/>
    <w:rsid w:val="006014F9"/>
    <w:rsid w:val="00601BB4"/>
    <w:rsid w:val="00601E2B"/>
    <w:rsid w:val="0060205D"/>
    <w:rsid w:val="006026BC"/>
    <w:rsid w:val="0060299D"/>
    <w:rsid w:val="00602B32"/>
    <w:rsid w:val="00602F90"/>
    <w:rsid w:val="00603159"/>
    <w:rsid w:val="006031F2"/>
    <w:rsid w:val="00603474"/>
    <w:rsid w:val="006034F6"/>
    <w:rsid w:val="00603A21"/>
    <w:rsid w:val="00603D35"/>
    <w:rsid w:val="0060431B"/>
    <w:rsid w:val="00604585"/>
    <w:rsid w:val="00604DDA"/>
    <w:rsid w:val="006050CF"/>
    <w:rsid w:val="00605183"/>
    <w:rsid w:val="0060521C"/>
    <w:rsid w:val="00605DC7"/>
    <w:rsid w:val="006061D0"/>
    <w:rsid w:val="0060631E"/>
    <w:rsid w:val="006069EC"/>
    <w:rsid w:val="00606A24"/>
    <w:rsid w:val="00606B69"/>
    <w:rsid w:val="00606CD2"/>
    <w:rsid w:val="00606D20"/>
    <w:rsid w:val="00607014"/>
    <w:rsid w:val="00607209"/>
    <w:rsid w:val="00607A53"/>
    <w:rsid w:val="0061014D"/>
    <w:rsid w:val="006101B8"/>
    <w:rsid w:val="00610604"/>
    <w:rsid w:val="0061074A"/>
    <w:rsid w:val="00610EAF"/>
    <w:rsid w:val="0061148E"/>
    <w:rsid w:val="006121AB"/>
    <w:rsid w:val="00612267"/>
    <w:rsid w:val="0061247C"/>
    <w:rsid w:val="00612533"/>
    <w:rsid w:val="006126CE"/>
    <w:rsid w:val="00612CB1"/>
    <w:rsid w:val="006133C0"/>
    <w:rsid w:val="00613610"/>
    <w:rsid w:val="0061367B"/>
    <w:rsid w:val="006139C3"/>
    <w:rsid w:val="00613F03"/>
    <w:rsid w:val="0061410B"/>
    <w:rsid w:val="00614465"/>
    <w:rsid w:val="00614473"/>
    <w:rsid w:val="00614BF5"/>
    <w:rsid w:val="00614D22"/>
    <w:rsid w:val="00614EE4"/>
    <w:rsid w:val="006154AA"/>
    <w:rsid w:val="006160C1"/>
    <w:rsid w:val="0061658E"/>
    <w:rsid w:val="00616715"/>
    <w:rsid w:val="00616982"/>
    <w:rsid w:val="00616EC4"/>
    <w:rsid w:val="00617079"/>
    <w:rsid w:val="006175A0"/>
    <w:rsid w:val="00617C7E"/>
    <w:rsid w:val="00620874"/>
    <w:rsid w:val="006212CB"/>
    <w:rsid w:val="006224A0"/>
    <w:rsid w:val="00622854"/>
    <w:rsid w:val="006229FC"/>
    <w:rsid w:val="00622C1C"/>
    <w:rsid w:val="00622E60"/>
    <w:rsid w:val="006233BA"/>
    <w:rsid w:val="0062366B"/>
    <w:rsid w:val="00623EFE"/>
    <w:rsid w:val="00624075"/>
    <w:rsid w:val="006241EA"/>
    <w:rsid w:val="006251DD"/>
    <w:rsid w:val="00625FE6"/>
    <w:rsid w:val="00626031"/>
    <w:rsid w:val="0062689C"/>
    <w:rsid w:val="00626934"/>
    <w:rsid w:val="0062695B"/>
    <w:rsid w:val="00626A4F"/>
    <w:rsid w:val="00626CFC"/>
    <w:rsid w:val="00626D9F"/>
    <w:rsid w:val="006274F5"/>
    <w:rsid w:val="00627640"/>
    <w:rsid w:val="00627708"/>
    <w:rsid w:val="00627B9E"/>
    <w:rsid w:val="00627E51"/>
    <w:rsid w:val="00630345"/>
    <w:rsid w:val="006307E7"/>
    <w:rsid w:val="0063121E"/>
    <w:rsid w:val="00631892"/>
    <w:rsid w:val="00631982"/>
    <w:rsid w:val="00631D53"/>
    <w:rsid w:val="00631FBF"/>
    <w:rsid w:val="00632119"/>
    <w:rsid w:val="0063281D"/>
    <w:rsid w:val="00632BD8"/>
    <w:rsid w:val="00632C17"/>
    <w:rsid w:val="00632E57"/>
    <w:rsid w:val="00632FB7"/>
    <w:rsid w:val="00633CD9"/>
    <w:rsid w:val="006341B0"/>
    <w:rsid w:val="006348D3"/>
    <w:rsid w:val="00635640"/>
    <w:rsid w:val="00635686"/>
    <w:rsid w:val="00635A6C"/>
    <w:rsid w:val="00635F37"/>
    <w:rsid w:val="00636303"/>
    <w:rsid w:val="006363DD"/>
    <w:rsid w:val="00636A58"/>
    <w:rsid w:val="00636BBE"/>
    <w:rsid w:val="00636C5D"/>
    <w:rsid w:val="00636DE1"/>
    <w:rsid w:val="0063707D"/>
    <w:rsid w:val="006373E1"/>
    <w:rsid w:val="00637D0B"/>
    <w:rsid w:val="00637F2A"/>
    <w:rsid w:val="0064062F"/>
    <w:rsid w:val="0064085E"/>
    <w:rsid w:val="00640C7C"/>
    <w:rsid w:val="00640CCF"/>
    <w:rsid w:val="0064132F"/>
    <w:rsid w:val="00641AE8"/>
    <w:rsid w:val="00641CEB"/>
    <w:rsid w:val="00642189"/>
    <w:rsid w:val="00642316"/>
    <w:rsid w:val="00642F1D"/>
    <w:rsid w:val="0064302D"/>
    <w:rsid w:val="0064342D"/>
    <w:rsid w:val="006436B7"/>
    <w:rsid w:val="0064391C"/>
    <w:rsid w:val="006439C0"/>
    <w:rsid w:val="006440BD"/>
    <w:rsid w:val="00644324"/>
    <w:rsid w:val="006454AF"/>
    <w:rsid w:val="0064563E"/>
    <w:rsid w:val="006458BF"/>
    <w:rsid w:val="00645A41"/>
    <w:rsid w:val="00645F5B"/>
    <w:rsid w:val="00646954"/>
    <w:rsid w:val="00646A7B"/>
    <w:rsid w:val="00646CC2"/>
    <w:rsid w:val="00646E0D"/>
    <w:rsid w:val="00650C5F"/>
    <w:rsid w:val="00650DC5"/>
    <w:rsid w:val="00651178"/>
    <w:rsid w:val="0065128E"/>
    <w:rsid w:val="00651ADA"/>
    <w:rsid w:val="00652081"/>
    <w:rsid w:val="00652541"/>
    <w:rsid w:val="00652B90"/>
    <w:rsid w:val="00652BBD"/>
    <w:rsid w:val="006533CB"/>
    <w:rsid w:val="006535ED"/>
    <w:rsid w:val="00653D99"/>
    <w:rsid w:val="0065435B"/>
    <w:rsid w:val="00654582"/>
    <w:rsid w:val="006549FD"/>
    <w:rsid w:val="006552F6"/>
    <w:rsid w:val="00655BEE"/>
    <w:rsid w:val="00656058"/>
    <w:rsid w:val="006568BF"/>
    <w:rsid w:val="00656C41"/>
    <w:rsid w:val="00656DCA"/>
    <w:rsid w:val="00657091"/>
    <w:rsid w:val="00657920"/>
    <w:rsid w:val="00657EC4"/>
    <w:rsid w:val="0066018E"/>
    <w:rsid w:val="006606EB"/>
    <w:rsid w:val="00661C3A"/>
    <w:rsid w:val="00661DAD"/>
    <w:rsid w:val="006620AB"/>
    <w:rsid w:val="0066298E"/>
    <w:rsid w:val="006629E5"/>
    <w:rsid w:val="006635F1"/>
    <w:rsid w:val="00663C3E"/>
    <w:rsid w:val="00664165"/>
    <w:rsid w:val="0066464E"/>
    <w:rsid w:val="00664E99"/>
    <w:rsid w:val="00664EC0"/>
    <w:rsid w:val="00665099"/>
    <w:rsid w:val="00665217"/>
    <w:rsid w:val="00665420"/>
    <w:rsid w:val="00665C88"/>
    <w:rsid w:val="00665DCE"/>
    <w:rsid w:val="006663BC"/>
    <w:rsid w:val="006666CA"/>
    <w:rsid w:val="006675B6"/>
    <w:rsid w:val="0066797E"/>
    <w:rsid w:val="00667A58"/>
    <w:rsid w:val="00667B2E"/>
    <w:rsid w:val="0067001E"/>
    <w:rsid w:val="006701D0"/>
    <w:rsid w:val="00670AFE"/>
    <w:rsid w:val="00670E18"/>
    <w:rsid w:val="006710F2"/>
    <w:rsid w:val="0067126F"/>
    <w:rsid w:val="00671CD8"/>
    <w:rsid w:val="0067280F"/>
    <w:rsid w:val="00673C0B"/>
    <w:rsid w:val="0067401A"/>
    <w:rsid w:val="006741CD"/>
    <w:rsid w:val="00674313"/>
    <w:rsid w:val="00674539"/>
    <w:rsid w:val="00674627"/>
    <w:rsid w:val="006748B9"/>
    <w:rsid w:val="006749BC"/>
    <w:rsid w:val="00674C17"/>
    <w:rsid w:val="006754BA"/>
    <w:rsid w:val="006757F5"/>
    <w:rsid w:val="00675D4E"/>
    <w:rsid w:val="00676050"/>
    <w:rsid w:val="006766C6"/>
    <w:rsid w:val="00676966"/>
    <w:rsid w:val="00677028"/>
    <w:rsid w:val="006772D5"/>
    <w:rsid w:val="00677746"/>
    <w:rsid w:val="00680216"/>
    <w:rsid w:val="0068051B"/>
    <w:rsid w:val="0068053F"/>
    <w:rsid w:val="006807C5"/>
    <w:rsid w:val="00680A7F"/>
    <w:rsid w:val="0068190C"/>
    <w:rsid w:val="0068192A"/>
    <w:rsid w:val="00681DB9"/>
    <w:rsid w:val="00681DF4"/>
    <w:rsid w:val="00682481"/>
    <w:rsid w:val="0068282F"/>
    <w:rsid w:val="00682B65"/>
    <w:rsid w:val="00682EA6"/>
    <w:rsid w:val="0068309A"/>
    <w:rsid w:val="0068366D"/>
    <w:rsid w:val="006839DF"/>
    <w:rsid w:val="006841AF"/>
    <w:rsid w:val="006841B3"/>
    <w:rsid w:val="00684C1C"/>
    <w:rsid w:val="00684C44"/>
    <w:rsid w:val="00685D1A"/>
    <w:rsid w:val="00685D23"/>
    <w:rsid w:val="006861DA"/>
    <w:rsid w:val="0068621A"/>
    <w:rsid w:val="00686732"/>
    <w:rsid w:val="00686A0E"/>
    <w:rsid w:val="00686EB8"/>
    <w:rsid w:val="00687AAE"/>
    <w:rsid w:val="00690404"/>
    <w:rsid w:val="0069049D"/>
    <w:rsid w:val="00690773"/>
    <w:rsid w:val="006909D1"/>
    <w:rsid w:val="00690BE2"/>
    <w:rsid w:val="00690EBF"/>
    <w:rsid w:val="00690FE2"/>
    <w:rsid w:val="0069102A"/>
    <w:rsid w:val="00691070"/>
    <w:rsid w:val="00691243"/>
    <w:rsid w:val="006918F9"/>
    <w:rsid w:val="00691C34"/>
    <w:rsid w:val="00692512"/>
    <w:rsid w:val="006925A5"/>
    <w:rsid w:val="00692B83"/>
    <w:rsid w:val="006931A9"/>
    <w:rsid w:val="00693630"/>
    <w:rsid w:val="006938E9"/>
    <w:rsid w:val="006942CD"/>
    <w:rsid w:val="00694981"/>
    <w:rsid w:val="00694D48"/>
    <w:rsid w:val="00695A51"/>
    <w:rsid w:val="00695AE5"/>
    <w:rsid w:val="00695B37"/>
    <w:rsid w:val="00695D79"/>
    <w:rsid w:val="00696224"/>
    <w:rsid w:val="00696542"/>
    <w:rsid w:val="0069687F"/>
    <w:rsid w:val="006971F9"/>
    <w:rsid w:val="006974B0"/>
    <w:rsid w:val="0069795F"/>
    <w:rsid w:val="006A0110"/>
    <w:rsid w:val="006A06FA"/>
    <w:rsid w:val="006A0738"/>
    <w:rsid w:val="006A0873"/>
    <w:rsid w:val="006A1D83"/>
    <w:rsid w:val="006A216E"/>
    <w:rsid w:val="006A2543"/>
    <w:rsid w:val="006A2C45"/>
    <w:rsid w:val="006A377F"/>
    <w:rsid w:val="006A394B"/>
    <w:rsid w:val="006A3995"/>
    <w:rsid w:val="006A3A9D"/>
    <w:rsid w:val="006A3BC0"/>
    <w:rsid w:val="006A42FC"/>
    <w:rsid w:val="006A452E"/>
    <w:rsid w:val="006A5BA9"/>
    <w:rsid w:val="006A5DCD"/>
    <w:rsid w:val="006A5DD8"/>
    <w:rsid w:val="006A66CF"/>
    <w:rsid w:val="006A748E"/>
    <w:rsid w:val="006A7920"/>
    <w:rsid w:val="006A79B7"/>
    <w:rsid w:val="006A7B8E"/>
    <w:rsid w:val="006B137E"/>
    <w:rsid w:val="006B14EB"/>
    <w:rsid w:val="006B1607"/>
    <w:rsid w:val="006B1B86"/>
    <w:rsid w:val="006B2BA3"/>
    <w:rsid w:val="006B2C37"/>
    <w:rsid w:val="006B3E09"/>
    <w:rsid w:val="006B3E9C"/>
    <w:rsid w:val="006B418F"/>
    <w:rsid w:val="006B43F0"/>
    <w:rsid w:val="006B455B"/>
    <w:rsid w:val="006B4684"/>
    <w:rsid w:val="006B469D"/>
    <w:rsid w:val="006B4AA7"/>
    <w:rsid w:val="006B4BE8"/>
    <w:rsid w:val="006B4FA5"/>
    <w:rsid w:val="006B4FE1"/>
    <w:rsid w:val="006B5582"/>
    <w:rsid w:val="006B5C8D"/>
    <w:rsid w:val="006B5DD3"/>
    <w:rsid w:val="006B5E2C"/>
    <w:rsid w:val="006B7218"/>
    <w:rsid w:val="006B74EA"/>
    <w:rsid w:val="006B7562"/>
    <w:rsid w:val="006B763C"/>
    <w:rsid w:val="006B7834"/>
    <w:rsid w:val="006C0B27"/>
    <w:rsid w:val="006C16A5"/>
    <w:rsid w:val="006C16BD"/>
    <w:rsid w:val="006C1790"/>
    <w:rsid w:val="006C1A6A"/>
    <w:rsid w:val="006C1DE7"/>
    <w:rsid w:val="006C1EA6"/>
    <w:rsid w:val="006C201B"/>
    <w:rsid w:val="006C21D9"/>
    <w:rsid w:val="006C24D8"/>
    <w:rsid w:val="006C2537"/>
    <w:rsid w:val="006C2A3A"/>
    <w:rsid w:val="006C2B37"/>
    <w:rsid w:val="006C31B9"/>
    <w:rsid w:val="006C3254"/>
    <w:rsid w:val="006C3FAA"/>
    <w:rsid w:val="006C4349"/>
    <w:rsid w:val="006C47CD"/>
    <w:rsid w:val="006C4899"/>
    <w:rsid w:val="006C4C19"/>
    <w:rsid w:val="006C5151"/>
    <w:rsid w:val="006C56F9"/>
    <w:rsid w:val="006C5DC2"/>
    <w:rsid w:val="006C6512"/>
    <w:rsid w:val="006C66EF"/>
    <w:rsid w:val="006C7B7D"/>
    <w:rsid w:val="006C7FC0"/>
    <w:rsid w:val="006D094C"/>
    <w:rsid w:val="006D0BB4"/>
    <w:rsid w:val="006D13E4"/>
    <w:rsid w:val="006D1813"/>
    <w:rsid w:val="006D195F"/>
    <w:rsid w:val="006D1BC6"/>
    <w:rsid w:val="006D1E01"/>
    <w:rsid w:val="006D28DD"/>
    <w:rsid w:val="006D2A1B"/>
    <w:rsid w:val="006D2F68"/>
    <w:rsid w:val="006D38DA"/>
    <w:rsid w:val="006D3FD8"/>
    <w:rsid w:val="006D43B6"/>
    <w:rsid w:val="006D4DF7"/>
    <w:rsid w:val="006D52FE"/>
    <w:rsid w:val="006D641F"/>
    <w:rsid w:val="006D6954"/>
    <w:rsid w:val="006D720B"/>
    <w:rsid w:val="006D72FC"/>
    <w:rsid w:val="006D7F28"/>
    <w:rsid w:val="006E01DD"/>
    <w:rsid w:val="006E05C7"/>
    <w:rsid w:val="006E0869"/>
    <w:rsid w:val="006E0CB2"/>
    <w:rsid w:val="006E0FCE"/>
    <w:rsid w:val="006E1302"/>
    <w:rsid w:val="006E170B"/>
    <w:rsid w:val="006E2352"/>
    <w:rsid w:val="006E259F"/>
    <w:rsid w:val="006E29D3"/>
    <w:rsid w:val="006E4300"/>
    <w:rsid w:val="006E48CB"/>
    <w:rsid w:val="006E4E28"/>
    <w:rsid w:val="006E4E2D"/>
    <w:rsid w:val="006E5F40"/>
    <w:rsid w:val="006E691C"/>
    <w:rsid w:val="006E6A5E"/>
    <w:rsid w:val="006E7673"/>
    <w:rsid w:val="006E77E8"/>
    <w:rsid w:val="006E795F"/>
    <w:rsid w:val="006E7C49"/>
    <w:rsid w:val="006F0398"/>
    <w:rsid w:val="006F0581"/>
    <w:rsid w:val="006F0654"/>
    <w:rsid w:val="006F0B35"/>
    <w:rsid w:val="006F0BB1"/>
    <w:rsid w:val="006F1194"/>
    <w:rsid w:val="006F143C"/>
    <w:rsid w:val="006F1B19"/>
    <w:rsid w:val="006F28BB"/>
    <w:rsid w:val="006F28EE"/>
    <w:rsid w:val="006F298B"/>
    <w:rsid w:val="006F2E14"/>
    <w:rsid w:val="006F31BD"/>
    <w:rsid w:val="006F3947"/>
    <w:rsid w:val="006F3ACB"/>
    <w:rsid w:val="006F3D8E"/>
    <w:rsid w:val="006F595C"/>
    <w:rsid w:val="006F6302"/>
    <w:rsid w:val="006F6493"/>
    <w:rsid w:val="006F659C"/>
    <w:rsid w:val="006F6B89"/>
    <w:rsid w:val="006F6C3E"/>
    <w:rsid w:val="006F75D5"/>
    <w:rsid w:val="006F7871"/>
    <w:rsid w:val="006F7BBB"/>
    <w:rsid w:val="00700237"/>
    <w:rsid w:val="0070043D"/>
    <w:rsid w:val="00700BC3"/>
    <w:rsid w:val="00700C23"/>
    <w:rsid w:val="00700D21"/>
    <w:rsid w:val="00701EDC"/>
    <w:rsid w:val="007020A5"/>
    <w:rsid w:val="00702AAE"/>
    <w:rsid w:val="00702F58"/>
    <w:rsid w:val="00703772"/>
    <w:rsid w:val="00703911"/>
    <w:rsid w:val="00704013"/>
    <w:rsid w:val="00704048"/>
    <w:rsid w:val="00704099"/>
    <w:rsid w:val="007044E5"/>
    <w:rsid w:val="007045D3"/>
    <w:rsid w:val="00704EB8"/>
    <w:rsid w:val="00705381"/>
    <w:rsid w:val="007053CA"/>
    <w:rsid w:val="007057E8"/>
    <w:rsid w:val="007060E8"/>
    <w:rsid w:val="00706BAF"/>
    <w:rsid w:val="00706C03"/>
    <w:rsid w:val="00706DC5"/>
    <w:rsid w:val="00707610"/>
    <w:rsid w:val="00710336"/>
    <w:rsid w:val="00710494"/>
    <w:rsid w:val="007111B0"/>
    <w:rsid w:val="0071152A"/>
    <w:rsid w:val="00711588"/>
    <w:rsid w:val="00711B02"/>
    <w:rsid w:val="00712229"/>
    <w:rsid w:val="0071229C"/>
    <w:rsid w:val="007122B7"/>
    <w:rsid w:val="00712869"/>
    <w:rsid w:val="007128EC"/>
    <w:rsid w:val="00712B0F"/>
    <w:rsid w:val="00712C91"/>
    <w:rsid w:val="00712FBC"/>
    <w:rsid w:val="00713193"/>
    <w:rsid w:val="0071325B"/>
    <w:rsid w:val="007133E0"/>
    <w:rsid w:val="007137AE"/>
    <w:rsid w:val="00713AE6"/>
    <w:rsid w:val="00713C45"/>
    <w:rsid w:val="0071447A"/>
    <w:rsid w:val="00714B45"/>
    <w:rsid w:val="00714D9C"/>
    <w:rsid w:val="00715CDD"/>
    <w:rsid w:val="00715D1C"/>
    <w:rsid w:val="00715E4D"/>
    <w:rsid w:val="00716BFB"/>
    <w:rsid w:val="00716C6D"/>
    <w:rsid w:val="007172E3"/>
    <w:rsid w:val="0071741B"/>
    <w:rsid w:val="007174E1"/>
    <w:rsid w:val="0071760F"/>
    <w:rsid w:val="00717E65"/>
    <w:rsid w:val="00720B1D"/>
    <w:rsid w:val="00720C1A"/>
    <w:rsid w:val="00720CAA"/>
    <w:rsid w:val="00720FF6"/>
    <w:rsid w:val="00721062"/>
    <w:rsid w:val="007211A0"/>
    <w:rsid w:val="00721757"/>
    <w:rsid w:val="0072189A"/>
    <w:rsid w:val="00721F61"/>
    <w:rsid w:val="00722A74"/>
    <w:rsid w:val="007230E9"/>
    <w:rsid w:val="007236D9"/>
    <w:rsid w:val="00723718"/>
    <w:rsid w:val="00724008"/>
    <w:rsid w:val="00724281"/>
    <w:rsid w:val="00724674"/>
    <w:rsid w:val="00724923"/>
    <w:rsid w:val="00724C24"/>
    <w:rsid w:val="00725546"/>
    <w:rsid w:val="00725C7F"/>
    <w:rsid w:val="0072679D"/>
    <w:rsid w:val="00726A4C"/>
    <w:rsid w:val="00726F89"/>
    <w:rsid w:val="00727613"/>
    <w:rsid w:val="00727883"/>
    <w:rsid w:val="00727A3E"/>
    <w:rsid w:val="00727C22"/>
    <w:rsid w:val="00727D16"/>
    <w:rsid w:val="00730437"/>
    <w:rsid w:val="00730457"/>
    <w:rsid w:val="00730D94"/>
    <w:rsid w:val="00730E7F"/>
    <w:rsid w:val="007312B0"/>
    <w:rsid w:val="007312F1"/>
    <w:rsid w:val="0073157D"/>
    <w:rsid w:val="0073167F"/>
    <w:rsid w:val="00731A67"/>
    <w:rsid w:val="00731C25"/>
    <w:rsid w:val="00731FEB"/>
    <w:rsid w:val="00732112"/>
    <w:rsid w:val="007324EB"/>
    <w:rsid w:val="00732654"/>
    <w:rsid w:val="0073294F"/>
    <w:rsid w:val="007329CE"/>
    <w:rsid w:val="00733231"/>
    <w:rsid w:val="007338B4"/>
    <w:rsid w:val="00734884"/>
    <w:rsid w:val="00734C14"/>
    <w:rsid w:val="00734C65"/>
    <w:rsid w:val="00734D98"/>
    <w:rsid w:val="007350A3"/>
    <w:rsid w:val="007357A3"/>
    <w:rsid w:val="0073635F"/>
    <w:rsid w:val="0073666E"/>
    <w:rsid w:val="00736F8C"/>
    <w:rsid w:val="00737295"/>
    <w:rsid w:val="007372D5"/>
    <w:rsid w:val="007376DF"/>
    <w:rsid w:val="00740420"/>
    <w:rsid w:val="0074051C"/>
    <w:rsid w:val="007406D6"/>
    <w:rsid w:val="00740774"/>
    <w:rsid w:val="00740837"/>
    <w:rsid w:val="00740C9A"/>
    <w:rsid w:val="00740D00"/>
    <w:rsid w:val="00740D26"/>
    <w:rsid w:val="00741026"/>
    <w:rsid w:val="00741519"/>
    <w:rsid w:val="00741B16"/>
    <w:rsid w:val="00741E57"/>
    <w:rsid w:val="00741ED5"/>
    <w:rsid w:val="00742A0B"/>
    <w:rsid w:val="00742D18"/>
    <w:rsid w:val="0074330F"/>
    <w:rsid w:val="007442DE"/>
    <w:rsid w:val="007448B3"/>
    <w:rsid w:val="00744B22"/>
    <w:rsid w:val="0074501F"/>
    <w:rsid w:val="00745967"/>
    <w:rsid w:val="00745BD6"/>
    <w:rsid w:val="00745E97"/>
    <w:rsid w:val="00746019"/>
    <w:rsid w:val="007461EF"/>
    <w:rsid w:val="007461F3"/>
    <w:rsid w:val="00746346"/>
    <w:rsid w:val="00746E50"/>
    <w:rsid w:val="00747079"/>
    <w:rsid w:val="00747236"/>
    <w:rsid w:val="00747347"/>
    <w:rsid w:val="00747475"/>
    <w:rsid w:val="007475EE"/>
    <w:rsid w:val="007478BD"/>
    <w:rsid w:val="00747CDE"/>
    <w:rsid w:val="00747F9F"/>
    <w:rsid w:val="00750030"/>
    <w:rsid w:val="0075013E"/>
    <w:rsid w:val="00750A2E"/>
    <w:rsid w:val="00750C36"/>
    <w:rsid w:val="00751091"/>
    <w:rsid w:val="0075112F"/>
    <w:rsid w:val="00751235"/>
    <w:rsid w:val="0075169F"/>
    <w:rsid w:val="00751769"/>
    <w:rsid w:val="00751BAF"/>
    <w:rsid w:val="00751DBA"/>
    <w:rsid w:val="00752189"/>
    <w:rsid w:val="0075251F"/>
    <w:rsid w:val="0075297B"/>
    <w:rsid w:val="007533E4"/>
    <w:rsid w:val="007534BE"/>
    <w:rsid w:val="00753DA2"/>
    <w:rsid w:val="00754315"/>
    <w:rsid w:val="0075489F"/>
    <w:rsid w:val="00754A46"/>
    <w:rsid w:val="00754CD8"/>
    <w:rsid w:val="00755646"/>
    <w:rsid w:val="00755904"/>
    <w:rsid w:val="00755912"/>
    <w:rsid w:val="007569CF"/>
    <w:rsid w:val="00756A64"/>
    <w:rsid w:val="00756CF5"/>
    <w:rsid w:val="00757108"/>
    <w:rsid w:val="0075725C"/>
    <w:rsid w:val="007572D3"/>
    <w:rsid w:val="00757388"/>
    <w:rsid w:val="00757B05"/>
    <w:rsid w:val="00760E20"/>
    <w:rsid w:val="00761077"/>
    <w:rsid w:val="0076128A"/>
    <w:rsid w:val="00761299"/>
    <w:rsid w:val="00761913"/>
    <w:rsid w:val="007619A5"/>
    <w:rsid w:val="00761D54"/>
    <w:rsid w:val="00761EAA"/>
    <w:rsid w:val="00762065"/>
    <w:rsid w:val="00762867"/>
    <w:rsid w:val="0076298F"/>
    <w:rsid w:val="007629F1"/>
    <w:rsid w:val="00762AAE"/>
    <w:rsid w:val="00762B79"/>
    <w:rsid w:val="007631FE"/>
    <w:rsid w:val="007638FB"/>
    <w:rsid w:val="00763CE3"/>
    <w:rsid w:val="00764106"/>
    <w:rsid w:val="00764346"/>
    <w:rsid w:val="007644E0"/>
    <w:rsid w:val="0076458D"/>
    <w:rsid w:val="00764904"/>
    <w:rsid w:val="007649B8"/>
    <w:rsid w:val="00764E6A"/>
    <w:rsid w:val="0076510C"/>
    <w:rsid w:val="00765431"/>
    <w:rsid w:val="00765AD2"/>
    <w:rsid w:val="00765B80"/>
    <w:rsid w:val="00766171"/>
    <w:rsid w:val="0076645D"/>
    <w:rsid w:val="007667AF"/>
    <w:rsid w:val="007668AA"/>
    <w:rsid w:val="0076726F"/>
    <w:rsid w:val="007675A5"/>
    <w:rsid w:val="00767859"/>
    <w:rsid w:val="007679BD"/>
    <w:rsid w:val="00770090"/>
    <w:rsid w:val="0077039B"/>
    <w:rsid w:val="007703D1"/>
    <w:rsid w:val="0077070A"/>
    <w:rsid w:val="007709BD"/>
    <w:rsid w:val="00770BE5"/>
    <w:rsid w:val="00770E02"/>
    <w:rsid w:val="00770EDF"/>
    <w:rsid w:val="00770FE7"/>
    <w:rsid w:val="007712CC"/>
    <w:rsid w:val="0077132E"/>
    <w:rsid w:val="0077171E"/>
    <w:rsid w:val="00771E7F"/>
    <w:rsid w:val="00772451"/>
    <w:rsid w:val="0077258B"/>
    <w:rsid w:val="00772B05"/>
    <w:rsid w:val="00772CA0"/>
    <w:rsid w:val="00772D72"/>
    <w:rsid w:val="007731E2"/>
    <w:rsid w:val="00773393"/>
    <w:rsid w:val="007733C4"/>
    <w:rsid w:val="007734C5"/>
    <w:rsid w:val="00774060"/>
    <w:rsid w:val="0077432A"/>
    <w:rsid w:val="007749B3"/>
    <w:rsid w:val="00774B41"/>
    <w:rsid w:val="007750B7"/>
    <w:rsid w:val="0077583B"/>
    <w:rsid w:val="007758E9"/>
    <w:rsid w:val="00775CA3"/>
    <w:rsid w:val="00775E7E"/>
    <w:rsid w:val="00775FA1"/>
    <w:rsid w:val="007764BF"/>
    <w:rsid w:val="00776A4D"/>
    <w:rsid w:val="00776A74"/>
    <w:rsid w:val="00776B77"/>
    <w:rsid w:val="00776C04"/>
    <w:rsid w:val="00776CD1"/>
    <w:rsid w:val="00776DE8"/>
    <w:rsid w:val="007779DE"/>
    <w:rsid w:val="00777C39"/>
    <w:rsid w:val="00777CB0"/>
    <w:rsid w:val="00777D5E"/>
    <w:rsid w:val="00777EB3"/>
    <w:rsid w:val="00780213"/>
    <w:rsid w:val="00780742"/>
    <w:rsid w:val="007807C6"/>
    <w:rsid w:val="00780D5A"/>
    <w:rsid w:val="007810CC"/>
    <w:rsid w:val="007813D4"/>
    <w:rsid w:val="0078162E"/>
    <w:rsid w:val="00781921"/>
    <w:rsid w:val="00781B38"/>
    <w:rsid w:val="00782489"/>
    <w:rsid w:val="0078256C"/>
    <w:rsid w:val="00782609"/>
    <w:rsid w:val="00782852"/>
    <w:rsid w:val="007828AA"/>
    <w:rsid w:val="00782AC8"/>
    <w:rsid w:val="00782E09"/>
    <w:rsid w:val="00782F9C"/>
    <w:rsid w:val="0078328D"/>
    <w:rsid w:val="007840C6"/>
    <w:rsid w:val="00784362"/>
    <w:rsid w:val="00785030"/>
    <w:rsid w:val="007851BC"/>
    <w:rsid w:val="00785672"/>
    <w:rsid w:val="00785EF4"/>
    <w:rsid w:val="00786AA5"/>
    <w:rsid w:val="00786ACA"/>
    <w:rsid w:val="00786C6B"/>
    <w:rsid w:val="0078751D"/>
    <w:rsid w:val="00787675"/>
    <w:rsid w:val="007877B5"/>
    <w:rsid w:val="00787A61"/>
    <w:rsid w:val="00787A76"/>
    <w:rsid w:val="00787C0B"/>
    <w:rsid w:val="00787C7D"/>
    <w:rsid w:val="00787DE4"/>
    <w:rsid w:val="00787DF3"/>
    <w:rsid w:val="00787DF7"/>
    <w:rsid w:val="0079041F"/>
    <w:rsid w:val="00790B77"/>
    <w:rsid w:val="00790D24"/>
    <w:rsid w:val="0079199A"/>
    <w:rsid w:val="00791CEA"/>
    <w:rsid w:val="00792BBD"/>
    <w:rsid w:val="00793276"/>
    <w:rsid w:val="00794235"/>
    <w:rsid w:val="0079565D"/>
    <w:rsid w:val="007956F9"/>
    <w:rsid w:val="00795B22"/>
    <w:rsid w:val="00796657"/>
    <w:rsid w:val="00796E8C"/>
    <w:rsid w:val="007972EA"/>
    <w:rsid w:val="007975C0"/>
    <w:rsid w:val="0079782B"/>
    <w:rsid w:val="00797A67"/>
    <w:rsid w:val="00797AC2"/>
    <w:rsid w:val="00797C57"/>
    <w:rsid w:val="00797D9B"/>
    <w:rsid w:val="00797DCA"/>
    <w:rsid w:val="007A0563"/>
    <w:rsid w:val="007A0A68"/>
    <w:rsid w:val="007A0A97"/>
    <w:rsid w:val="007A0A9B"/>
    <w:rsid w:val="007A0C6D"/>
    <w:rsid w:val="007A11EC"/>
    <w:rsid w:val="007A1383"/>
    <w:rsid w:val="007A16B5"/>
    <w:rsid w:val="007A181A"/>
    <w:rsid w:val="007A23D7"/>
    <w:rsid w:val="007A2716"/>
    <w:rsid w:val="007A2813"/>
    <w:rsid w:val="007A2FA2"/>
    <w:rsid w:val="007A3728"/>
    <w:rsid w:val="007A3790"/>
    <w:rsid w:val="007A3C91"/>
    <w:rsid w:val="007A3C93"/>
    <w:rsid w:val="007A449E"/>
    <w:rsid w:val="007A4509"/>
    <w:rsid w:val="007A453C"/>
    <w:rsid w:val="007A47F1"/>
    <w:rsid w:val="007A4DB9"/>
    <w:rsid w:val="007A50DA"/>
    <w:rsid w:val="007A54A9"/>
    <w:rsid w:val="007A5551"/>
    <w:rsid w:val="007A5A3B"/>
    <w:rsid w:val="007A5A42"/>
    <w:rsid w:val="007A5D62"/>
    <w:rsid w:val="007A6C4B"/>
    <w:rsid w:val="007A73F5"/>
    <w:rsid w:val="007A761B"/>
    <w:rsid w:val="007A7A27"/>
    <w:rsid w:val="007B015E"/>
    <w:rsid w:val="007B021A"/>
    <w:rsid w:val="007B02C0"/>
    <w:rsid w:val="007B096F"/>
    <w:rsid w:val="007B13E6"/>
    <w:rsid w:val="007B19D6"/>
    <w:rsid w:val="007B1CDD"/>
    <w:rsid w:val="007B204E"/>
    <w:rsid w:val="007B22FD"/>
    <w:rsid w:val="007B24F0"/>
    <w:rsid w:val="007B33E4"/>
    <w:rsid w:val="007B3555"/>
    <w:rsid w:val="007B38CA"/>
    <w:rsid w:val="007B3D1C"/>
    <w:rsid w:val="007B3D68"/>
    <w:rsid w:val="007B403D"/>
    <w:rsid w:val="007B408A"/>
    <w:rsid w:val="007B46E5"/>
    <w:rsid w:val="007B47F8"/>
    <w:rsid w:val="007B4CD3"/>
    <w:rsid w:val="007B4D87"/>
    <w:rsid w:val="007B52FA"/>
    <w:rsid w:val="007B56FC"/>
    <w:rsid w:val="007B5AC2"/>
    <w:rsid w:val="007B6359"/>
    <w:rsid w:val="007B6EC4"/>
    <w:rsid w:val="007B741C"/>
    <w:rsid w:val="007B7A0A"/>
    <w:rsid w:val="007B7CA6"/>
    <w:rsid w:val="007B7DD5"/>
    <w:rsid w:val="007C04EF"/>
    <w:rsid w:val="007C0539"/>
    <w:rsid w:val="007C0E40"/>
    <w:rsid w:val="007C1068"/>
    <w:rsid w:val="007C1ED0"/>
    <w:rsid w:val="007C23FF"/>
    <w:rsid w:val="007C2835"/>
    <w:rsid w:val="007C2A0A"/>
    <w:rsid w:val="007C2A92"/>
    <w:rsid w:val="007C2E37"/>
    <w:rsid w:val="007C3353"/>
    <w:rsid w:val="007C35F9"/>
    <w:rsid w:val="007C3842"/>
    <w:rsid w:val="007C4D7F"/>
    <w:rsid w:val="007C54E9"/>
    <w:rsid w:val="007C64BB"/>
    <w:rsid w:val="007C6A81"/>
    <w:rsid w:val="007C6C53"/>
    <w:rsid w:val="007C6FF8"/>
    <w:rsid w:val="007C799A"/>
    <w:rsid w:val="007D035E"/>
    <w:rsid w:val="007D0A64"/>
    <w:rsid w:val="007D0ACA"/>
    <w:rsid w:val="007D0F05"/>
    <w:rsid w:val="007D1449"/>
    <w:rsid w:val="007D157C"/>
    <w:rsid w:val="007D18DC"/>
    <w:rsid w:val="007D1AA2"/>
    <w:rsid w:val="007D1B3E"/>
    <w:rsid w:val="007D1F7F"/>
    <w:rsid w:val="007D2229"/>
    <w:rsid w:val="007D23D5"/>
    <w:rsid w:val="007D30AD"/>
    <w:rsid w:val="007D3644"/>
    <w:rsid w:val="007D3758"/>
    <w:rsid w:val="007D3955"/>
    <w:rsid w:val="007D472D"/>
    <w:rsid w:val="007D5013"/>
    <w:rsid w:val="007D51DC"/>
    <w:rsid w:val="007D582F"/>
    <w:rsid w:val="007D5A81"/>
    <w:rsid w:val="007D5D74"/>
    <w:rsid w:val="007D63B5"/>
    <w:rsid w:val="007D69A6"/>
    <w:rsid w:val="007D6C8F"/>
    <w:rsid w:val="007D72A1"/>
    <w:rsid w:val="007D72DF"/>
    <w:rsid w:val="007D7500"/>
    <w:rsid w:val="007D7898"/>
    <w:rsid w:val="007D7A39"/>
    <w:rsid w:val="007D7A3A"/>
    <w:rsid w:val="007E0158"/>
    <w:rsid w:val="007E047E"/>
    <w:rsid w:val="007E04E1"/>
    <w:rsid w:val="007E0693"/>
    <w:rsid w:val="007E0FA5"/>
    <w:rsid w:val="007E0FEF"/>
    <w:rsid w:val="007E1234"/>
    <w:rsid w:val="007E14BB"/>
    <w:rsid w:val="007E19D0"/>
    <w:rsid w:val="007E1DBF"/>
    <w:rsid w:val="007E1EC2"/>
    <w:rsid w:val="007E2054"/>
    <w:rsid w:val="007E21E7"/>
    <w:rsid w:val="007E22FC"/>
    <w:rsid w:val="007E232F"/>
    <w:rsid w:val="007E2510"/>
    <w:rsid w:val="007E2662"/>
    <w:rsid w:val="007E33EC"/>
    <w:rsid w:val="007E3666"/>
    <w:rsid w:val="007E3D28"/>
    <w:rsid w:val="007E3D41"/>
    <w:rsid w:val="007E3F74"/>
    <w:rsid w:val="007E4138"/>
    <w:rsid w:val="007E4144"/>
    <w:rsid w:val="007E44C8"/>
    <w:rsid w:val="007E490B"/>
    <w:rsid w:val="007E4A35"/>
    <w:rsid w:val="007E4BE3"/>
    <w:rsid w:val="007E59BB"/>
    <w:rsid w:val="007E6448"/>
    <w:rsid w:val="007E66BA"/>
    <w:rsid w:val="007E6988"/>
    <w:rsid w:val="007E6B6C"/>
    <w:rsid w:val="007E6D01"/>
    <w:rsid w:val="007E7419"/>
    <w:rsid w:val="007E7BB6"/>
    <w:rsid w:val="007E7C8C"/>
    <w:rsid w:val="007E7D34"/>
    <w:rsid w:val="007F0134"/>
    <w:rsid w:val="007F013A"/>
    <w:rsid w:val="007F014A"/>
    <w:rsid w:val="007F029D"/>
    <w:rsid w:val="007F0396"/>
    <w:rsid w:val="007F0458"/>
    <w:rsid w:val="007F05D7"/>
    <w:rsid w:val="007F064B"/>
    <w:rsid w:val="007F0B93"/>
    <w:rsid w:val="007F15AF"/>
    <w:rsid w:val="007F1B38"/>
    <w:rsid w:val="007F1F7F"/>
    <w:rsid w:val="007F2953"/>
    <w:rsid w:val="007F2E71"/>
    <w:rsid w:val="007F4164"/>
    <w:rsid w:val="007F4234"/>
    <w:rsid w:val="007F4797"/>
    <w:rsid w:val="007F4F49"/>
    <w:rsid w:val="007F55E0"/>
    <w:rsid w:val="007F5C30"/>
    <w:rsid w:val="007F5D0B"/>
    <w:rsid w:val="007F62FF"/>
    <w:rsid w:val="007F6B85"/>
    <w:rsid w:val="007F6DA9"/>
    <w:rsid w:val="007F6E9D"/>
    <w:rsid w:val="007F6F89"/>
    <w:rsid w:val="007F70E5"/>
    <w:rsid w:val="007F753E"/>
    <w:rsid w:val="007F7927"/>
    <w:rsid w:val="00800047"/>
    <w:rsid w:val="00800080"/>
    <w:rsid w:val="00800101"/>
    <w:rsid w:val="00800181"/>
    <w:rsid w:val="008002E2"/>
    <w:rsid w:val="0080057C"/>
    <w:rsid w:val="00800845"/>
    <w:rsid w:val="00801034"/>
    <w:rsid w:val="008011BA"/>
    <w:rsid w:val="00801CC8"/>
    <w:rsid w:val="0080269A"/>
    <w:rsid w:val="00802747"/>
    <w:rsid w:val="00802DA1"/>
    <w:rsid w:val="00803388"/>
    <w:rsid w:val="00803743"/>
    <w:rsid w:val="00803A1B"/>
    <w:rsid w:val="00803C06"/>
    <w:rsid w:val="00803FF6"/>
    <w:rsid w:val="00804401"/>
    <w:rsid w:val="00804DA6"/>
    <w:rsid w:val="00804E2A"/>
    <w:rsid w:val="00805524"/>
    <w:rsid w:val="008058B0"/>
    <w:rsid w:val="00805A90"/>
    <w:rsid w:val="00805AFC"/>
    <w:rsid w:val="00806219"/>
    <w:rsid w:val="00806804"/>
    <w:rsid w:val="00806A36"/>
    <w:rsid w:val="00806A6B"/>
    <w:rsid w:val="00806A71"/>
    <w:rsid w:val="00806B35"/>
    <w:rsid w:val="00806BC1"/>
    <w:rsid w:val="008075C1"/>
    <w:rsid w:val="00807755"/>
    <w:rsid w:val="008079DE"/>
    <w:rsid w:val="008079EA"/>
    <w:rsid w:val="00807C15"/>
    <w:rsid w:val="00807DE3"/>
    <w:rsid w:val="008105CD"/>
    <w:rsid w:val="00810991"/>
    <w:rsid w:val="008109EF"/>
    <w:rsid w:val="00810F53"/>
    <w:rsid w:val="0081177D"/>
    <w:rsid w:val="00811DAC"/>
    <w:rsid w:val="00811E2C"/>
    <w:rsid w:val="008123C2"/>
    <w:rsid w:val="00812885"/>
    <w:rsid w:val="00813302"/>
    <w:rsid w:val="00813B53"/>
    <w:rsid w:val="00814198"/>
    <w:rsid w:val="00814B24"/>
    <w:rsid w:val="00815BF9"/>
    <w:rsid w:val="0081653F"/>
    <w:rsid w:val="008167C2"/>
    <w:rsid w:val="00816BDA"/>
    <w:rsid w:val="0081730B"/>
    <w:rsid w:val="008179F9"/>
    <w:rsid w:val="00817ADD"/>
    <w:rsid w:val="00820244"/>
    <w:rsid w:val="008207FF"/>
    <w:rsid w:val="00820D01"/>
    <w:rsid w:val="00821088"/>
    <w:rsid w:val="0082113F"/>
    <w:rsid w:val="008215EA"/>
    <w:rsid w:val="00821EB8"/>
    <w:rsid w:val="00822193"/>
    <w:rsid w:val="00822D1C"/>
    <w:rsid w:val="00822DC7"/>
    <w:rsid w:val="00823610"/>
    <w:rsid w:val="00823A8E"/>
    <w:rsid w:val="008241ED"/>
    <w:rsid w:val="0082453B"/>
    <w:rsid w:val="0082471D"/>
    <w:rsid w:val="008249D3"/>
    <w:rsid w:val="008250EB"/>
    <w:rsid w:val="0082566E"/>
    <w:rsid w:val="00825725"/>
    <w:rsid w:val="0082590C"/>
    <w:rsid w:val="00825B90"/>
    <w:rsid w:val="00825D4B"/>
    <w:rsid w:val="00825ED8"/>
    <w:rsid w:val="0082620F"/>
    <w:rsid w:val="0082633E"/>
    <w:rsid w:val="00826405"/>
    <w:rsid w:val="00826B49"/>
    <w:rsid w:val="00826CF3"/>
    <w:rsid w:val="00826CF5"/>
    <w:rsid w:val="00826E86"/>
    <w:rsid w:val="00826EB2"/>
    <w:rsid w:val="008275F2"/>
    <w:rsid w:val="00827B52"/>
    <w:rsid w:val="00827E1E"/>
    <w:rsid w:val="00830D93"/>
    <w:rsid w:val="00831136"/>
    <w:rsid w:val="008312E4"/>
    <w:rsid w:val="00831527"/>
    <w:rsid w:val="00831F41"/>
    <w:rsid w:val="0083219B"/>
    <w:rsid w:val="00832363"/>
    <w:rsid w:val="00832A08"/>
    <w:rsid w:val="00833243"/>
    <w:rsid w:val="00833886"/>
    <w:rsid w:val="0083395F"/>
    <w:rsid w:val="008339F0"/>
    <w:rsid w:val="00833A4F"/>
    <w:rsid w:val="008343BA"/>
    <w:rsid w:val="0083441C"/>
    <w:rsid w:val="008348AC"/>
    <w:rsid w:val="00834D3A"/>
    <w:rsid w:val="00834DFA"/>
    <w:rsid w:val="00834F11"/>
    <w:rsid w:val="0083510D"/>
    <w:rsid w:val="00835373"/>
    <w:rsid w:val="00835C07"/>
    <w:rsid w:val="00835EA2"/>
    <w:rsid w:val="008366AB"/>
    <w:rsid w:val="00836C60"/>
    <w:rsid w:val="00836C61"/>
    <w:rsid w:val="00836E5F"/>
    <w:rsid w:val="00836E60"/>
    <w:rsid w:val="008370EA"/>
    <w:rsid w:val="008372D1"/>
    <w:rsid w:val="008377A2"/>
    <w:rsid w:val="008378B1"/>
    <w:rsid w:val="00837930"/>
    <w:rsid w:val="008379BB"/>
    <w:rsid w:val="00837BB8"/>
    <w:rsid w:val="008402A6"/>
    <w:rsid w:val="0084050F"/>
    <w:rsid w:val="00840BE6"/>
    <w:rsid w:val="00840E29"/>
    <w:rsid w:val="008412C8"/>
    <w:rsid w:val="00841E49"/>
    <w:rsid w:val="00842112"/>
    <w:rsid w:val="0084218F"/>
    <w:rsid w:val="00842228"/>
    <w:rsid w:val="00842CA1"/>
    <w:rsid w:val="00842D96"/>
    <w:rsid w:val="0084396B"/>
    <w:rsid w:val="00843BCF"/>
    <w:rsid w:val="00844892"/>
    <w:rsid w:val="008448EF"/>
    <w:rsid w:val="00845AD1"/>
    <w:rsid w:val="00845E16"/>
    <w:rsid w:val="00845F4C"/>
    <w:rsid w:val="00845F9A"/>
    <w:rsid w:val="00846503"/>
    <w:rsid w:val="008465B8"/>
    <w:rsid w:val="00846B20"/>
    <w:rsid w:val="00847381"/>
    <w:rsid w:val="00847492"/>
    <w:rsid w:val="00847580"/>
    <w:rsid w:val="008477FC"/>
    <w:rsid w:val="00847CC4"/>
    <w:rsid w:val="00847F29"/>
    <w:rsid w:val="00850222"/>
    <w:rsid w:val="00850815"/>
    <w:rsid w:val="00850A27"/>
    <w:rsid w:val="00851021"/>
    <w:rsid w:val="00851514"/>
    <w:rsid w:val="00851928"/>
    <w:rsid w:val="00851A18"/>
    <w:rsid w:val="00851F73"/>
    <w:rsid w:val="00852025"/>
    <w:rsid w:val="008520B0"/>
    <w:rsid w:val="00852674"/>
    <w:rsid w:val="008528F0"/>
    <w:rsid w:val="00852936"/>
    <w:rsid w:val="00852AE1"/>
    <w:rsid w:val="00852B51"/>
    <w:rsid w:val="00852CCB"/>
    <w:rsid w:val="00852E29"/>
    <w:rsid w:val="008531B2"/>
    <w:rsid w:val="0085330E"/>
    <w:rsid w:val="00853969"/>
    <w:rsid w:val="00854274"/>
    <w:rsid w:val="008545E4"/>
    <w:rsid w:val="008546EA"/>
    <w:rsid w:val="0085499C"/>
    <w:rsid w:val="00854D85"/>
    <w:rsid w:val="00854EA4"/>
    <w:rsid w:val="00855106"/>
    <w:rsid w:val="008551C2"/>
    <w:rsid w:val="00855273"/>
    <w:rsid w:val="00855AD3"/>
    <w:rsid w:val="008560D6"/>
    <w:rsid w:val="0085710A"/>
    <w:rsid w:val="00857428"/>
    <w:rsid w:val="00857872"/>
    <w:rsid w:val="00857A01"/>
    <w:rsid w:val="008606E7"/>
    <w:rsid w:val="00860E60"/>
    <w:rsid w:val="00860FC1"/>
    <w:rsid w:val="008610BB"/>
    <w:rsid w:val="0086150D"/>
    <w:rsid w:val="00861590"/>
    <w:rsid w:val="008616E2"/>
    <w:rsid w:val="00861CD6"/>
    <w:rsid w:val="00861D7B"/>
    <w:rsid w:val="00861E64"/>
    <w:rsid w:val="008635A6"/>
    <w:rsid w:val="00864425"/>
    <w:rsid w:val="00864643"/>
    <w:rsid w:val="0086464E"/>
    <w:rsid w:val="0086508D"/>
    <w:rsid w:val="0086510F"/>
    <w:rsid w:val="008653F4"/>
    <w:rsid w:val="008660B9"/>
    <w:rsid w:val="00866566"/>
    <w:rsid w:val="008665B3"/>
    <w:rsid w:val="0086686E"/>
    <w:rsid w:val="00866AFF"/>
    <w:rsid w:val="00866B9E"/>
    <w:rsid w:val="00866D2C"/>
    <w:rsid w:val="00867525"/>
    <w:rsid w:val="00867965"/>
    <w:rsid w:val="008679C3"/>
    <w:rsid w:val="00867E18"/>
    <w:rsid w:val="008700E9"/>
    <w:rsid w:val="00870246"/>
    <w:rsid w:val="00870799"/>
    <w:rsid w:val="00870F28"/>
    <w:rsid w:val="008715CF"/>
    <w:rsid w:val="00871CD3"/>
    <w:rsid w:val="00871CE8"/>
    <w:rsid w:val="008724D0"/>
    <w:rsid w:val="00872595"/>
    <w:rsid w:val="00872BD3"/>
    <w:rsid w:val="008731A8"/>
    <w:rsid w:val="00873391"/>
    <w:rsid w:val="008734E5"/>
    <w:rsid w:val="00874005"/>
    <w:rsid w:val="008742DD"/>
    <w:rsid w:val="00874CEB"/>
    <w:rsid w:val="00874DA7"/>
    <w:rsid w:val="00875152"/>
    <w:rsid w:val="00875208"/>
    <w:rsid w:val="0087527B"/>
    <w:rsid w:val="00875372"/>
    <w:rsid w:val="00875986"/>
    <w:rsid w:val="0087696F"/>
    <w:rsid w:val="00876F41"/>
    <w:rsid w:val="00876FB0"/>
    <w:rsid w:val="00877114"/>
    <w:rsid w:val="00877230"/>
    <w:rsid w:val="00877508"/>
    <w:rsid w:val="008776F8"/>
    <w:rsid w:val="008803F0"/>
    <w:rsid w:val="00880733"/>
    <w:rsid w:val="00880B15"/>
    <w:rsid w:val="00880FBA"/>
    <w:rsid w:val="008814AC"/>
    <w:rsid w:val="008830BE"/>
    <w:rsid w:val="00883867"/>
    <w:rsid w:val="008838A5"/>
    <w:rsid w:val="00883A1E"/>
    <w:rsid w:val="00883F4B"/>
    <w:rsid w:val="00884369"/>
    <w:rsid w:val="008843DE"/>
    <w:rsid w:val="008845C6"/>
    <w:rsid w:val="00884964"/>
    <w:rsid w:val="008852C3"/>
    <w:rsid w:val="00885394"/>
    <w:rsid w:val="00885965"/>
    <w:rsid w:val="00885AD9"/>
    <w:rsid w:val="00885EF9"/>
    <w:rsid w:val="008865F8"/>
    <w:rsid w:val="0088694C"/>
    <w:rsid w:val="00886B20"/>
    <w:rsid w:val="00886C1F"/>
    <w:rsid w:val="00886F9F"/>
    <w:rsid w:val="00887074"/>
    <w:rsid w:val="008877AB"/>
    <w:rsid w:val="0089011A"/>
    <w:rsid w:val="008905CC"/>
    <w:rsid w:val="008905F5"/>
    <w:rsid w:val="008909E4"/>
    <w:rsid w:val="00890CA8"/>
    <w:rsid w:val="00890D15"/>
    <w:rsid w:val="00891478"/>
    <w:rsid w:val="008915CE"/>
    <w:rsid w:val="0089172A"/>
    <w:rsid w:val="00891C60"/>
    <w:rsid w:val="008921AF"/>
    <w:rsid w:val="008927A2"/>
    <w:rsid w:val="008933E1"/>
    <w:rsid w:val="0089355F"/>
    <w:rsid w:val="00893D52"/>
    <w:rsid w:val="00893E51"/>
    <w:rsid w:val="00894367"/>
    <w:rsid w:val="008948C8"/>
    <w:rsid w:val="008950AB"/>
    <w:rsid w:val="0089553A"/>
    <w:rsid w:val="008973B2"/>
    <w:rsid w:val="008974E9"/>
    <w:rsid w:val="008976AB"/>
    <w:rsid w:val="008976BF"/>
    <w:rsid w:val="00897A01"/>
    <w:rsid w:val="00897A99"/>
    <w:rsid w:val="008A050C"/>
    <w:rsid w:val="008A06FA"/>
    <w:rsid w:val="008A0788"/>
    <w:rsid w:val="008A174F"/>
    <w:rsid w:val="008A18CC"/>
    <w:rsid w:val="008A1CC0"/>
    <w:rsid w:val="008A300D"/>
    <w:rsid w:val="008A3753"/>
    <w:rsid w:val="008A3A8F"/>
    <w:rsid w:val="008A4596"/>
    <w:rsid w:val="008A45FC"/>
    <w:rsid w:val="008A4651"/>
    <w:rsid w:val="008A4999"/>
    <w:rsid w:val="008A537A"/>
    <w:rsid w:val="008A5AC3"/>
    <w:rsid w:val="008A625E"/>
    <w:rsid w:val="008A64BD"/>
    <w:rsid w:val="008A668E"/>
    <w:rsid w:val="008A6AD9"/>
    <w:rsid w:val="008A6CE7"/>
    <w:rsid w:val="008A6E2D"/>
    <w:rsid w:val="008A6FB0"/>
    <w:rsid w:val="008A7431"/>
    <w:rsid w:val="008A77FC"/>
    <w:rsid w:val="008A78B9"/>
    <w:rsid w:val="008A7C95"/>
    <w:rsid w:val="008A7EAC"/>
    <w:rsid w:val="008B00C2"/>
    <w:rsid w:val="008B023D"/>
    <w:rsid w:val="008B025C"/>
    <w:rsid w:val="008B0327"/>
    <w:rsid w:val="008B07B0"/>
    <w:rsid w:val="008B08B3"/>
    <w:rsid w:val="008B0B8D"/>
    <w:rsid w:val="008B0D6E"/>
    <w:rsid w:val="008B1696"/>
    <w:rsid w:val="008B1892"/>
    <w:rsid w:val="008B1C92"/>
    <w:rsid w:val="008B243C"/>
    <w:rsid w:val="008B2F9F"/>
    <w:rsid w:val="008B33E7"/>
    <w:rsid w:val="008B341C"/>
    <w:rsid w:val="008B360B"/>
    <w:rsid w:val="008B3FA6"/>
    <w:rsid w:val="008B4424"/>
    <w:rsid w:val="008B468C"/>
    <w:rsid w:val="008B4723"/>
    <w:rsid w:val="008B4C0B"/>
    <w:rsid w:val="008B51B0"/>
    <w:rsid w:val="008B576F"/>
    <w:rsid w:val="008B57DF"/>
    <w:rsid w:val="008B5D7C"/>
    <w:rsid w:val="008B5E83"/>
    <w:rsid w:val="008B6351"/>
    <w:rsid w:val="008B653A"/>
    <w:rsid w:val="008B660A"/>
    <w:rsid w:val="008B6869"/>
    <w:rsid w:val="008B70F5"/>
    <w:rsid w:val="008B73DF"/>
    <w:rsid w:val="008B7D28"/>
    <w:rsid w:val="008C0286"/>
    <w:rsid w:val="008C04CF"/>
    <w:rsid w:val="008C16E0"/>
    <w:rsid w:val="008C2513"/>
    <w:rsid w:val="008C25C1"/>
    <w:rsid w:val="008C2679"/>
    <w:rsid w:val="008C3019"/>
    <w:rsid w:val="008C3557"/>
    <w:rsid w:val="008C35FC"/>
    <w:rsid w:val="008C3983"/>
    <w:rsid w:val="008C39C9"/>
    <w:rsid w:val="008C468C"/>
    <w:rsid w:val="008C47C5"/>
    <w:rsid w:val="008C4DCC"/>
    <w:rsid w:val="008C4E79"/>
    <w:rsid w:val="008C52DC"/>
    <w:rsid w:val="008C70ED"/>
    <w:rsid w:val="008C7A8B"/>
    <w:rsid w:val="008C7F5D"/>
    <w:rsid w:val="008D03A2"/>
    <w:rsid w:val="008D07A8"/>
    <w:rsid w:val="008D080A"/>
    <w:rsid w:val="008D0A2F"/>
    <w:rsid w:val="008D0B93"/>
    <w:rsid w:val="008D0C00"/>
    <w:rsid w:val="008D1414"/>
    <w:rsid w:val="008D150D"/>
    <w:rsid w:val="008D1FF2"/>
    <w:rsid w:val="008D20A5"/>
    <w:rsid w:val="008D21C2"/>
    <w:rsid w:val="008D22EE"/>
    <w:rsid w:val="008D2798"/>
    <w:rsid w:val="008D2E3C"/>
    <w:rsid w:val="008D30A2"/>
    <w:rsid w:val="008D364A"/>
    <w:rsid w:val="008D3C32"/>
    <w:rsid w:val="008D4159"/>
    <w:rsid w:val="008D4270"/>
    <w:rsid w:val="008D4720"/>
    <w:rsid w:val="008D5027"/>
    <w:rsid w:val="008D52FB"/>
    <w:rsid w:val="008D5CF0"/>
    <w:rsid w:val="008D6901"/>
    <w:rsid w:val="008D73FA"/>
    <w:rsid w:val="008D7E64"/>
    <w:rsid w:val="008E06D7"/>
    <w:rsid w:val="008E1C40"/>
    <w:rsid w:val="008E2021"/>
    <w:rsid w:val="008E2469"/>
    <w:rsid w:val="008E25BB"/>
    <w:rsid w:val="008E33AA"/>
    <w:rsid w:val="008E3ECA"/>
    <w:rsid w:val="008E4104"/>
    <w:rsid w:val="008E45BE"/>
    <w:rsid w:val="008E4BBD"/>
    <w:rsid w:val="008E53D5"/>
    <w:rsid w:val="008E58C3"/>
    <w:rsid w:val="008E5C88"/>
    <w:rsid w:val="008E5CD7"/>
    <w:rsid w:val="008E602C"/>
    <w:rsid w:val="008E67CA"/>
    <w:rsid w:val="008E6AF8"/>
    <w:rsid w:val="008E6BD1"/>
    <w:rsid w:val="008E7419"/>
    <w:rsid w:val="008E777E"/>
    <w:rsid w:val="008E7809"/>
    <w:rsid w:val="008F04CB"/>
    <w:rsid w:val="008F0FBE"/>
    <w:rsid w:val="008F10BC"/>
    <w:rsid w:val="008F12DD"/>
    <w:rsid w:val="008F1316"/>
    <w:rsid w:val="008F133F"/>
    <w:rsid w:val="008F13FA"/>
    <w:rsid w:val="008F1912"/>
    <w:rsid w:val="008F2155"/>
    <w:rsid w:val="008F2499"/>
    <w:rsid w:val="008F24D2"/>
    <w:rsid w:val="008F37D7"/>
    <w:rsid w:val="008F408B"/>
    <w:rsid w:val="008F4C8C"/>
    <w:rsid w:val="008F4E48"/>
    <w:rsid w:val="008F4EFA"/>
    <w:rsid w:val="008F4F02"/>
    <w:rsid w:val="008F5205"/>
    <w:rsid w:val="008F5B56"/>
    <w:rsid w:val="008F5D14"/>
    <w:rsid w:val="008F6978"/>
    <w:rsid w:val="008F6C27"/>
    <w:rsid w:val="008F6EBB"/>
    <w:rsid w:val="008F7530"/>
    <w:rsid w:val="008F75AD"/>
    <w:rsid w:val="008F7610"/>
    <w:rsid w:val="008F7A94"/>
    <w:rsid w:val="00900526"/>
    <w:rsid w:val="009009D9"/>
    <w:rsid w:val="00900E87"/>
    <w:rsid w:val="0090135B"/>
    <w:rsid w:val="00901CDC"/>
    <w:rsid w:val="00901F14"/>
    <w:rsid w:val="009022F4"/>
    <w:rsid w:val="00902448"/>
    <w:rsid w:val="0090361E"/>
    <w:rsid w:val="00903676"/>
    <w:rsid w:val="00903795"/>
    <w:rsid w:val="009038FE"/>
    <w:rsid w:val="00903B4D"/>
    <w:rsid w:val="00904768"/>
    <w:rsid w:val="00904D86"/>
    <w:rsid w:val="00904E16"/>
    <w:rsid w:val="00904E40"/>
    <w:rsid w:val="0090526D"/>
    <w:rsid w:val="0090565A"/>
    <w:rsid w:val="0090579A"/>
    <w:rsid w:val="00905941"/>
    <w:rsid w:val="009063B8"/>
    <w:rsid w:val="00906EFD"/>
    <w:rsid w:val="00907903"/>
    <w:rsid w:val="00907905"/>
    <w:rsid w:val="00907A66"/>
    <w:rsid w:val="00907B6B"/>
    <w:rsid w:val="009103B6"/>
    <w:rsid w:val="009106C1"/>
    <w:rsid w:val="00910903"/>
    <w:rsid w:val="00910ADB"/>
    <w:rsid w:val="00910F3B"/>
    <w:rsid w:val="009112FD"/>
    <w:rsid w:val="009118C6"/>
    <w:rsid w:val="009119D8"/>
    <w:rsid w:val="00911C1E"/>
    <w:rsid w:val="0091245E"/>
    <w:rsid w:val="00912CA9"/>
    <w:rsid w:val="009131C3"/>
    <w:rsid w:val="009139E9"/>
    <w:rsid w:val="00913F7E"/>
    <w:rsid w:val="0091483A"/>
    <w:rsid w:val="00915171"/>
    <w:rsid w:val="00916671"/>
    <w:rsid w:val="00917258"/>
    <w:rsid w:val="009175C2"/>
    <w:rsid w:val="00917679"/>
    <w:rsid w:val="00917C62"/>
    <w:rsid w:val="00917DEA"/>
    <w:rsid w:val="0092017E"/>
    <w:rsid w:val="009201B4"/>
    <w:rsid w:val="009214AD"/>
    <w:rsid w:val="009218CB"/>
    <w:rsid w:val="00921B97"/>
    <w:rsid w:val="00921CD9"/>
    <w:rsid w:val="009222B7"/>
    <w:rsid w:val="00922734"/>
    <w:rsid w:val="009229CC"/>
    <w:rsid w:val="00922A6D"/>
    <w:rsid w:val="00922CF4"/>
    <w:rsid w:val="00923FCF"/>
    <w:rsid w:val="00924170"/>
    <w:rsid w:val="00924260"/>
    <w:rsid w:val="00924741"/>
    <w:rsid w:val="00924DFA"/>
    <w:rsid w:val="00924F6C"/>
    <w:rsid w:val="00925372"/>
    <w:rsid w:val="009258D8"/>
    <w:rsid w:val="00925B21"/>
    <w:rsid w:val="00926689"/>
    <w:rsid w:val="00926C48"/>
    <w:rsid w:val="00927105"/>
    <w:rsid w:val="0092710A"/>
    <w:rsid w:val="00927588"/>
    <w:rsid w:val="00927CAA"/>
    <w:rsid w:val="009302C4"/>
    <w:rsid w:val="00930B66"/>
    <w:rsid w:val="00930BC4"/>
    <w:rsid w:val="0093107B"/>
    <w:rsid w:val="009310B8"/>
    <w:rsid w:val="00931111"/>
    <w:rsid w:val="009311F6"/>
    <w:rsid w:val="00931432"/>
    <w:rsid w:val="009315D1"/>
    <w:rsid w:val="00931832"/>
    <w:rsid w:val="009318D0"/>
    <w:rsid w:val="00931A14"/>
    <w:rsid w:val="00932D28"/>
    <w:rsid w:val="0093308A"/>
    <w:rsid w:val="0093327E"/>
    <w:rsid w:val="00933705"/>
    <w:rsid w:val="009342D9"/>
    <w:rsid w:val="00934B59"/>
    <w:rsid w:val="00934D55"/>
    <w:rsid w:val="00934E7E"/>
    <w:rsid w:val="00934F5D"/>
    <w:rsid w:val="00936356"/>
    <w:rsid w:val="009365D0"/>
    <w:rsid w:val="00936C29"/>
    <w:rsid w:val="009371BE"/>
    <w:rsid w:val="00937291"/>
    <w:rsid w:val="00937506"/>
    <w:rsid w:val="0093753E"/>
    <w:rsid w:val="00940278"/>
    <w:rsid w:val="00940B32"/>
    <w:rsid w:val="00940B4A"/>
    <w:rsid w:val="009412AF"/>
    <w:rsid w:val="00941C3B"/>
    <w:rsid w:val="00941DD0"/>
    <w:rsid w:val="009426A5"/>
    <w:rsid w:val="00942BDA"/>
    <w:rsid w:val="00943007"/>
    <w:rsid w:val="009433BD"/>
    <w:rsid w:val="00943699"/>
    <w:rsid w:val="0094379E"/>
    <w:rsid w:val="009437FA"/>
    <w:rsid w:val="00943FD6"/>
    <w:rsid w:val="00944734"/>
    <w:rsid w:val="00944C84"/>
    <w:rsid w:val="00945190"/>
    <w:rsid w:val="00945255"/>
    <w:rsid w:val="00945690"/>
    <w:rsid w:val="009456B9"/>
    <w:rsid w:val="009457E1"/>
    <w:rsid w:val="0094587D"/>
    <w:rsid w:val="00945B5B"/>
    <w:rsid w:val="00945DB4"/>
    <w:rsid w:val="009463E3"/>
    <w:rsid w:val="0094671B"/>
    <w:rsid w:val="00946D87"/>
    <w:rsid w:val="00946DE9"/>
    <w:rsid w:val="00947F0B"/>
    <w:rsid w:val="0095072E"/>
    <w:rsid w:val="00950787"/>
    <w:rsid w:val="00950802"/>
    <w:rsid w:val="0095090C"/>
    <w:rsid w:val="00950BD5"/>
    <w:rsid w:val="00950C41"/>
    <w:rsid w:val="00951A9D"/>
    <w:rsid w:val="00951AAB"/>
    <w:rsid w:val="00952CC6"/>
    <w:rsid w:val="00952CE5"/>
    <w:rsid w:val="00952D81"/>
    <w:rsid w:val="0095333B"/>
    <w:rsid w:val="00954245"/>
    <w:rsid w:val="009542E9"/>
    <w:rsid w:val="00954339"/>
    <w:rsid w:val="00954A82"/>
    <w:rsid w:val="00955083"/>
    <w:rsid w:val="00955138"/>
    <w:rsid w:val="00955169"/>
    <w:rsid w:val="00955856"/>
    <w:rsid w:val="00955A09"/>
    <w:rsid w:val="009560B5"/>
    <w:rsid w:val="00956492"/>
    <w:rsid w:val="009564D8"/>
    <w:rsid w:val="00956BCF"/>
    <w:rsid w:val="0095700C"/>
    <w:rsid w:val="009573CD"/>
    <w:rsid w:val="009576AF"/>
    <w:rsid w:val="009579F9"/>
    <w:rsid w:val="00957A14"/>
    <w:rsid w:val="00960A32"/>
    <w:rsid w:val="00960E14"/>
    <w:rsid w:val="00961064"/>
    <w:rsid w:val="00961FE0"/>
    <w:rsid w:val="00962234"/>
    <w:rsid w:val="009623C8"/>
    <w:rsid w:val="009628E8"/>
    <w:rsid w:val="00962EDE"/>
    <w:rsid w:val="00963435"/>
    <w:rsid w:val="009636D5"/>
    <w:rsid w:val="00963C26"/>
    <w:rsid w:val="00963F85"/>
    <w:rsid w:val="00963FE0"/>
    <w:rsid w:val="0096439B"/>
    <w:rsid w:val="00964D7F"/>
    <w:rsid w:val="00965525"/>
    <w:rsid w:val="00966115"/>
    <w:rsid w:val="00966474"/>
    <w:rsid w:val="00966AA7"/>
    <w:rsid w:val="009670E4"/>
    <w:rsid w:val="0096733C"/>
    <w:rsid w:val="00967662"/>
    <w:rsid w:val="009676D5"/>
    <w:rsid w:val="0096795E"/>
    <w:rsid w:val="00967B5C"/>
    <w:rsid w:val="00967D74"/>
    <w:rsid w:val="00967E7D"/>
    <w:rsid w:val="00967F9E"/>
    <w:rsid w:val="00970873"/>
    <w:rsid w:val="009708B1"/>
    <w:rsid w:val="00970A08"/>
    <w:rsid w:val="00970A11"/>
    <w:rsid w:val="00971A2A"/>
    <w:rsid w:val="00971A36"/>
    <w:rsid w:val="009721DA"/>
    <w:rsid w:val="0097275C"/>
    <w:rsid w:val="00972898"/>
    <w:rsid w:val="0097301D"/>
    <w:rsid w:val="00973178"/>
    <w:rsid w:val="00973530"/>
    <w:rsid w:val="00973AFC"/>
    <w:rsid w:val="00973FE8"/>
    <w:rsid w:val="009741D9"/>
    <w:rsid w:val="009744A1"/>
    <w:rsid w:val="009746C6"/>
    <w:rsid w:val="009748FE"/>
    <w:rsid w:val="009749B9"/>
    <w:rsid w:val="00974E86"/>
    <w:rsid w:val="009755FE"/>
    <w:rsid w:val="00975996"/>
    <w:rsid w:val="00975B3A"/>
    <w:rsid w:val="00975CAA"/>
    <w:rsid w:val="009760D9"/>
    <w:rsid w:val="00976605"/>
    <w:rsid w:val="0097715E"/>
    <w:rsid w:val="00977373"/>
    <w:rsid w:val="0097741C"/>
    <w:rsid w:val="00977D17"/>
    <w:rsid w:val="009808A4"/>
    <w:rsid w:val="00980F00"/>
    <w:rsid w:val="0098160B"/>
    <w:rsid w:val="009817D6"/>
    <w:rsid w:val="00981D17"/>
    <w:rsid w:val="009820DB"/>
    <w:rsid w:val="00982258"/>
    <w:rsid w:val="00982C1A"/>
    <w:rsid w:val="00982E5B"/>
    <w:rsid w:val="00982EEB"/>
    <w:rsid w:val="00982FD3"/>
    <w:rsid w:val="00983407"/>
    <w:rsid w:val="00983E33"/>
    <w:rsid w:val="00983F35"/>
    <w:rsid w:val="0098412F"/>
    <w:rsid w:val="00984265"/>
    <w:rsid w:val="00984438"/>
    <w:rsid w:val="0098455C"/>
    <w:rsid w:val="00984897"/>
    <w:rsid w:val="00985112"/>
    <w:rsid w:val="00986006"/>
    <w:rsid w:val="009868FB"/>
    <w:rsid w:val="00986E05"/>
    <w:rsid w:val="009874C9"/>
    <w:rsid w:val="00987876"/>
    <w:rsid w:val="009879CC"/>
    <w:rsid w:val="00987FDC"/>
    <w:rsid w:val="00990221"/>
    <w:rsid w:val="009903E4"/>
    <w:rsid w:val="009903EA"/>
    <w:rsid w:val="00990646"/>
    <w:rsid w:val="00990783"/>
    <w:rsid w:val="00990903"/>
    <w:rsid w:val="00990D23"/>
    <w:rsid w:val="00990D3D"/>
    <w:rsid w:val="00990DAB"/>
    <w:rsid w:val="00990E1D"/>
    <w:rsid w:val="00991381"/>
    <w:rsid w:val="009913DD"/>
    <w:rsid w:val="009917EF"/>
    <w:rsid w:val="0099184F"/>
    <w:rsid w:val="00991981"/>
    <w:rsid w:val="00992154"/>
    <w:rsid w:val="00992C31"/>
    <w:rsid w:val="00992FCC"/>
    <w:rsid w:val="00993AA2"/>
    <w:rsid w:val="00993D67"/>
    <w:rsid w:val="00993DD9"/>
    <w:rsid w:val="00994003"/>
    <w:rsid w:val="00994588"/>
    <w:rsid w:val="00995332"/>
    <w:rsid w:val="0099556B"/>
    <w:rsid w:val="00995C0B"/>
    <w:rsid w:val="00996500"/>
    <w:rsid w:val="00996C71"/>
    <w:rsid w:val="00996C7F"/>
    <w:rsid w:val="00996D64"/>
    <w:rsid w:val="00996D73"/>
    <w:rsid w:val="00996E63"/>
    <w:rsid w:val="0099755B"/>
    <w:rsid w:val="0099778A"/>
    <w:rsid w:val="00997CD4"/>
    <w:rsid w:val="00997D86"/>
    <w:rsid w:val="009A0111"/>
    <w:rsid w:val="009A0322"/>
    <w:rsid w:val="009A08E3"/>
    <w:rsid w:val="009A0909"/>
    <w:rsid w:val="009A1007"/>
    <w:rsid w:val="009A10A7"/>
    <w:rsid w:val="009A13C2"/>
    <w:rsid w:val="009A15D2"/>
    <w:rsid w:val="009A1E3C"/>
    <w:rsid w:val="009A20E5"/>
    <w:rsid w:val="009A2298"/>
    <w:rsid w:val="009A2728"/>
    <w:rsid w:val="009A3815"/>
    <w:rsid w:val="009A44CC"/>
    <w:rsid w:val="009A4E65"/>
    <w:rsid w:val="009A4EA0"/>
    <w:rsid w:val="009A4ECA"/>
    <w:rsid w:val="009A536B"/>
    <w:rsid w:val="009A5DF1"/>
    <w:rsid w:val="009A67A5"/>
    <w:rsid w:val="009A6943"/>
    <w:rsid w:val="009A6AF2"/>
    <w:rsid w:val="009A7784"/>
    <w:rsid w:val="009A7BBC"/>
    <w:rsid w:val="009A7CC5"/>
    <w:rsid w:val="009A7E2A"/>
    <w:rsid w:val="009A7F66"/>
    <w:rsid w:val="009B022B"/>
    <w:rsid w:val="009B0288"/>
    <w:rsid w:val="009B10EA"/>
    <w:rsid w:val="009B134F"/>
    <w:rsid w:val="009B152D"/>
    <w:rsid w:val="009B15CC"/>
    <w:rsid w:val="009B1AC1"/>
    <w:rsid w:val="009B1E3B"/>
    <w:rsid w:val="009B1E9D"/>
    <w:rsid w:val="009B2538"/>
    <w:rsid w:val="009B2739"/>
    <w:rsid w:val="009B28AE"/>
    <w:rsid w:val="009B2A58"/>
    <w:rsid w:val="009B2D64"/>
    <w:rsid w:val="009B2D79"/>
    <w:rsid w:val="009B2E93"/>
    <w:rsid w:val="009B30A1"/>
    <w:rsid w:val="009B3147"/>
    <w:rsid w:val="009B3EB8"/>
    <w:rsid w:val="009B4289"/>
    <w:rsid w:val="009B43D2"/>
    <w:rsid w:val="009B5014"/>
    <w:rsid w:val="009B542A"/>
    <w:rsid w:val="009B56E5"/>
    <w:rsid w:val="009B577F"/>
    <w:rsid w:val="009B5846"/>
    <w:rsid w:val="009B5C9A"/>
    <w:rsid w:val="009B68E9"/>
    <w:rsid w:val="009B6CCA"/>
    <w:rsid w:val="009B6D04"/>
    <w:rsid w:val="009B7256"/>
    <w:rsid w:val="009B79B2"/>
    <w:rsid w:val="009C0203"/>
    <w:rsid w:val="009C044E"/>
    <w:rsid w:val="009C0810"/>
    <w:rsid w:val="009C0A72"/>
    <w:rsid w:val="009C0C72"/>
    <w:rsid w:val="009C1272"/>
    <w:rsid w:val="009C1670"/>
    <w:rsid w:val="009C1A9A"/>
    <w:rsid w:val="009C1C44"/>
    <w:rsid w:val="009C1E4B"/>
    <w:rsid w:val="009C2A34"/>
    <w:rsid w:val="009C2CE7"/>
    <w:rsid w:val="009C2F5F"/>
    <w:rsid w:val="009C3106"/>
    <w:rsid w:val="009C3629"/>
    <w:rsid w:val="009C4016"/>
    <w:rsid w:val="009C41D6"/>
    <w:rsid w:val="009C4901"/>
    <w:rsid w:val="009C4A20"/>
    <w:rsid w:val="009C4E87"/>
    <w:rsid w:val="009C5084"/>
    <w:rsid w:val="009C62EB"/>
    <w:rsid w:val="009C6ABB"/>
    <w:rsid w:val="009C6EAA"/>
    <w:rsid w:val="009C7253"/>
    <w:rsid w:val="009C7506"/>
    <w:rsid w:val="009C77C0"/>
    <w:rsid w:val="009D0A3C"/>
    <w:rsid w:val="009D0CD9"/>
    <w:rsid w:val="009D1139"/>
    <w:rsid w:val="009D1585"/>
    <w:rsid w:val="009D1707"/>
    <w:rsid w:val="009D17CD"/>
    <w:rsid w:val="009D1CDC"/>
    <w:rsid w:val="009D1DBC"/>
    <w:rsid w:val="009D1FAC"/>
    <w:rsid w:val="009D1FE0"/>
    <w:rsid w:val="009D209F"/>
    <w:rsid w:val="009D21B3"/>
    <w:rsid w:val="009D2FE1"/>
    <w:rsid w:val="009D3198"/>
    <w:rsid w:val="009D3931"/>
    <w:rsid w:val="009D3AB0"/>
    <w:rsid w:val="009D4346"/>
    <w:rsid w:val="009D4E34"/>
    <w:rsid w:val="009D51E3"/>
    <w:rsid w:val="009D54AB"/>
    <w:rsid w:val="009E0059"/>
    <w:rsid w:val="009E00A6"/>
    <w:rsid w:val="009E12C8"/>
    <w:rsid w:val="009E1300"/>
    <w:rsid w:val="009E1B83"/>
    <w:rsid w:val="009E1D8F"/>
    <w:rsid w:val="009E2078"/>
    <w:rsid w:val="009E2523"/>
    <w:rsid w:val="009E2541"/>
    <w:rsid w:val="009E2647"/>
    <w:rsid w:val="009E2841"/>
    <w:rsid w:val="009E2AD6"/>
    <w:rsid w:val="009E2B11"/>
    <w:rsid w:val="009E38DD"/>
    <w:rsid w:val="009E38DF"/>
    <w:rsid w:val="009E3C2C"/>
    <w:rsid w:val="009E43DF"/>
    <w:rsid w:val="009E4A4A"/>
    <w:rsid w:val="009E4CA7"/>
    <w:rsid w:val="009E5164"/>
    <w:rsid w:val="009E586A"/>
    <w:rsid w:val="009E587B"/>
    <w:rsid w:val="009E5BA7"/>
    <w:rsid w:val="009E5FA9"/>
    <w:rsid w:val="009E6778"/>
    <w:rsid w:val="009E67BE"/>
    <w:rsid w:val="009E6DFF"/>
    <w:rsid w:val="009E6FD1"/>
    <w:rsid w:val="009E739A"/>
    <w:rsid w:val="009E743C"/>
    <w:rsid w:val="009E7C32"/>
    <w:rsid w:val="009E7CDC"/>
    <w:rsid w:val="009E7FF6"/>
    <w:rsid w:val="009F02A2"/>
    <w:rsid w:val="009F05A3"/>
    <w:rsid w:val="009F1415"/>
    <w:rsid w:val="009F1801"/>
    <w:rsid w:val="009F18C3"/>
    <w:rsid w:val="009F1FC1"/>
    <w:rsid w:val="009F232A"/>
    <w:rsid w:val="009F2415"/>
    <w:rsid w:val="009F2495"/>
    <w:rsid w:val="009F255F"/>
    <w:rsid w:val="009F2EFA"/>
    <w:rsid w:val="009F32C5"/>
    <w:rsid w:val="009F41A3"/>
    <w:rsid w:val="009F43D2"/>
    <w:rsid w:val="009F46C3"/>
    <w:rsid w:val="009F4856"/>
    <w:rsid w:val="009F49F4"/>
    <w:rsid w:val="009F4F03"/>
    <w:rsid w:val="009F4FC9"/>
    <w:rsid w:val="009F5136"/>
    <w:rsid w:val="009F53A4"/>
    <w:rsid w:val="009F54FB"/>
    <w:rsid w:val="009F582D"/>
    <w:rsid w:val="009F592B"/>
    <w:rsid w:val="009F6588"/>
    <w:rsid w:val="009F6722"/>
    <w:rsid w:val="009F6B34"/>
    <w:rsid w:val="009F6DA8"/>
    <w:rsid w:val="009F706D"/>
    <w:rsid w:val="009F75AE"/>
    <w:rsid w:val="009F7791"/>
    <w:rsid w:val="009F79E0"/>
    <w:rsid w:val="009F7DB7"/>
    <w:rsid w:val="00A00D87"/>
    <w:rsid w:val="00A00EFF"/>
    <w:rsid w:val="00A017CF"/>
    <w:rsid w:val="00A0242C"/>
    <w:rsid w:val="00A02D07"/>
    <w:rsid w:val="00A02D6A"/>
    <w:rsid w:val="00A02EF5"/>
    <w:rsid w:val="00A03040"/>
    <w:rsid w:val="00A0315E"/>
    <w:rsid w:val="00A03DA2"/>
    <w:rsid w:val="00A0506F"/>
    <w:rsid w:val="00A050EF"/>
    <w:rsid w:val="00A05170"/>
    <w:rsid w:val="00A057A8"/>
    <w:rsid w:val="00A05B91"/>
    <w:rsid w:val="00A05E89"/>
    <w:rsid w:val="00A0638B"/>
    <w:rsid w:val="00A064CB"/>
    <w:rsid w:val="00A06C92"/>
    <w:rsid w:val="00A06CB1"/>
    <w:rsid w:val="00A070FC"/>
    <w:rsid w:val="00A073D6"/>
    <w:rsid w:val="00A078C3"/>
    <w:rsid w:val="00A07A04"/>
    <w:rsid w:val="00A07B9D"/>
    <w:rsid w:val="00A10388"/>
    <w:rsid w:val="00A10AB2"/>
    <w:rsid w:val="00A1127A"/>
    <w:rsid w:val="00A11A7A"/>
    <w:rsid w:val="00A1267E"/>
    <w:rsid w:val="00A12698"/>
    <w:rsid w:val="00A1293A"/>
    <w:rsid w:val="00A135E6"/>
    <w:rsid w:val="00A137C8"/>
    <w:rsid w:val="00A13D05"/>
    <w:rsid w:val="00A13D8E"/>
    <w:rsid w:val="00A13EB8"/>
    <w:rsid w:val="00A1400C"/>
    <w:rsid w:val="00A14254"/>
    <w:rsid w:val="00A14BE0"/>
    <w:rsid w:val="00A14CB8"/>
    <w:rsid w:val="00A1515B"/>
    <w:rsid w:val="00A151E9"/>
    <w:rsid w:val="00A15459"/>
    <w:rsid w:val="00A15825"/>
    <w:rsid w:val="00A15939"/>
    <w:rsid w:val="00A15AFF"/>
    <w:rsid w:val="00A15C1C"/>
    <w:rsid w:val="00A161BE"/>
    <w:rsid w:val="00A16DC6"/>
    <w:rsid w:val="00A16FCA"/>
    <w:rsid w:val="00A17095"/>
    <w:rsid w:val="00A175BB"/>
    <w:rsid w:val="00A17783"/>
    <w:rsid w:val="00A200AA"/>
    <w:rsid w:val="00A209F3"/>
    <w:rsid w:val="00A20DFE"/>
    <w:rsid w:val="00A20FE7"/>
    <w:rsid w:val="00A21340"/>
    <w:rsid w:val="00A21BB4"/>
    <w:rsid w:val="00A21C82"/>
    <w:rsid w:val="00A232BA"/>
    <w:rsid w:val="00A23FDE"/>
    <w:rsid w:val="00A242F8"/>
    <w:rsid w:val="00A245BE"/>
    <w:rsid w:val="00A2561C"/>
    <w:rsid w:val="00A2581D"/>
    <w:rsid w:val="00A260B0"/>
    <w:rsid w:val="00A263E6"/>
    <w:rsid w:val="00A264B8"/>
    <w:rsid w:val="00A267A0"/>
    <w:rsid w:val="00A26903"/>
    <w:rsid w:val="00A26A55"/>
    <w:rsid w:val="00A26C66"/>
    <w:rsid w:val="00A26ECA"/>
    <w:rsid w:val="00A26EEE"/>
    <w:rsid w:val="00A27206"/>
    <w:rsid w:val="00A279BF"/>
    <w:rsid w:val="00A27A25"/>
    <w:rsid w:val="00A3007C"/>
    <w:rsid w:val="00A30484"/>
    <w:rsid w:val="00A30B0F"/>
    <w:rsid w:val="00A30E59"/>
    <w:rsid w:val="00A312CF"/>
    <w:rsid w:val="00A31404"/>
    <w:rsid w:val="00A31835"/>
    <w:rsid w:val="00A31DB3"/>
    <w:rsid w:val="00A31F3D"/>
    <w:rsid w:val="00A334D8"/>
    <w:rsid w:val="00A33905"/>
    <w:rsid w:val="00A33CA3"/>
    <w:rsid w:val="00A3434A"/>
    <w:rsid w:val="00A3450B"/>
    <w:rsid w:val="00A3474E"/>
    <w:rsid w:val="00A34D26"/>
    <w:rsid w:val="00A34E11"/>
    <w:rsid w:val="00A34EA3"/>
    <w:rsid w:val="00A35A4B"/>
    <w:rsid w:val="00A35F13"/>
    <w:rsid w:val="00A35F89"/>
    <w:rsid w:val="00A36293"/>
    <w:rsid w:val="00A362B7"/>
    <w:rsid w:val="00A36812"/>
    <w:rsid w:val="00A368EC"/>
    <w:rsid w:val="00A3699A"/>
    <w:rsid w:val="00A372F8"/>
    <w:rsid w:val="00A37EB6"/>
    <w:rsid w:val="00A40218"/>
    <w:rsid w:val="00A40317"/>
    <w:rsid w:val="00A404A2"/>
    <w:rsid w:val="00A407C2"/>
    <w:rsid w:val="00A40B95"/>
    <w:rsid w:val="00A40E36"/>
    <w:rsid w:val="00A412F8"/>
    <w:rsid w:val="00A41505"/>
    <w:rsid w:val="00A417CF"/>
    <w:rsid w:val="00A41B3C"/>
    <w:rsid w:val="00A41DEE"/>
    <w:rsid w:val="00A41E86"/>
    <w:rsid w:val="00A4221F"/>
    <w:rsid w:val="00A4222C"/>
    <w:rsid w:val="00A42501"/>
    <w:rsid w:val="00A42B78"/>
    <w:rsid w:val="00A449F1"/>
    <w:rsid w:val="00A44A95"/>
    <w:rsid w:val="00A44C0D"/>
    <w:rsid w:val="00A44D4A"/>
    <w:rsid w:val="00A45349"/>
    <w:rsid w:val="00A4579C"/>
    <w:rsid w:val="00A459A5"/>
    <w:rsid w:val="00A45BBD"/>
    <w:rsid w:val="00A45BE4"/>
    <w:rsid w:val="00A45CBF"/>
    <w:rsid w:val="00A46358"/>
    <w:rsid w:val="00A46362"/>
    <w:rsid w:val="00A46809"/>
    <w:rsid w:val="00A46EC7"/>
    <w:rsid w:val="00A47AFB"/>
    <w:rsid w:val="00A47CBC"/>
    <w:rsid w:val="00A47DFE"/>
    <w:rsid w:val="00A47F5F"/>
    <w:rsid w:val="00A50148"/>
    <w:rsid w:val="00A5052A"/>
    <w:rsid w:val="00A505C0"/>
    <w:rsid w:val="00A510DB"/>
    <w:rsid w:val="00A51624"/>
    <w:rsid w:val="00A5188E"/>
    <w:rsid w:val="00A51900"/>
    <w:rsid w:val="00A51C77"/>
    <w:rsid w:val="00A527AB"/>
    <w:rsid w:val="00A5304D"/>
    <w:rsid w:val="00A5363D"/>
    <w:rsid w:val="00A542DF"/>
    <w:rsid w:val="00A54D80"/>
    <w:rsid w:val="00A54D9C"/>
    <w:rsid w:val="00A54F7F"/>
    <w:rsid w:val="00A552BB"/>
    <w:rsid w:val="00A554E3"/>
    <w:rsid w:val="00A55840"/>
    <w:rsid w:val="00A559D4"/>
    <w:rsid w:val="00A55B6C"/>
    <w:rsid w:val="00A55E8C"/>
    <w:rsid w:val="00A56262"/>
    <w:rsid w:val="00A568BF"/>
    <w:rsid w:val="00A56F56"/>
    <w:rsid w:val="00A5705B"/>
    <w:rsid w:val="00A57B9D"/>
    <w:rsid w:val="00A57DAE"/>
    <w:rsid w:val="00A602CD"/>
    <w:rsid w:val="00A603C3"/>
    <w:rsid w:val="00A6062C"/>
    <w:rsid w:val="00A6062F"/>
    <w:rsid w:val="00A608E0"/>
    <w:rsid w:val="00A6099A"/>
    <w:rsid w:val="00A60EE3"/>
    <w:rsid w:val="00A6163E"/>
    <w:rsid w:val="00A6185D"/>
    <w:rsid w:val="00A62530"/>
    <w:rsid w:val="00A6275E"/>
    <w:rsid w:val="00A62D84"/>
    <w:rsid w:val="00A63356"/>
    <w:rsid w:val="00A63ECF"/>
    <w:rsid w:val="00A6412B"/>
    <w:rsid w:val="00A648F7"/>
    <w:rsid w:val="00A64D5C"/>
    <w:rsid w:val="00A64E07"/>
    <w:rsid w:val="00A6507C"/>
    <w:rsid w:val="00A65496"/>
    <w:rsid w:val="00A65BDE"/>
    <w:rsid w:val="00A65C6D"/>
    <w:rsid w:val="00A66063"/>
    <w:rsid w:val="00A665A7"/>
    <w:rsid w:val="00A667A3"/>
    <w:rsid w:val="00A66D3B"/>
    <w:rsid w:val="00A66E10"/>
    <w:rsid w:val="00A67518"/>
    <w:rsid w:val="00A6798A"/>
    <w:rsid w:val="00A67BD5"/>
    <w:rsid w:val="00A67C27"/>
    <w:rsid w:val="00A709C8"/>
    <w:rsid w:val="00A7114D"/>
    <w:rsid w:val="00A7116D"/>
    <w:rsid w:val="00A71CD3"/>
    <w:rsid w:val="00A71F8B"/>
    <w:rsid w:val="00A721C3"/>
    <w:rsid w:val="00A727D3"/>
    <w:rsid w:val="00A7440E"/>
    <w:rsid w:val="00A74E06"/>
    <w:rsid w:val="00A74E54"/>
    <w:rsid w:val="00A74F31"/>
    <w:rsid w:val="00A7525A"/>
    <w:rsid w:val="00A75613"/>
    <w:rsid w:val="00A75D3D"/>
    <w:rsid w:val="00A76679"/>
    <w:rsid w:val="00A76C6F"/>
    <w:rsid w:val="00A77061"/>
    <w:rsid w:val="00A77338"/>
    <w:rsid w:val="00A7775A"/>
    <w:rsid w:val="00A77922"/>
    <w:rsid w:val="00A80735"/>
    <w:rsid w:val="00A80B5A"/>
    <w:rsid w:val="00A80C4A"/>
    <w:rsid w:val="00A81289"/>
    <w:rsid w:val="00A819B6"/>
    <w:rsid w:val="00A81D9D"/>
    <w:rsid w:val="00A822D8"/>
    <w:rsid w:val="00A829B4"/>
    <w:rsid w:val="00A82FB7"/>
    <w:rsid w:val="00A83E30"/>
    <w:rsid w:val="00A83FF7"/>
    <w:rsid w:val="00A8405C"/>
    <w:rsid w:val="00A84747"/>
    <w:rsid w:val="00A848A6"/>
    <w:rsid w:val="00A848CA"/>
    <w:rsid w:val="00A84B63"/>
    <w:rsid w:val="00A84C12"/>
    <w:rsid w:val="00A855F4"/>
    <w:rsid w:val="00A867B8"/>
    <w:rsid w:val="00A8692A"/>
    <w:rsid w:val="00A86A61"/>
    <w:rsid w:val="00A87371"/>
    <w:rsid w:val="00A873B2"/>
    <w:rsid w:val="00A87A20"/>
    <w:rsid w:val="00A87EA4"/>
    <w:rsid w:val="00A87FDB"/>
    <w:rsid w:val="00A9090A"/>
    <w:rsid w:val="00A90A7C"/>
    <w:rsid w:val="00A90D40"/>
    <w:rsid w:val="00A91011"/>
    <w:rsid w:val="00A9184C"/>
    <w:rsid w:val="00A918BD"/>
    <w:rsid w:val="00A92895"/>
    <w:rsid w:val="00A92A5A"/>
    <w:rsid w:val="00A94505"/>
    <w:rsid w:val="00A94982"/>
    <w:rsid w:val="00A94AD3"/>
    <w:rsid w:val="00A94F51"/>
    <w:rsid w:val="00A9502B"/>
    <w:rsid w:val="00A955BB"/>
    <w:rsid w:val="00A95C31"/>
    <w:rsid w:val="00A95E3F"/>
    <w:rsid w:val="00A96005"/>
    <w:rsid w:val="00A965E9"/>
    <w:rsid w:val="00A96C28"/>
    <w:rsid w:val="00A97219"/>
    <w:rsid w:val="00A97283"/>
    <w:rsid w:val="00A974D2"/>
    <w:rsid w:val="00A97627"/>
    <w:rsid w:val="00A97B2D"/>
    <w:rsid w:val="00A97B6B"/>
    <w:rsid w:val="00AA1084"/>
    <w:rsid w:val="00AA11F0"/>
    <w:rsid w:val="00AA17DB"/>
    <w:rsid w:val="00AA19A0"/>
    <w:rsid w:val="00AA1E36"/>
    <w:rsid w:val="00AA20AC"/>
    <w:rsid w:val="00AA296B"/>
    <w:rsid w:val="00AA29D8"/>
    <w:rsid w:val="00AA322B"/>
    <w:rsid w:val="00AA3315"/>
    <w:rsid w:val="00AA356E"/>
    <w:rsid w:val="00AA4202"/>
    <w:rsid w:val="00AA4C9B"/>
    <w:rsid w:val="00AA57FE"/>
    <w:rsid w:val="00AA66B8"/>
    <w:rsid w:val="00AA6FD7"/>
    <w:rsid w:val="00AA7197"/>
    <w:rsid w:val="00AA72B2"/>
    <w:rsid w:val="00AA7943"/>
    <w:rsid w:val="00AA7FF5"/>
    <w:rsid w:val="00AB0334"/>
    <w:rsid w:val="00AB0375"/>
    <w:rsid w:val="00AB066B"/>
    <w:rsid w:val="00AB08A3"/>
    <w:rsid w:val="00AB0AEA"/>
    <w:rsid w:val="00AB0BA0"/>
    <w:rsid w:val="00AB0E38"/>
    <w:rsid w:val="00AB14C1"/>
    <w:rsid w:val="00AB1549"/>
    <w:rsid w:val="00AB18ED"/>
    <w:rsid w:val="00AB1B4B"/>
    <w:rsid w:val="00AB2672"/>
    <w:rsid w:val="00AB2815"/>
    <w:rsid w:val="00AB30F7"/>
    <w:rsid w:val="00AB3259"/>
    <w:rsid w:val="00AB34D2"/>
    <w:rsid w:val="00AB3769"/>
    <w:rsid w:val="00AB3A5C"/>
    <w:rsid w:val="00AB3DE6"/>
    <w:rsid w:val="00AB3F2C"/>
    <w:rsid w:val="00AB48C9"/>
    <w:rsid w:val="00AB4C9C"/>
    <w:rsid w:val="00AB4ECC"/>
    <w:rsid w:val="00AB5A31"/>
    <w:rsid w:val="00AB5C1E"/>
    <w:rsid w:val="00AB5F3D"/>
    <w:rsid w:val="00AB690B"/>
    <w:rsid w:val="00AB6B09"/>
    <w:rsid w:val="00AB6D34"/>
    <w:rsid w:val="00AB6E7D"/>
    <w:rsid w:val="00AB741F"/>
    <w:rsid w:val="00AB7421"/>
    <w:rsid w:val="00AB765C"/>
    <w:rsid w:val="00AB7B50"/>
    <w:rsid w:val="00AB7F20"/>
    <w:rsid w:val="00AC01A1"/>
    <w:rsid w:val="00AC0650"/>
    <w:rsid w:val="00AC0817"/>
    <w:rsid w:val="00AC0DD2"/>
    <w:rsid w:val="00AC119D"/>
    <w:rsid w:val="00AC1401"/>
    <w:rsid w:val="00AC1406"/>
    <w:rsid w:val="00AC14D7"/>
    <w:rsid w:val="00AC1987"/>
    <w:rsid w:val="00AC1A30"/>
    <w:rsid w:val="00AC21D2"/>
    <w:rsid w:val="00AC27A2"/>
    <w:rsid w:val="00AC39A8"/>
    <w:rsid w:val="00AC42AF"/>
    <w:rsid w:val="00AC4309"/>
    <w:rsid w:val="00AC4930"/>
    <w:rsid w:val="00AC523B"/>
    <w:rsid w:val="00AC584B"/>
    <w:rsid w:val="00AC6231"/>
    <w:rsid w:val="00AC6436"/>
    <w:rsid w:val="00AC660C"/>
    <w:rsid w:val="00AC66A7"/>
    <w:rsid w:val="00AD03A7"/>
    <w:rsid w:val="00AD0BB0"/>
    <w:rsid w:val="00AD1256"/>
    <w:rsid w:val="00AD134C"/>
    <w:rsid w:val="00AD1D32"/>
    <w:rsid w:val="00AD22C1"/>
    <w:rsid w:val="00AD28D2"/>
    <w:rsid w:val="00AD2918"/>
    <w:rsid w:val="00AD2AA6"/>
    <w:rsid w:val="00AD3171"/>
    <w:rsid w:val="00AD35E6"/>
    <w:rsid w:val="00AD3735"/>
    <w:rsid w:val="00AD3826"/>
    <w:rsid w:val="00AD3A52"/>
    <w:rsid w:val="00AD4745"/>
    <w:rsid w:val="00AD48AA"/>
    <w:rsid w:val="00AD4AE2"/>
    <w:rsid w:val="00AD4BC4"/>
    <w:rsid w:val="00AD54FE"/>
    <w:rsid w:val="00AD5903"/>
    <w:rsid w:val="00AD5A3F"/>
    <w:rsid w:val="00AD5B03"/>
    <w:rsid w:val="00AD5E96"/>
    <w:rsid w:val="00AD5EFC"/>
    <w:rsid w:val="00AD60E4"/>
    <w:rsid w:val="00AD65C5"/>
    <w:rsid w:val="00AD682C"/>
    <w:rsid w:val="00AD6FF6"/>
    <w:rsid w:val="00AD71E8"/>
    <w:rsid w:val="00AD73D3"/>
    <w:rsid w:val="00AD7431"/>
    <w:rsid w:val="00AD7969"/>
    <w:rsid w:val="00AD7EA3"/>
    <w:rsid w:val="00AE0B78"/>
    <w:rsid w:val="00AE0C83"/>
    <w:rsid w:val="00AE0F39"/>
    <w:rsid w:val="00AE10F5"/>
    <w:rsid w:val="00AE110E"/>
    <w:rsid w:val="00AE1200"/>
    <w:rsid w:val="00AE1262"/>
    <w:rsid w:val="00AE1940"/>
    <w:rsid w:val="00AE1D63"/>
    <w:rsid w:val="00AE2B48"/>
    <w:rsid w:val="00AE2DB9"/>
    <w:rsid w:val="00AE3074"/>
    <w:rsid w:val="00AE3332"/>
    <w:rsid w:val="00AE345E"/>
    <w:rsid w:val="00AE3DB0"/>
    <w:rsid w:val="00AE3DEF"/>
    <w:rsid w:val="00AE3F42"/>
    <w:rsid w:val="00AE40B0"/>
    <w:rsid w:val="00AE4209"/>
    <w:rsid w:val="00AE44DF"/>
    <w:rsid w:val="00AE4511"/>
    <w:rsid w:val="00AE47E3"/>
    <w:rsid w:val="00AE4897"/>
    <w:rsid w:val="00AE4B8E"/>
    <w:rsid w:val="00AE4DC5"/>
    <w:rsid w:val="00AE4FBA"/>
    <w:rsid w:val="00AE532F"/>
    <w:rsid w:val="00AE53D9"/>
    <w:rsid w:val="00AE5B98"/>
    <w:rsid w:val="00AE5C5E"/>
    <w:rsid w:val="00AE607C"/>
    <w:rsid w:val="00AE624F"/>
    <w:rsid w:val="00AE6385"/>
    <w:rsid w:val="00AE670E"/>
    <w:rsid w:val="00AE68DF"/>
    <w:rsid w:val="00AE6B59"/>
    <w:rsid w:val="00AE7477"/>
    <w:rsid w:val="00AE74E2"/>
    <w:rsid w:val="00AE75F0"/>
    <w:rsid w:val="00AE769A"/>
    <w:rsid w:val="00AF056A"/>
    <w:rsid w:val="00AF0815"/>
    <w:rsid w:val="00AF0E7E"/>
    <w:rsid w:val="00AF1178"/>
    <w:rsid w:val="00AF1224"/>
    <w:rsid w:val="00AF12AF"/>
    <w:rsid w:val="00AF134A"/>
    <w:rsid w:val="00AF14A7"/>
    <w:rsid w:val="00AF160E"/>
    <w:rsid w:val="00AF17CC"/>
    <w:rsid w:val="00AF2598"/>
    <w:rsid w:val="00AF2920"/>
    <w:rsid w:val="00AF3380"/>
    <w:rsid w:val="00AF3785"/>
    <w:rsid w:val="00AF3D24"/>
    <w:rsid w:val="00AF4592"/>
    <w:rsid w:val="00AF464C"/>
    <w:rsid w:val="00AF494F"/>
    <w:rsid w:val="00AF4AC9"/>
    <w:rsid w:val="00AF4D2C"/>
    <w:rsid w:val="00AF57AD"/>
    <w:rsid w:val="00AF6073"/>
    <w:rsid w:val="00AF67FD"/>
    <w:rsid w:val="00AF71EC"/>
    <w:rsid w:val="00AF7269"/>
    <w:rsid w:val="00AF740E"/>
    <w:rsid w:val="00AF7C4C"/>
    <w:rsid w:val="00B000A2"/>
    <w:rsid w:val="00B00612"/>
    <w:rsid w:val="00B00AFA"/>
    <w:rsid w:val="00B01156"/>
    <w:rsid w:val="00B01762"/>
    <w:rsid w:val="00B02070"/>
    <w:rsid w:val="00B0231B"/>
    <w:rsid w:val="00B023E0"/>
    <w:rsid w:val="00B026E4"/>
    <w:rsid w:val="00B0272E"/>
    <w:rsid w:val="00B02CC5"/>
    <w:rsid w:val="00B03887"/>
    <w:rsid w:val="00B0397A"/>
    <w:rsid w:val="00B03D82"/>
    <w:rsid w:val="00B04568"/>
    <w:rsid w:val="00B046B5"/>
    <w:rsid w:val="00B050FF"/>
    <w:rsid w:val="00B0569E"/>
    <w:rsid w:val="00B0581D"/>
    <w:rsid w:val="00B060A7"/>
    <w:rsid w:val="00B0611C"/>
    <w:rsid w:val="00B066E4"/>
    <w:rsid w:val="00B06A1E"/>
    <w:rsid w:val="00B06CD7"/>
    <w:rsid w:val="00B06DF8"/>
    <w:rsid w:val="00B074D3"/>
    <w:rsid w:val="00B078A8"/>
    <w:rsid w:val="00B07A41"/>
    <w:rsid w:val="00B1068B"/>
    <w:rsid w:val="00B1107E"/>
    <w:rsid w:val="00B115EF"/>
    <w:rsid w:val="00B116E9"/>
    <w:rsid w:val="00B1194D"/>
    <w:rsid w:val="00B11AC0"/>
    <w:rsid w:val="00B11AD2"/>
    <w:rsid w:val="00B1208D"/>
    <w:rsid w:val="00B12588"/>
    <w:rsid w:val="00B127F7"/>
    <w:rsid w:val="00B1281F"/>
    <w:rsid w:val="00B1306C"/>
    <w:rsid w:val="00B1317F"/>
    <w:rsid w:val="00B13692"/>
    <w:rsid w:val="00B13891"/>
    <w:rsid w:val="00B13FC3"/>
    <w:rsid w:val="00B146B7"/>
    <w:rsid w:val="00B14A51"/>
    <w:rsid w:val="00B15475"/>
    <w:rsid w:val="00B155A5"/>
    <w:rsid w:val="00B160AE"/>
    <w:rsid w:val="00B1625A"/>
    <w:rsid w:val="00B163E2"/>
    <w:rsid w:val="00B16ABF"/>
    <w:rsid w:val="00B16F8A"/>
    <w:rsid w:val="00B174F1"/>
    <w:rsid w:val="00B17641"/>
    <w:rsid w:val="00B17842"/>
    <w:rsid w:val="00B17A6D"/>
    <w:rsid w:val="00B17BE9"/>
    <w:rsid w:val="00B202EB"/>
    <w:rsid w:val="00B21E47"/>
    <w:rsid w:val="00B21EB7"/>
    <w:rsid w:val="00B22006"/>
    <w:rsid w:val="00B233BA"/>
    <w:rsid w:val="00B23AFE"/>
    <w:rsid w:val="00B23C8A"/>
    <w:rsid w:val="00B23DB6"/>
    <w:rsid w:val="00B25053"/>
    <w:rsid w:val="00B2516D"/>
    <w:rsid w:val="00B2537F"/>
    <w:rsid w:val="00B256F4"/>
    <w:rsid w:val="00B25B71"/>
    <w:rsid w:val="00B26313"/>
    <w:rsid w:val="00B263DA"/>
    <w:rsid w:val="00B2645C"/>
    <w:rsid w:val="00B26970"/>
    <w:rsid w:val="00B26BCC"/>
    <w:rsid w:val="00B26E6D"/>
    <w:rsid w:val="00B26EBB"/>
    <w:rsid w:val="00B275D2"/>
    <w:rsid w:val="00B27C93"/>
    <w:rsid w:val="00B30BE6"/>
    <w:rsid w:val="00B310C7"/>
    <w:rsid w:val="00B31C11"/>
    <w:rsid w:val="00B321C0"/>
    <w:rsid w:val="00B32646"/>
    <w:rsid w:val="00B327F7"/>
    <w:rsid w:val="00B329FD"/>
    <w:rsid w:val="00B32A1E"/>
    <w:rsid w:val="00B33613"/>
    <w:rsid w:val="00B33B7C"/>
    <w:rsid w:val="00B33C56"/>
    <w:rsid w:val="00B34223"/>
    <w:rsid w:val="00B349D8"/>
    <w:rsid w:val="00B3521B"/>
    <w:rsid w:val="00B35A3C"/>
    <w:rsid w:val="00B35F52"/>
    <w:rsid w:val="00B361C7"/>
    <w:rsid w:val="00B3661E"/>
    <w:rsid w:val="00B36B15"/>
    <w:rsid w:val="00B36DE7"/>
    <w:rsid w:val="00B36FBC"/>
    <w:rsid w:val="00B372DA"/>
    <w:rsid w:val="00B374FE"/>
    <w:rsid w:val="00B402F1"/>
    <w:rsid w:val="00B404B6"/>
    <w:rsid w:val="00B40D27"/>
    <w:rsid w:val="00B41680"/>
    <w:rsid w:val="00B417DD"/>
    <w:rsid w:val="00B41DF2"/>
    <w:rsid w:val="00B4236B"/>
    <w:rsid w:val="00B4298D"/>
    <w:rsid w:val="00B42A47"/>
    <w:rsid w:val="00B42D34"/>
    <w:rsid w:val="00B42D8B"/>
    <w:rsid w:val="00B43C3B"/>
    <w:rsid w:val="00B43DB8"/>
    <w:rsid w:val="00B4404C"/>
    <w:rsid w:val="00B4494D"/>
    <w:rsid w:val="00B44D85"/>
    <w:rsid w:val="00B44F61"/>
    <w:rsid w:val="00B44FAE"/>
    <w:rsid w:val="00B4541B"/>
    <w:rsid w:val="00B45539"/>
    <w:rsid w:val="00B45E25"/>
    <w:rsid w:val="00B45F68"/>
    <w:rsid w:val="00B4616A"/>
    <w:rsid w:val="00B463FE"/>
    <w:rsid w:val="00B46452"/>
    <w:rsid w:val="00B4680B"/>
    <w:rsid w:val="00B4683D"/>
    <w:rsid w:val="00B468C7"/>
    <w:rsid w:val="00B470F6"/>
    <w:rsid w:val="00B47146"/>
    <w:rsid w:val="00B47369"/>
    <w:rsid w:val="00B47417"/>
    <w:rsid w:val="00B47A03"/>
    <w:rsid w:val="00B47C71"/>
    <w:rsid w:val="00B504A6"/>
    <w:rsid w:val="00B507E2"/>
    <w:rsid w:val="00B50863"/>
    <w:rsid w:val="00B50C21"/>
    <w:rsid w:val="00B50FF2"/>
    <w:rsid w:val="00B51725"/>
    <w:rsid w:val="00B5172D"/>
    <w:rsid w:val="00B51A9B"/>
    <w:rsid w:val="00B52221"/>
    <w:rsid w:val="00B526C4"/>
    <w:rsid w:val="00B52A25"/>
    <w:rsid w:val="00B52F84"/>
    <w:rsid w:val="00B53374"/>
    <w:rsid w:val="00B53549"/>
    <w:rsid w:val="00B537D1"/>
    <w:rsid w:val="00B53F0F"/>
    <w:rsid w:val="00B53FC0"/>
    <w:rsid w:val="00B54259"/>
    <w:rsid w:val="00B54EC8"/>
    <w:rsid w:val="00B5596E"/>
    <w:rsid w:val="00B55C05"/>
    <w:rsid w:val="00B56520"/>
    <w:rsid w:val="00B56664"/>
    <w:rsid w:val="00B56ACC"/>
    <w:rsid w:val="00B56AD8"/>
    <w:rsid w:val="00B57037"/>
    <w:rsid w:val="00B577F8"/>
    <w:rsid w:val="00B602B4"/>
    <w:rsid w:val="00B60746"/>
    <w:rsid w:val="00B60B9B"/>
    <w:rsid w:val="00B60F45"/>
    <w:rsid w:val="00B61158"/>
    <w:rsid w:val="00B61431"/>
    <w:rsid w:val="00B62DFD"/>
    <w:rsid w:val="00B62F45"/>
    <w:rsid w:val="00B63235"/>
    <w:rsid w:val="00B63A90"/>
    <w:rsid w:val="00B64491"/>
    <w:rsid w:val="00B64565"/>
    <w:rsid w:val="00B64BCD"/>
    <w:rsid w:val="00B65341"/>
    <w:rsid w:val="00B654A8"/>
    <w:rsid w:val="00B657D0"/>
    <w:rsid w:val="00B66080"/>
    <w:rsid w:val="00B66478"/>
    <w:rsid w:val="00B665CE"/>
    <w:rsid w:val="00B6673E"/>
    <w:rsid w:val="00B66861"/>
    <w:rsid w:val="00B66D29"/>
    <w:rsid w:val="00B67453"/>
    <w:rsid w:val="00B6775C"/>
    <w:rsid w:val="00B67B22"/>
    <w:rsid w:val="00B701CA"/>
    <w:rsid w:val="00B703CD"/>
    <w:rsid w:val="00B70513"/>
    <w:rsid w:val="00B70D1A"/>
    <w:rsid w:val="00B70E6D"/>
    <w:rsid w:val="00B711A9"/>
    <w:rsid w:val="00B717FD"/>
    <w:rsid w:val="00B71895"/>
    <w:rsid w:val="00B72012"/>
    <w:rsid w:val="00B723D8"/>
    <w:rsid w:val="00B724FD"/>
    <w:rsid w:val="00B73A07"/>
    <w:rsid w:val="00B73E59"/>
    <w:rsid w:val="00B743BE"/>
    <w:rsid w:val="00B7442C"/>
    <w:rsid w:val="00B74610"/>
    <w:rsid w:val="00B7524F"/>
    <w:rsid w:val="00B75AF1"/>
    <w:rsid w:val="00B75C49"/>
    <w:rsid w:val="00B7690D"/>
    <w:rsid w:val="00B76B6E"/>
    <w:rsid w:val="00B7704E"/>
    <w:rsid w:val="00B77385"/>
    <w:rsid w:val="00B77671"/>
    <w:rsid w:val="00B803E7"/>
    <w:rsid w:val="00B803F7"/>
    <w:rsid w:val="00B804C8"/>
    <w:rsid w:val="00B80779"/>
    <w:rsid w:val="00B80931"/>
    <w:rsid w:val="00B81610"/>
    <w:rsid w:val="00B8175B"/>
    <w:rsid w:val="00B818E9"/>
    <w:rsid w:val="00B81A0E"/>
    <w:rsid w:val="00B81AD8"/>
    <w:rsid w:val="00B81B0B"/>
    <w:rsid w:val="00B81B4B"/>
    <w:rsid w:val="00B81CC5"/>
    <w:rsid w:val="00B81D6D"/>
    <w:rsid w:val="00B82471"/>
    <w:rsid w:val="00B82531"/>
    <w:rsid w:val="00B82AA7"/>
    <w:rsid w:val="00B82AB1"/>
    <w:rsid w:val="00B833AF"/>
    <w:rsid w:val="00B8364A"/>
    <w:rsid w:val="00B83AB1"/>
    <w:rsid w:val="00B84259"/>
    <w:rsid w:val="00B844D7"/>
    <w:rsid w:val="00B84643"/>
    <w:rsid w:val="00B84D9E"/>
    <w:rsid w:val="00B84F59"/>
    <w:rsid w:val="00B851F7"/>
    <w:rsid w:val="00B85928"/>
    <w:rsid w:val="00B859C3"/>
    <w:rsid w:val="00B861B9"/>
    <w:rsid w:val="00B86596"/>
    <w:rsid w:val="00B871D3"/>
    <w:rsid w:val="00B87763"/>
    <w:rsid w:val="00B901EA"/>
    <w:rsid w:val="00B90284"/>
    <w:rsid w:val="00B902DD"/>
    <w:rsid w:val="00B906AF"/>
    <w:rsid w:val="00B90C97"/>
    <w:rsid w:val="00B914B5"/>
    <w:rsid w:val="00B91856"/>
    <w:rsid w:val="00B91AAA"/>
    <w:rsid w:val="00B92665"/>
    <w:rsid w:val="00B9310E"/>
    <w:rsid w:val="00B94245"/>
    <w:rsid w:val="00B94283"/>
    <w:rsid w:val="00B94708"/>
    <w:rsid w:val="00B94DE6"/>
    <w:rsid w:val="00B950C7"/>
    <w:rsid w:val="00B9519E"/>
    <w:rsid w:val="00B95208"/>
    <w:rsid w:val="00B96B61"/>
    <w:rsid w:val="00B9772A"/>
    <w:rsid w:val="00B97C54"/>
    <w:rsid w:val="00BA05D5"/>
    <w:rsid w:val="00BA16A7"/>
    <w:rsid w:val="00BA1804"/>
    <w:rsid w:val="00BA183E"/>
    <w:rsid w:val="00BA1B76"/>
    <w:rsid w:val="00BA1CF2"/>
    <w:rsid w:val="00BA2227"/>
    <w:rsid w:val="00BA2761"/>
    <w:rsid w:val="00BA2C8C"/>
    <w:rsid w:val="00BA2E55"/>
    <w:rsid w:val="00BA2FA5"/>
    <w:rsid w:val="00BA2FEB"/>
    <w:rsid w:val="00BA3A01"/>
    <w:rsid w:val="00BA3EBC"/>
    <w:rsid w:val="00BA446F"/>
    <w:rsid w:val="00BA52CF"/>
    <w:rsid w:val="00BA53A0"/>
    <w:rsid w:val="00BA55F5"/>
    <w:rsid w:val="00BA5F6F"/>
    <w:rsid w:val="00BA60AD"/>
    <w:rsid w:val="00BA6138"/>
    <w:rsid w:val="00BA6819"/>
    <w:rsid w:val="00BA6D3F"/>
    <w:rsid w:val="00BA7399"/>
    <w:rsid w:val="00BB020C"/>
    <w:rsid w:val="00BB0309"/>
    <w:rsid w:val="00BB0EAA"/>
    <w:rsid w:val="00BB0F6C"/>
    <w:rsid w:val="00BB13CD"/>
    <w:rsid w:val="00BB1685"/>
    <w:rsid w:val="00BB1920"/>
    <w:rsid w:val="00BB1B22"/>
    <w:rsid w:val="00BB2163"/>
    <w:rsid w:val="00BB25BC"/>
    <w:rsid w:val="00BB28E6"/>
    <w:rsid w:val="00BB2AF2"/>
    <w:rsid w:val="00BB3717"/>
    <w:rsid w:val="00BB3AD8"/>
    <w:rsid w:val="00BB415B"/>
    <w:rsid w:val="00BB4215"/>
    <w:rsid w:val="00BB47A0"/>
    <w:rsid w:val="00BB48B8"/>
    <w:rsid w:val="00BB4BBB"/>
    <w:rsid w:val="00BB514C"/>
    <w:rsid w:val="00BB542D"/>
    <w:rsid w:val="00BB5B3F"/>
    <w:rsid w:val="00BB5D14"/>
    <w:rsid w:val="00BB63D2"/>
    <w:rsid w:val="00BB6414"/>
    <w:rsid w:val="00BB7651"/>
    <w:rsid w:val="00BB7940"/>
    <w:rsid w:val="00BB7D90"/>
    <w:rsid w:val="00BC0425"/>
    <w:rsid w:val="00BC0451"/>
    <w:rsid w:val="00BC0AD3"/>
    <w:rsid w:val="00BC0F5C"/>
    <w:rsid w:val="00BC0F8A"/>
    <w:rsid w:val="00BC10F5"/>
    <w:rsid w:val="00BC15D0"/>
    <w:rsid w:val="00BC175D"/>
    <w:rsid w:val="00BC2C4B"/>
    <w:rsid w:val="00BC3F86"/>
    <w:rsid w:val="00BC4379"/>
    <w:rsid w:val="00BC44E6"/>
    <w:rsid w:val="00BC4612"/>
    <w:rsid w:val="00BC4676"/>
    <w:rsid w:val="00BC4C94"/>
    <w:rsid w:val="00BC52A9"/>
    <w:rsid w:val="00BC542D"/>
    <w:rsid w:val="00BC5BCD"/>
    <w:rsid w:val="00BC5BCE"/>
    <w:rsid w:val="00BC5CEB"/>
    <w:rsid w:val="00BC5DD0"/>
    <w:rsid w:val="00BC5E33"/>
    <w:rsid w:val="00BC5FAE"/>
    <w:rsid w:val="00BC6EA3"/>
    <w:rsid w:val="00BC742B"/>
    <w:rsid w:val="00BC770C"/>
    <w:rsid w:val="00BC77A3"/>
    <w:rsid w:val="00BC7D5F"/>
    <w:rsid w:val="00BD034D"/>
    <w:rsid w:val="00BD070D"/>
    <w:rsid w:val="00BD0B05"/>
    <w:rsid w:val="00BD106B"/>
    <w:rsid w:val="00BD15FB"/>
    <w:rsid w:val="00BD16DA"/>
    <w:rsid w:val="00BD1B57"/>
    <w:rsid w:val="00BD1EDF"/>
    <w:rsid w:val="00BD218C"/>
    <w:rsid w:val="00BD2484"/>
    <w:rsid w:val="00BD279C"/>
    <w:rsid w:val="00BD29A7"/>
    <w:rsid w:val="00BD2E6E"/>
    <w:rsid w:val="00BD347D"/>
    <w:rsid w:val="00BD35D2"/>
    <w:rsid w:val="00BD3674"/>
    <w:rsid w:val="00BD3C06"/>
    <w:rsid w:val="00BD40E4"/>
    <w:rsid w:val="00BD48AB"/>
    <w:rsid w:val="00BD4D15"/>
    <w:rsid w:val="00BD523A"/>
    <w:rsid w:val="00BD52BD"/>
    <w:rsid w:val="00BD5510"/>
    <w:rsid w:val="00BD58D6"/>
    <w:rsid w:val="00BD5B30"/>
    <w:rsid w:val="00BD5CC9"/>
    <w:rsid w:val="00BD5F9E"/>
    <w:rsid w:val="00BD66F5"/>
    <w:rsid w:val="00BD7114"/>
    <w:rsid w:val="00BD752C"/>
    <w:rsid w:val="00BE0062"/>
    <w:rsid w:val="00BE00A3"/>
    <w:rsid w:val="00BE0F30"/>
    <w:rsid w:val="00BE107C"/>
    <w:rsid w:val="00BE107D"/>
    <w:rsid w:val="00BE1095"/>
    <w:rsid w:val="00BE155D"/>
    <w:rsid w:val="00BE164D"/>
    <w:rsid w:val="00BE1921"/>
    <w:rsid w:val="00BE1F00"/>
    <w:rsid w:val="00BE208E"/>
    <w:rsid w:val="00BE233E"/>
    <w:rsid w:val="00BE24A0"/>
    <w:rsid w:val="00BE24F0"/>
    <w:rsid w:val="00BE2FD0"/>
    <w:rsid w:val="00BE3157"/>
    <w:rsid w:val="00BE331C"/>
    <w:rsid w:val="00BE3811"/>
    <w:rsid w:val="00BE3AC5"/>
    <w:rsid w:val="00BE3FD7"/>
    <w:rsid w:val="00BE4014"/>
    <w:rsid w:val="00BE41AB"/>
    <w:rsid w:val="00BE4BA0"/>
    <w:rsid w:val="00BE5083"/>
    <w:rsid w:val="00BE5CB1"/>
    <w:rsid w:val="00BE6EB1"/>
    <w:rsid w:val="00BE74D6"/>
    <w:rsid w:val="00BE780D"/>
    <w:rsid w:val="00BE78B8"/>
    <w:rsid w:val="00BF0255"/>
    <w:rsid w:val="00BF04D1"/>
    <w:rsid w:val="00BF0634"/>
    <w:rsid w:val="00BF0AC8"/>
    <w:rsid w:val="00BF0D14"/>
    <w:rsid w:val="00BF1392"/>
    <w:rsid w:val="00BF1461"/>
    <w:rsid w:val="00BF1807"/>
    <w:rsid w:val="00BF1AAF"/>
    <w:rsid w:val="00BF1D61"/>
    <w:rsid w:val="00BF2158"/>
    <w:rsid w:val="00BF2C26"/>
    <w:rsid w:val="00BF2EDB"/>
    <w:rsid w:val="00BF2EE2"/>
    <w:rsid w:val="00BF3032"/>
    <w:rsid w:val="00BF3306"/>
    <w:rsid w:val="00BF34C1"/>
    <w:rsid w:val="00BF3AD6"/>
    <w:rsid w:val="00BF3BC5"/>
    <w:rsid w:val="00BF3C28"/>
    <w:rsid w:val="00BF3F3C"/>
    <w:rsid w:val="00BF4105"/>
    <w:rsid w:val="00BF414C"/>
    <w:rsid w:val="00BF4191"/>
    <w:rsid w:val="00BF4373"/>
    <w:rsid w:val="00BF47FF"/>
    <w:rsid w:val="00BF4875"/>
    <w:rsid w:val="00BF4A52"/>
    <w:rsid w:val="00BF4C50"/>
    <w:rsid w:val="00BF4D9D"/>
    <w:rsid w:val="00BF4E03"/>
    <w:rsid w:val="00BF4F4D"/>
    <w:rsid w:val="00BF50F2"/>
    <w:rsid w:val="00BF54B5"/>
    <w:rsid w:val="00BF554B"/>
    <w:rsid w:val="00BF55F0"/>
    <w:rsid w:val="00BF5A80"/>
    <w:rsid w:val="00BF5B28"/>
    <w:rsid w:val="00BF634C"/>
    <w:rsid w:val="00BF63AA"/>
    <w:rsid w:val="00BF66A8"/>
    <w:rsid w:val="00BF6CD2"/>
    <w:rsid w:val="00BF6D16"/>
    <w:rsid w:val="00BF6D75"/>
    <w:rsid w:val="00BF6FEE"/>
    <w:rsid w:val="00BF7DBC"/>
    <w:rsid w:val="00C007DF"/>
    <w:rsid w:val="00C00CBF"/>
    <w:rsid w:val="00C01809"/>
    <w:rsid w:val="00C02158"/>
    <w:rsid w:val="00C0266D"/>
    <w:rsid w:val="00C02EA2"/>
    <w:rsid w:val="00C03371"/>
    <w:rsid w:val="00C0339D"/>
    <w:rsid w:val="00C0413E"/>
    <w:rsid w:val="00C045C2"/>
    <w:rsid w:val="00C05142"/>
    <w:rsid w:val="00C05263"/>
    <w:rsid w:val="00C0577F"/>
    <w:rsid w:val="00C05C7B"/>
    <w:rsid w:val="00C05D21"/>
    <w:rsid w:val="00C061BF"/>
    <w:rsid w:val="00C067E9"/>
    <w:rsid w:val="00C06CB3"/>
    <w:rsid w:val="00C07830"/>
    <w:rsid w:val="00C07AAE"/>
    <w:rsid w:val="00C07F88"/>
    <w:rsid w:val="00C102B7"/>
    <w:rsid w:val="00C103BC"/>
    <w:rsid w:val="00C107A7"/>
    <w:rsid w:val="00C10C99"/>
    <w:rsid w:val="00C11514"/>
    <w:rsid w:val="00C11D2E"/>
    <w:rsid w:val="00C123FF"/>
    <w:rsid w:val="00C12592"/>
    <w:rsid w:val="00C128C3"/>
    <w:rsid w:val="00C12AFF"/>
    <w:rsid w:val="00C12BB7"/>
    <w:rsid w:val="00C13189"/>
    <w:rsid w:val="00C131BA"/>
    <w:rsid w:val="00C132D1"/>
    <w:rsid w:val="00C13E4B"/>
    <w:rsid w:val="00C14367"/>
    <w:rsid w:val="00C1447B"/>
    <w:rsid w:val="00C1450F"/>
    <w:rsid w:val="00C14FA2"/>
    <w:rsid w:val="00C1524A"/>
    <w:rsid w:val="00C15F01"/>
    <w:rsid w:val="00C17278"/>
    <w:rsid w:val="00C17801"/>
    <w:rsid w:val="00C17C09"/>
    <w:rsid w:val="00C2085F"/>
    <w:rsid w:val="00C20D8F"/>
    <w:rsid w:val="00C20DE7"/>
    <w:rsid w:val="00C2104B"/>
    <w:rsid w:val="00C218EB"/>
    <w:rsid w:val="00C221C7"/>
    <w:rsid w:val="00C223AF"/>
    <w:rsid w:val="00C226B1"/>
    <w:rsid w:val="00C227C6"/>
    <w:rsid w:val="00C22CBA"/>
    <w:rsid w:val="00C23118"/>
    <w:rsid w:val="00C2349D"/>
    <w:rsid w:val="00C23724"/>
    <w:rsid w:val="00C23BC0"/>
    <w:rsid w:val="00C2431C"/>
    <w:rsid w:val="00C247C4"/>
    <w:rsid w:val="00C24B0C"/>
    <w:rsid w:val="00C24B13"/>
    <w:rsid w:val="00C24F10"/>
    <w:rsid w:val="00C25A7F"/>
    <w:rsid w:val="00C2692A"/>
    <w:rsid w:val="00C26C8E"/>
    <w:rsid w:val="00C26D69"/>
    <w:rsid w:val="00C26DAF"/>
    <w:rsid w:val="00C26EB5"/>
    <w:rsid w:val="00C272B4"/>
    <w:rsid w:val="00C272C1"/>
    <w:rsid w:val="00C273C6"/>
    <w:rsid w:val="00C279E4"/>
    <w:rsid w:val="00C27C5A"/>
    <w:rsid w:val="00C27F76"/>
    <w:rsid w:val="00C3001D"/>
    <w:rsid w:val="00C30299"/>
    <w:rsid w:val="00C30352"/>
    <w:rsid w:val="00C305BD"/>
    <w:rsid w:val="00C306C1"/>
    <w:rsid w:val="00C30B4E"/>
    <w:rsid w:val="00C30D57"/>
    <w:rsid w:val="00C31218"/>
    <w:rsid w:val="00C313D2"/>
    <w:rsid w:val="00C3245C"/>
    <w:rsid w:val="00C32471"/>
    <w:rsid w:val="00C32F09"/>
    <w:rsid w:val="00C331F7"/>
    <w:rsid w:val="00C335BE"/>
    <w:rsid w:val="00C3397F"/>
    <w:rsid w:val="00C33D87"/>
    <w:rsid w:val="00C3416D"/>
    <w:rsid w:val="00C341BA"/>
    <w:rsid w:val="00C34525"/>
    <w:rsid w:val="00C3471D"/>
    <w:rsid w:val="00C34A7B"/>
    <w:rsid w:val="00C354D4"/>
    <w:rsid w:val="00C35C57"/>
    <w:rsid w:val="00C35C97"/>
    <w:rsid w:val="00C35E1F"/>
    <w:rsid w:val="00C366F2"/>
    <w:rsid w:val="00C369E1"/>
    <w:rsid w:val="00C36C4A"/>
    <w:rsid w:val="00C37322"/>
    <w:rsid w:val="00C37B6F"/>
    <w:rsid w:val="00C408AC"/>
    <w:rsid w:val="00C40AA7"/>
    <w:rsid w:val="00C40CF4"/>
    <w:rsid w:val="00C411C8"/>
    <w:rsid w:val="00C4157D"/>
    <w:rsid w:val="00C41764"/>
    <w:rsid w:val="00C4193C"/>
    <w:rsid w:val="00C41A6D"/>
    <w:rsid w:val="00C41B20"/>
    <w:rsid w:val="00C41F62"/>
    <w:rsid w:val="00C42A4C"/>
    <w:rsid w:val="00C42EE4"/>
    <w:rsid w:val="00C42EFB"/>
    <w:rsid w:val="00C433F5"/>
    <w:rsid w:val="00C43590"/>
    <w:rsid w:val="00C436F7"/>
    <w:rsid w:val="00C43CA6"/>
    <w:rsid w:val="00C43EB6"/>
    <w:rsid w:val="00C441E3"/>
    <w:rsid w:val="00C442C2"/>
    <w:rsid w:val="00C44EC6"/>
    <w:rsid w:val="00C44F58"/>
    <w:rsid w:val="00C451DA"/>
    <w:rsid w:val="00C45311"/>
    <w:rsid w:val="00C45584"/>
    <w:rsid w:val="00C45FB4"/>
    <w:rsid w:val="00C46728"/>
    <w:rsid w:val="00C46A12"/>
    <w:rsid w:val="00C4735B"/>
    <w:rsid w:val="00C474E8"/>
    <w:rsid w:val="00C476D4"/>
    <w:rsid w:val="00C5057B"/>
    <w:rsid w:val="00C50684"/>
    <w:rsid w:val="00C50903"/>
    <w:rsid w:val="00C51323"/>
    <w:rsid w:val="00C51805"/>
    <w:rsid w:val="00C518C1"/>
    <w:rsid w:val="00C522BE"/>
    <w:rsid w:val="00C52639"/>
    <w:rsid w:val="00C52719"/>
    <w:rsid w:val="00C52D0F"/>
    <w:rsid w:val="00C53129"/>
    <w:rsid w:val="00C5331D"/>
    <w:rsid w:val="00C53458"/>
    <w:rsid w:val="00C53A76"/>
    <w:rsid w:val="00C54122"/>
    <w:rsid w:val="00C54324"/>
    <w:rsid w:val="00C55068"/>
    <w:rsid w:val="00C551D1"/>
    <w:rsid w:val="00C55C67"/>
    <w:rsid w:val="00C55E71"/>
    <w:rsid w:val="00C55EF2"/>
    <w:rsid w:val="00C5672C"/>
    <w:rsid w:val="00C56AE9"/>
    <w:rsid w:val="00C57D76"/>
    <w:rsid w:val="00C60038"/>
    <w:rsid w:val="00C607C0"/>
    <w:rsid w:val="00C61666"/>
    <w:rsid w:val="00C6195E"/>
    <w:rsid w:val="00C61CFE"/>
    <w:rsid w:val="00C6255C"/>
    <w:rsid w:val="00C62739"/>
    <w:rsid w:val="00C62915"/>
    <w:rsid w:val="00C62B2D"/>
    <w:rsid w:val="00C63180"/>
    <w:rsid w:val="00C63E60"/>
    <w:rsid w:val="00C6407B"/>
    <w:rsid w:val="00C6415D"/>
    <w:rsid w:val="00C64511"/>
    <w:rsid w:val="00C646F1"/>
    <w:rsid w:val="00C64D22"/>
    <w:rsid w:val="00C6520B"/>
    <w:rsid w:val="00C65529"/>
    <w:rsid w:val="00C65705"/>
    <w:rsid w:val="00C657EA"/>
    <w:rsid w:val="00C65955"/>
    <w:rsid w:val="00C65EBA"/>
    <w:rsid w:val="00C66192"/>
    <w:rsid w:val="00C661F0"/>
    <w:rsid w:val="00C66630"/>
    <w:rsid w:val="00C66728"/>
    <w:rsid w:val="00C66809"/>
    <w:rsid w:val="00C66CB1"/>
    <w:rsid w:val="00C66F48"/>
    <w:rsid w:val="00C672F4"/>
    <w:rsid w:val="00C675D7"/>
    <w:rsid w:val="00C676B0"/>
    <w:rsid w:val="00C679B8"/>
    <w:rsid w:val="00C7065B"/>
    <w:rsid w:val="00C70A13"/>
    <w:rsid w:val="00C70A97"/>
    <w:rsid w:val="00C70EFC"/>
    <w:rsid w:val="00C71958"/>
    <w:rsid w:val="00C71FEE"/>
    <w:rsid w:val="00C729DF"/>
    <w:rsid w:val="00C72BD1"/>
    <w:rsid w:val="00C72C29"/>
    <w:rsid w:val="00C72E0B"/>
    <w:rsid w:val="00C735C0"/>
    <w:rsid w:val="00C739D3"/>
    <w:rsid w:val="00C73BC9"/>
    <w:rsid w:val="00C73EB5"/>
    <w:rsid w:val="00C73F60"/>
    <w:rsid w:val="00C74323"/>
    <w:rsid w:val="00C74AC9"/>
    <w:rsid w:val="00C754B6"/>
    <w:rsid w:val="00C7566E"/>
    <w:rsid w:val="00C75DBB"/>
    <w:rsid w:val="00C75F8B"/>
    <w:rsid w:val="00C75FC2"/>
    <w:rsid w:val="00C76034"/>
    <w:rsid w:val="00C7603C"/>
    <w:rsid w:val="00C767AF"/>
    <w:rsid w:val="00C77261"/>
    <w:rsid w:val="00C773D2"/>
    <w:rsid w:val="00C775E8"/>
    <w:rsid w:val="00C77C39"/>
    <w:rsid w:val="00C800CA"/>
    <w:rsid w:val="00C808AD"/>
    <w:rsid w:val="00C80F1E"/>
    <w:rsid w:val="00C81968"/>
    <w:rsid w:val="00C81B58"/>
    <w:rsid w:val="00C825E2"/>
    <w:rsid w:val="00C826AF"/>
    <w:rsid w:val="00C8292E"/>
    <w:rsid w:val="00C82A19"/>
    <w:rsid w:val="00C82D4B"/>
    <w:rsid w:val="00C82F14"/>
    <w:rsid w:val="00C8347C"/>
    <w:rsid w:val="00C8364E"/>
    <w:rsid w:val="00C8378B"/>
    <w:rsid w:val="00C837C8"/>
    <w:rsid w:val="00C83806"/>
    <w:rsid w:val="00C83F08"/>
    <w:rsid w:val="00C84081"/>
    <w:rsid w:val="00C84334"/>
    <w:rsid w:val="00C84A2A"/>
    <w:rsid w:val="00C84A30"/>
    <w:rsid w:val="00C8533E"/>
    <w:rsid w:val="00C85806"/>
    <w:rsid w:val="00C8648C"/>
    <w:rsid w:val="00C865DB"/>
    <w:rsid w:val="00C86A6F"/>
    <w:rsid w:val="00C86C58"/>
    <w:rsid w:val="00C86DE6"/>
    <w:rsid w:val="00C86F5C"/>
    <w:rsid w:val="00C8734B"/>
    <w:rsid w:val="00C8792E"/>
    <w:rsid w:val="00C87966"/>
    <w:rsid w:val="00C8796A"/>
    <w:rsid w:val="00C87978"/>
    <w:rsid w:val="00C87FE3"/>
    <w:rsid w:val="00C90976"/>
    <w:rsid w:val="00C91AE8"/>
    <w:rsid w:val="00C91E53"/>
    <w:rsid w:val="00C921DE"/>
    <w:rsid w:val="00C923A9"/>
    <w:rsid w:val="00C92783"/>
    <w:rsid w:val="00C92826"/>
    <w:rsid w:val="00C92858"/>
    <w:rsid w:val="00C93124"/>
    <w:rsid w:val="00C93648"/>
    <w:rsid w:val="00C93DA5"/>
    <w:rsid w:val="00C947CF"/>
    <w:rsid w:val="00C95322"/>
    <w:rsid w:val="00C956F8"/>
    <w:rsid w:val="00C96567"/>
    <w:rsid w:val="00C96611"/>
    <w:rsid w:val="00C96A40"/>
    <w:rsid w:val="00C96D65"/>
    <w:rsid w:val="00C970D2"/>
    <w:rsid w:val="00C97A95"/>
    <w:rsid w:val="00CA0CE8"/>
    <w:rsid w:val="00CA0DBE"/>
    <w:rsid w:val="00CA1231"/>
    <w:rsid w:val="00CA14CE"/>
    <w:rsid w:val="00CA1F0A"/>
    <w:rsid w:val="00CA1F61"/>
    <w:rsid w:val="00CA21F4"/>
    <w:rsid w:val="00CA26FA"/>
    <w:rsid w:val="00CA2837"/>
    <w:rsid w:val="00CA2C40"/>
    <w:rsid w:val="00CA2D9E"/>
    <w:rsid w:val="00CA2E8D"/>
    <w:rsid w:val="00CA3610"/>
    <w:rsid w:val="00CA38A1"/>
    <w:rsid w:val="00CA3C5A"/>
    <w:rsid w:val="00CA3E36"/>
    <w:rsid w:val="00CA4112"/>
    <w:rsid w:val="00CA4533"/>
    <w:rsid w:val="00CA4719"/>
    <w:rsid w:val="00CA4FF6"/>
    <w:rsid w:val="00CA5239"/>
    <w:rsid w:val="00CA5BE7"/>
    <w:rsid w:val="00CA5D7C"/>
    <w:rsid w:val="00CA622E"/>
    <w:rsid w:val="00CA63E9"/>
    <w:rsid w:val="00CA6870"/>
    <w:rsid w:val="00CA6A1C"/>
    <w:rsid w:val="00CA6A6A"/>
    <w:rsid w:val="00CA6D45"/>
    <w:rsid w:val="00CA6E23"/>
    <w:rsid w:val="00CA6EE0"/>
    <w:rsid w:val="00CA7C37"/>
    <w:rsid w:val="00CA7D61"/>
    <w:rsid w:val="00CA7FBA"/>
    <w:rsid w:val="00CB17FB"/>
    <w:rsid w:val="00CB20F1"/>
    <w:rsid w:val="00CB2595"/>
    <w:rsid w:val="00CB28B6"/>
    <w:rsid w:val="00CB28E3"/>
    <w:rsid w:val="00CB29DF"/>
    <w:rsid w:val="00CB2B75"/>
    <w:rsid w:val="00CB2D32"/>
    <w:rsid w:val="00CB3219"/>
    <w:rsid w:val="00CB339E"/>
    <w:rsid w:val="00CB3C6B"/>
    <w:rsid w:val="00CB3CF2"/>
    <w:rsid w:val="00CB471B"/>
    <w:rsid w:val="00CB496C"/>
    <w:rsid w:val="00CB4A55"/>
    <w:rsid w:val="00CB4B80"/>
    <w:rsid w:val="00CB4C41"/>
    <w:rsid w:val="00CB54DF"/>
    <w:rsid w:val="00CB58EC"/>
    <w:rsid w:val="00CB6985"/>
    <w:rsid w:val="00CB6BAA"/>
    <w:rsid w:val="00CB729B"/>
    <w:rsid w:val="00CB76A8"/>
    <w:rsid w:val="00CB7D79"/>
    <w:rsid w:val="00CB7DB0"/>
    <w:rsid w:val="00CC01D8"/>
    <w:rsid w:val="00CC068B"/>
    <w:rsid w:val="00CC0AEE"/>
    <w:rsid w:val="00CC0D26"/>
    <w:rsid w:val="00CC0F00"/>
    <w:rsid w:val="00CC1281"/>
    <w:rsid w:val="00CC13B6"/>
    <w:rsid w:val="00CC1B59"/>
    <w:rsid w:val="00CC1E42"/>
    <w:rsid w:val="00CC1E5C"/>
    <w:rsid w:val="00CC1F97"/>
    <w:rsid w:val="00CC21B6"/>
    <w:rsid w:val="00CC24C2"/>
    <w:rsid w:val="00CC24C6"/>
    <w:rsid w:val="00CC27B4"/>
    <w:rsid w:val="00CC2BC9"/>
    <w:rsid w:val="00CC2EAF"/>
    <w:rsid w:val="00CC304F"/>
    <w:rsid w:val="00CC4243"/>
    <w:rsid w:val="00CC45F1"/>
    <w:rsid w:val="00CC4D5B"/>
    <w:rsid w:val="00CC52D8"/>
    <w:rsid w:val="00CC5735"/>
    <w:rsid w:val="00CC5CD1"/>
    <w:rsid w:val="00CC63FA"/>
    <w:rsid w:val="00CC6C5F"/>
    <w:rsid w:val="00CC6EFD"/>
    <w:rsid w:val="00CC7039"/>
    <w:rsid w:val="00CC7560"/>
    <w:rsid w:val="00CC7A7A"/>
    <w:rsid w:val="00CD033C"/>
    <w:rsid w:val="00CD072C"/>
    <w:rsid w:val="00CD0B66"/>
    <w:rsid w:val="00CD0C70"/>
    <w:rsid w:val="00CD0D38"/>
    <w:rsid w:val="00CD0D92"/>
    <w:rsid w:val="00CD17D0"/>
    <w:rsid w:val="00CD1B6B"/>
    <w:rsid w:val="00CD1BB2"/>
    <w:rsid w:val="00CD202F"/>
    <w:rsid w:val="00CD20F2"/>
    <w:rsid w:val="00CD2197"/>
    <w:rsid w:val="00CD2433"/>
    <w:rsid w:val="00CD2557"/>
    <w:rsid w:val="00CD261B"/>
    <w:rsid w:val="00CD2801"/>
    <w:rsid w:val="00CD2D51"/>
    <w:rsid w:val="00CD2DCE"/>
    <w:rsid w:val="00CD2F5E"/>
    <w:rsid w:val="00CD3174"/>
    <w:rsid w:val="00CD3527"/>
    <w:rsid w:val="00CD39CD"/>
    <w:rsid w:val="00CD3F05"/>
    <w:rsid w:val="00CD4480"/>
    <w:rsid w:val="00CD4BAA"/>
    <w:rsid w:val="00CD5073"/>
    <w:rsid w:val="00CD5126"/>
    <w:rsid w:val="00CD5898"/>
    <w:rsid w:val="00CD5964"/>
    <w:rsid w:val="00CD5CA4"/>
    <w:rsid w:val="00CD5FDB"/>
    <w:rsid w:val="00CD60B5"/>
    <w:rsid w:val="00CD6415"/>
    <w:rsid w:val="00CD6613"/>
    <w:rsid w:val="00CD6C72"/>
    <w:rsid w:val="00CD7043"/>
    <w:rsid w:val="00CD71BB"/>
    <w:rsid w:val="00CD770B"/>
    <w:rsid w:val="00CD7874"/>
    <w:rsid w:val="00CD78E4"/>
    <w:rsid w:val="00CD79FA"/>
    <w:rsid w:val="00CE015C"/>
    <w:rsid w:val="00CE044E"/>
    <w:rsid w:val="00CE09AE"/>
    <w:rsid w:val="00CE1244"/>
    <w:rsid w:val="00CE1324"/>
    <w:rsid w:val="00CE1730"/>
    <w:rsid w:val="00CE19F3"/>
    <w:rsid w:val="00CE1DD7"/>
    <w:rsid w:val="00CE226E"/>
    <w:rsid w:val="00CE25E9"/>
    <w:rsid w:val="00CE25EC"/>
    <w:rsid w:val="00CE29A4"/>
    <w:rsid w:val="00CE2BCA"/>
    <w:rsid w:val="00CE2F52"/>
    <w:rsid w:val="00CE3338"/>
    <w:rsid w:val="00CE3A83"/>
    <w:rsid w:val="00CE3A8A"/>
    <w:rsid w:val="00CE3BDC"/>
    <w:rsid w:val="00CE3E31"/>
    <w:rsid w:val="00CE425E"/>
    <w:rsid w:val="00CE4AF5"/>
    <w:rsid w:val="00CE4DC2"/>
    <w:rsid w:val="00CE4EC7"/>
    <w:rsid w:val="00CE4F15"/>
    <w:rsid w:val="00CE5695"/>
    <w:rsid w:val="00CE58F5"/>
    <w:rsid w:val="00CE62E2"/>
    <w:rsid w:val="00CE6401"/>
    <w:rsid w:val="00CE6B88"/>
    <w:rsid w:val="00CE6FAB"/>
    <w:rsid w:val="00CE7C4A"/>
    <w:rsid w:val="00CF00BE"/>
    <w:rsid w:val="00CF06CE"/>
    <w:rsid w:val="00CF0B29"/>
    <w:rsid w:val="00CF0B90"/>
    <w:rsid w:val="00CF0BA4"/>
    <w:rsid w:val="00CF10A4"/>
    <w:rsid w:val="00CF1F4F"/>
    <w:rsid w:val="00CF2636"/>
    <w:rsid w:val="00CF2FAA"/>
    <w:rsid w:val="00CF31C4"/>
    <w:rsid w:val="00CF333F"/>
    <w:rsid w:val="00CF3691"/>
    <w:rsid w:val="00CF37E9"/>
    <w:rsid w:val="00CF37F7"/>
    <w:rsid w:val="00CF3A6E"/>
    <w:rsid w:val="00CF3D28"/>
    <w:rsid w:val="00CF551D"/>
    <w:rsid w:val="00CF5878"/>
    <w:rsid w:val="00CF5D33"/>
    <w:rsid w:val="00CF5D96"/>
    <w:rsid w:val="00CF5E01"/>
    <w:rsid w:val="00CF6664"/>
    <w:rsid w:val="00CF6700"/>
    <w:rsid w:val="00CF6ECD"/>
    <w:rsid w:val="00CF7074"/>
    <w:rsid w:val="00CF7098"/>
    <w:rsid w:val="00CF752D"/>
    <w:rsid w:val="00CF76B0"/>
    <w:rsid w:val="00D002E7"/>
    <w:rsid w:val="00D00401"/>
    <w:rsid w:val="00D0094C"/>
    <w:rsid w:val="00D00C77"/>
    <w:rsid w:val="00D00E74"/>
    <w:rsid w:val="00D015D9"/>
    <w:rsid w:val="00D01ED8"/>
    <w:rsid w:val="00D028A7"/>
    <w:rsid w:val="00D02B22"/>
    <w:rsid w:val="00D03079"/>
    <w:rsid w:val="00D0320E"/>
    <w:rsid w:val="00D03355"/>
    <w:rsid w:val="00D033B4"/>
    <w:rsid w:val="00D03B0A"/>
    <w:rsid w:val="00D03E87"/>
    <w:rsid w:val="00D0439A"/>
    <w:rsid w:val="00D044C3"/>
    <w:rsid w:val="00D04629"/>
    <w:rsid w:val="00D04F82"/>
    <w:rsid w:val="00D054A3"/>
    <w:rsid w:val="00D05639"/>
    <w:rsid w:val="00D06407"/>
    <w:rsid w:val="00D06541"/>
    <w:rsid w:val="00D065E9"/>
    <w:rsid w:val="00D06809"/>
    <w:rsid w:val="00D06989"/>
    <w:rsid w:val="00D06B1E"/>
    <w:rsid w:val="00D06D4F"/>
    <w:rsid w:val="00D06EBD"/>
    <w:rsid w:val="00D07673"/>
    <w:rsid w:val="00D0794F"/>
    <w:rsid w:val="00D07A3F"/>
    <w:rsid w:val="00D10247"/>
    <w:rsid w:val="00D103DF"/>
    <w:rsid w:val="00D10834"/>
    <w:rsid w:val="00D10F1A"/>
    <w:rsid w:val="00D1134D"/>
    <w:rsid w:val="00D11361"/>
    <w:rsid w:val="00D11439"/>
    <w:rsid w:val="00D1154B"/>
    <w:rsid w:val="00D11598"/>
    <w:rsid w:val="00D1159C"/>
    <w:rsid w:val="00D1230C"/>
    <w:rsid w:val="00D12474"/>
    <w:rsid w:val="00D12547"/>
    <w:rsid w:val="00D12706"/>
    <w:rsid w:val="00D12792"/>
    <w:rsid w:val="00D12793"/>
    <w:rsid w:val="00D12B2A"/>
    <w:rsid w:val="00D13180"/>
    <w:rsid w:val="00D133C0"/>
    <w:rsid w:val="00D138BE"/>
    <w:rsid w:val="00D13A45"/>
    <w:rsid w:val="00D13CAA"/>
    <w:rsid w:val="00D1474E"/>
    <w:rsid w:val="00D156FB"/>
    <w:rsid w:val="00D15DE2"/>
    <w:rsid w:val="00D16430"/>
    <w:rsid w:val="00D165F6"/>
    <w:rsid w:val="00D1672E"/>
    <w:rsid w:val="00D16C53"/>
    <w:rsid w:val="00D16C58"/>
    <w:rsid w:val="00D17033"/>
    <w:rsid w:val="00D17074"/>
    <w:rsid w:val="00D171FD"/>
    <w:rsid w:val="00D1778D"/>
    <w:rsid w:val="00D17EB9"/>
    <w:rsid w:val="00D2052D"/>
    <w:rsid w:val="00D20EE2"/>
    <w:rsid w:val="00D20F26"/>
    <w:rsid w:val="00D21345"/>
    <w:rsid w:val="00D21505"/>
    <w:rsid w:val="00D215E9"/>
    <w:rsid w:val="00D219C3"/>
    <w:rsid w:val="00D21A7C"/>
    <w:rsid w:val="00D22341"/>
    <w:rsid w:val="00D22A5C"/>
    <w:rsid w:val="00D22E84"/>
    <w:rsid w:val="00D23203"/>
    <w:rsid w:val="00D2325E"/>
    <w:rsid w:val="00D232D2"/>
    <w:rsid w:val="00D232EA"/>
    <w:rsid w:val="00D233EB"/>
    <w:rsid w:val="00D237BA"/>
    <w:rsid w:val="00D23F77"/>
    <w:rsid w:val="00D23FBE"/>
    <w:rsid w:val="00D2412B"/>
    <w:rsid w:val="00D24215"/>
    <w:rsid w:val="00D2464E"/>
    <w:rsid w:val="00D24930"/>
    <w:rsid w:val="00D249EC"/>
    <w:rsid w:val="00D24CA6"/>
    <w:rsid w:val="00D25674"/>
    <w:rsid w:val="00D25753"/>
    <w:rsid w:val="00D25ED3"/>
    <w:rsid w:val="00D25EE2"/>
    <w:rsid w:val="00D260C2"/>
    <w:rsid w:val="00D262A1"/>
    <w:rsid w:val="00D26A32"/>
    <w:rsid w:val="00D26E80"/>
    <w:rsid w:val="00D27E03"/>
    <w:rsid w:val="00D3047A"/>
    <w:rsid w:val="00D305FB"/>
    <w:rsid w:val="00D30858"/>
    <w:rsid w:val="00D312FB"/>
    <w:rsid w:val="00D31474"/>
    <w:rsid w:val="00D31D9F"/>
    <w:rsid w:val="00D31FAD"/>
    <w:rsid w:val="00D31FB3"/>
    <w:rsid w:val="00D328E7"/>
    <w:rsid w:val="00D32DD6"/>
    <w:rsid w:val="00D331AD"/>
    <w:rsid w:val="00D332CB"/>
    <w:rsid w:val="00D33531"/>
    <w:rsid w:val="00D33F5E"/>
    <w:rsid w:val="00D3424C"/>
    <w:rsid w:val="00D34D08"/>
    <w:rsid w:val="00D363A7"/>
    <w:rsid w:val="00D36470"/>
    <w:rsid w:val="00D36843"/>
    <w:rsid w:val="00D36B4C"/>
    <w:rsid w:val="00D37E4D"/>
    <w:rsid w:val="00D40207"/>
    <w:rsid w:val="00D4020C"/>
    <w:rsid w:val="00D40617"/>
    <w:rsid w:val="00D40FE4"/>
    <w:rsid w:val="00D41162"/>
    <w:rsid w:val="00D41323"/>
    <w:rsid w:val="00D41715"/>
    <w:rsid w:val="00D41D9B"/>
    <w:rsid w:val="00D420F2"/>
    <w:rsid w:val="00D423ED"/>
    <w:rsid w:val="00D4249A"/>
    <w:rsid w:val="00D42740"/>
    <w:rsid w:val="00D42CAA"/>
    <w:rsid w:val="00D4301B"/>
    <w:rsid w:val="00D43218"/>
    <w:rsid w:val="00D43422"/>
    <w:rsid w:val="00D43730"/>
    <w:rsid w:val="00D43BF5"/>
    <w:rsid w:val="00D44243"/>
    <w:rsid w:val="00D44FED"/>
    <w:rsid w:val="00D453E9"/>
    <w:rsid w:val="00D45CEE"/>
    <w:rsid w:val="00D462BD"/>
    <w:rsid w:val="00D4634E"/>
    <w:rsid w:val="00D46392"/>
    <w:rsid w:val="00D46748"/>
    <w:rsid w:val="00D471DF"/>
    <w:rsid w:val="00D47A45"/>
    <w:rsid w:val="00D50339"/>
    <w:rsid w:val="00D509D1"/>
    <w:rsid w:val="00D50C1E"/>
    <w:rsid w:val="00D51189"/>
    <w:rsid w:val="00D515FE"/>
    <w:rsid w:val="00D517CD"/>
    <w:rsid w:val="00D51CFF"/>
    <w:rsid w:val="00D51E1C"/>
    <w:rsid w:val="00D5234C"/>
    <w:rsid w:val="00D52499"/>
    <w:rsid w:val="00D524D8"/>
    <w:rsid w:val="00D52A1A"/>
    <w:rsid w:val="00D52C7A"/>
    <w:rsid w:val="00D52D4D"/>
    <w:rsid w:val="00D52DE4"/>
    <w:rsid w:val="00D52DEC"/>
    <w:rsid w:val="00D53433"/>
    <w:rsid w:val="00D53887"/>
    <w:rsid w:val="00D53F09"/>
    <w:rsid w:val="00D53F9C"/>
    <w:rsid w:val="00D54019"/>
    <w:rsid w:val="00D54156"/>
    <w:rsid w:val="00D54280"/>
    <w:rsid w:val="00D54341"/>
    <w:rsid w:val="00D54662"/>
    <w:rsid w:val="00D54D09"/>
    <w:rsid w:val="00D54F4B"/>
    <w:rsid w:val="00D55503"/>
    <w:rsid w:val="00D5562C"/>
    <w:rsid w:val="00D55ACE"/>
    <w:rsid w:val="00D56225"/>
    <w:rsid w:val="00D563F6"/>
    <w:rsid w:val="00D571F8"/>
    <w:rsid w:val="00D572F0"/>
    <w:rsid w:val="00D57693"/>
    <w:rsid w:val="00D57768"/>
    <w:rsid w:val="00D5784D"/>
    <w:rsid w:val="00D57B18"/>
    <w:rsid w:val="00D57C44"/>
    <w:rsid w:val="00D6114C"/>
    <w:rsid w:val="00D61CD9"/>
    <w:rsid w:val="00D61CF4"/>
    <w:rsid w:val="00D61DFB"/>
    <w:rsid w:val="00D622BE"/>
    <w:rsid w:val="00D62522"/>
    <w:rsid w:val="00D629D5"/>
    <w:rsid w:val="00D629FD"/>
    <w:rsid w:val="00D62A9E"/>
    <w:rsid w:val="00D62CCB"/>
    <w:rsid w:val="00D640B2"/>
    <w:rsid w:val="00D642E9"/>
    <w:rsid w:val="00D644D4"/>
    <w:rsid w:val="00D645AA"/>
    <w:rsid w:val="00D65008"/>
    <w:rsid w:val="00D65880"/>
    <w:rsid w:val="00D65B1B"/>
    <w:rsid w:val="00D65F00"/>
    <w:rsid w:val="00D661B5"/>
    <w:rsid w:val="00D6623E"/>
    <w:rsid w:val="00D664D8"/>
    <w:rsid w:val="00D6699A"/>
    <w:rsid w:val="00D673B6"/>
    <w:rsid w:val="00D675DB"/>
    <w:rsid w:val="00D67ECF"/>
    <w:rsid w:val="00D70575"/>
    <w:rsid w:val="00D7086E"/>
    <w:rsid w:val="00D70A49"/>
    <w:rsid w:val="00D70C0E"/>
    <w:rsid w:val="00D70C37"/>
    <w:rsid w:val="00D70D6F"/>
    <w:rsid w:val="00D70EB9"/>
    <w:rsid w:val="00D718F9"/>
    <w:rsid w:val="00D726BF"/>
    <w:rsid w:val="00D72D23"/>
    <w:rsid w:val="00D73136"/>
    <w:rsid w:val="00D734A7"/>
    <w:rsid w:val="00D737E1"/>
    <w:rsid w:val="00D739AD"/>
    <w:rsid w:val="00D73A00"/>
    <w:rsid w:val="00D73B51"/>
    <w:rsid w:val="00D73D23"/>
    <w:rsid w:val="00D7403B"/>
    <w:rsid w:val="00D7406B"/>
    <w:rsid w:val="00D748ED"/>
    <w:rsid w:val="00D7539C"/>
    <w:rsid w:val="00D753B9"/>
    <w:rsid w:val="00D75A94"/>
    <w:rsid w:val="00D75C06"/>
    <w:rsid w:val="00D75EE5"/>
    <w:rsid w:val="00D75FCE"/>
    <w:rsid w:val="00D76295"/>
    <w:rsid w:val="00D7644A"/>
    <w:rsid w:val="00D7697E"/>
    <w:rsid w:val="00D76F80"/>
    <w:rsid w:val="00D7711C"/>
    <w:rsid w:val="00D77B1D"/>
    <w:rsid w:val="00D77D68"/>
    <w:rsid w:val="00D8034C"/>
    <w:rsid w:val="00D80698"/>
    <w:rsid w:val="00D80CC1"/>
    <w:rsid w:val="00D80D04"/>
    <w:rsid w:val="00D80D4F"/>
    <w:rsid w:val="00D80D8F"/>
    <w:rsid w:val="00D80D90"/>
    <w:rsid w:val="00D80F92"/>
    <w:rsid w:val="00D811B6"/>
    <w:rsid w:val="00D812A2"/>
    <w:rsid w:val="00D824C8"/>
    <w:rsid w:val="00D82817"/>
    <w:rsid w:val="00D82D51"/>
    <w:rsid w:val="00D82DC9"/>
    <w:rsid w:val="00D82FC7"/>
    <w:rsid w:val="00D83F88"/>
    <w:rsid w:val="00D840E7"/>
    <w:rsid w:val="00D847F5"/>
    <w:rsid w:val="00D848A7"/>
    <w:rsid w:val="00D84EC1"/>
    <w:rsid w:val="00D857A2"/>
    <w:rsid w:val="00D859E4"/>
    <w:rsid w:val="00D85DA2"/>
    <w:rsid w:val="00D860C8"/>
    <w:rsid w:val="00D8623D"/>
    <w:rsid w:val="00D86314"/>
    <w:rsid w:val="00D86638"/>
    <w:rsid w:val="00D86901"/>
    <w:rsid w:val="00D86988"/>
    <w:rsid w:val="00D86BFD"/>
    <w:rsid w:val="00D872E0"/>
    <w:rsid w:val="00D87A49"/>
    <w:rsid w:val="00D909E4"/>
    <w:rsid w:val="00D90A4C"/>
    <w:rsid w:val="00D90ED8"/>
    <w:rsid w:val="00D90FA0"/>
    <w:rsid w:val="00D91018"/>
    <w:rsid w:val="00D91250"/>
    <w:rsid w:val="00D912F2"/>
    <w:rsid w:val="00D91A08"/>
    <w:rsid w:val="00D922C7"/>
    <w:rsid w:val="00D922F4"/>
    <w:rsid w:val="00D92414"/>
    <w:rsid w:val="00D92809"/>
    <w:rsid w:val="00D928FE"/>
    <w:rsid w:val="00D92AD4"/>
    <w:rsid w:val="00D9343E"/>
    <w:rsid w:val="00D93599"/>
    <w:rsid w:val="00D93ACF"/>
    <w:rsid w:val="00D93D46"/>
    <w:rsid w:val="00D942B1"/>
    <w:rsid w:val="00D94F44"/>
    <w:rsid w:val="00D94FA0"/>
    <w:rsid w:val="00D94FCE"/>
    <w:rsid w:val="00D950AB"/>
    <w:rsid w:val="00D952B2"/>
    <w:rsid w:val="00D95FA0"/>
    <w:rsid w:val="00D962DA"/>
    <w:rsid w:val="00D963E8"/>
    <w:rsid w:val="00D964C6"/>
    <w:rsid w:val="00D968E5"/>
    <w:rsid w:val="00D96CEB"/>
    <w:rsid w:val="00D96DC8"/>
    <w:rsid w:val="00DA02CE"/>
    <w:rsid w:val="00DA0370"/>
    <w:rsid w:val="00DA0BBA"/>
    <w:rsid w:val="00DA0D3D"/>
    <w:rsid w:val="00DA0E0F"/>
    <w:rsid w:val="00DA17DE"/>
    <w:rsid w:val="00DA1BF5"/>
    <w:rsid w:val="00DA1C72"/>
    <w:rsid w:val="00DA1E2D"/>
    <w:rsid w:val="00DA1F65"/>
    <w:rsid w:val="00DA2406"/>
    <w:rsid w:val="00DA2978"/>
    <w:rsid w:val="00DA35CC"/>
    <w:rsid w:val="00DA3BD5"/>
    <w:rsid w:val="00DA3CBA"/>
    <w:rsid w:val="00DA4253"/>
    <w:rsid w:val="00DA4326"/>
    <w:rsid w:val="00DA5019"/>
    <w:rsid w:val="00DA5237"/>
    <w:rsid w:val="00DA530A"/>
    <w:rsid w:val="00DA5400"/>
    <w:rsid w:val="00DA5523"/>
    <w:rsid w:val="00DA5B4A"/>
    <w:rsid w:val="00DA5F7C"/>
    <w:rsid w:val="00DA63B0"/>
    <w:rsid w:val="00DA6AC4"/>
    <w:rsid w:val="00DA6CE5"/>
    <w:rsid w:val="00DA6F3E"/>
    <w:rsid w:val="00DA7087"/>
    <w:rsid w:val="00DA7AB7"/>
    <w:rsid w:val="00DB042E"/>
    <w:rsid w:val="00DB04F6"/>
    <w:rsid w:val="00DB050A"/>
    <w:rsid w:val="00DB06F6"/>
    <w:rsid w:val="00DB0BDE"/>
    <w:rsid w:val="00DB0F64"/>
    <w:rsid w:val="00DB11EA"/>
    <w:rsid w:val="00DB1C49"/>
    <w:rsid w:val="00DB1F04"/>
    <w:rsid w:val="00DB267E"/>
    <w:rsid w:val="00DB2887"/>
    <w:rsid w:val="00DB294C"/>
    <w:rsid w:val="00DB2C8F"/>
    <w:rsid w:val="00DB3017"/>
    <w:rsid w:val="00DB3131"/>
    <w:rsid w:val="00DB3464"/>
    <w:rsid w:val="00DB3AC2"/>
    <w:rsid w:val="00DB3B4A"/>
    <w:rsid w:val="00DB3B7F"/>
    <w:rsid w:val="00DB3E09"/>
    <w:rsid w:val="00DB3E74"/>
    <w:rsid w:val="00DB3F36"/>
    <w:rsid w:val="00DB4359"/>
    <w:rsid w:val="00DB44D6"/>
    <w:rsid w:val="00DB4C74"/>
    <w:rsid w:val="00DB5135"/>
    <w:rsid w:val="00DB57D9"/>
    <w:rsid w:val="00DB6761"/>
    <w:rsid w:val="00DB676D"/>
    <w:rsid w:val="00DB6AA0"/>
    <w:rsid w:val="00DB6CDE"/>
    <w:rsid w:val="00DB6D2E"/>
    <w:rsid w:val="00DB6EB0"/>
    <w:rsid w:val="00DB6EED"/>
    <w:rsid w:val="00DB6F8E"/>
    <w:rsid w:val="00DB70D4"/>
    <w:rsid w:val="00DB7712"/>
    <w:rsid w:val="00DB7721"/>
    <w:rsid w:val="00DB78AA"/>
    <w:rsid w:val="00DB7CF7"/>
    <w:rsid w:val="00DB7E80"/>
    <w:rsid w:val="00DB7E97"/>
    <w:rsid w:val="00DC08D7"/>
    <w:rsid w:val="00DC11C8"/>
    <w:rsid w:val="00DC150C"/>
    <w:rsid w:val="00DC1989"/>
    <w:rsid w:val="00DC23A1"/>
    <w:rsid w:val="00DC254A"/>
    <w:rsid w:val="00DC2CE9"/>
    <w:rsid w:val="00DC32B3"/>
    <w:rsid w:val="00DC3422"/>
    <w:rsid w:val="00DC39C7"/>
    <w:rsid w:val="00DC3DDB"/>
    <w:rsid w:val="00DC4001"/>
    <w:rsid w:val="00DC4046"/>
    <w:rsid w:val="00DC4848"/>
    <w:rsid w:val="00DC4933"/>
    <w:rsid w:val="00DC4A6C"/>
    <w:rsid w:val="00DC4ADC"/>
    <w:rsid w:val="00DC56B3"/>
    <w:rsid w:val="00DC588D"/>
    <w:rsid w:val="00DC5FD0"/>
    <w:rsid w:val="00DC630E"/>
    <w:rsid w:val="00DC6822"/>
    <w:rsid w:val="00DC78DB"/>
    <w:rsid w:val="00DC7970"/>
    <w:rsid w:val="00DC7D14"/>
    <w:rsid w:val="00DC7F5B"/>
    <w:rsid w:val="00DD0184"/>
    <w:rsid w:val="00DD03A3"/>
    <w:rsid w:val="00DD0902"/>
    <w:rsid w:val="00DD0C3E"/>
    <w:rsid w:val="00DD0E98"/>
    <w:rsid w:val="00DD103F"/>
    <w:rsid w:val="00DD14F7"/>
    <w:rsid w:val="00DD18E2"/>
    <w:rsid w:val="00DD1A1E"/>
    <w:rsid w:val="00DD2060"/>
    <w:rsid w:val="00DD2293"/>
    <w:rsid w:val="00DD3410"/>
    <w:rsid w:val="00DD34E0"/>
    <w:rsid w:val="00DD3D95"/>
    <w:rsid w:val="00DD420F"/>
    <w:rsid w:val="00DD47FE"/>
    <w:rsid w:val="00DD4C7D"/>
    <w:rsid w:val="00DD51D6"/>
    <w:rsid w:val="00DD5670"/>
    <w:rsid w:val="00DD5B72"/>
    <w:rsid w:val="00DD6129"/>
    <w:rsid w:val="00DD6524"/>
    <w:rsid w:val="00DD6906"/>
    <w:rsid w:val="00DD74D9"/>
    <w:rsid w:val="00DD7834"/>
    <w:rsid w:val="00DD7888"/>
    <w:rsid w:val="00DD7E1D"/>
    <w:rsid w:val="00DD7FB8"/>
    <w:rsid w:val="00DE1077"/>
    <w:rsid w:val="00DE12F4"/>
    <w:rsid w:val="00DE19DF"/>
    <w:rsid w:val="00DE1D0A"/>
    <w:rsid w:val="00DE2044"/>
    <w:rsid w:val="00DE20E0"/>
    <w:rsid w:val="00DE2D24"/>
    <w:rsid w:val="00DE33CF"/>
    <w:rsid w:val="00DE345E"/>
    <w:rsid w:val="00DE3D86"/>
    <w:rsid w:val="00DE3F15"/>
    <w:rsid w:val="00DE4181"/>
    <w:rsid w:val="00DE4390"/>
    <w:rsid w:val="00DE52FA"/>
    <w:rsid w:val="00DE5BDC"/>
    <w:rsid w:val="00DE5BF7"/>
    <w:rsid w:val="00DE5EEF"/>
    <w:rsid w:val="00DE6243"/>
    <w:rsid w:val="00DE6474"/>
    <w:rsid w:val="00DE6737"/>
    <w:rsid w:val="00DE75EA"/>
    <w:rsid w:val="00DE7780"/>
    <w:rsid w:val="00DE7842"/>
    <w:rsid w:val="00DE7D40"/>
    <w:rsid w:val="00DE7F19"/>
    <w:rsid w:val="00DE7F7D"/>
    <w:rsid w:val="00DF022D"/>
    <w:rsid w:val="00DF0535"/>
    <w:rsid w:val="00DF09AC"/>
    <w:rsid w:val="00DF1131"/>
    <w:rsid w:val="00DF1C31"/>
    <w:rsid w:val="00DF1F3D"/>
    <w:rsid w:val="00DF22A0"/>
    <w:rsid w:val="00DF2536"/>
    <w:rsid w:val="00DF2675"/>
    <w:rsid w:val="00DF3093"/>
    <w:rsid w:val="00DF3B05"/>
    <w:rsid w:val="00DF44A9"/>
    <w:rsid w:val="00DF4518"/>
    <w:rsid w:val="00DF47A3"/>
    <w:rsid w:val="00DF4A4D"/>
    <w:rsid w:val="00DF4A66"/>
    <w:rsid w:val="00DF51C4"/>
    <w:rsid w:val="00DF52BC"/>
    <w:rsid w:val="00DF5640"/>
    <w:rsid w:val="00DF5966"/>
    <w:rsid w:val="00DF65AF"/>
    <w:rsid w:val="00DF6A84"/>
    <w:rsid w:val="00DF6B97"/>
    <w:rsid w:val="00DF7753"/>
    <w:rsid w:val="00DF7EEF"/>
    <w:rsid w:val="00E00815"/>
    <w:rsid w:val="00E0082D"/>
    <w:rsid w:val="00E008C8"/>
    <w:rsid w:val="00E00F24"/>
    <w:rsid w:val="00E0158B"/>
    <w:rsid w:val="00E0167F"/>
    <w:rsid w:val="00E017CE"/>
    <w:rsid w:val="00E01C86"/>
    <w:rsid w:val="00E01DB1"/>
    <w:rsid w:val="00E01F06"/>
    <w:rsid w:val="00E02702"/>
    <w:rsid w:val="00E03241"/>
    <w:rsid w:val="00E0327E"/>
    <w:rsid w:val="00E03981"/>
    <w:rsid w:val="00E03A45"/>
    <w:rsid w:val="00E0401C"/>
    <w:rsid w:val="00E04267"/>
    <w:rsid w:val="00E04559"/>
    <w:rsid w:val="00E04D2F"/>
    <w:rsid w:val="00E04D60"/>
    <w:rsid w:val="00E0571C"/>
    <w:rsid w:val="00E05A9E"/>
    <w:rsid w:val="00E05EDB"/>
    <w:rsid w:val="00E0604E"/>
    <w:rsid w:val="00E062D7"/>
    <w:rsid w:val="00E07DD4"/>
    <w:rsid w:val="00E10A1B"/>
    <w:rsid w:val="00E10D67"/>
    <w:rsid w:val="00E10E38"/>
    <w:rsid w:val="00E1125F"/>
    <w:rsid w:val="00E112BA"/>
    <w:rsid w:val="00E114DB"/>
    <w:rsid w:val="00E11841"/>
    <w:rsid w:val="00E11A6B"/>
    <w:rsid w:val="00E12B68"/>
    <w:rsid w:val="00E12D16"/>
    <w:rsid w:val="00E12D28"/>
    <w:rsid w:val="00E12D76"/>
    <w:rsid w:val="00E13017"/>
    <w:rsid w:val="00E1306E"/>
    <w:rsid w:val="00E130CC"/>
    <w:rsid w:val="00E132C8"/>
    <w:rsid w:val="00E13C41"/>
    <w:rsid w:val="00E1400D"/>
    <w:rsid w:val="00E14A07"/>
    <w:rsid w:val="00E14AFC"/>
    <w:rsid w:val="00E14ED2"/>
    <w:rsid w:val="00E1531B"/>
    <w:rsid w:val="00E1531D"/>
    <w:rsid w:val="00E15782"/>
    <w:rsid w:val="00E15F74"/>
    <w:rsid w:val="00E162C3"/>
    <w:rsid w:val="00E16E50"/>
    <w:rsid w:val="00E16ED7"/>
    <w:rsid w:val="00E16F84"/>
    <w:rsid w:val="00E172DF"/>
    <w:rsid w:val="00E175E4"/>
    <w:rsid w:val="00E177AD"/>
    <w:rsid w:val="00E17BBE"/>
    <w:rsid w:val="00E17C62"/>
    <w:rsid w:val="00E17C9A"/>
    <w:rsid w:val="00E17DEC"/>
    <w:rsid w:val="00E2070F"/>
    <w:rsid w:val="00E20AAF"/>
    <w:rsid w:val="00E214B3"/>
    <w:rsid w:val="00E216FC"/>
    <w:rsid w:val="00E21D93"/>
    <w:rsid w:val="00E2249E"/>
    <w:rsid w:val="00E22579"/>
    <w:rsid w:val="00E22707"/>
    <w:rsid w:val="00E22E45"/>
    <w:rsid w:val="00E232AA"/>
    <w:rsid w:val="00E2389D"/>
    <w:rsid w:val="00E23BF9"/>
    <w:rsid w:val="00E24077"/>
    <w:rsid w:val="00E240EA"/>
    <w:rsid w:val="00E24DC7"/>
    <w:rsid w:val="00E2675B"/>
    <w:rsid w:val="00E26957"/>
    <w:rsid w:val="00E30036"/>
    <w:rsid w:val="00E30121"/>
    <w:rsid w:val="00E302F3"/>
    <w:rsid w:val="00E303B2"/>
    <w:rsid w:val="00E304B4"/>
    <w:rsid w:val="00E30779"/>
    <w:rsid w:val="00E30915"/>
    <w:rsid w:val="00E311AE"/>
    <w:rsid w:val="00E31347"/>
    <w:rsid w:val="00E323F6"/>
    <w:rsid w:val="00E3248A"/>
    <w:rsid w:val="00E32C6C"/>
    <w:rsid w:val="00E33049"/>
    <w:rsid w:val="00E33377"/>
    <w:rsid w:val="00E33887"/>
    <w:rsid w:val="00E33ECC"/>
    <w:rsid w:val="00E343B0"/>
    <w:rsid w:val="00E34605"/>
    <w:rsid w:val="00E346C7"/>
    <w:rsid w:val="00E3527B"/>
    <w:rsid w:val="00E35981"/>
    <w:rsid w:val="00E36035"/>
    <w:rsid w:val="00E3633D"/>
    <w:rsid w:val="00E370D2"/>
    <w:rsid w:val="00E373DD"/>
    <w:rsid w:val="00E37625"/>
    <w:rsid w:val="00E37C58"/>
    <w:rsid w:val="00E37CB1"/>
    <w:rsid w:val="00E37DB3"/>
    <w:rsid w:val="00E37F30"/>
    <w:rsid w:val="00E40133"/>
    <w:rsid w:val="00E40337"/>
    <w:rsid w:val="00E4033E"/>
    <w:rsid w:val="00E40482"/>
    <w:rsid w:val="00E409BF"/>
    <w:rsid w:val="00E40AB5"/>
    <w:rsid w:val="00E40AF7"/>
    <w:rsid w:val="00E40CA6"/>
    <w:rsid w:val="00E411F0"/>
    <w:rsid w:val="00E4123C"/>
    <w:rsid w:val="00E4140A"/>
    <w:rsid w:val="00E41A61"/>
    <w:rsid w:val="00E421FA"/>
    <w:rsid w:val="00E42414"/>
    <w:rsid w:val="00E4247D"/>
    <w:rsid w:val="00E4256F"/>
    <w:rsid w:val="00E428AC"/>
    <w:rsid w:val="00E43238"/>
    <w:rsid w:val="00E43926"/>
    <w:rsid w:val="00E43D97"/>
    <w:rsid w:val="00E4428F"/>
    <w:rsid w:val="00E44B78"/>
    <w:rsid w:val="00E452A9"/>
    <w:rsid w:val="00E4562A"/>
    <w:rsid w:val="00E46245"/>
    <w:rsid w:val="00E46620"/>
    <w:rsid w:val="00E46E77"/>
    <w:rsid w:val="00E46FCE"/>
    <w:rsid w:val="00E47180"/>
    <w:rsid w:val="00E473EC"/>
    <w:rsid w:val="00E47514"/>
    <w:rsid w:val="00E47A4F"/>
    <w:rsid w:val="00E502C1"/>
    <w:rsid w:val="00E505CB"/>
    <w:rsid w:val="00E50A9E"/>
    <w:rsid w:val="00E510D8"/>
    <w:rsid w:val="00E51253"/>
    <w:rsid w:val="00E5127C"/>
    <w:rsid w:val="00E514AD"/>
    <w:rsid w:val="00E5175B"/>
    <w:rsid w:val="00E517C5"/>
    <w:rsid w:val="00E5196E"/>
    <w:rsid w:val="00E51A2B"/>
    <w:rsid w:val="00E520CA"/>
    <w:rsid w:val="00E52115"/>
    <w:rsid w:val="00E52385"/>
    <w:rsid w:val="00E531BC"/>
    <w:rsid w:val="00E53560"/>
    <w:rsid w:val="00E53570"/>
    <w:rsid w:val="00E54162"/>
    <w:rsid w:val="00E542F1"/>
    <w:rsid w:val="00E54512"/>
    <w:rsid w:val="00E54600"/>
    <w:rsid w:val="00E54733"/>
    <w:rsid w:val="00E5485A"/>
    <w:rsid w:val="00E54D42"/>
    <w:rsid w:val="00E54FA6"/>
    <w:rsid w:val="00E5531C"/>
    <w:rsid w:val="00E554E4"/>
    <w:rsid w:val="00E55B32"/>
    <w:rsid w:val="00E56A3C"/>
    <w:rsid w:val="00E5771D"/>
    <w:rsid w:val="00E608B5"/>
    <w:rsid w:val="00E60AB5"/>
    <w:rsid w:val="00E6169E"/>
    <w:rsid w:val="00E61BBC"/>
    <w:rsid w:val="00E61E5E"/>
    <w:rsid w:val="00E61E6B"/>
    <w:rsid w:val="00E61F74"/>
    <w:rsid w:val="00E62357"/>
    <w:rsid w:val="00E62510"/>
    <w:rsid w:val="00E62CB8"/>
    <w:rsid w:val="00E62D38"/>
    <w:rsid w:val="00E6325B"/>
    <w:rsid w:val="00E63820"/>
    <w:rsid w:val="00E63876"/>
    <w:rsid w:val="00E65235"/>
    <w:rsid w:val="00E65AB6"/>
    <w:rsid w:val="00E65F64"/>
    <w:rsid w:val="00E66390"/>
    <w:rsid w:val="00E663C9"/>
    <w:rsid w:val="00E665C6"/>
    <w:rsid w:val="00E66CC0"/>
    <w:rsid w:val="00E672B3"/>
    <w:rsid w:val="00E673A2"/>
    <w:rsid w:val="00E6779B"/>
    <w:rsid w:val="00E678AD"/>
    <w:rsid w:val="00E67C8A"/>
    <w:rsid w:val="00E70666"/>
    <w:rsid w:val="00E70B3C"/>
    <w:rsid w:val="00E70EF6"/>
    <w:rsid w:val="00E70FC5"/>
    <w:rsid w:val="00E71116"/>
    <w:rsid w:val="00E71894"/>
    <w:rsid w:val="00E723DF"/>
    <w:rsid w:val="00E72462"/>
    <w:rsid w:val="00E7285A"/>
    <w:rsid w:val="00E72C07"/>
    <w:rsid w:val="00E735BB"/>
    <w:rsid w:val="00E73C27"/>
    <w:rsid w:val="00E73C29"/>
    <w:rsid w:val="00E73DF3"/>
    <w:rsid w:val="00E74265"/>
    <w:rsid w:val="00E74AA8"/>
    <w:rsid w:val="00E74BE7"/>
    <w:rsid w:val="00E75036"/>
    <w:rsid w:val="00E7509B"/>
    <w:rsid w:val="00E75429"/>
    <w:rsid w:val="00E7554A"/>
    <w:rsid w:val="00E755BD"/>
    <w:rsid w:val="00E75EFC"/>
    <w:rsid w:val="00E76209"/>
    <w:rsid w:val="00E76285"/>
    <w:rsid w:val="00E76A00"/>
    <w:rsid w:val="00E76AD0"/>
    <w:rsid w:val="00E76C31"/>
    <w:rsid w:val="00E76DDE"/>
    <w:rsid w:val="00E76F74"/>
    <w:rsid w:val="00E77349"/>
    <w:rsid w:val="00E774EA"/>
    <w:rsid w:val="00E77604"/>
    <w:rsid w:val="00E77C2C"/>
    <w:rsid w:val="00E80E2A"/>
    <w:rsid w:val="00E8119E"/>
    <w:rsid w:val="00E817DE"/>
    <w:rsid w:val="00E81893"/>
    <w:rsid w:val="00E81D83"/>
    <w:rsid w:val="00E81DA4"/>
    <w:rsid w:val="00E81DAA"/>
    <w:rsid w:val="00E82CD0"/>
    <w:rsid w:val="00E82D1C"/>
    <w:rsid w:val="00E83463"/>
    <w:rsid w:val="00E841F5"/>
    <w:rsid w:val="00E84561"/>
    <w:rsid w:val="00E845AA"/>
    <w:rsid w:val="00E849AC"/>
    <w:rsid w:val="00E85016"/>
    <w:rsid w:val="00E8546D"/>
    <w:rsid w:val="00E85555"/>
    <w:rsid w:val="00E85B48"/>
    <w:rsid w:val="00E85BC6"/>
    <w:rsid w:val="00E85E50"/>
    <w:rsid w:val="00E870F8"/>
    <w:rsid w:val="00E871EE"/>
    <w:rsid w:val="00E87BD1"/>
    <w:rsid w:val="00E87EF5"/>
    <w:rsid w:val="00E901C0"/>
    <w:rsid w:val="00E90270"/>
    <w:rsid w:val="00E9056A"/>
    <w:rsid w:val="00E90613"/>
    <w:rsid w:val="00E91081"/>
    <w:rsid w:val="00E913A4"/>
    <w:rsid w:val="00E91CC9"/>
    <w:rsid w:val="00E91EC4"/>
    <w:rsid w:val="00E9202A"/>
    <w:rsid w:val="00E92A55"/>
    <w:rsid w:val="00E92B71"/>
    <w:rsid w:val="00E930D5"/>
    <w:rsid w:val="00E93352"/>
    <w:rsid w:val="00E93A41"/>
    <w:rsid w:val="00E93BB3"/>
    <w:rsid w:val="00E94183"/>
    <w:rsid w:val="00E9484D"/>
    <w:rsid w:val="00E94AC0"/>
    <w:rsid w:val="00E94B77"/>
    <w:rsid w:val="00E9637F"/>
    <w:rsid w:val="00E96E58"/>
    <w:rsid w:val="00E9702C"/>
    <w:rsid w:val="00E97F2B"/>
    <w:rsid w:val="00EA025D"/>
    <w:rsid w:val="00EA0458"/>
    <w:rsid w:val="00EA06FF"/>
    <w:rsid w:val="00EA0749"/>
    <w:rsid w:val="00EA10B0"/>
    <w:rsid w:val="00EA12E8"/>
    <w:rsid w:val="00EA1387"/>
    <w:rsid w:val="00EA1450"/>
    <w:rsid w:val="00EA1796"/>
    <w:rsid w:val="00EA1800"/>
    <w:rsid w:val="00EA1904"/>
    <w:rsid w:val="00EA20AC"/>
    <w:rsid w:val="00EA2465"/>
    <w:rsid w:val="00EA300E"/>
    <w:rsid w:val="00EA3064"/>
    <w:rsid w:val="00EA3CDE"/>
    <w:rsid w:val="00EA3D2A"/>
    <w:rsid w:val="00EA3FC9"/>
    <w:rsid w:val="00EA4237"/>
    <w:rsid w:val="00EA4976"/>
    <w:rsid w:val="00EA4AF7"/>
    <w:rsid w:val="00EA4B32"/>
    <w:rsid w:val="00EA52C8"/>
    <w:rsid w:val="00EA542D"/>
    <w:rsid w:val="00EA5731"/>
    <w:rsid w:val="00EA591E"/>
    <w:rsid w:val="00EA5A8A"/>
    <w:rsid w:val="00EA61E5"/>
    <w:rsid w:val="00EA64EC"/>
    <w:rsid w:val="00EA6967"/>
    <w:rsid w:val="00EA6F79"/>
    <w:rsid w:val="00EA7678"/>
    <w:rsid w:val="00EA7A84"/>
    <w:rsid w:val="00EA7F53"/>
    <w:rsid w:val="00EB04E5"/>
    <w:rsid w:val="00EB0BAF"/>
    <w:rsid w:val="00EB13A9"/>
    <w:rsid w:val="00EB153B"/>
    <w:rsid w:val="00EB1A43"/>
    <w:rsid w:val="00EB1CE7"/>
    <w:rsid w:val="00EB2943"/>
    <w:rsid w:val="00EB2B72"/>
    <w:rsid w:val="00EB2BAC"/>
    <w:rsid w:val="00EB2D71"/>
    <w:rsid w:val="00EB3D42"/>
    <w:rsid w:val="00EB47A1"/>
    <w:rsid w:val="00EB49E6"/>
    <w:rsid w:val="00EB4D71"/>
    <w:rsid w:val="00EB4E9E"/>
    <w:rsid w:val="00EB550C"/>
    <w:rsid w:val="00EB562B"/>
    <w:rsid w:val="00EB579B"/>
    <w:rsid w:val="00EB579F"/>
    <w:rsid w:val="00EB6579"/>
    <w:rsid w:val="00EB6899"/>
    <w:rsid w:val="00EB691D"/>
    <w:rsid w:val="00EB7049"/>
    <w:rsid w:val="00EB7758"/>
    <w:rsid w:val="00EB7DA7"/>
    <w:rsid w:val="00EC0595"/>
    <w:rsid w:val="00EC09FB"/>
    <w:rsid w:val="00EC0A85"/>
    <w:rsid w:val="00EC108A"/>
    <w:rsid w:val="00EC1338"/>
    <w:rsid w:val="00EC1BE9"/>
    <w:rsid w:val="00EC1CCE"/>
    <w:rsid w:val="00EC22E8"/>
    <w:rsid w:val="00EC24D0"/>
    <w:rsid w:val="00EC260A"/>
    <w:rsid w:val="00EC30CF"/>
    <w:rsid w:val="00EC35FE"/>
    <w:rsid w:val="00EC3C66"/>
    <w:rsid w:val="00EC43F9"/>
    <w:rsid w:val="00EC4530"/>
    <w:rsid w:val="00EC4610"/>
    <w:rsid w:val="00EC464C"/>
    <w:rsid w:val="00EC491A"/>
    <w:rsid w:val="00EC4F36"/>
    <w:rsid w:val="00EC51B2"/>
    <w:rsid w:val="00EC58CA"/>
    <w:rsid w:val="00EC5BB8"/>
    <w:rsid w:val="00EC5CB8"/>
    <w:rsid w:val="00EC62A8"/>
    <w:rsid w:val="00EC6545"/>
    <w:rsid w:val="00EC668D"/>
    <w:rsid w:val="00EC6864"/>
    <w:rsid w:val="00EC687F"/>
    <w:rsid w:val="00EC6A5B"/>
    <w:rsid w:val="00EC6A6F"/>
    <w:rsid w:val="00EC6A91"/>
    <w:rsid w:val="00EC6D44"/>
    <w:rsid w:val="00EC6F41"/>
    <w:rsid w:val="00EC725C"/>
    <w:rsid w:val="00EC74B3"/>
    <w:rsid w:val="00EC78FC"/>
    <w:rsid w:val="00EC7A2B"/>
    <w:rsid w:val="00EC7CAB"/>
    <w:rsid w:val="00ED0530"/>
    <w:rsid w:val="00ED069F"/>
    <w:rsid w:val="00ED077A"/>
    <w:rsid w:val="00ED0AFE"/>
    <w:rsid w:val="00ED12B9"/>
    <w:rsid w:val="00ED147C"/>
    <w:rsid w:val="00ED159D"/>
    <w:rsid w:val="00ED1BFF"/>
    <w:rsid w:val="00ED2485"/>
    <w:rsid w:val="00ED2A9D"/>
    <w:rsid w:val="00ED35F2"/>
    <w:rsid w:val="00ED3CE3"/>
    <w:rsid w:val="00ED3FD7"/>
    <w:rsid w:val="00ED41CF"/>
    <w:rsid w:val="00ED4AE4"/>
    <w:rsid w:val="00ED4FF8"/>
    <w:rsid w:val="00ED5B8C"/>
    <w:rsid w:val="00ED5D02"/>
    <w:rsid w:val="00ED6034"/>
    <w:rsid w:val="00ED6039"/>
    <w:rsid w:val="00ED6768"/>
    <w:rsid w:val="00ED68F8"/>
    <w:rsid w:val="00ED6D74"/>
    <w:rsid w:val="00ED7566"/>
    <w:rsid w:val="00ED7927"/>
    <w:rsid w:val="00ED79B4"/>
    <w:rsid w:val="00ED79ED"/>
    <w:rsid w:val="00EE0CA9"/>
    <w:rsid w:val="00EE0E0F"/>
    <w:rsid w:val="00EE111A"/>
    <w:rsid w:val="00EE1638"/>
    <w:rsid w:val="00EE2087"/>
    <w:rsid w:val="00EE2540"/>
    <w:rsid w:val="00EE2C58"/>
    <w:rsid w:val="00EE2CF1"/>
    <w:rsid w:val="00EE3D3D"/>
    <w:rsid w:val="00EE3F60"/>
    <w:rsid w:val="00EE4601"/>
    <w:rsid w:val="00EE4BA6"/>
    <w:rsid w:val="00EE4C50"/>
    <w:rsid w:val="00EE55E8"/>
    <w:rsid w:val="00EE5A04"/>
    <w:rsid w:val="00EE5AE0"/>
    <w:rsid w:val="00EE6091"/>
    <w:rsid w:val="00EE64BE"/>
    <w:rsid w:val="00EE65F9"/>
    <w:rsid w:val="00EE6EA6"/>
    <w:rsid w:val="00EE7873"/>
    <w:rsid w:val="00EE7A11"/>
    <w:rsid w:val="00EE7CC4"/>
    <w:rsid w:val="00EF03A9"/>
    <w:rsid w:val="00EF0684"/>
    <w:rsid w:val="00EF107F"/>
    <w:rsid w:val="00EF1247"/>
    <w:rsid w:val="00EF16A9"/>
    <w:rsid w:val="00EF186F"/>
    <w:rsid w:val="00EF1BA2"/>
    <w:rsid w:val="00EF2093"/>
    <w:rsid w:val="00EF2BD6"/>
    <w:rsid w:val="00EF2D11"/>
    <w:rsid w:val="00EF3351"/>
    <w:rsid w:val="00EF37AB"/>
    <w:rsid w:val="00EF398D"/>
    <w:rsid w:val="00EF4057"/>
    <w:rsid w:val="00EF5A48"/>
    <w:rsid w:val="00EF5E89"/>
    <w:rsid w:val="00EF630B"/>
    <w:rsid w:val="00EF67FC"/>
    <w:rsid w:val="00EF68FF"/>
    <w:rsid w:val="00EF6C63"/>
    <w:rsid w:val="00EF6DEC"/>
    <w:rsid w:val="00EF702A"/>
    <w:rsid w:val="00EF7433"/>
    <w:rsid w:val="00EF75CA"/>
    <w:rsid w:val="00EF76E3"/>
    <w:rsid w:val="00EF7E79"/>
    <w:rsid w:val="00F002B2"/>
    <w:rsid w:val="00F00303"/>
    <w:rsid w:val="00F00465"/>
    <w:rsid w:val="00F00696"/>
    <w:rsid w:val="00F006AA"/>
    <w:rsid w:val="00F01046"/>
    <w:rsid w:val="00F01A90"/>
    <w:rsid w:val="00F01C17"/>
    <w:rsid w:val="00F01DDA"/>
    <w:rsid w:val="00F01ED2"/>
    <w:rsid w:val="00F02033"/>
    <w:rsid w:val="00F02C6A"/>
    <w:rsid w:val="00F03249"/>
    <w:rsid w:val="00F032E7"/>
    <w:rsid w:val="00F03641"/>
    <w:rsid w:val="00F03682"/>
    <w:rsid w:val="00F04087"/>
    <w:rsid w:val="00F04B33"/>
    <w:rsid w:val="00F05AFF"/>
    <w:rsid w:val="00F05E63"/>
    <w:rsid w:val="00F06231"/>
    <w:rsid w:val="00F066E9"/>
    <w:rsid w:val="00F068D3"/>
    <w:rsid w:val="00F06D43"/>
    <w:rsid w:val="00F06DAA"/>
    <w:rsid w:val="00F06E55"/>
    <w:rsid w:val="00F06F11"/>
    <w:rsid w:val="00F06F6C"/>
    <w:rsid w:val="00F073A2"/>
    <w:rsid w:val="00F07C44"/>
    <w:rsid w:val="00F100E6"/>
    <w:rsid w:val="00F1061F"/>
    <w:rsid w:val="00F10CAB"/>
    <w:rsid w:val="00F11009"/>
    <w:rsid w:val="00F114BA"/>
    <w:rsid w:val="00F11C86"/>
    <w:rsid w:val="00F11D36"/>
    <w:rsid w:val="00F124CF"/>
    <w:rsid w:val="00F12642"/>
    <w:rsid w:val="00F1299E"/>
    <w:rsid w:val="00F13792"/>
    <w:rsid w:val="00F1433D"/>
    <w:rsid w:val="00F1481D"/>
    <w:rsid w:val="00F14A6F"/>
    <w:rsid w:val="00F14B83"/>
    <w:rsid w:val="00F14E8C"/>
    <w:rsid w:val="00F14F7D"/>
    <w:rsid w:val="00F15D16"/>
    <w:rsid w:val="00F16517"/>
    <w:rsid w:val="00F16818"/>
    <w:rsid w:val="00F16DB7"/>
    <w:rsid w:val="00F1762A"/>
    <w:rsid w:val="00F17D6D"/>
    <w:rsid w:val="00F200FC"/>
    <w:rsid w:val="00F20389"/>
    <w:rsid w:val="00F2053B"/>
    <w:rsid w:val="00F2145D"/>
    <w:rsid w:val="00F214C0"/>
    <w:rsid w:val="00F215DC"/>
    <w:rsid w:val="00F217BE"/>
    <w:rsid w:val="00F21E90"/>
    <w:rsid w:val="00F21EC8"/>
    <w:rsid w:val="00F2201B"/>
    <w:rsid w:val="00F22907"/>
    <w:rsid w:val="00F22AA2"/>
    <w:rsid w:val="00F22F2B"/>
    <w:rsid w:val="00F22F7C"/>
    <w:rsid w:val="00F24094"/>
    <w:rsid w:val="00F240D8"/>
    <w:rsid w:val="00F2457D"/>
    <w:rsid w:val="00F25167"/>
    <w:rsid w:val="00F2520A"/>
    <w:rsid w:val="00F25A0E"/>
    <w:rsid w:val="00F25B15"/>
    <w:rsid w:val="00F264DF"/>
    <w:rsid w:val="00F267C3"/>
    <w:rsid w:val="00F30115"/>
    <w:rsid w:val="00F30ABF"/>
    <w:rsid w:val="00F31252"/>
    <w:rsid w:val="00F322F9"/>
    <w:rsid w:val="00F32392"/>
    <w:rsid w:val="00F323C5"/>
    <w:rsid w:val="00F3245F"/>
    <w:rsid w:val="00F326BC"/>
    <w:rsid w:val="00F32B34"/>
    <w:rsid w:val="00F32FC1"/>
    <w:rsid w:val="00F331E2"/>
    <w:rsid w:val="00F33401"/>
    <w:rsid w:val="00F335ED"/>
    <w:rsid w:val="00F33EBE"/>
    <w:rsid w:val="00F3408B"/>
    <w:rsid w:val="00F348FF"/>
    <w:rsid w:val="00F349EA"/>
    <w:rsid w:val="00F34F27"/>
    <w:rsid w:val="00F3506E"/>
    <w:rsid w:val="00F350E1"/>
    <w:rsid w:val="00F35197"/>
    <w:rsid w:val="00F35BDD"/>
    <w:rsid w:val="00F35C1A"/>
    <w:rsid w:val="00F35CDE"/>
    <w:rsid w:val="00F35D78"/>
    <w:rsid w:val="00F35F2C"/>
    <w:rsid w:val="00F363B5"/>
    <w:rsid w:val="00F36488"/>
    <w:rsid w:val="00F36528"/>
    <w:rsid w:val="00F37141"/>
    <w:rsid w:val="00F37276"/>
    <w:rsid w:val="00F376AA"/>
    <w:rsid w:val="00F377A8"/>
    <w:rsid w:val="00F37B65"/>
    <w:rsid w:val="00F37C49"/>
    <w:rsid w:val="00F37DF9"/>
    <w:rsid w:val="00F401DD"/>
    <w:rsid w:val="00F40555"/>
    <w:rsid w:val="00F406E4"/>
    <w:rsid w:val="00F40ACA"/>
    <w:rsid w:val="00F40C02"/>
    <w:rsid w:val="00F41871"/>
    <w:rsid w:val="00F419FB"/>
    <w:rsid w:val="00F4235C"/>
    <w:rsid w:val="00F4258A"/>
    <w:rsid w:val="00F42F33"/>
    <w:rsid w:val="00F437BA"/>
    <w:rsid w:val="00F4384A"/>
    <w:rsid w:val="00F43B32"/>
    <w:rsid w:val="00F44300"/>
    <w:rsid w:val="00F44D05"/>
    <w:rsid w:val="00F44E6B"/>
    <w:rsid w:val="00F451AC"/>
    <w:rsid w:val="00F45CFD"/>
    <w:rsid w:val="00F46555"/>
    <w:rsid w:val="00F470BC"/>
    <w:rsid w:val="00F47149"/>
    <w:rsid w:val="00F50476"/>
    <w:rsid w:val="00F5075B"/>
    <w:rsid w:val="00F50777"/>
    <w:rsid w:val="00F50A2F"/>
    <w:rsid w:val="00F50ADE"/>
    <w:rsid w:val="00F50B7F"/>
    <w:rsid w:val="00F50F73"/>
    <w:rsid w:val="00F51256"/>
    <w:rsid w:val="00F5176F"/>
    <w:rsid w:val="00F519B2"/>
    <w:rsid w:val="00F519C1"/>
    <w:rsid w:val="00F52269"/>
    <w:rsid w:val="00F523C2"/>
    <w:rsid w:val="00F525BD"/>
    <w:rsid w:val="00F52641"/>
    <w:rsid w:val="00F52843"/>
    <w:rsid w:val="00F52AA0"/>
    <w:rsid w:val="00F52C5A"/>
    <w:rsid w:val="00F5323A"/>
    <w:rsid w:val="00F5346B"/>
    <w:rsid w:val="00F53785"/>
    <w:rsid w:val="00F537BA"/>
    <w:rsid w:val="00F53BFE"/>
    <w:rsid w:val="00F53C7E"/>
    <w:rsid w:val="00F53EC7"/>
    <w:rsid w:val="00F54C7D"/>
    <w:rsid w:val="00F54CDC"/>
    <w:rsid w:val="00F54E90"/>
    <w:rsid w:val="00F5557D"/>
    <w:rsid w:val="00F55683"/>
    <w:rsid w:val="00F557B6"/>
    <w:rsid w:val="00F559CD"/>
    <w:rsid w:val="00F55F59"/>
    <w:rsid w:val="00F56024"/>
    <w:rsid w:val="00F56107"/>
    <w:rsid w:val="00F561D9"/>
    <w:rsid w:val="00F56C78"/>
    <w:rsid w:val="00F574A4"/>
    <w:rsid w:val="00F57751"/>
    <w:rsid w:val="00F5777E"/>
    <w:rsid w:val="00F579D2"/>
    <w:rsid w:val="00F6028E"/>
    <w:rsid w:val="00F60D37"/>
    <w:rsid w:val="00F61264"/>
    <w:rsid w:val="00F6181A"/>
    <w:rsid w:val="00F61C63"/>
    <w:rsid w:val="00F61CC1"/>
    <w:rsid w:val="00F61FEC"/>
    <w:rsid w:val="00F628A3"/>
    <w:rsid w:val="00F62B81"/>
    <w:rsid w:val="00F62FB8"/>
    <w:rsid w:val="00F6350D"/>
    <w:rsid w:val="00F63EC5"/>
    <w:rsid w:val="00F6437B"/>
    <w:rsid w:val="00F646E9"/>
    <w:rsid w:val="00F649C5"/>
    <w:rsid w:val="00F649D5"/>
    <w:rsid w:val="00F65C37"/>
    <w:rsid w:val="00F65F7E"/>
    <w:rsid w:val="00F660E6"/>
    <w:rsid w:val="00F66233"/>
    <w:rsid w:val="00F66A3E"/>
    <w:rsid w:val="00F66ED8"/>
    <w:rsid w:val="00F675F1"/>
    <w:rsid w:val="00F67B13"/>
    <w:rsid w:val="00F67F4C"/>
    <w:rsid w:val="00F67F75"/>
    <w:rsid w:val="00F70560"/>
    <w:rsid w:val="00F70895"/>
    <w:rsid w:val="00F70C63"/>
    <w:rsid w:val="00F70CC1"/>
    <w:rsid w:val="00F70EB8"/>
    <w:rsid w:val="00F71149"/>
    <w:rsid w:val="00F71BE8"/>
    <w:rsid w:val="00F71C7E"/>
    <w:rsid w:val="00F71DD2"/>
    <w:rsid w:val="00F71DD5"/>
    <w:rsid w:val="00F72D1D"/>
    <w:rsid w:val="00F7300C"/>
    <w:rsid w:val="00F73422"/>
    <w:rsid w:val="00F739B0"/>
    <w:rsid w:val="00F73B41"/>
    <w:rsid w:val="00F741FF"/>
    <w:rsid w:val="00F7461B"/>
    <w:rsid w:val="00F74861"/>
    <w:rsid w:val="00F74CD5"/>
    <w:rsid w:val="00F75EDA"/>
    <w:rsid w:val="00F76575"/>
    <w:rsid w:val="00F7669B"/>
    <w:rsid w:val="00F76C87"/>
    <w:rsid w:val="00F76D64"/>
    <w:rsid w:val="00F76EEE"/>
    <w:rsid w:val="00F77493"/>
    <w:rsid w:val="00F8037E"/>
    <w:rsid w:val="00F811E6"/>
    <w:rsid w:val="00F81893"/>
    <w:rsid w:val="00F81FD7"/>
    <w:rsid w:val="00F82548"/>
    <w:rsid w:val="00F827FE"/>
    <w:rsid w:val="00F82F2C"/>
    <w:rsid w:val="00F82F57"/>
    <w:rsid w:val="00F83214"/>
    <w:rsid w:val="00F836A7"/>
    <w:rsid w:val="00F837B5"/>
    <w:rsid w:val="00F839BA"/>
    <w:rsid w:val="00F84EBF"/>
    <w:rsid w:val="00F852F0"/>
    <w:rsid w:val="00F853B3"/>
    <w:rsid w:val="00F85494"/>
    <w:rsid w:val="00F85556"/>
    <w:rsid w:val="00F85918"/>
    <w:rsid w:val="00F85D53"/>
    <w:rsid w:val="00F85F5C"/>
    <w:rsid w:val="00F85F8A"/>
    <w:rsid w:val="00F8605C"/>
    <w:rsid w:val="00F86616"/>
    <w:rsid w:val="00F8679B"/>
    <w:rsid w:val="00F86944"/>
    <w:rsid w:val="00F86BE4"/>
    <w:rsid w:val="00F86FD2"/>
    <w:rsid w:val="00F8735E"/>
    <w:rsid w:val="00F87774"/>
    <w:rsid w:val="00F87B62"/>
    <w:rsid w:val="00F87DD4"/>
    <w:rsid w:val="00F87F60"/>
    <w:rsid w:val="00F90055"/>
    <w:rsid w:val="00F9093D"/>
    <w:rsid w:val="00F9171E"/>
    <w:rsid w:val="00F91D42"/>
    <w:rsid w:val="00F92339"/>
    <w:rsid w:val="00F92420"/>
    <w:rsid w:val="00F926C3"/>
    <w:rsid w:val="00F92835"/>
    <w:rsid w:val="00F928C7"/>
    <w:rsid w:val="00F929C8"/>
    <w:rsid w:val="00F92A9C"/>
    <w:rsid w:val="00F92FB3"/>
    <w:rsid w:val="00F931DC"/>
    <w:rsid w:val="00F934E2"/>
    <w:rsid w:val="00F937E6"/>
    <w:rsid w:val="00F93B66"/>
    <w:rsid w:val="00F93FB4"/>
    <w:rsid w:val="00F945AC"/>
    <w:rsid w:val="00F94AD5"/>
    <w:rsid w:val="00F95623"/>
    <w:rsid w:val="00F95636"/>
    <w:rsid w:val="00F95656"/>
    <w:rsid w:val="00F9583E"/>
    <w:rsid w:val="00F9639D"/>
    <w:rsid w:val="00F96C50"/>
    <w:rsid w:val="00F96D43"/>
    <w:rsid w:val="00F96D63"/>
    <w:rsid w:val="00F97227"/>
    <w:rsid w:val="00F9781E"/>
    <w:rsid w:val="00F97CD7"/>
    <w:rsid w:val="00F97CE6"/>
    <w:rsid w:val="00F97CF8"/>
    <w:rsid w:val="00FA0250"/>
    <w:rsid w:val="00FA06C0"/>
    <w:rsid w:val="00FA0DF2"/>
    <w:rsid w:val="00FA1366"/>
    <w:rsid w:val="00FA1607"/>
    <w:rsid w:val="00FA16B7"/>
    <w:rsid w:val="00FA16BB"/>
    <w:rsid w:val="00FA18CF"/>
    <w:rsid w:val="00FA1E0A"/>
    <w:rsid w:val="00FA1F7C"/>
    <w:rsid w:val="00FA23C5"/>
    <w:rsid w:val="00FA2404"/>
    <w:rsid w:val="00FA2B7E"/>
    <w:rsid w:val="00FA2DD7"/>
    <w:rsid w:val="00FA2FE9"/>
    <w:rsid w:val="00FA3005"/>
    <w:rsid w:val="00FA34FC"/>
    <w:rsid w:val="00FA3BC5"/>
    <w:rsid w:val="00FA3D22"/>
    <w:rsid w:val="00FA3D7F"/>
    <w:rsid w:val="00FA4556"/>
    <w:rsid w:val="00FA521E"/>
    <w:rsid w:val="00FA5A3D"/>
    <w:rsid w:val="00FA6794"/>
    <w:rsid w:val="00FA69E1"/>
    <w:rsid w:val="00FA6EDF"/>
    <w:rsid w:val="00FA707D"/>
    <w:rsid w:val="00FA7AF5"/>
    <w:rsid w:val="00FA7E7B"/>
    <w:rsid w:val="00FB01CD"/>
    <w:rsid w:val="00FB0263"/>
    <w:rsid w:val="00FB088E"/>
    <w:rsid w:val="00FB0A01"/>
    <w:rsid w:val="00FB0DA3"/>
    <w:rsid w:val="00FB1ECD"/>
    <w:rsid w:val="00FB2CDE"/>
    <w:rsid w:val="00FB2EB8"/>
    <w:rsid w:val="00FB345B"/>
    <w:rsid w:val="00FB355A"/>
    <w:rsid w:val="00FB39A7"/>
    <w:rsid w:val="00FB3D6A"/>
    <w:rsid w:val="00FB52F8"/>
    <w:rsid w:val="00FB535A"/>
    <w:rsid w:val="00FB53F4"/>
    <w:rsid w:val="00FB55EB"/>
    <w:rsid w:val="00FB5DB6"/>
    <w:rsid w:val="00FB6017"/>
    <w:rsid w:val="00FB6067"/>
    <w:rsid w:val="00FB6344"/>
    <w:rsid w:val="00FB67B1"/>
    <w:rsid w:val="00FB68CB"/>
    <w:rsid w:val="00FB7042"/>
    <w:rsid w:val="00FB7124"/>
    <w:rsid w:val="00FB76A4"/>
    <w:rsid w:val="00FB781D"/>
    <w:rsid w:val="00FB7850"/>
    <w:rsid w:val="00FB7A00"/>
    <w:rsid w:val="00FC0689"/>
    <w:rsid w:val="00FC0ABE"/>
    <w:rsid w:val="00FC127D"/>
    <w:rsid w:val="00FC1710"/>
    <w:rsid w:val="00FC1B2D"/>
    <w:rsid w:val="00FC20A6"/>
    <w:rsid w:val="00FC2357"/>
    <w:rsid w:val="00FC24AC"/>
    <w:rsid w:val="00FC28A0"/>
    <w:rsid w:val="00FC2F04"/>
    <w:rsid w:val="00FC39E3"/>
    <w:rsid w:val="00FC3D81"/>
    <w:rsid w:val="00FC3EDE"/>
    <w:rsid w:val="00FC3F4D"/>
    <w:rsid w:val="00FC44C6"/>
    <w:rsid w:val="00FC4BD4"/>
    <w:rsid w:val="00FC550B"/>
    <w:rsid w:val="00FC5A51"/>
    <w:rsid w:val="00FC6BE3"/>
    <w:rsid w:val="00FC743C"/>
    <w:rsid w:val="00FC77FB"/>
    <w:rsid w:val="00FC7951"/>
    <w:rsid w:val="00FD02FF"/>
    <w:rsid w:val="00FD0543"/>
    <w:rsid w:val="00FD05D5"/>
    <w:rsid w:val="00FD0CD4"/>
    <w:rsid w:val="00FD11EE"/>
    <w:rsid w:val="00FD1363"/>
    <w:rsid w:val="00FD1BBE"/>
    <w:rsid w:val="00FD1E01"/>
    <w:rsid w:val="00FD1E68"/>
    <w:rsid w:val="00FD2493"/>
    <w:rsid w:val="00FD252C"/>
    <w:rsid w:val="00FD2531"/>
    <w:rsid w:val="00FD2734"/>
    <w:rsid w:val="00FD289D"/>
    <w:rsid w:val="00FD2E71"/>
    <w:rsid w:val="00FD3771"/>
    <w:rsid w:val="00FD38CB"/>
    <w:rsid w:val="00FD3BDE"/>
    <w:rsid w:val="00FD42EA"/>
    <w:rsid w:val="00FD4A76"/>
    <w:rsid w:val="00FD4D60"/>
    <w:rsid w:val="00FD4DCF"/>
    <w:rsid w:val="00FD4F84"/>
    <w:rsid w:val="00FD50BC"/>
    <w:rsid w:val="00FD5887"/>
    <w:rsid w:val="00FD5A84"/>
    <w:rsid w:val="00FD63C5"/>
    <w:rsid w:val="00FD64C3"/>
    <w:rsid w:val="00FD6524"/>
    <w:rsid w:val="00FD6684"/>
    <w:rsid w:val="00FD67C3"/>
    <w:rsid w:val="00FD67E7"/>
    <w:rsid w:val="00FD687D"/>
    <w:rsid w:val="00FD696D"/>
    <w:rsid w:val="00FD69AC"/>
    <w:rsid w:val="00FD7937"/>
    <w:rsid w:val="00FD7C7D"/>
    <w:rsid w:val="00FD7F4F"/>
    <w:rsid w:val="00FE08D7"/>
    <w:rsid w:val="00FE115F"/>
    <w:rsid w:val="00FE1188"/>
    <w:rsid w:val="00FE13F9"/>
    <w:rsid w:val="00FE1608"/>
    <w:rsid w:val="00FE1ABD"/>
    <w:rsid w:val="00FE1B00"/>
    <w:rsid w:val="00FE1BE6"/>
    <w:rsid w:val="00FE22AC"/>
    <w:rsid w:val="00FE24BF"/>
    <w:rsid w:val="00FE27FB"/>
    <w:rsid w:val="00FE2C5D"/>
    <w:rsid w:val="00FE2FB4"/>
    <w:rsid w:val="00FE31CB"/>
    <w:rsid w:val="00FE320A"/>
    <w:rsid w:val="00FE3940"/>
    <w:rsid w:val="00FE39D8"/>
    <w:rsid w:val="00FE3BFF"/>
    <w:rsid w:val="00FE40D3"/>
    <w:rsid w:val="00FE44E5"/>
    <w:rsid w:val="00FE4A45"/>
    <w:rsid w:val="00FE53D1"/>
    <w:rsid w:val="00FE57D1"/>
    <w:rsid w:val="00FE5A2E"/>
    <w:rsid w:val="00FE5C56"/>
    <w:rsid w:val="00FE648E"/>
    <w:rsid w:val="00FE687A"/>
    <w:rsid w:val="00FE690D"/>
    <w:rsid w:val="00FE6D2A"/>
    <w:rsid w:val="00FE7DA6"/>
    <w:rsid w:val="00FE7F32"/>
    <w:rsid w:val="00FF0583"/>
    <w:rsid w:val="00FF0651"/>
    <w:rsid w:val="00FF067E"/>
    <w:rsid w:val="00FF073F"/>
    <w:rsid w:val="00FF081D"/>
    <w:rsid w:val="00FF089B"/>
    <w:rsid w:val="00FF09DF"/>
    <w:rsid w:val="00FF09F8"/>
    <w:rsid w:val="00FF0ACE"/>
    <w:rsid w:val="00FF0B6D"/>
    <w:rsid w:val="00FF0DF4"/>
    <w:rsid w:val="00FF0E3B"/>
    <w:rsid w:val="00FF1807"/>
    <w:rsid w:val="00FF1A4B"/>
    <w:rsid w:val="00FF1DE9"/>
    <w:rsid w:val="00FF1E72"/>
    <w:rsid w:val="00FF2239"/>
    <w:rsid w:val="00FF23A5"/>
    <w:rsid w:val="00FF3A9C"/>
    <w:rsid w:val="00FF3BD1"/>
    <w:rsid w:val="00FF40E3"/>
    <w:rsid w:val="00FF463C"/>
    <w:rsid w:val="00FF4F0F"/>
    <w:rsid w:val="00FF53F7"/>
    <w:rsid w:val="00FF56F8"/>
    <w:rsid w:val="00FF5761"/>
    <w:rsid w:val="00FF5A3D"/>
    <w:rsid w:val="00FF5D18"/>
    <w:rsid w:val="00FF5D38"/>
    <w:rsid w:val="00FF5F5D"/>
    <w:rsid w:val="00FF6BC1"/>
    <w:rsid w:val="00FF6DC5"/>
    <w:rsid w:val="00FF6F55"/>
    <w:rsid w:val="00FF7147"/>
    <w:rsid w:val="00FF722B"/>
    <w:rsid w:val="00FF76B4"/>
    <w:rsid w:val="00FF7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39E7A"/>
  <w15:docId w15:val="{C65673FA-FBD0-40C7-9FB1-82F42095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8E2"/>
  </w:style>
  <w:style w:type="paragraph" w:styleId="Heading1">
    <w:name w:val="heading 1"/>
    <w:basedOn w:val="Normal"/>
    <w:next w:val="Normal"/>
    <w:link w:val="Heading1Char"/>
    <w:uiPriority w:val="9"/>
    <w:qFormat/>
    <w:rsid w:val="004A3E2B"/>
    <w:pPr>
      <w:keepNext/>
      <w:keepLines/>
      <w:spacing w:before="320" w:after="0" w:line="480" w:lineRule="auto"/>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5E5495"/>
    <w:pPr>
      <w:keepNext/>
      <w:keepLines/>
      <w:spacing w:before="80" w:after="0" w:line="480" w:lineRule="auto"/>
      <w:outlineLvl w:val="1"/>
    </w:pPr>
    <w:rPr>
      <w:rFonts w:eastAsiaTheme="majorEastAsia" w:cstheme="majorBidi"/>
      <w:b/>
      <w:sz w:val="24"/>
      <w:szCs w:val="28"/>
    </w:rPr>
  </w:style>
  <w:style w:type="paragraph" w:styleId="Heading3">
    <w:name w:val="heading 3"/>
    <w:basedOn w:val="Normal"/>
    <w:next w:val="Normal"/>
    <w:link w:val="Heading3Char"/>
    <w:uiPriority w:val="9"/>
    <w:semiHidden/>
    <w:unhideWhenUsed/>
    <w:qFormat/>
    <w:rsid w:val="00DD18E2"/>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DD18E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D18E2"/>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DD18E2"/>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DD18E2"/>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DD18E2"/>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DD18E2"/>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E2B"/>
    <w:rPr>
      <w:rFonts w:eastAsiaTheme="majorEastAsia" w:cstheme="majorBidi"/>
      <w:b/>
      <w:sz w:val="28"/>
      <w:szCs w:val="32"/>
    </w:rPr>
  </w:style>
  <w:style w:type="character" w:customStyle="1" w:styleId="Heading2Char">
    <w:name w:val="Heading 2 Char"/>
    <w:basedOn w:val="DefaultParagraphFont"/>
    <w:link w:val="Heading2"/>
    <w:uiPriority w:val="9"/>
    <w:rsid w:val="005E5495"/>
    <w:rPr>
      <w:rFonts w:eastAsiaTheme="majorEastAsia" w:cstheme="majorBidi"/>
      <w:b/>
      <w:sz w:val="24"/>
      <w:szCs w:val="28"/>
    </w:rPr>
  </w:style>
  <w:style w:type="character" w:customStyle="1" w:styleId="Heading3Char">
    <w:name w:val="Heading 3 Char"/>
    <w:basedOn w:val="DefaultParagraphFont"/>
    <w:link w:val="Heading3"/>
    <w:uiPriority w:val="9"/>
    <w:semiHidden/>
    <w:rsid w:val="00DD18E2"/>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DD18E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D18E2"/>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DD18E2"/>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DD18E2"/>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DD18E2"/>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DD18E2"/>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DD18E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A3E2B"/>
    <w:pPr>
      <w:spacing w:after="0" w:line="480" w:lineRule="auto"/>
      <w:contextualSpacing/>
      <w:jc w:val="center"/>
    </w:pPr>
    <w:rPr>
      <w:rFonts w:eastAsiaTheme="majorEastAsia" w:cstheme="majorBidi"/>
      <w:b/>
      <w:sz w:val="36"/>
      <w:szCs w:val="56"/>
    </w:rPr>
  </w:style>
  <w:style w:type="character" w:customStyle="1" w:styleId="TitleChar">
    <w:name w:val="Title Char"/>
    <w:basedOn w:val="DefaultParagraphFont"/>
    <w:link w:val="Title"/>
    <w:uiPriority w:val="10"/>
    <w:rsid w:val="004A3E2B"/>
    <w:rPr>
      <w:rFonts w:eastAsiaTheme="majorEastAsia" w:cstheme="majorBidi"/>
      <w:b/>
      <w:sz w:val="36"/>
      <w:szCs w:val="56"/>
    </w:rPr>
  </w:style>
  <w:style w:type="paragraph" w:styleId="Subtitle">
    <w:name w:val="Subtitle"/>
    <w:basedOn w:val="Normal"/>
    <w:next w:val="Normal"/>
    <w:link w:val="SubtitleChar"/>
    <w:uiPriority w:val="11"/>
    <w:qFormat/>
    <w:rsid w:val="004A3E2B"/>
    <w:pPr>
      <w:numPr>
        <w:ilvl w:val="1"/>
      </w:numPr>
      <w:spacing w:after="0" w:line="480" w:lineRule="auto"/>
      <w:jc w:val="center"/>
    </w:pPr>
    <w:rPr>
      <w:rFonts w:eastAsiaTheme="majorEastAsia" w:cstheme="majorBidi"/>
      <w:b/>
      <w:sz w:val="28"/>
      <w:szCs w:val="24"/>
    </w:rPr>
  </w:style>
  <w:style w:type="character" w:customStyle="1" w:styleId="SubtitleChar">
    <w:name w:val="Subtitle Char"/>
    <w:basedOn w:val="DefaultParagraphFont"/>
    <w:link w:val="Subtitle"/>
    <w:uiPriority w:val="11"/>
    <w:rsid w:val="004A3E2B"/>
    <w:rPr>
      <w:rFonts w:eastAsiaTheme="majorEastAsia" w:cstheme="majorBidi"/>
      <w:b/>
      <w:sz w:val="28"/>
      <w:szCs w:val="24"/>
    </w:rPr>
  </w:style>
  <w:style w:type="character" w:styleId="Strong">
    <w:name w:val="Strong"/>
    <w:basedOn w:val="DefaultParagraphFont"/>
    <w:uiPriority w:val="22"/>
    <w:qFormat/>
    <w:rsid w:val="00DD18E2"/>
    <w:rPr>
      <w:b/>
      <w:bCs/>
    </w:rPr>
  </w:style>
  <w:style w:type="character" w:styleId="Emphasis">
    <w:name w:val="Emphasis"/>
    <w:basedOn w:val="DefaultParagraphFont"/>
    <w:uiPriority w:val="20"/>
    <w:qFormat/>
    <w:rsid w:val="00DD18E2"/>
    <w:rPr>
      <w:i/>
      <w:iCs/>
    </w:rPr>
  </w:style>
  <w:style w:type="paragraph" w:styleId="NoSpacing">
    <w:name w:val="No Spacing"/>
    <w:uiPriority w:val="1"/>
    <w:qFormat/>
    <w:rsid w:val="00DD18E2"/>
    <w:pPr>
      <w:spacing w:after="0" w:line="240" w:lineRule="auto"/>
    </w:pPr>
  </w:style>
  <w:style w:type="paragraph" w:styleId="Quote">
    <w:name w:val="Quote"/>
    <w:basedOn w:val="Normal"/>
    <w:next w:val="Normal"/>
    <w:link w:val="QuoteChar"/>
    <w:uiPriority w:val="29"/>
    <w:qFormat/>
    <w:rsid w:val="00DD18E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D18E2"/>
    <w:rPr>
      <w:i/>
      <w:iCs/>
      <w:color w:val="404040" w:themeColor="text1" w:themeTint="BF"/>
    </w:rPr>
  </w:style>
  <w:style w:type="paragraph" w:styleId="IntenseQuote">
    <w:name w:val="Intense Quote"/>
    <w:basedOn w:val="Normal"/>
    <w:next w:val="Normal"/>
    <w:link w:val="IntenseQuoteChar"/>
    <w:uiPriority w:val="30"/>
    <w:qFormat/>
    <w:rsid w:val="00DD18E2"/>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DD18E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DD18E2"/>
    <w:rPr>
      <w:i/>
      <w:iCs/>
      <w:color w:val="404040" w:themeColor="text1" w:themeTint="BF"/>
    </w:rPr>
  </w:style>
  <w:style w:type="character" w:styleId="IntenseEmphasis">
    <w:name w:val="Intense Emphasis"/>
    <w:basedOn w:val="DefaultParagraphFont"/>
    <w:uiPriority w:val="21"/>
    <w:qFormat/>
    <w:rsid w:val="00DD18E2"/>
    <w:rPr>
      <w:b/>
      <w:bCs/>
      <w:i/>
      <w:iCs/>
    </w:rPr>
  </w:style>
  <w:style w:type="character" w:styleId="SubtleReference">
    <w:name w:val="Subtle Reference"/>
    <w:basedOn w:val="DefaultParagraphFont"/>
    <w:uiPriority w:val="31"/>
    <w:qFormat/>
    <w:rsid w:val="00DD18E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D18E2"/>
    <w:rPr>
      <w:b/>
      <w:bCs/>
      <w:smallCaps/>
      <w:spacing w:val="5"/>
      <w:u w:val="single"/>
    </w:rPr>
  </w:style>
  <w:style w:type="character" w:styleId="BookTitle">
    <w:name w:val="Book Title"/>
    <w:basedOn w:val="DefaultParagraphFont"/>
    <w:uiPriority w:val="33"/>
    <w:qFormat/>
    <w:rsid w:val="00DD18E2"/>
    <w:rPr>
      <w:b/>
      <w:bCs/>
      <w:smallCaps/>
    </w:rPr>
  </w:style>
  <w:style w:type="paragraph" w:styleId="TOCHeading">
    <w:name w:val="TOC Heading"/>
    <w:basedOn w:val="Heading1"/>
    <w:next w:val="Normal"/>
    <w:uiPriority w:val="39"/>
    <w:semiHidden/>
    <w:unhideWhenUsed/>
    <w:qFormat/>
    <w:rsid w:val="00DD18E2"/>
    <w:pPr>
      <w:outlineLvl w:val="9"/>
    </w:pPr>
  </w:style>
  <w:style w:type="paragraph" w:styleId="FootnoteText">
    <w:name w:val="footnote text"/>
    <w:basedOn w:val="Normal"/>
    <w:link w:val="FootnoteTextChar"/>
    <w:uiPriority w:val="99"/>
    <w:unhideWhenUsed/>
    <w:rsid w:val="003F6FAB"/>
    <w:pPr>
      <w:spacing w:after="0" w:line="480" w:lineRule="auto"/>
    </w:pPr>
  </w:style>
  <w:style w:type="character" w:customStyle="1" w:styleId="FootnoteTextChar">
    <w:name w:val="Footnote Text Char"/>
    <w:basedOn w:val="DefaultParagraphFont"/>
    <w:link w:val="FootnoteText"/>
    <w:uiPriority w:val="99"/>
    <w:rsid w:val="003F6FAB"/>
  </w:style>
  <w:style w:type="character" w:styleId="FootnoteReference">
    <w:name w:val="footnote reference"/>
    <w:basedOn w:val="DefaultParagraphFont"/>
    <w:uiPriority w:val="99"/>
    <w:semiHidden/>
    <w:unhideWhenUsed/>
    <w:rsid w:val="00DD18E2"/>
    <w:rPr>
      <w:vertAlign w:val="superscript"/>
    </w:rPr>
  </w:style>
  <w:style w:type="paragraph" w:styleId="Header">
    <w:name w:val="header"/>
    <w:basedOn w:val="Normal"/>
    <w:link w:val="HeaderChar"/>
    <w:uiPriority w:val="99"/>
    <w:unhideWhenUsed/>
    <w:rsid w:val="00F73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422"/>
  </w:style>
  <w:style w:type="paragraph" w:styleId="Footer">
    <w:name w:val="footer"/>
    <w:basedOn w:val="Normal"/>
    <w:link w:val="FooterChar"/>
    <w:uiPriority w:val="99"/>
    <w:unhideWhenUsed/>
    <w:rsid w:val="00F73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422"/>
  </w:style>
  <w:style w:type="paragraph" w:styleId="EndnoteText">
    <w:name w:val="endnote text"/>
    <w:basedOn w:val="Normal"/>
    <w:link w:val="EndnoteTextChar"/>
    <w:uiPriority w:val="99"/>
    <w:semiHidden/>
    <w:unhideWhenUsed/>
    <w:rsid w:val="00330C3D"/>
    <w:pPr>
      <w:spacing w:after="0" w:line="240" w:lineRule="auto"/>
    </w:pPr>
  </w:style>
  <w:style w:type="character" w:customStyle="1" w:styleId="EndnoteTextChar">
    <w:name w:val="Endnote Text Char"/>
    <w:basedOn w:val="DefaultParagraphFont"/>
    <w:link w:val="EndnoteText"/>
    <w:uiPriority w:val="99"/>
    <w:semiHidden/>
    <w:rsid w:val="00330C3D"/>
  </w:style>
  <w:style w:type="character" w:styleId="EndnoteReference">
    <w:name w:val="endnote reference"/>
    <w:basedOn w:val="DefaultParagraphFont"/>
    <w:uiPriority w:val="99"/>
    <w:semiHidden/>
    <w:unhideWhenUsed/>
    <w:rsid w:val="00330C3D"/>
    <w:rPr>
      <w:vertAlign w:val="superscript"/>
    </w:rPr>
  </w:style>
  <w:style w:type="character" w:styleId="CommentReference">
    <w:name w:val="annotation reference"/>
    <w:basedOn w:val="DefaultParagraphFont"/>
    <w:uiPriority w:val="99"/>
    <w:semiHidden/>
    <w:unhideWhenUsed/>
    <w:rsid w:val="003A6A2D"/>
    <w:rPr>
      <w:sz w:val="16"/>
      <w:szCs w:val="16"/>
    </w:rPr>
  </w:style>
  <w:style w:type="paragraph" w:styleId="CommentText">
    <w:name w:val="annotation text"/>
    <w:basedOn w:val="Normal"/>
    <w:link w:val="CommentTextChar"/>
    <w:uiPriority w:val="99"/>
    <w:unhideWhenUsed/>
    <w:rsid w:val="003A6A2D"/>
    <w:pPr>
      <w:spacing w:line="240" w:lineRule="auto"/>
    </w:pPr>
  </w:style>
  <w:style w:type="character" w:customStyle="1" w:styleId="CommentTextChar">
    <w:name w:val="Comment Text Char"/>
    <w:basedOn w:val="DefaultParagraphFont"/>
    <w:link w:val="CommentText"/>
    <w:uiPriority w:val="99"/>
    <w:rsid w:val="003A6A2D"/>
  </w:style>
  <w:style w:type="paragraph" w:styleId="CommentSubject">
    <w:name w:val="annotation subject"/>
    <w:basedOn w:val="CommentText"/>
    <w:next w:val="CommentText"/>
    <w:link w:val="CommentSubjectChar"/>
    <w:uiPriority w:val="99"/>
    <w:semiHidden/>
    <w:unhideWhenUsed/>
    <w:rsid w:val="003A6A2D"/>
    <w:rPr>
      <w:b/>
      <w:bCs/>
    </w:rPr>
  </w:style>
  <w:style w:type="character" w:customStyle="1" w:styleId="CommentSubjectChar">
    <w:name w:val="Comment Subject Char"/>
    <w:basedOn w:val="CommentTextChar"/>
    <w:link w:val="CommentSubject"/>
    <w:uiPriority w:val="99"/>
    <w:semiHidden/>
    <w:rsid w:val="003A6A2D"/>
    <w:rPr>
      <w:b/>
      <w:bCs/>
    </w:rPr>
  </w:style>
  <w:style w:type="paragraph" w:customStyle="1" w:styleId="Subtitle2">
    <w:name w:val="Subtitle 2"/>
    <w:basedOn w:val="Subtitle"/>
    <w:qFormat/>
    <w:rsid w:val="004A41DC"/>
    <w:rPr>
      <w:b w:val="0"/>
      <w:i/>
      <w:sz w:val="24"/>
    </w:rPr>
  </w:style>
  <w:style w:type="paragraph" w:styleId="Revision">
    <w:name w:val="Revision"/>
    <w:hidden/>
    <w:uiPriority w:val="99"/>
    <w:semiHidden/>
    <w:rsid w:val="00F923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54545-52E6-42E1-9B0F-C635CCD5030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3986</TotalTime>
  <Pages>46</Pages>
  <Words>9805</Words>
  <Characters>55889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Lavacek</dc:creator>
  <cp:keywords/>
  <dc:description/>
  <cp:lastModifiedBy>Kyle Hutchinson</cp:lastModifiedBy>
  <cp:revision>29</cp:revision>
  <cp:lastPrinted>2025-07-03T18:40:00Z</cp:lastPrinted>
  <dcterms:created xsi:type="dcterms:W3CDTF">2025-08-04T13:20:00Z</dcterms:created>
  <dcterms:modified xsi:type="dcterms:W3CDTF">2025-08-08T13:22:00Z</dcterms:modified>
</cp:coreProperties>
</file>