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F2389" w14:textId="69018130" w:rsidR="001A210C" w:rsidRDefault="00F14778" w:rsidP="002C511B">
      <w:pPr>
        <w:pStyle w:val="Title"/>
        <w:spacing w:after="360"/>
        <w:rPr>
          <w:shd w:val="clear" w:color="auto" w:fill="FFFFFF"/>
        </w:rPr>
      </w:pPr>
      <w:r w:rsidRPr="0085486B">
        <w:rPr>
          <w:shd w:val="clear" w:color="auto" w:fill="FFFFFF"/>
        </w:rPr>
        <w:t>Rational Deceptions</w:t>
      </w:r>
      <w:r w:rsidR="00FD4F7C" w:rsidRPr="0085486B">
        <w:rPr>
          <w:shd w:val="clear" w:color="auto" w:fill="FFFFFF"/>
        </w:rPr>
        <w:t>?</w:t>
      </w:r>
      <w:r w:rsidR="00590BA0" w:rsidRPr="0085486B">
        <w:rPr>
          <w:shd w:val="clear" w:color="auto" w:fill="FFFFFF"/>
        </w:rPr>
        <w:t xml:space="preserve"> </w:t>
      </w:r>
      <w:r w:rsidR="00D050E5" w:rsidRPr="0085486B">
        <w:rPr>
          <w:shd w:val="clear" w:color="auto" w:fill="FFFFFF"/>
        </w:rPr>
        <w:t>An Analytical Exploration of</w:t>
      </w:r>
      <w:r w:rsidR="009C4308" w:rsidRPr="0085486B">
        <w:rPr>
          <w:shd w:val="clear" w:color="auto" w:fill="FFFFFF"/>
        </w:rPr>
        <w:t xml:space="preserve"> Tonality</w:t>
      </w:r>
      <w:r w:rsidR="00590BA0" w:rsidRPr="0085486B">
        <w:rPr>
          <w:shd w:val="clear" w:color="auto" w:fill="FFFFFF"/>
        </w:rPr>
        <w:t xml:space="preserve">, Meter, and Form in </w:t>
      </w:r>
      <w:r w:rsidR="00EB480F" w:rsidRPr="0085486B">
        <w:rPr>
          <w:shd w:val="clear" w:color="auto" w:fill="FFFFFF"/>
        </w:rPr>
        <w:t>C. P. E. Bach’s Symphony</w:t>
      </w:r>
      <w:r w:rsidR="0032258E" w:rsidRPr="0085486B">
        <w:rPr>
          <w:shd w:val="clear" w:color="auto" w:fill="FFFFFF"/>
        </w:rPr>
        <w:t xml:space="preserve"> in D </w:t>
      </w:r>
      <w:r w:rsidR="00341400" w:rsidRPr="0085486B">
        <w:rPr>
          <w:shd w:val="clear" w:color="auto" w:fill="FFFFFF"/>
        </w:rPr>
        <w:t>M</w:t>
      </w:r>
      <w:r w:rsidR="0032258E" w:rsidRPr="0085486B">
        <w:rPr>
          <w:shd w:val="clear" w:color="auto" w:fill="FFFFFF"/>
        </w:rPr>
        <w:t>ajor,</w:t>
      </w:r>
      <w:r w:rsidR="00EB480F" w:rsidRPr="0085486B">
        <w:rPr>
          <w:shd w:val="clear" w:color="auto" w:fill="FFFFFF"/>
        </w:rPr>
        <w:t xml:space="preserve"> Wq. 183/1</w:t>
      </w:r>
    </w:p>
    <w:p w14:paraId="5065B277" w14:textId="19B5BB53" w:rsidR="009E5FA2" w:rsidRDefault="003B5FF6" w:rsidP="003B5FF6">
      <w:pPr>
        <w:pStyle w:val="Subtitle"/>
        <w:rPr>
          <w:shd w:val="clear" w:color="auto" w:fill="FFFFFF"/>
        </w:rPr>
      </w:pPr>
      <w:r>
        <w:rPr>
          <w:shd w:val="clear" w:color="auto" w:fill="FFFFFF"/>
        </w:rPr>
        <w:t>GILAD RABINOVITCH</w:t>
      </w:r>
    </w:p>
    <w:p w14:paraId="45D8B75F" w14:textId="77777777" w:rsidR="00FD685E" w:rsidRPr="00FD685E" w:rsidRDefault="00FD685E" w:rsidP="003C5780"/>
    <w:p w14:paraId="306CD42F" w14:textId="00EA8EB0" w:rsidR="00374951" w:rsidRPr="00B17A19" w:rsidRDefault="006576CB" w:rsidP="000418F0">
      <w:pPr>
        <w:pStyle w:val="Heading1"/>
      </w:pPr>
      <w:r w:rsidRPr="00FD685E">
        <w:t>Rational</w:t>
      </w:r>
      <w:r w:rsidR="002F305E" w:rsidRPr="00FD685E">
        <w:t xml:space="preserve"> </w:t>
      </w:r>
      <w:r w:rsidR="001D1E54" w:rsidRPr="00FD685E">
        <w:t>T</w:t>
      </w:r>
      <w:r w:rsidR="002C3A12" w:rsidRPr="00FD685E">
        <w:t>onal</w:t>
      </w:r>
      <w:r w:rsidR="00BE34D7" w:rsidRPr="00FD685E">
        <w:t xml:space="preserve"> Deceptions</w:t>
      </w:r>
    </w:p>
    <w:p w14:paraId="15F190A4" w14:textId="5E0758F5" w:rsidR="00EF3AB6" w:rsidRPr="0085486B" w:rsidRDefault="005C2B89" w:rsidP="00374951">
      <w:del w:id="0" w:author="Kyle Hutchinson" w:date="2025-08-21T12:03:00Z">
        <w:r w:rsidRPr="0085486B" w:rsidDel="00C168B0">
          <w:delText>The o</w:delText>
        </w:r>
        <w:r w:rsidR="006C4FF8" w:rsidRPr="0085486B" w:rsidDel="00C168B0">
          <w:delText>p</w:delText>
        </w:r>
        <w:r w:rsidRPr="0085486B" w:rsidDel="00C168B0">
          <w:delText xml:space="preserve">ening of </w:delText>
        </w:r>
      </w:del>
      <w:r w:rsidRPr="0085486B">
        <w:t xml:space="preserve">C. P. E. Bach’s </w:t>
      </w:r>
      <w:del w:id="1" w:author="Kyle Hutchinson" w:date="2025-08-21T12:03:00Z">
        <w:r w:rsidRPr="0085486B" w:rsidDel="00C168B0">
          <w:delText>extraordinary</w:delText>
        </w:r>
        <w:r w:rsidR="00D116F0" w:rsidRPr="0085486B" w:rsidDel="00C168B0">
          <w:delText xml:space="preserve"> </w:delText>
        </w:r>
      </w:del>
      <w:r w:rsidR="00D116F0" w:rsidRPr="0085486B">
        <w:t>S</w:t>
      </w:r>
      <w:r w:rsidRPr="0085486B">
        <w:t xml:space="preserve">ymphony in D </w:t>
      </w:r>
      <w:r w:rsidR="008F340D">
        <w:t>M</w:t>
      </w:r>
      <w:r w:rsidRPr="0085486B">
        <w:t xml:space="preserve">ajor, Wq. 183/1, </w:t>
      </w:r>
      <w:del w:id="2" w:author="Kyle Hutchinson" w:date="2025-08-21T12:03:00Z">
        <w:r w:rsidRPr="0085486B" w:rsidDel="00C168B0">
          <w:delText>presents an</w:delText>
        </w:r>
      </w:del>
      <w:ins w:id="3" w:author="Kyle Hutchinson" w:date="2025-08-21T12:03:00Z">
        <w:r w:rsidR="00C168B0">
          <w:t>opens with an</w:t>
        </w:r>
      </w:ins>
      <w:r w:rsidRPr="0085486B">
        <w:t xml:space="preserve"> unusual chain of events: </w:t>
      </w:r>
      <w:r w:rsidR="00D337A1" w:rsidRPr="0085486B">
        <w:t xml:space="preserve">a metrically ambiguous </w:t>
      </w:r>
      <w:ins w:id="4" w:author="Kyle Hutchinson" w:date="2025-08-21T12:04:00Z">
        <w:r w:rsidR="00C168B0">
          <w:t>but</w:t>
        </w:r>
      </w:ins>
      <w:del w:id="5" w:author="Kyle Hutchinson" w:date="2025-08-21T12:04:00Z">
        <w:r w:rsidR="00D337A1" w:rsidRPr="0085486B" w:rsidDel="00C168B0">
          <w:delText>and</w:delText>
        </w:r>
      </w:del>
      <w:r w:rsidR="00D337A1" w:rsidRPr="0085486B">
        <w:t xml:space="preserve"> tonally clear passage</w:t>
      </w:r>
      <w:ins w:id="6" w:author="Kyle Hutchinson" w:date="2025-08-21T12:03:00Z">
        <w:r w:rsidR="00C168B0">
          <w:t xml:space="preserve"> that</w:t>
        </w:r>
      </w:ins>
      <w:r w:rsidR="00D337A1" w:rsidRPr="0085486B">
        <w:t xml:space="preserve"> gives way </w:t>
      </w:r>
      <w:r w:rsidR="00D01B7C" w:rsidRPr="0085486B">
        <w:t xml:space="preserve">to another passage that is metrically clear </w:t>
      </w:r>
      <w:ins w:id="7" w:author="Kyle Hutchinson" w:date="2025-08-21T12:04:00Z">
        <w:r w:rsidR="00C168B0">
          <w:t>but</w:t>
        </w:r>
      </w:ins>
      <w:del w:id="8" w:author="Kyle Hutchinson" w:date="2025-08-21T12:04:00Z">
        <w:r w:rsidR="00D01B7C" w:rsidRPr="0085486B" w:rsidDel="00C168B0">
          <w:delText>and</w:delText>
        </w:r>
      </w:del>
      <w:r w:rsidR="00D01B7C" w:rsidRPr="0085486B">
        <w:t xml:space="preserve"> tonally ambiguous.</w:t>
      </w:r>
      <w:r w:rsidR="00306CCD" w:rsidRPr="00374951">
        <w:rPr>
          <w:rStyle w:val="FootnoteReference"/>
        </w:rPr>
        <w:footnoteReference w:id="2"/>
      </w:r>
      <w:r w:rsidR="00D01B7C" w:rsidRPr="0085486B">
        <w:t xml:space="preserve"> When </w:t>
      </w:r>
      <w:del w:id="26" w:author="Kyle Hutchinson" w:date="2025-08-21T12:04:00Z">
        <w:r w:rsidR="00D01B7C" w:rsidRPr="0085486B" w:rsidDel="00C168B0">
          <w:lastRenderedPageBreak/>
          <w:delText xml:space="preserve">preceding </w:delText>
        </w:r>
      </w:del>
      <w:ins w:id="27" w:author="Kyle Hutchinson" w:date="2025-08-21T12:04:00Z">
        <w:r w:rsidR="00C168B0">
          <w:t>the</w:t>
        </w:r>
        <w:r w:rsidR="00C168B0" w:rsidRPr="0085486B">
          <w:t xml:space="preserve"> </w:t>
        </w:r>
      </w:ins>
      <w:r w:rsidR="00D01B7C" w:rsidRPr="0085486B">
        <w:t xml:space="preserve">ambiguities subside, the music is funneled through a </w:t>
      </w:r>
      <w:r w:rsidR="005A140B" w:rsidRPr="0085486B">
        <w:t xml:space="preserve">highly conventional </w:t>
      </w:r>
      <w:r w:rsidR="002678E0" w:rsidRPr="0085486B">
        <w:t>Prinner</w:t>
      </w:r>
      <w:r w:rsidR="00FB7A35" w:rsidRPr="0085486B">
        <w:t xml:space="preserve"> </w:t>
      </w:r>
      <w:r w:rsidR="00AF3139">
        <w:t>schema (Gjerdingen 2007)</w:t>
      </w:r>
      <w:del w:id="28" w:author="Kyle Hutchinson" w:date="2025-08-21T12:05:00Z">
        <w:r w:rsidR="00AF3139" w:rsidDel="00C168B0">
          <w:delText xml:space="preserve"> </w:delText>
        </w:r>
        <w:r w:rsidR="00FB7A35" w:rsidRPr="0085486B" w:rsidDel="00C168B0">
          <w:delText>connecting</w:delText>
        </w:r>
      </w:del>
      <w:r w:rsidR="002678E0" w:rsidRPr="0085486B">
        <w:t xml:space="preserve"> to a</w:t>
      </w:r>
      <w:ins w:id="29" w:author="Segall, Christopher (segallcr)" w:date="2025-09-19T20:52:00Z">
        <w:r w:rsidR="0032060E">
          <w:t>n</w:t>
        </w:r>
      </w:ins>
      <w:r w:rsidR="002678E0" w:rsidRPr="0085486B">
        <w:t xml:space="preserve"> HC </w:t>
      </w:r>
      <w:del w:id="30" w:author="Segall, Christopher (segallcr)" w:date="2025-09-19T20:53:00Z">
        <w:r w:rsidR="002678E0" w:rsidRPr="0085486B" w:rsidDel="00A30A6C">
          <w:delText xml:space="preserve">in the home key, </w:delText>
        </w:r>
      </w:del>
      <w:r w:rsidR="002678E0" w:rsidRPr="0085486B">
        <w:t>or—in neo-Kochian terms of punctuation form</w:t>
      </w:r>
      <w:r w:rsidR="003F4789" w:rsidRPr="0085486B">
        <w:t xml:space="preserve"> (</w:t>
      </w:r>
      <w:del w:id="31" w:author="Segall, Christopher (segallcr)" w:date="2025-09-19T20:53:00Z">
        <w:r w:rsidR="003F4789" w:rsidRPr="0085486B" w:rsidDel="00A30DA7">
          <w:delText xml:space="preserve">after </w:delText>
        </w:r>
      </w:del>
      <w:r w:rsidR="003F4789" w:rsidRPr="0085486B">
        <w:t>Burstein 2020)—</w:t>
      </w:r>
      <w:del w:id="32" w:author="Segall, Christopher (segallcr)" w:date="2025-09-19T20:53:00Z">
        <w:r w:rsidR="002678E0" w:rsidRPr="0085486B" w:rsidDel="00A30A6C">
          <w:delText xml:space="preserve">a </w:delText>
        </w:r>
      </w:del>
      <w:r w:rsidR="002678E0" w:rsidRPr="0085486B">
        <w:rPr>
          <w:i/>
          <w:iCs/>
        </w:rPr>
        <w:t>Quintabsatz</w:t>
      </w:r>
      <w:r w:rsidR="002678E0" w:rsidRPr="0085486B">
        <w:t xml:space="preserve"> in the home key</w:t>
      </w:r>
      <w:r w:rsidR="003F4789" w:rsidRPr="0085486B">
        <w:t>, serving as a</w:t>
      </w:r>
      <w:r w:rsidR="00EF3AB6" w:rsidRPr="0085486B">
        <w:t xml:space="preserve"> </w:t>
      </w:r>
      <w:r w:rsidR="00086FD6" w:rsidRPr="0085486B">
        <w:t>signpost in the course of the exposition</w:t>
      </w:r>
      <w:r w:rsidR="002678E0" w:rsidRPr="0085486B">
        <w:t>.</w:t>
      </w:r>
      <w:ins w:id="33" w:author="Kyle Hutchinson" w:date="2025-08-22T08:54:00Z">
        <w:r w:rsidR="00FC0576" w:rsidRPr="006072DB">
          <w:rPr>
            <w:rStyle w:val="FootnoteReference"/>
          </w:rPr>
          <w:footnoteReference w:id="3"/>
        </w:r>
      </w:ins>
      <w:r w:rsidR="00086FD6" w:rsidRPr="0085486B">
        <w:t xml:space="preserve"> </w:t>
      </w:r>
      <w:ins w:id="37" w:author="Kyle Hutchinson" w:date="2025-08-21T12:07:00Z">
        <w:del w:id="38" w:author="Segall, Christopher (segallcr)" w:date="2025-09-24T20:15:00Z">
          <w:r w:rsidR="00C168B0" w:rsidDel="0019595B">
            <w:delText>In t</w:delText>
          </w:r>
        </w:del>
      </w:ins>
      <w:del w:id="39" w:author="Segall, Christopher (segallcr)" w:date="2025-09-24T20:15:00Z">
        <w:r w:rsidR="00086FD6" w:rsidRPr="0085486B" w:rsidDel="0019595B">
          <w:delText>Th</w:delText>
        </w:r>
        <w:r w:rsidR="00FB7A35" w:rsidRPr="0085486B" w:rsidDel="0019595B">
          <w:delText>is article</w:delText>
        </w:r>
      </w:del>
      <w:ins w:id="40" w:author="Kyle Hutchinson" w:date="2025-08-21T12:07:00Z">
        <w:del w:id="41" w:author="Segall, Christopher (segallcr)" w:date="2025-09-24T20:15:00Z">
          <w:r w:rsidR="00C168B0" w:rsidDel="0019595B">
            <w:delText>,</w:delText>
          </w:r>
        </w:del>
      </w:ins>
      <w:del w:id="42" w:author="Segall, Christopher (segallcr)" w:date="2025-09-24T20:15:00Z">
        <w:r w:rsidR="00FB7A35" w:rsidRPr="0085486B" w:rsidDel="0019595B">
          <w:delText xml:space="preserve"> </w:delText>
        </w:r>
      </w:del>
      <w:del w:id="43" w:author="Kyle Hutchinson" w:date="2025-08-21T12:07:00Z">
        <w:r w:rsidR="00FB7A35" w:rsidRPr="0085486B" w:rsidDel="00C168B0">
          <w:delText xml:space="preserve">is an analytical exploration of a single </w:delText>
        </w:r>
        <w:r w:rsidR="003F021D" w:rsidRPr="0085486B" w:rsidDel="00C168B0">
          <w:delText>first-movement exposition</w:delText>
        </w:r>
        <w:r w:rsidR="003F4789" w:rsidRPr="0085486B" w:rsidDel="00C168B0">
          <w:delText xml:space="preserve">. Therefore, </w:delText>
        </w:r>
        <w:r w:rsidR="00FB7A35" w:rsidRPr="0085486B" w:rsidDel="00C168B0">
          <w:delText>I do not set to make sweeping theoretical claims</w:delText>
        </w:r>
        <w:r w:rsidR="003C0BA3" w:rsidRPr="0085486B" w:rsidDel="00C168B0">
          <w:delText>, nor do I</w:delText>
        </w:r>
        <w:r w:rsidR="00373223" w:rsidRPr="0085486B" w:rsidDel="00C168B0">
          <w:delText xml:space="preserve"> </w:delText>
        </w:r>
        <w:r w:rsidR="00413D62" w:rsidRPr="0085486B" w:rsidDel="00C168B0">
          <w:delText>take</w:delText>
        </w:r>
        <w:r w:rsidR="003C0BA3" w:rsidRPr="0085486B" w:rsidDel="00C168B0">
          <w:delText xml:space="preserve"> a purely historic</w:delText>
        </w:r>
        <w:r w:rsidR="00373223" w:rsidRPr="0085486B" w:rsidDel="00C168B0">
          <w:delText>ally-informed</w:delText>
        </w:r>
        <w:r w:rsidR="003C0BA3" w:rsidRPr="0085486B" w:rsidDel="00C168B0">
          <w:delText xml:space="preserve"> stance</w:delText>
        </w:r>
        <w:r w:rsidR="003F4789" w:rsidRPr="0085486B" w:rsidDel="00C168B0">
          <w:delText>:</w:delText>
        </w:r>
        <w:r w:rsidR="00FB7A35" w:rsidRPr="0085486B" w:rsidDel="00C168B0">
          <w:delText xml:space="preserve"> this is an opportunity to present an </w:delText>
        </w:r>
        <w:r w:rsidR="00AF3139" w:rsidDel="00C168B0">
          <w:delText>eclectic</w:delText>
        </w:r>
        <w:r w:rsidR="00FB7A35" w:rsidRPr="0085486B" w:rsidDel="00C168B0">
          <w:delText>, multi-parametric analysis of a</w:delText>
        </w:r>
        <w:r w:rsidR="00392AE3" w:rsidRPr="0085486B" w:rsidDel="00C168B0">
          <w:delText xml:space="preserve">n </w:delText>
        </w:r>
        <w:r w:rsidR="00FB7A35" w:rsidRPr="0085486B" w:rsidDel="00C168B0">
          <w:delText>idio</w:delText>
        </w:r>
        <w:r w:rsidR="00392AE3" w:rsidRPr="0085486B" w:rsidDel="00C168B0">
          <w:delText>syncratic</w:delText>
        </w:r>
        <w:r w:rsidR="006220B3" w:rsidRPr="0085486B" w:rsidDel="00C168B0">
          <w:delText xml:space="preserve"> exposition</w:delText>
        </w:r>
        <w:r w:rsidR="003F4789" w:rsidRPr="0085486B" w:rsidDel="00C168B0">
          <w:delText>.</w:delText>
        </w:r>
      </w:del>
      <w:commentRangeStart w:id="44"/>
      <w:r w:rsidR="00EB0ACE" w:rsidRPr="001D6C57">
        <w:rPr>
          <w:rStyle w:val="FootnoteReference"/>
        </w:rPr>
        <w:footnoteReference w:id="4"/>
      </w:r>
      <w:commentRangeEnd w:id="44"/>
      <w:r w:rsidR="00C168B0">
        <w:rPr>
          <w:rStyle w:val="CommentReference"/>
        </w:rPr>
        <w:commentReference w:id="44"/>
      </w:r>
      <w:r w:rsidR="00FB7A35" w:rsidRPr="0085486B">
        <w:t xml:space="preserve"> </w:t>
      </w:r>
      <w:r w:rsidR="003F4789" w:rsidRPr="0085486B">
        <w:t xml:space="preserve">I </w:t>
      </w:r>
      <w:del w:id="60" w:author="Segall, Christopher (segallcr)" w:date="2025-09-24T20:15:00Z">
        <w:r w:rsidR="003F4789" w:rsidRPr="0085486B" w:rsidDel="00634DDA">
          <w:delText xml:space="preserve">will </w:delText>
        </w:r>
      </w:del>
      <w:r w:rsidR="003F4789" w:rsidRPr="0085486B">
        <w:t>argue that Bach’s</w:t>
      </w:r>
      <w:r w:rsidR="00F75DBF" w:rsidRPr="0085486B">
        <w:t xml:space="preserve"> </w:t>
      </w:r>
      <w:r w:rsidR="003F4789" w:rsidRPr="0085486B">
        <w:t xml:space="preserve">fantasy-like opening </w:t>
      </w:r>
      <w:r w:rsidR="003F4789" w:rsidRPr="0085486B">
        <w:lastRenderedPageBreak/>
        <w:t xml:space="preserve">proposes several </w:t>
      </w:r>
      <w:r w:rsidR="00D55EDF" w:rsidRPr="0085486B">
        <w:t xml:space="preserve">ambiguities and </w:t>
      </w:r>
      <w:r w:rsidR="00F14778" w:rsidRPr="0085486B">
        <w:t>compositional</w:t>
      </w:r>
      <w:r w:rsidR="003F4789" w:rsidRPr="0085486B">
        <w:t xml:space="preserve"> problems that are subsequently </w:t>
      </w:r>
      <w:r w:rsidR="00EF3AB6" w:rsidRPr="0085486B">
        <w:t xml:space="preserve">resolved as </w:t>
      </w:r>
      <w:r w:rsidR="00F14778" w:rsidRPr="0085486B">
        <w:t xml:space="preserve">the same ideas are revisited in the more </w:t>
      </w:r>
      <w:r w:rsidR="00374576" w:rsidRPr="0085486B">
        <w:t>conventional</w:t>
      </w:r>
      <w:r w:rsidR="00F14778" w:rsidRPr="0085486B">
        <w:t xml:space="preserve"> sonata</w:t>
      </w:r>
      <w:r w:rsidR="00374576" w:rsidRPr="0085486B">
        <w:t>-like</w:t>
      </w:r>
      <w:r w:rsidR="00F14778" w:rsidRPr="0085486B">
        <w:t xml:space="preserve"> portion of the exposition. This suggests that Bach</w:t>
      </w:r>
      <w:r w:rsidR="006220B3" w:rsidRPr="0085486B">
        <w:t>’s</w:t>
      </w:r>
      <w:r w:rsidR="00F14778" w:rsidRPr="0085486B">
        <w:t xml:space="preserve"> piece is a</w:t>
      </w:r>
      <w:r w:rsidR="006220B3" w:rsidRPr="0085486B">
        <w:t>n important</w:t>
      </w:r>
      <w:r w:rsidR="00F14778" w:rsidRPr="0085486B">
        <w:t xml:space="preserve"> precedent for better-known sonata-fantasy hybrids</w:t>
      </w:r>
      <w:ins w:id="61" w:author="Kyle Hutchinson" w:date="2025-08-21T12:09:00Z">
        <w:r w:rsidR="00C168B0">
          <w:t>,</w:t>
        </w:r>
      </w:ins>
      <w:r w:rsidR="00F14778" w:rsidRPr="0085486B">
        <w:t xml:space="preserve"> such as Beethoven’s </w:t>
      </w:r>
      <w:r w:rsidR="00F14778" w:rsidRPr="00DC3C8D">
        <w:rPr>
          <w:i/>
          <w:iCs/>
        </w:rPr>
        <w:t>Tempest</w:t>
      </w:r>
      <w:r w:rsidR="00F14778" w:rsidRPr="0085486B">
        <w:t xml:space="preserve"> </w:t>
      </w:r>
      <w:del w:id="62" w:author="Segall, Christopher (segallcr)" w:date="2025-09-24T20:18:00Z">
        <w:r w:rsidR="00F14778" w:rsidRPr="0085486B" w:rsidDel="009F0722">
          <w:delText>sonata</w:delText>
        </w:r>
      </w:del>
      <w:ins w:id="63" w:author="Segall, Christopher (segallcr)" w:date="2025-09-24T20:18:00Z">
        <w:r w:rsidR="009F0722">
          <w:t>S</w:t>
        </w:r>
        <w:r w:rsidR="009F0722" w:rsidRPr="0085486B">
          <w:t>onata</w:t>
        </w:r>
      </w:ins>
      <w:r w:rsidR="00F14778" w:rsidRPr="0085486B">
        <w:t xml:space="preserve">, </w:t>
      </w:r>
      <w:ins w:id="64" w:author="Segall, Christopher (segallcr)" w:date="2025-09-24T20:19:00Z">
        <w:r w:rsidR="00F06E42">
          <w:t xml:space="preserve">op. 31, no. 2, </w:t>
        </w:r>
      </w:ins>
      <w:r w:rsidR="00F14778" w:rsidRPr="0085486B">
        <w:t>in which a</w:t>
      </w:r>
      <w:r w:rsidR="008D26D8" w:rsidRPr="0085486B">
        <w:t>n</w:t>
      </w:r>
      <w:ins w:id="65" w:author="Kyle Hutchinson" w:date="2025-08-21T16:40:00Z">
        <w:r w:rsidR="00804284">
          <w:t xml:space="preserve"> </w:t>
        </w:r>
      </w:ins>
      <w:del w:id="66" w:author="Kyle Hutchinson" w:date="2025-08-21T12:10:00Z">
        <w:r w:rsidR="00F14778" w:rsidRPr="0085486B" w:rsidDel="00C168B0">
          <w:delText xml:space="preserve"> improvisatory </w:delText>
        </w:r>
      </w:del>
      <w:r w:rsidR="00F14778" w:rsidRPr="0085486B">
        <w:t>opening</w:t>
      </w:r>
      <w:ins w:id="67" w:author="Kyle Hutchinson" w:date="2025-08-21T12:10:00Z">
        <w:r w:rsidR="00C168B0">
          <w:t xml:space="preserve"> that initially seems improvisatory instead</w:t>
        </w:r>
      </w:ins>
      <w:r w:rsidR="00F14778" w:rsidRPr="0085486B">
        <w:t xml:space="preserve"> turns out to be the proper beginning of the sonata (</w:t>
      </w:r>
      <w:del w:id="68" w:author="Segall, Christopher (segallcr)" w:date="2025-09-24T20:17:00Z">
        <w:r w:rsidR="00206D10" w:rsidDel="00B3146B">
          <w:delText xml:space="preserve">cf. </w:delText>
        </w:r>
      </w:del>
      <w:r w:rsidR="00A77504" w:rsidRPr="0085486B">
        <w:t xml:space="preserve">Hamilton </w:t>
      </w:r>
      <w:r w:rsidR="00F14778" w:rsidRPr="0085486B">
        <w:t>200</w:t>
      </w:r>
      <w:r w:rsidR="00D55EDF" w:rsidRPr="0085486B">
        <w:t>8</w:t>
      </w:r>
      <w:r w:rsidR="002C3EB2">
        <w:t>, 107–8</w:t>
      </w:r>
      <w:r w:rsidR="00185CB6" w:rsidRPr="0085486B">
        <w:t>;</w:t>
      </w:r>
      <w:r w:rsidR="00F14778" w:rsidRPr="0085486B">
        <w:t xml:space="preserve"> Schmalfeldt 2011).</w:t>
      </w:r>
      <w:r w:rsidR="00A839AB" w:rsidRPr="0085486B">
        <w:t xml:space="preserve"> As I </w:t>
      </w:r>
      <w:del w:id="69" w:author="Segall, Christopher (segallcr)" w:date="2025-09-24T20:17:00Z">
        <w:r w:rsidR="00A839AB" w:rsidRPr="0085486B" w:rsidDel="00EB1C25">
          <w:delText xml:space="preserve">will </w:delText>
        </w:r>
      </w:del>
      <w:r w:rsidR="00A839AB" w:rsidRPr="0085486B">
        <w:t xml:space="preserve">argue, Bach’s approach to this </w:t>
      </w:r>
      <w:r w:rsidR="00374576" w:rsidRPr="0085486B">
        <w:t xml:space="preserve">hybridity </w:t>
      </w:r>
      <w:del w:id="70" w:author="Kyle Hutchinson" w:date="2025-08-21T12:10:00Z">
        <w:r w:rsidR="00374576" w:rsidRPr="0085486B" w:rsidDel="00C168B0">
          <w:delText>is to take</w:delText>
        </w:r>
      </w:del>
      <w:ins w:id="71" w:author="Kyle Hutchinson" w:date="2025-08-21T12:10:00Z">
        <w:r w:rsidR="00C168B0">
          <w:t>ta</w:t>
        </w:r>
      </w:ins>
      <w:ins w:id="72" w:author="Kyle Hutchinson" w:date="2025-08-21T12:11:00Z">
        <w:r w:rsidR="00C168B0">
          <w:t>kes</w:t>
        </w:r>
      </w:ins>
      <w:r w:rsidR="00A839AB" w:rsidRPr="0085486B">
        <w:t xml:space="preserve"> ambiguous or fantasy-like elements and reinterpret</w:t>
      </w:r>
      <w:ins w:id="73" w:author="Kyle Hutchinson" w:date="2025-08-21T12:11:00Z">
        <w:r w:rsidR="00C168B0">
          <w:t>s</w:t>
        </w:r>
      </w:ins>
      <w:r w:rsidR="00A839AB" w:rsidRPr="0085486B">
        <w:t xml:space="preserve"> them in the remainder of the exposition in more </w:t>
      </w:r>
      <w:r w:rsidR="00374576" w:rsidRPr="0085486B">
        <w:t xml:space="preserve">schematic and formulaic </w:t>
      </w:r>
      <w:r w:rsidR="00D30118">
        <w:t>ways</w:t>
      </w:r>
      <w:r w:rsidR="00A839AB" w:rsidRPr="0085486B">
        <w:t>.</w:t>
      </w:r>
    </w:p>
    <w:p w14:paraId="07648B26" w14:textId="77777777" w:rsidR="00636F78" w:rsidRPr="0085486B" w:rsidRDefault="00636F78" w:rsidP="003C5780"/>
    <w:p w14:paraId="79899265" w14:textId="10FD9597" w:rsidR="00291C78" w:rsidRDefault="00EA3E4B" w:rsidP="00E940AE">
      <w:r w:rsidRPr="0085486B">
        <w:t xml:space="preserve">Bach famously commented on harmonic deceptions </w:t>
      </w:r>
      <w:ins w:id="74" w:author="Kyle Hutchinson" w:date="2025-08-21T12:12:00Z">
        <w:r w:rsidR="0088087B">
          <w:t>in</w:t>
        </w:r>
      </w:ins>
      <w:del w:id="75" w:author="Kyle Hutchinson" w:date="2025-08-21T12:12:00Z">
        <w:r w:rsidRPr="0085486B" w:rsidDel="0088087B">
          <w:delText>at</w:delText>
        </w:r>
      </w:del>
      <w:r w:rsidRPr="0085486B">
        <w:t xml:space="preserve"> the </w:t>
      </w:r>
      <w:del w:id="76" w:author="Segall, Christopher (segallcr)" w:date="2025-09-24T20:22:00Z">
        <w:r w:rsidRPr="0085486B" w:rsidDel="000875A3">
          <w:delText>concluding chapter of the second volume of his keyboard treatise (1762), which deals with</w:delText>
        </w:r>
      </w:del>
      <w:ins w:id="77" w:author="Segall, Christopher (segallcr)" w:date="2025-09-24T20:22:00Z">
        <w:r w:rsidR="000875A3">
          <w:t>context of</w:t>
        </w:r>
      </w:ins>
      <w:r w:rsidRPr="0085486B">
        <w:t xml:space="preserve"> improvising a fantasy</w:t>
      </w:r>
      <w:del w:id="78" w:author="Kyle Hutchinson" w:date="2025-08-21T16:39:00Z">
        <w:r w:rsidRPr="0085486B" w:rsidDel="00804284">
          <w:delText>. Bach explains that one can create expectations of moving in a certain tonal</w:delText>
        </w:r>
        <w:r w:rsidR="00BA691A" w:rsidRPr="0085486B" w:rsidDel="00804284">
          <w:delText xml:space="preserve">, </w:delText>
        </w:r>
        <w:r w:rsidRPr="0085486B" w:rsidDel="00804284">
          <w:delText>then frustrating those expectations</w:delText>
        </w:r>
      </w:del>
      <w:ins w:id="79" w:author="Kyle Hutchinson" w:date="2025-08-21T12:15:00Z">
        <w:r w:rsidR="0088087B">
          <w:t xml:space="preserve">: </w:t>
        </w:r>
        <w:r w:rsidR="0088087B" w:rsidRPr="0085486B">
          <w:t>“It is one of the beauties of improvisation to feign modulation to a new key through a formal cadence and then to move off in another direction. This and other rational deceptions make a fantasy attractive; but they must not be excessively used, or natural relationships will become hopelessly buried beneath them”</w:t>
        </w:r>
      </w:ins>
      <w:ins w:id="80" w:author="Segall, Christopher (segallcr)" w:date="2025-09-24T20:21:00Z">
        <w:r w:rsidR="00727B5C">
          <w:t xml:space="preserve"> (</w:t>
        </w:r>
      </w:ins>
      <w:ins w:id="81" w:author="Segall, Christopher (segallcr)" w:date="2025-09-24T20:22:00Z">
        <w:r w:rsidR="00EB4F3B">
          <w:t xml:space="preserve">[1753] </w:t>
        </w:r>
      </w:ins>
      <w:ins w:id="82" w:author="Segall, Christopher (segallcr)" w:date="2025-09-24T20:21:00Z">
        <w:r w:rsidR="00727B5C">
          <w:t>1762, 330</w:t>
        </w:r>
      </w:ins>
      <w:ins w:id="83" w:author="Segall, Christopher (segallcr)" w:date="2025-09-24T20:23:00Z">
        <w:r w:rsidR="00816464">
          <w:t>; cited in Brown 2010, 11</w:t>
        </w:r>
      </w:ins>
      <w:ins w:id="84" w:author="Segall, Christopher (segallcr)" w:date="2025-09-24T20:21:00Z">
        <w:r w:rsidR="00727B5C">
          <w:t>)</w:t>
        </w:r>
        <w:r w:rsidR="000875A3">
          <w:t>.</w:t>
        </w:r>
      </w:ins>
      <w:ins w:id="85" w:author="Kyle Hutchinson" w:date="2025-08-21T12:15:00Z">
        <w:del w:id="86" w:author="Segall, Christopher (segallcr)" w:date="2025-09-24T20:23:00Z">
          <w:r w:rsidR="0088087B" w:rsidRPr="0085486B" w:rsidDel="001C287A">
            <w:rPr>
              <w:rStyle w:val="FootnoteReference"/>
              <w:rFonts w:ascii="Garamond" w:hAnsi="Garamond"/>
            </w:rPr>
            <w:footnoteReference w:id="5"/>
          </w:r>
        </w:del>
      </w:ins>
      <w:del w:id="89" w:author="Segall, Christopher (segallcr)" w:date="2025-09-24T20:21:00Z">
        <w:r w:rsidRPr="0085486B" w:rsidDel="000875A3">
          <w:delText>.</w:delText>
        </w:r>
      </w:del>
      <w:r w:rsidRPr="0085486B">
        <w:t xml:space="preserve"> </w:t>
      </w:r>
      <w:commentRangeStart w:id="90"/>
      <w:del w:id="91" w:author="Kyle Hutchinson" w:date="2025-08-21T16:41:00Z">
        <w:r w:rsidR="00507F50" w:rsidRPr="0085486B" w:rsidDel="00804284">
          <w:delText xml:space="preserve">Of course, we might nowadays think about such harmonic relations as based in culture, not nature. </w:delText>
        </w:r>
      </w:del>
      <w:commentRangeEnd w:id="90"/>
      <w:r w:rsidR="00507F50">
        <w:rPr>
          <w:rStyle w:val="CommentReference"/>
        </w:rPr>
        <w:lastRenderedPageBreak/>
        <w:commentReference w:id="90"/>
      </w:r>
      <w:commentRangeStart w:id="92"/>
      <w:del w:id="93" w:author="Kyle Hutchinson" w:date="2025-08-21T16:40:00Z">
        <w:r w:rsidR="00507F50" w:rsidRPr="0085486B" w:rsidDel="00804284">
          <w:delText xml:space="preserve">In any case, Bach’s </w:delText>
        </w:r>
        <w:r w:rsidR="00507F50" w:rsidDel="00804284">
          <w:delText>symphony</w:delText>
        </w:r>
        <w:r w:rsidR="00507F50" w:rsidRPr="0085486B" w:rsidDel="00804284">
          <w:delText xml:space="preserve"> maintains a balance between surprises and returns to convention not only in the tonal domain, but also in those of meter and form. </w:delText>
        </w:r>
      </w:del>
      <w:commentRangeEnd w:id="92"/>
      <w:r w:rsidR="00507F50">
        <w:rPr>
          <w:rStyle w:val="CommentReference"/>
        </w:rPr>
        <w:commentReference w:id="92"/>
      </w:r>
      <w:r w:rsidRPr="0085486B">
        <w:t xml:space="preserve">Bach’s outline </w:t>
      </w:r>
      <w:ins w:id="94" w:author="Kyle Hutchinson" w:date="2025-08-21T16:35:00Z">
        <w:r w:rsidR="00804284">
          <w:t xml:space="preserve">of a </w:t>
        </w:r>
      </w:ins>
      <w:ins w:id="95" w:author="Kyle Hutchinson" w:date="2025-08-21T16:36:00Z">
        <w:r w:rsidR="00804284">
          <w:t>model fantasy</w:t>
        </w:r>
      </w:ins>
      <w:ins w:id="96" w:author="Kyle Hutchinson" w:date="2025-08-22T08:51:00Z">
        <w:r w:rsidR="00FC0576">
          <w:t xml:space="preserve">, which like Wq. 183/1 is </w:t>
        </w:r>
        <w:del w:id="97" w:author="Segall, Christopher (segallcr)" w:date="2025-09-24T20:25:00Z">
          <w:r w:rsidR="00FC0576" w:rsidDel="007E16F7">
            <w:delText xml:space="preserve">also </w:delText>
          </w:r>
        </w:del>
        <w:r w:rsidR="00FC0576">
          <w:t>in D major,</w:t>
        </w:r>
      </w:ins>
      <w:ins w:id="98" w:author="Kyle Hutchinson" w:date="2025-08-21T16:36:00Z">
        <w:r w:rsidR="00804284">
          <w:t xml:space="preserve"> </w:t>
        </w:r>
      </w:ins>
      <w:r w:rsidRPr="0085486B">
        <w:t xml:space="preserve">is given in </w:t>
      </w:r>
      <w:r w:rsidRPr="00AF3139">
        <w:rPr>
          <w:b/>
          <w:bCs/>
          <w:u w:val="single"/>
        </w:rPr>
        <w:t>Example 1</w:t>
      </w:r>
      <w:ins w:id="99" w:author="Kyle Hutchinson" w:date="2025-08-22T08:42:00Z">
        <w:r w:rsidR="00291C78">
          <w:t>.</w:t>
        </w:r>
      </w:ins>
      <w:r w:rsidR="00C451D1">
        <w:t xml:space="preserve"> </w:t>
      </w:r>
    </w:p>
    <w:p w14:paraId="53D8EEB0" w14:textId="77777777" w:rsidR="00536A1B" w:rsidRDefault="00536A1B" w:rsidP="003C5780"/>
    <w:p w14:paraId="1038D1DD" w14:textId="77777777" w:rsidR="00CA627B" w:rsidRDefault="00536A1B" w:rsidP="004E571C">
      <w:r w:rsidRPr="0085486B">
        <w:rPr>
          <w:b/>
          <w:bCs/>
        </w:rPr>
        <w:t>Example 1</w:t>
      </w:r>
      <w:r w:rsidRPr="0085486B">
        <w:t xml:space="preserve"> </w:t>
      </w:r>
      <w:ins w:id="100" w:author="Segall, Christopher (segallcr)" w:date="2025-09-24T20:28:00Z">
        <w:r w:rsidR="005B6C23">
          <w:t xml:space="preserve">C. P. E. </w:t>
        </w:r>
      </w:ins>
      <w:del w:id="101" w:author="Segall, Christopher (segallcr)" w:date="2025-09-24T20:28:00Z">
        <w:r w:rsidRPr="0085486B" w:rsidDel="005B6C23">
          <w:delText xml:space="preserve">Bach’s </w:delText>
        </w:r>
      </w:del>
      <w:ins w:id="102" w:author="Segall, Christopher (segallcr)" w:date="2025-09-24T20:28:00Z">
        <w:r w:rsidR="005B6C23" w:rsidRPr="0085486B">
          <w:t>Bach</w:t>
        </w:r>
        <w:r w:rsidR="005B6C23">
          <w:t>,</w:t>
        </w:r>
        <w:r w:rsidR="005B6C23" w:rsidRPr="0085486B">
          <w:t xml:space="preserve"> </w:t>
        </w:r>
      </w:ins>
      <w:r w:rsidRPr="0085486B">
        <w:t>model fantasy outline (1762, 341).</w:t>
      </w:r>
    </w:p>
    <w:p w14:paraId="63DB263D" w14:textId="77777777" w:rsidR="00CA627B" w:rsidRDefault="00CA627B" w:rsidP="003C5780"/>
    <w:p w14:paraId="45CBC9C5" w14:textId="6ED7B22C" w:rsidR="008643C4" w:rsidRDefault="00EA3E4B" w:rsidP="004E571C">
      <w:r w:rsidRPr="00AF3139">
        <w:rPr>
          <w:b/>
          <w:bCs/>
          <w:u w:val="single"/>
        </w:rPr>
        <w:t>Example 2</w:t>
      </w:r>
      <w:r w:rsidRPr="0085486B">
        <w:t xml:space="preserve"> </w:t>
      </w:r>
      <w:del w:id="103" w:author="Segall, Christopher (segallcr)" w:date="2025-09-24T20:33:00Z">
        <w:r w:rsidRPr="0085486B" w:rsidDel="00E6452F">
          <w:delText xml:space="preserve">is </w:delText>
        </w:r>
      </w:del>
      <w:ins w:id="104" w:author="Segall, Christopher (segallcr)" w:date="2025-09-24T20:33:00Z">
        <w:r w:rsidR="00E6452F">
          <w:t>shows</w:t>
        </w:r>
        <w:r w:rsidR="00E6452F" w:rsidRPr="0085486B">
          <w:t xml:space="preserve"> </w:t>
        </w:r>
      </w:ins>
      <w:r w:rsidRPr="0085486B">
        <w:t xml:space="preserve">a harmonic reduction (not to metric scale) of mm. 1–26 of the first movement of </w:t>
      </w:r>
      <w:del w:id="105" w:author="Segall, Christopher (segallcr)" w:date="2025-09-24T20:33:00Z">
        <w:r w:rsidRPr="0085486B" w:rsidDel="00E6452F">
          <w:delText>the symphony</w:delText>
        </w:r>
      </w:del>
      <w:ins w:id="106" w:author="Segall, Christopher (segallcr)" w:date="2025-09-24T20:33:00Z">
        <w:r w:rsidR="00E6452F">
          <w:t>Wq. 183/1</w:t>
        </w:r>
      </w:ins>
      <w:r w:rsidRPr="0085486B">
        <w:t>, summarizing the main tonal events</w:t>
      </w:r>
      <w:r w:rsidR="00984A4C" w:rsidRPr="0085486B">
        <w:t xml:space="preserve"> in this </w:t>
      </w:r>
      <w:del w:id="107" w:author="Segall, Christopher (segallcr)" w:date="2025-09-24T20:33:00Z">
        <w:r w:rsidR="00984A4C" w:rsidRPr="0085486B" w:rsidDel="00E6452F">
          <w:delText>excerpt</w:delText>
        </w:r>
      </w:del>
      <w:ins w:id="108" w:author="Segall, Christopher (segallcr)" w:date="2025-09-24T20:33:00Z">
        <w:r w:rsidR="00E6452F">
          <w:t>section</w:t>
        </w:r>
      </w:ins>
      <w:r w:rsidRPr="0085486B">
        <w:t xml:space="preserve">. </w:t>
      </w:r>
      <w:del w:id="109" w:author="Segall, Christopher (segallcr)" w:date="2025-09-24T20:33:00Z">
        <w:r w:rsidRPr="0085486B" w:rsidDel="00E6452F">
          <w:delText>As we can see, a</w:delText>
        </w:r>
      </w:del>
      <w:ins w:id="110" w:author="Segall, Christopher (segallcr)" w:date="2025-09-24T20:33:00Z">
        <w:r w:rsidR="00E6452F">
          <w:t>A</w:t>
        </w:r>
      </w:ins>
      <w:r w:rsidRPr="0085486B">
        <w:t>fter</w:t>
      </w:r>
      <w:r w:rsidR="00BA691A" w:rsidRPr="0085486B">
        <w:t xml:space="preserve"> a</w:t>
      </w:r>
      <w:r w:rsidRPr="0085486B">
        <w:t xml:space="preserve"> I</w:t>
      </w:r>
      <w:r w:rsidR="00E6452F">
        <w:t>–</w:t>
      </w:r>
      <w:r w:rsidRPr="0085486B">
        <w:t>vi</w:t>
      </w:r>
      <w:r w:rsidR="00E6452F">
        <w:t>–</w:t>
      </w:r>
      <w:r w:rsidRPr="0085486B">
        <w:t>IV opening</w:t>
      </w:r>
      <w:r w:rsidR="003F4789" w:rsidRPr="0085486B">
        <w:t xml:space="preserve"> that </w:t>
      </w:r>
      <w:del w:id="111" w:author="Segall, Christopher (segallcr)" w:date="2025-09-24T20:34:00Z">
        <w:r w:rsidR="003F4789" w:rsidRPr="0085486B" w:rsidDel="00E6452F">
          <w:delText xml:space="preserve">clearly projects </w:delText>
        </w:r>
      </w:del>
      <w:ins w:id="112" w:author="Segall, Christopher (segallcr)" w:date="2025-09-24T20:34:00Z">
        <w:r w:rsidR="00E6452F">
          <w:t xml:space="preserve">establishes </w:t>
        </w:r>
      </w:ins>
      <w:r w:rsidR="003F4789" w:rsidRPr="0085486B">
        <w:t xml:space="preserve">the home key of D major, </w:t>
      </w:r>
      <w:commentRangeStart w:id="113"/>
      <w:r w:rsidR="003F4789" w:rsidRPr="0085486B">
        <w:t>m</w:t>
      </w:r>
      <w:r w:rsidRPr="0085486B">
        <w:t>m. 19–20 unexpectedly shift to A minor</w:t>
      </w:r>
      <w:commentRangeEnd w:id="113"/>
      <w:r w:rsidR="00D57948">
        <w:rPr>
          <w:rStyle w:val="CommentReference"/>
        </w:rPr>
        <w:commentReference w:id="113"/>
      </w:r>
      <w:r w:rsidR="00636F78" w:rsidRPr="0085486B">
        <w:t xml:space="preserve"> (</w:t>
      </w:r>
      <w:del w:id="114" w:author="Segall, Christopher (segallcr)" w:date="2025-09-24T20:34:00Z">
        <w:r w:rsidR="00636F78" w:rsidRPr="0085486B" w:rsidDel="00E6452F">
          <w:delText xml:space="preserve">key of </w:delText>
        </w:r>
      </w:del>
      <w:r w:rsidR="00636F78" w:rsidRPr="0085486B">
        <w:t>v)</w:t>
      </w:r>
      <w:r w:rsidRPr="0085486B">
        <w:t xml:space="preserve">, mm. 21–22 </w:t>
      </w:r>
      <w:del w:id="115" w:author="Segall, Christopher (segallcr)" w:date="2025-09-24T20:34:00Z">
        <w:r w:rsidRPr="0085486B" w:rsidDel="00B04E7C">
          <w:delText xml:space="preserve">tonicize </w:delText>
        </w:r>
      </w:del>
      <w:ins w:id="116" w:author="Segall, Christopher (segallcr)" w:date="2025-09-24T20:34:00Z">
        <w:r w:rsidR="00B04E7C">
          <w:t>move to</w:t>
        </w:r>
        <w:r w:rsidR="00B04E7C" w:rsidRPr="0085486B">
          <w:t xml:space="preserve"> </w:t>
        </w:r>
      </w:ins>
      <w:r w:rsidRPr="0085486B">
        <w:t>B minor (</w:t>
      </w:r>
      <w:del w:id="117" w:author="Segall, Christopher (segallcr)" w:date="2025-09-24T20:34:00Z">
        <w:r w:rsidRPr="0085486B" w:rsidDel="00B04E7C">
          <w:delText xml:space="preserve">key of </w:delText>
        </w:r>
      </w:del>
      <w:r w:rsidR="00636F78" w:rsidRPr="0085486B">
        <w:t>vi</w:t>
      </w:r>
      <w:r w:rsidRPr="0085486B">
        <w:t>)</w:t>
      </w:r>
      <w:ins w:id="118" w:author="Segall, Christopher (segallcr)" w:date="2025-09-24T20:34:00Z">
        <w:r w:rsidR="00B04E7C">
          <w:t>,</w:t>
        </w:r>
      </w:ins>
      <w:r w:rsidRPr="0085486B">
        <w:t xml:space="preserve"> </w:t>
      </w:r>
      <w:del w:id="119" w:author="Segall, Christopher (segallcr)" w:date="2025-09-24T20:34:00Z">
        <w:r w:rsidRPr="0085486B" w:rsidDel="00B04E7C">
          <w:delText xml:space="preserve">while </w:delText>
        </w:r>
      </w:del>
      <w:ins w:id="120" w:author="Segall, Christopher (segallcr)" w:date="2025-09-24T20:34:00Z">
        <w:r w:rsidR="00B04E7C">
          <w:t xml:space="preserve">and </w:t>
        </w:r>
      </w:ins>
      <w:r w:rsidRPr="0085486B">
        <w:t xml:space="preserve">mm. 23–26 tonicize </w:t>
      </w:r>
      <w:ins w:id="121" w:author="Segall, Christopher (segallcr)" w:date="2025-09-24T20:34:00Z">
        <w:r w:rsidR="00B04E7C">
          <w:t xml:space="preserve">an </w:t>
        </w:r>
      </w:ins>
      <w:del w:id="122" w:author="Segall, Christopher (segallcr)" w:date="2025-09-24T20:34:00Z">
        <w:r w:rsidR="00BA691A" w:rsidRPr="0085486B" w:rsidDel="00B04E7C">
          <w:delText xml:space="preserve">E </w:delText>
        </w:r>
      </w:del>
      <w:ins w:id="123" w:author="Segall, Christopher (segallcr)" w:date="2025-09-24T20:34:00Z">
        <w:r w:rsidR="00B04E7C" w:rsidRPr="0085486B">
          <w:t>E</w:t>
        </w:r>
        <w:r w:rsidR="00B04E7C">
          <w:t>-</w:t>
        </w:r>
      </w:ins>
      <w:r w:rsidR="00BA691A" w:rsidRPr="0085486B">
        <w:t>minor</w:t>
      </w:r>
      <w:ins w:id="124" w:author="Segall, Christopher (segallcr)" w:date="2025-09-24T20:34:00Z">
        <w:r w:rsidR="00B04E7C">
          <w:t xml:space="preserve"> triad</w:t>
        </w:r>
      </w:ins>
      <w:del w:id="125" w:author="Segall, Christopher (segallcr)" w:date="2025-09-24T20:34:00Z">
        <w:r w:rsidRPr="0085486B" w:rsidDel="00B04E7C">
          <w:delText>,</w:delText>
        </w:r>
      </w:del>
      <w:r w:rsidRPr="0085486B">
        <w:t xml:space="preserve"> </w:t>
      </w:r>
      <w:del w:id="126" w:author="Segall, Christopher (segallcr)" w:date="2025-09-24T20:34:00Z">
        <w:r w:rsidRPr="0085486B" w:rsidDel="00B04E7C">
          <w:delText xml:space="preserve">which </w:delText>
        </w:r>
      </w:del>
      <w:ins w:id="127" w:author="Segall, Christopher (segallcr)" w:date="2025-09-24T20:34:00Z">
        <w:r w:rsidR="00B04E7C">
          <w:t>t</w:t>
        </w:r>
      </w:ins>
      <w:ins w:id="128" w:author="Segall, Christopher (segallcr)" w:date="2025-09-24T20:35:00Z">
        <w:r w:rsidR="00B04E7C">
          <w:t xml:space="preserve">hat </w:t>
        </w:r>
      </w:ins>
      <w:r w:rsidRPr="0085486B">
        <w:t>ends up serving as ii</w:t>
      </w:r>
      <w:r w:rsidRPr="00AF3139">
        <w:rPr>
          <w:vertAlign w:val="superscript"/>
        </w:rPr>
        <w:t>6</w:t>
      </w:r>
      <w:r w:rsidRPr="0085486B">
        <w:t xml:space="preserve"> in the</w:t>
      </w:r>
      <w:r w:rsidR="00BA691A" w:rsidRPr="0085486B">
        <w:t xml:space="preserve"> home key</w:t>
      </w:r>
      <w:del w:id="129" w:author="Segall, Christopher (segallcr)" w:date="2025-09-24T20:35:00Z">
        <w:r w:rsidR="00BA691A" w:rsidRPr="0085486B" w:rsidDel="004211C9">
          <w:delText>,</w:delText>
        </w:r>
        <w:r w:rsidRPr="0085486B" w:rsidDel="004211C9">
          <w:delText xml:space="preserve"> D major</w:delText>
        </w:r>
      </w:del>
      <w:r w:rsidRPr="0085486B">
        <w:t xml:space="preserve">. One might therefore </w:t>
      </w:r>
      <w:del w:id="130" w:author="Segall, Christopher (segallcr)" w:date="2025-09-24T20:35:00Z">
        <w:r w:rsidRPr="0085486B" w:rsidDel="004211C9">
          <w:delText>think about</w:delText>
        </w:r>
      </w:del>
      <w:ins w:id="131" w:author="Segall, Christopher (segallcr)" w:date="2025-09-24T20:35:00Z">
        <w:r w:rsidR="004211C9">
          <w:t>consider</w:t>
        </w:r>
      </w:ins>
      <w:r w:rsidRPr="0085486B">
        <w:t xml:space="preserve"> mm. 19–23 as a parenthetical, ambiguous insert</w:t>
      </w:r>
      <w:ins w:id="132" w:author="Segall, Christopher (segallcr)" w:date="2025-09-24T20:35:00Z">
        <w:r w:rsidR="004211C9">
          <w:t>ion</w:t>
        </w:r>
      </w:ins>
      <w:r w:rsidRPr="0085486B">
        <w:t xml:space="preserve"> </w:t>
      </w:r>
      <w:del w:id="133" w:author="Segall, Christopher (segallcr)" w:date="2025-09-24T20:35:00Z">
        <w:r w:rsidRPr="0085486B" w:rsidDel="004211C9">
          <w:delText xml:space="preserve">into the clear opening, which </w:delText>
        </w:r>
      </w:del>
      <w:ins w:id="134" w:author="Segall, Christopher (segallcr)" w:date="2025-09-24T20:35:00Z">
        <w:r w:rsidR="004211C9">
          <w:t xml:space="preserve">that </w:t>
        </w:r>
      </w:ins>
      <w:r w:rsidRPr="0085486B">
        <w:t>disrupts a 5–6 contrapuntal motion above</w:t>
      </w:r>
      <w:r w:rsidR="00AF3139">
        <w:t xml:space="preserve"> ^4</w:t>
      </w:r>
      <w:r w:rsidRPr="0085486B">
        <w:t>, from IV into ii</w:t>
      </w:r>
      <w:r w:rsidRPr="00AF3139">
        <w:rPr>
          <w:vertAlign w:val="superscript"/>
        </w:rPr>
        <w:t>6</w:t>
      </w:r>
      <w:r w:rsidRPr="0085486B">
        <w:t>.</w:t>
      </w:r>
    </w:p>
    <w:p w14:paraId="3E8EDF1A" w14:textId="0D3AF4C8" w:rsidR="00EA3E4B" w:rsidRPr="0085486B" w:rsidRDefault="00EA3E4B" w:rsidP="003C5780"/>
    <w:p w14:paraId="0A11BD45" w14:textId="293BC68C" w:rsidR="00EA3E4B" w:rsidRPr="0085486B" w:rsidRDefault="00EA3E4B" w:rsidP="00AD0CD3">
      <w:r w:rsidRPr="0085486B">
        <w:rPr>
          <w:b/>
          <w:bCs/>
        </w:rPr>
        <w:t>Example 2</w:t>
      </w:r>
      <w:r w:rsidRPr="0085486B">
        <w:t xml:space="preserve"> C. P. E. Bach, Symphony in D </w:t>
      </w:r>
      <w:r w:rsidR="00A179D9">
        <w:t>M</w:t>
      </w:r>
      <w:r w:rsidRPr="0085486B">
        <w:t>ajor, Wq</w:t>
      </w:r>
      <w:r w:rsidR="00A179D9">
        <w:t>.</w:t>
      </w:r>
      <w:r w:rsidRPr="0085486B">
        <w:t xml:space="preserve"> 183/1, </w:t>
      </w:r>
      <w:ins w:id="135" w:author="Segall, Christopher (segallcr)" w:date="2025-09-24T21:44:00Z">
        <w:r w:rsidR="00B623FF">
          <w:t xml:space="preserve">first movement, </w:t>
        </w:r>
      </w:ins>
      <w:r w:rsidRPr="0085486B">
        <w:t>mm. 1–26</w:t>
      </w:r>
      <w:r w:rsidR="00A179D9">
        <w:t>: harmonic reduction (not to scale).</w:t>
      </w:r>
    </w:p>
    <w:p w14:paraId="2E168049" w14:textId="77777777" w:rsidR="008643C4" w:rsidRDefault="008643C4" w:rsidP="003C5780"/>
    <w:p w14:paraId="6C4ABC9C" w14:textId="3F053C3B" w:rsidR="00DE127C" w:rsidRDefault="00EA3E4B" w:rsidP="00FF2670">
      <w:pPr>
        <w:rPr>
          <w:ins w:id="136" w:author="Kyle Hutchinson" w:date="2025-08-22T08:44:00Z"/>
        </w:rPr>
      </w:pPr>
      <w:r w:rsidRPr="0085486B">
        <w:t>The</w:t>
      </w:r>
      <w:r w:rsidR="00A7620B" w:rsidRPr="0085486B">
        <w:t xml:space="preserve"> s</w:t>
      </w:r>
      <w:r w:rsidR="00185CB6" w:rsidRPr="0085486B">
        <w:t>t</w:t>
      </w:r>
      <w:r w:rsidR="00A7620B" w:rsidRPr="0085486B">
        <w:t>ark shift of mm. 19–20 is</w:t>
      </w:r>
      <w:r w:rsidR="00636F78" w:rsidRPr="0085486B">
        <w:t xml:space="preserve"> </w:t>
      </w:r>
      <w:r w:rsidR="009703E8" w:rsidRPr="0085486B">
        <w:t>unexpected</w:t>
      </w:r>
      <w:del w:id="137" w:author="Segall, Christopher (segallcr)" w:date="2025-09-24T20:40:00Z">
        <w:r w:rsidR="00636F78" w:rsidRPr="0085486B" w:rsidDel="00E405F8">
          <w:delText>,</w:delText>
        </w:r>
      </w:del>
      <w:r w:rsidR="00636F78" w:rsidRPr="0085486B">
        <w:t xml:space="preserve"> </w:t>
      </w:r>
      <w:del w:id="138" w:author="Kyle Hutchinson" w:date="2025-08-22T09:02:00Z">
        <w:r w:rsidR="00636F78" w:rsidRPr="0085486B" w:rsidDel="0051574A">
          <w:delText>yet it</w:delText>
        </w:r>
      </w:del>
      <w:ins w:id="139" w:author="Kyle Hutchinson" w:date="2025-08-22T09:02:00Z">
        <w:r w:rsidR="0051574A">
          <w:t>and</w:t>
        </w:r>
      </w:ins>
      <w:r w:rsidR="00636F78" w:rsidRPr="0085486B">
        <w:t xml:space="preserve"> has a decisive tonal implication</w:t>
      </w:r>
      <w:ins w:id="140" w:author="Kyle Hutchinson" w:date="2025-08-21T17:16:00Z">
        <w:r w:rsidR="00802D31">
          <w:t>.</w:t>
        </w:r>
      </w:ins>
      <w:ins w:id="141" w:author="Kyle Hutchinson" w:date="2025-08-21T17:23:00Z">
        <w:r w:rsidR="00DE127C">
          <w:t xml:space="preserve"> First, it is important to note that </w:t>
        </w:r>
        <w:del w:id="142" w:author="Segall, Christopher (segallcr)" w:date="2025-09-24T20:42:00Z">
          <w:r w:rsidR="00DE127C" w:rsidDel="004C4A5C">
            <w:delText xml:space="preserve">while </w:delText>
          </w:r>
        </w:del>
      </w:ins>
      <w:ins w:id="143" w:author="Segall, Christopher (segallcr)" w:date="2025-09-24T20:42:00Z">
        <w:r w:rsidR="004C4A5C">
          <w:t xml:space="preserve">although </w:t>
        </w:r>
      </w:ins>
      <w:ins w:id="144" w:author="Kyle Hutchinson" w:date="2025-08-21T17:23:00Z">
        <w:r w:rsidR="00DE127C" w:rsidRPr="0085486B">
          <w:t xml:space="preserve">diminished seventh chords </w:t>
        </w:r>
        <w:r w:rsidR="00DE127C">
          <w:t xml:space="preserve">are traditionally perceived </w:t>
        </w:r>
        <w:r w:rsidR="00DE127C" w:rsidRPr="0085486B">
          <w:t>as</w:t>
        </w:r>
        <w:r w:rsidR="00DE127C">
          <w:t xml:space="preserve"> fully</w:t>
        </w:r>
        <w:r w:rsidR="00DE127C" w:rsidRPr="0085486B">
          <w:t xml:space="preserve"> multi</w:t>
        </w:r>
        <w:del w:id="145" w:author="Segall, Christopher (segallcr)" w:date="2025-09-24T20:41:00Z">
          <w:r w:rsidR="00DE127C" w:rsidRPr="0085486B" w:rsidDel="0043408F">
            <w:delText>-</w:delText>
          </w:r>
        </w:del>
        <w:r w:rsidR="00DE127C" w:rsidRPr="0085486B">
          <w:t xml:space="preserve">valent </w:t>
        </w:r>
        <w:r w:rsidR="00DE127C">
          <w:t>harmonies</w:t>
        </w:r>
        <w:r w:rsidR="00DE127C" w:rsidRPr="0085486B">
          <w:t>, their usage in th</w:t>
        </w:r>
        <w:r w:rsidR="00DE127C">
          <w:t>is</w:t>
        </w:r>
        <w:r w:rsidR="00DE127C" w:rsidRPr="0085486B">
          <w:t xml:space="preserve"> period often implie</w:t>
        </w:r>
        <w:del w:id="146" w:author="Segall, Christopher (segallcr)" w:date="2025-09-24T20:42:00Z">
          <w:r w:rsidR="00DE127C" w:rsidRPr="0085486B" w:rsidDel="002B3BD4">
            <w:delText>d</w:delText>
          </w:r>
        </w:del>
      </w:ins>
      <w:ins w:id="147" w:author="Segall, Christopher (segallcr)" w:date="2025-09-24T20:42:00Z">
        <w:r w:rsidR="002B3BD4">
          <w:t>s</w:t>
        </w:r>
      </w:ins>
      <w:ins w:id="148" w:author="Kyle Hutchinson" w:date="2025-08-21T17:23:00Z">
        <w:r w:rsidR="00DE127C" w:rsidRPr="0085486B">
          <w:t xml:space="preserve"> that their bass note </w:t>
        </w:r>
        <w:del w:id="149" w:author="Segall, Christopher (segallcr)" w:date="2025-09-24T20:42:00Z">
          <w:r w:rsidR="00DE127C" w:rsidRPr="0085486B" w:rsidDel="002B3BD4">
            <w:delText>was</w:delText>
          </w:r>
        </w:del>
      </w:ins>
      <w:ins w:id="150" w:author="Segall, Christopher (segallcr)" w:date="2025-09-24T20:42:00Z">
        <w:r w:rsidR="002B3BD4">
          <w:t>is</w:t>
        </w:r>
      </w:ins>
      <w:ins w:id="151" w:author="Kyle Hutchinson" w:date="2025-08-21T17:23:00Z">
        <w:r w:rsidR="00DE127C">
          <w:t xml:space="preserve"> </w:t>
        </w:r>
        <w:r w:rsidR="00DE127C">
          <w:lastRenderedPageBreak/>
          <w:t>either</w:t>
        </w:r>
        <w:r w:rsidR="00DE127C" w:rsidRPr="0085486B">
          <w:t xml:space="preserve"> ^</w:t>
        </w:r>
        <w:r w:rsidR="00DE127C">
          <w:t>ƒ</w:t>
        </w:r>
        <w:r w:rsidR="00DE127C" w:rsidRPr="0085486B">
          <w:t>4</w:t>
        </w:r>
      </w:ins>
      <w:ins w:id="152" w:author="Segall, Christopher (segallcr)" w:date="2025-09-24T20:43:00Z">
        <w:r w:rsidR="002B3BD4">
          <w:t>,</w:t>
        </w:r>
      </w:ins>
      <w:ins w:id="153" w:author="Kyle Hutchinson" w:date="2025-08-21T17:24:00Z">
        <w:r w:rsidR="00DE127C">
          <w:t xml:space="preserve"> when followed by a six-four sonority,</w:t>
        </w:r>
      </w:ins>
      <w:ins w:id="154" w:author="Kyle Hutchinson" w:date="2025-08-21T17:23:00Z">
        <w:r w:rsidR="00DE127C" w:rsidRPr="0085486B">
          <w:t xml:space="preserve"> </w:t>
        </w:r>
        <w:r w:rsidR="00DE127C">
          <w:t>or ^7</w:t>
        </w:r>
      </w:ins>
      <w:ins w:id="155" w:author="Segall, Christopher (segallcr)" w:date="2025-09-24T20:43:00Z">
        <w:r w:rsidR="002B3BD4">
          <w:t>,</w:t>
        </w:r>
      </w:ins>
      <w:ins w:id="156" w:author="Kyle Hutchinson" w:date="2025-08-21T17:23:00Z">
        <w:r w:rsidR="00DE127C">
          <w:t xml:space="preserve"> </w:t>
        </w:r>
      </w:ins>
      <w:ins w:id="157" w:author="Kyle Hutchinson" w:date="2025-08-21T17:24:00Z">
        <w:r w:rsidR="00DE127C">
          <w:t>when followed by a root-position triad</w:t>
        </w:r>
      </w:ins>
      <w:ins w:id="158" w:author="Kyle Hutchinson" w:date="2025-08-21T17:23:00Z">
        <w:r w:rsidR="00DE127C" w:rsidRPr="0085486B">
          <w:t>.</w:t>
        </w:r>
      </w:ins>
      <w:r w:rsidR="00DE127C" w:rsidRPr="002B3BD4">
        <w:rPr>
          <w:rStyle w:val="FootnoteReference"/>
        </w:rPr>
        <w:footnoteReference w:id="6"/>
      </w:r>
      <w:ins w:id="203" w:author="Kyle Hutchinson" w:date="2025-08-21T17:25:00Z">
        <w:r w:rsidR="00DE127C">
          <w:t xml:space="preserve"> </w:t>
        </w:r>
      </w:ins>
      <w:del w:id="204" w:author="Kyle Hutchinson" w:date="2025-08-21T17:16:00Z">
        <w:r w:rsidR="00636F78" w:rsidRPr="0085486B" w:rsidDel="00802D31">
          <w:delText>:</w:delText>
        </w:r>
      </w:del>
      <w:del w:id="205" w:author="Kyle Hutchinson" w:date="2025-08-21T17:25:00Z">
        <w:r w:rsidRPr="0085486B" w:rsidDel="00DE127C">
          <w:delText xml:space="preserve"> </w:delText>
        </w:r>
      </w:del>
      <w:del w:id="206" w:author="Kyle Hutchinson" w:date="2025-08-21T17:16:00Z">
        <w:r w:rsidR="000775BA" w:rsidRPr="0085486B" w:rsidDel="00802D31">
          <w:delText>t</w:delText>
        </w:r>
      </w:del>
      <w:ins w:id="207" w:author="Segall, Christopher (segallcr)" w:date="2025-09-24T20:52:00Z">
        <w:r w:rsidR="007A76F4">
          <w:t>T</w:t>
        </w:r>
      </w:ins>
      <w:r w:rsidR="000775BA" w:rsidRPr="0085486B">
        <w:t xml:space="preserve">he succession </w:t>
      </w:r>
      <w:del w:id="208" w:author="Segall, Christopher (segallcr)" w:date="2025-09-24T20:52:00Z">
        <w:r w:rsidR="000775BA" w:rsidRPr="0085486B" w:rsidDel="007A76F4">
          <w:delText xml:space="preserve">of </w:delText>
        </w:r>
      </w:del>
      <w:ins w:id="209" w:author="Segall, Christopher (segallcr)" w:date="2025-09-24T20:52:00Z">
        <w:r w:rsidR="007A76F4">
          <w:t>from</w:t>
        </w:r>
        <w:r w:rsidR="007A76F4" w:rsidRPr="0085486B">
          <w:t xml:space="preserve"> </w:t>
        </w:r>
      </w:ins>
      <w:r w:rsidR="000775BA" w:rsidRPr="0085486B">
        <w:t>a dim</w:t>
      </w:r>
      <w:r w:rsidR="00AF3139">
        <w:t>inished seventh</w:t>
      </w:r>
      <w:r w:rsidR="000775BA" w:rsidRPr="0085486B">
        <w:t xml:space="preserve"> sonority </w:t>
      </w:r>
      <w:ins w:id="210" w:author="Kyle Hutchinson" w:date="2025-08-21T17:18:00Z">
        <w:r w:rsidR="00802D31">
          <w:t>on Dƒ</w:t>
        </w:r>
      </w:ins>
      <w:ins w:id="211" w:author="Kyle Hutchinson" w:date="2025-08-21T17:24:00Z">
        <w:r w:rsidR="00DE127C">
          <w:t xml:space="preserve"> </w:t>
        </w:r>
        <w:del w:id="212" w:author="Segall, Christopher (segallcr)" w:date="2025-09-24T20:52:00Z">
          <w:r w:rsidR="00DE127C" w:rsidDel="00600EA3">
            <w:delText>in m. 19,</w:delText>
          </w:r>
        </w:del>
      </w:ins>
      <w:ins w:id="213" w:author="Kyle Hutchinson" w:date="2025-08-21T17:18:00Z">
        <w:del w:id="214" w:author="Segall, Christopher (segallcr)" w:date="2025-09-24T20:52:00Z">
          <w:r w:rsidR="00802D31" w:rsidDel="00600EA3">
            <w:delText xml:space="preserve"> </w:delText>
          </w:r>
        </w:del>
      </w:ins>
      <w:del w:id="215" w:author="Segall, Christopher (segallcr)" w:date="2025-09-24T20:52:00Z">
        <w:r w:rsidR="000775BA" w:rsidRPr="0085486B" w:rsidDel="00600EA3">
          <w:delText>followed by</w:delText>
        </w:r>
      </w:del>
      <w:ins w:id="216" w:author="Segall, Christopher (segallcr)" w:date="2025-09-24T20:52:00Z">
        <w:r w:rsidR="00600EA3">
          <w:t>to</w:t>
        </w:r>
      </w:ins>
      <w:r w:rsidR="000775BA" w:rsidRPr="0085486B">
        <w:t xml:space="preserve"> a minor</w:t>
      </w:r>
      <w:r w:rsidR="00A54B92" w:rsidRPr="0085486B">
        <w:t xml:space="preserve"> </w:t>
      </w:r>
      <w:r w:rsidR="000775BA" w:rsidRPr="0085486B">
        <w:t xml:space="preserve">6/4 </w:t>
      </w:r>
      <w:del w:id="217" w:author="Segall, Christopher (segallcr)" w:date="2025-09-24T20:53:00Z">
        <w:r w:rsidR="000775BA" w:rsidRPr="0085486B" w:rsidDel="00600EA3">
          <w:delText xml:space="preserve">sonority </w:delText>
        </w:r>
        <w:r w:rsidR="00743903" w:rsidRPr="0085486B" w:rsidDel="00600EA3">
          <w:delText xml:space="preserve">a </w:delText>
        </w:r>
      </w:del>
      <w:ins w:id="218" w:author="Segall, Christopher (segallcr)" w:date="2025-09-24T20:53:00Z">
        <w:r w:rsidR="00600EA3">
          <w:t>one</w:t>
        </w:r>
        <w:r w:rsidR="00600EA3" w:rsidRPr="0085486B">
          <w:t xml:space="preserve"> </w:t>
        </w:r>
      </w:ins>
      <w:r w:rsidR="00743903" w:rsidRPr="0085486B">
        <w:t>semitone above</w:t>
      </w:r>
      <w:ins w:id="219" w:author="Kyle Hutchinson" w:date="2025-08-21T17:24:00Z">
        <w:del w:id="220" w:author="Segall, Christopher (segallcr)" w:date="2025-09-24T20:53:00Z">
          <w:r w:rsidR="00DE127C" w:rsidDel="00600EA3">
            <w:delText>,</w:delText>
          </w:r>
        </w:del>
      </w:ins>
      <w:del w:id="221" w:author="Kyle Hutchinson" w:date="2025-08-21T17:18:00Z">
        <w:r w:rsidR="00743903" w:rsidRPr="0085486B" w:rsidDel="00802D31">
          <w:delText xml:space="preserve"> it</w:delText>
        </w:r>
      </w:del>
      <w:r w:rsidR="00743903" w:rsidRPr="0085486B">
        <w:t xml:space="preserve"> </w:t>
      </w:r>
      <w:r w:rsidR="007D1C7B" w:rsidRPr="0085486B">
        <w:t xml:space="preserve">unambiguously </w:t>
      </w:r>
      <w:r w:rsidR="000775BA" w:rsidRPr="0085486B">
        <w:t>implies</w:t>
      </w:r>
      <w:r w:rsidR="00743903" w:rsidRPr="0085486B">
        <w:t xml:space="preserve"> </w:t>
      </w:r>
      <w:del w:id="222" w:author="Segall, Christopher (segallcr)" w:date="2025-09-24T20:53:00Z">
        <w:r w:rsidR="00743903" w:rsidRPr="0085486B" w:rsidDel="00F83531">
          <w:delText>in eighteenth-century usage</w:delText>
        </w:r>
        <w:r w:rsidR="000775BA" w:rsidRPr="0085486B" w:rsidDel="00F83531">
          <w:delText xml:space="preserve"> that we have moved to </w:delText>
        </w:r>
      </w:del>
      <w:r w:rsidR="000775BA" w:rsidRPr="0085486B">
        <w:t>the key of A minor</w:t>
      </w:r>
      <w:r w:rsidR="00A7620B" w:rsidRPr="0085486B">
        <w:t xml:space="preserve"> </w:t>
      </w:r>
      <w:del w:id="223" w:author="Segall, Christopher (segallcr)" w:date="2025-09-24T20:53:00Z">
        <w:r w:rsidR="00A7620B" w:rsidRPr="0085486B" w:rsidDel="00F83531">
          <w:delText xml:space="preserve">or minor </w:delText>
        </w:r>
      </w:del>
      <w:ins w:id="224" w:author="Segall, Christopher (segallcr)" w:date="2025-09-24T20:53:00Z">
        <w:r w:rsidR="00F83531">
          <w:t>(</w:t>
        </w:r>
      </w:ins>
      <w:r w:rsidR="00A7620B" w:rsidRPr="0085486B">
        <w:t>v</w:t>
      </w:r>
      <w:ins w:id="225" w:author="Segall, Christopher (segallcr)" w:date="2025-09-24T20:53:00Z">
        <w:r w:rsidR="00F83531">
          <w:t>)</w:t>
        </w:r>
      </w:ins>
      <w:ins w:id="226" w:author="Kyle Hutchinson" w:date="2025-08-21T17:24:00Z">
        <w:r w:rsidR="00DE127C">
          <w:t>. L</w:t>
        </w:r>
      </w:ins>
      <w:ins w:id="227" w:author="Kyle Hutchinson" w:date="2025-08-21T17:19:00Z">
        <w:r w:rsidR="00802D31">
          <w:t>ikewise, the</w:t>
        </w:r>
      </w:ins>
      <w:del w:id="228" w:author="Kyle Hutchinson" w:date="2025-08-21T17:05:00Z">
        <w:r w:rsidR="00F91D1F" w:rsidRPr="0085486B" w:rsidDel="005F3F17">
          <w:delText xml:space="preserve">; </w:delText>
        </w:r>
        <w:r w:rsidR="00F348FD" w:rsidRPr="0085486B" w:rsidDel="005F3F17">
          <w:delText>t</w:delText>
        </w:r>
      </w:del>
      <w:del w:id="229" w:author="Kyle Hutchinson" w:date="2025-08-21T17:19:00Z">
        <w:r w:rsidR="00F348FD" w:rsidRPr="0085486B" w:rsidDel="00802D31">
          <w:delText xml:space="preserve">he </w:delText>
        </w:r>
        <w:r w:rsidR="00AF3139" w:rsidDel="00802D31">
          <w:delText>next</w:delText>
        </w:r>
      </w:del>
      <w:r w:rsidR="00F348FD" w:rsidRPr="0085486B">
        <w:t xml:space="preserve"> </w:t>
      </w:r>
      <w:r w:rsidR="00AF3139">
        <w:t>diminished seventh</w:t>
      </w:r>
      <w:ins w:id="230" w:author="Kyle Hutchinson" w:date="2025-08-21T17:19:00Z">
        <w:r w:rsidR="00802D31">
          <w:t xml:space="preserve"> on Aƒ</w:t>
        </w:r>
      </w:ins>
      <w:r w:rsidR="00AF3139">
        <w:t xml:space="preserve"> </w:t>
      </w:r>
      <w:r w:rsidR="00F348FD" w:rsidRPr="0085486B">
        <w:t xml:space="preserve">followed by </w:t>
      </w:r>
      <w:ins w:id="231" w:author="Segall, Christopher (segallcr)" w:date="2025-09-24T20:53:00Z">
        <w:r w:rsidR="00F76E6F">
          <w:t xml:space="preserve">a </w:t>
        </w:r>
      </w:ins>
      <w:r w:rsidR="00F348FD" w:rsidRPr="0085486B">
        <w:t>root</w:t>
      </w:r>
      <w:ins w:id="232" w:author="Kyle Hutchinson" w:date="2025-08-21T17:17:00Z">
        <w:r w:rsidR="00802D31">
          <w:t>-</w:t>
        </w:r>
      </w:ins>
      <w:del w:id="233" w:author="Kyle Hutchinson" w:date="2025-08-21T17:17:00Z">
        <w:r w:rsidR="00F348FD" w:rsidRPr="0085486B" w:rsidDel="00802D31">
          <w:delText xml:space="preserve"> </w:delText>
        </w:r>
      </w:del>
      <w:r w:rsidR="00F348FD" w:rsidRPr="0085486B">
        <w:t>position minor triad</w:t>
      </w:r>
      <w:r w:rsidR="00743903" w:rsidRPr="0085486B">
        <w:t xml:space="preserve"> </w:t>
      </w:r>
      <w:del w:id="234" w:author="Segall, Christopher (segallcr)" w:date="2025-09-24T20:53:00Z">
        <w:r w:rsidR="00743903" w:rsidRPr="0085486B" w:rsidDel="00F76E6F">
          <w:delText xml:space="preserve">a </w:delText>
        </w:r>
      </w:del>
      <w:ins w:id="235" w:author="Segall, Christopher (segallcr)" w:date="2025-09-24T20:53:00Z">
        <w:r w:rsidR="00F76E6F">
          <w:t>one</w:t>
        </w:r>
        <w:r w:rsidR="00F76E6F" w:rsidRPr="0085486B">
          <w:t xml:space="preserve"> </w:t>
        </w:r>
      </w:ins>
      <w:r w:rsidR="00743903" w:rsidRPr="0085486B">
        <w:t>semitone above</w:t>
      </w:r>
      <w:r w:rsidR="00F348FD" w:rsidRPr="0085486B">
        <w:t xml:space="preserve"> </w:t>
      </w:r>
      <w:del w:id="236" w:author="Segall, Christopher (segallcr)" w:date="2025-09-24T20:53:00Z">
        <w:r w:rsidR="00F348FD" w:rsidRPr="0085486B" w:rsidDel="00F76E6F">
          <w:delText xml:space="preserve">imply </w:delText>
        </w:r>
      </w:del>
      <w:ins w:id="237" w:author="Segall, Christopher (segallcr)" w:date="2025-09-24T20:53:00Z">
        <w:r w:rsidR="00F76E6F" w:rsidRPr="0085486B">
          <w:t>impl</w:t>
        </w:r>
        <w:r w:rsidR="00F76E6F">
          <w:t>ies</w:t>
        </w:r>
        <w:r w:rsidR="00F76E6F" w:rsidRPr="0085486B">
          <w:t xml:space="preserve"> </w:t>
        </w:r>
      </w:ins>
      <w:r w:rsidR="00F348FD" w:rsidRPr="0085486B">
        <w:t>a shift to B minor</w:t>
      </w:r>
      <w:ins w:id="238" w:author="Kyle Hutchinson" w:date="2025-08-21T17:22:00Z">
        <w:r w:rsidR="00DE127C">
          <w:t>.</w:t>
        </w:r>
      </w:ins>
      <w:ins w:id="239" w:author="Kyle Hutchinson" w:date="2025-08-21T17:25:00Z">
        <w:r w:rsidR="00DE127C">
          <w:t xml:space="preserve"> </w:t>
        </w:r>
      </w:ins>
      <w:del w:id="240" w:author="Kyle Hutchinson" w:date="2025-08-21T17:17:00Z">
        <w:r w:rsidR="00F348FD" w:rsidRPr="0085486B" w:rsidDel="00802D31">
          <w:delText>,</w:delText>
        </w:r>
      </w:del>
      <w:del w:id="241" w:author="Kyle Hutchinson" w:date="2025-08-21T17:19:00Z">
        <w:r w:rsidR="00F348FD" w:rsidRPr="0085486B" w:rsidDel="00802D31">
          <w:delText xml:space="preserve"> assisting us in tonal </w:delText>
        </w:r>
        <w:r w:rsidR="00F348FD" w:rsidRPr="0085486B" w:rsidDel="00802D31">
          <w:rPr>
            <w:i/>
            <w:iCs/>
          </w:rPr>
          <w:delText>position finding</w:delText>
        </w:r>
        <w:r w:rsidR="00FD7AC1" w:rsidRPr="0085486B" w:rsidDel="00802D31">
          <w:delText xml:space="preserve"> </w:delText>
        </w:r>
        <w:r w:rsidR="00F348FD" w:rsidRPr="0085486B" w:rsidDel="00802D31">
          <w:delText xml:space="preserve">based </w:delText>
        </w:r>
        <w:r w:rsidR="00F255CE" w:rsidRPr="0085486B" w:rsidDel="00802D31">
          <w:delText>o</w:delText>
        </w:r>
        <w:r w:rsidR="00F348FD" w:rsidRPr="0085486B" w:rsidDel="00802D31">
          <w:delText>n eighteenth-century usage</w:delText>
        </w:r>
        <w:r w:rsidR="00957627" w:rsidRPr="0085486B" w:rsidDel="00802D31">
          <w:delText xml:space="preserve">, not </w:delText>
        </w:r>
        <w:r w:rsidR="00F255CE" w:rsidRPr="0085486B" w:rsidDel="00802D31">
          <w:delText xml:space="preserve">on </w:delText>
        </w:r>
        <w:r w:rsidR="00957627" w:rsidRPr="0085486B" w:rsidDel="00802D31">
          <w:delText xml:space="preserve">abstract </w:delText>
        </w:r>
        <w:r w:rsidR="00957627" w:rsidRPr="0085486B" w:rsidDel="00802D31">
          <w:lastRenderedPageBreak/>
          <w:delText>properties (cf. Browne 1981)</w:delText>
        </w:r>
      </w:del>
      <w:del w:id="242" w:author="Kyle Hutchinson" w:date="2025-08-21T17:17:00Z">
        <w:r w:rsidR="00957627" w:rsidRPr="0085486B" w:rsidDel="00802D31">
          <w:delText>:</w:delText>
        </w:r>
        <w:r w:rsidR="00C57BD2" w:rsidRPr="0085486B" w:rsidDel="00802D31">
          <w:delText xml:space="preserve"> t</w:delText>
        </w:r>
      </w:del>
      <w:del w:id="243" w:author="Kyle Hutchinson" w:date="2025-08-21T17:23:00Z">
        <w:r w:rsidR="00C57BD2" w:rsidRPr="0085486B" w:rsidDel="00DE127C">
          <w:delText xml:space="preserve">hough </w:delText>
        </w:r>
      </w:del>
      <w:del w:id="244" w:author="Kyle Hutchinson" w:date="2025-08-21T17:19:00Z">
        <w:r w:rsidR="00C57BD2" w:rsidRPr="0085486B" w:rsidDel="00802D31">
          <w:delText xml:space="preserve">we </w:delText>
        </w:r>
        <w:r w:rsidR="008E6634" w:rsidRPr="0085486B" w:rsidDel="00802D31">
          <w:delText xml:space="preserve">might think of </w:delText>
        </w:r>
      </w:del>
      <w:del w:id="245" w:author="Kyle Hutchinson" w:date="2025-08-21T17:23:00Z">
        <w:r w:rsidR="00C57BD2" w:rsidRPr="0085486B" w:rsidDel="00DE127C">
          <w:delText>diminished seventh chords as</w:delText>
        </w:r>
        <w:r w:rsidR="00AD3ADD" w:rsidDel="00DE127C">
          <w:delText xml:space="preserve"> fully</w:delText>
        </w:r>
        <w:r w:rsidR="00B72AE2" w:rsidRPr="0085486B" w:rsidDel="00DE127C">
          <w:delText xml:space="preserve"> multi-</w:delText>
        </w:r>
        <w:r w:rsidR="00FD7AC1" w:rsidRPr="0085486B" w:rsidDel="00DE127C">
          <w:delText>valent</w:delText>
        </w:r>
      </w:del>
      <w:del w:id="246" w:author="Kyle Hutchinson" w:date="2025-08-21T17:20:00Z">
        <w:r w:rsidR="00C57BD2" w:rsidRPr="0085486B" w:rsidDel="00802D31">
          <w:delText xml:space="preserve"> vii</w:delText>
        </w:r>
        <w:r w:rsidR="00A7620B" w:rsidRPr="0085486B" w:rsidDel="00802D31">
          <w:rPr>
            <w:vertAlign w:val="superscript"/>
          </w:rPr>
          <w:delText>7</w:delText>
        </w:r>
      </w:del>
      <w:del w:id="247" w:author="Kyle Hutchinson" w:date="2025-08-21T17:23:00Z">
        <w:r w:rsidR="00C57BD2" w:rsidRPr="0085486B" w:rsidDel="00DE127C">
          <w:delText xml:space="preserve"> </w:delText>
        </w:r>
      </w:del>
      <w:del w:id="248" w:author="Kyle Hutchinson" w:date="2025-08-21T17:20:00Z">
        <w:r w:rsidR="00C57BD2" w:rsidRPr="0085486B" w:rsidDel="00802D31">
          <w:delText>chords</w:delText>
        </w:r>
      </w:del>
      <w:del w:id="249" w:author="Kyle Hutchinson" w:date="2025-08-21T17:23:00Z">
        <w:r w:rsidR="00C57BD2" w:rsidRPr="0085486B" w:rsidDel="00DE127C">
          <w:delText>, their usage in th</w:delText>
        </w:r>
      </w:del>
      <w:del w:id="250" w:author="Kyle Hutchinson" w:date="2025-08-21T17:20:00Z">
        <w:r w:rsidR="00C57BD2" w:rsidRPr="0085486B" w:rsidDel="00802D31">
          <w:delText>e</w:delText>
        </w:r>
      </w:del>
      <w:del w:id="251" w:author="Kyle Hutchinson" w:date="2025-08-21T17:23:00Z">
        <w:r w:rsidR="00C57BD2" w:rsidRPr="0085486B" w:rsidDel="00DE127C">
          <w:delText xml:space="preserve"> period often implied that their bass note was ^</w:delText>
        </w:r>
        <w:r w:rsidR="002C3EB2" w:rsidDel="00DE127C">
          <w:delText>ƒ</w:delText>
        </w:r>
        <w:r w:rsidR="00C57BD2" w:rsidRPr="0085486B" w:rsidDel="00DE127C">
          <w:delText>4 in context</w:delText>
        </w:r>
        <w:r w:rsidR="000775BA" w:rsidRPr="0085486B" w:rsidDel="00DE127C">
          <w:delText>.</w:delText>
        </w:r>
      </w:del>
      <w:del w:id="252" w:author="Kyle Hutchinson" w:date="2025-08-21T17:22:00Z">
        <w:r w:rsidRPr="0085486B" w:rsidDel="00DE127C">
          <w:delText xml:space="preserve"> </w:delText>
        </w:r>
      </w:del>
      <w:del w:id="253" w:author="Kyle Hutchinson" w:date="2025-08-21T17:25:00Z">
        <w:r w:rsidR="00C57BD2" w:rsidRPr="0085486B" w:rsidDel="00DE127C">
          <w:delText>Bach’s</w:delText>
        </w:r>
      </w:del>
      <w:ins w:id="254" w:author="Kyle Hutchinson" w:date="2025-08-21T17:25:00Z">
        <w:r w:rsidR="00DE127C">
          <w:t>These</w:t>
        </w:r>
      </w:ins>
      <w:r w:rsidR="00C57BD2" w:rsidRPr="0085486B">
        <w:t xml:space="preserve"> fantasy-like harmonic feints</w:t>
      </w:r>
      <w:ins w:id="255" w:author="Kyle Hutchinson" w:date="2025-08-21T17:27:00Z">
        <w:r w:rsidR="00DE127C">
          <w:t>, however,</w:t>
        </w:r>
      </w:ins>
      <w:r w:rsidR="00C57BD2" w:rsidRPr="0085486B">
        <w:t xml:space="preserve"> fail to </w:t>
      </w:r>
      <w:del w:id="256" w:author="Kyle Hutchinson" w:date="2025-08-21T17:26:00Z">
        <w:r w:rsidR="00C57BD2" w:rsidRPr="0085486B" w:rsidDel="00DE127C">
          <w:delText xml:space="preserve">materialize </w:delText>
        </w:r>
        <w:r w:rsidR="00A7620B" w:rsidRPr="0085486B" w:rsidDel="00DE127C">
          <w:delText>with a formal cadence</w:delText>
        </w:r>
      </w:del>
      <w:ins w:id="257" w:author="Kyle Hutchinson" w:date="2025-08-21T17:26:00Z">
        <w:r w:rsidR="00DE127C">
          <w:t>produce cadences</w:t>
        </w:r>
      </w:ins>
      <w:ins w:id="258" w:author="Kyle Hutchinson" w:date="2025-08-21T17:27:00Z">
        <w:r w:rsidR="00DE127C">
          <w:t>; instead</w:t>
        </w:r>
      </w:ins>
      <w:del w:id="259" w:author="Kyle Hutchinson" w:date="2025-08-21T17:27:00Z">
        <w:r w:rsidR="00A7620B" w:rsidRPr="0085486B" w:rsidDel="00DE127C">
          <w:delText xml:space="preserve"> </w:delText>
        </w:r>
        <w:r w:rsidR="00C57BD2" w:rsidRPr="0085486B" w:rsidDel="00DE127C">
          <w:delText>and</w:delText>
        </w:r>
      </w:del>
      <w:ins w:id="260" w:author="Kyle Hutchinson" w:date="2025-08-21T17:27:00Z">
        <w:r w:rsidR="00DE127C">
          <w:t>,</w:t>
        </w:r>
      </w:ins>
      <w:r w:rsidR="00C57BD2" w:rsidRPr="0085486B">
        <w:t xml:space="preserve"> we are led back to the home key through an E minor sonority in first inversion, which ends up functioning as </w:t>
      </w:r>
      <w:del w:id="261" w:author="Segall, Christopher (segallcr)" w:date="2025-09-24T20:55:00Z">
        <w:r w:rsidR="00C57BD2" w:rsidRPr="0085486B" w:rsidDel="000079DF">
          <w:delText xml:space="preserve">a </w:delText>
        </w:r>
      </w:del>
      <w:r w:rsidR="00C57BD2" w:rsidRPr="0085486B">
        <w:t>ii</w:t>
      </w:r>
      <w:r w:rsidR="00C57BD2" w:rsidRPr="008960DF">
        <w:rPr>
          <w:vertAlign w:val="superscript"/>
        </w:rPr>
        <w:t>6</w:t>
      </w:r>
      <w:r w:rsidR="00C57BD2" w:rsidRPr="0085486B">
        <w:t xml:space="preserve"> </w:t>
      </w:r>
      <w:del w:id="262" w:author="Segall, Christopher (segallcr)" w:date="2025-09-24T20:55:00Z">
        <w:r w:rsidR="00C57BD2" w:rsidRPr="0085486B" w:rsidDel="002B264D">
          <w:delText>within the home key</w:delText>
        </w:r>
      </w:del>
      <w:ins w:id="263" w:author="Segall, Christopher (segallcr)" w:date="2025-09-24T20:55:00Z">
        <w:r w:rsidR="002B264D">
          <w:t>in D major</w:t>
        </w:r>
      </w:ins>
      <w:commentRangeStart w:id="264"/>
      <w:r w:rsidR="00C57BD2" w:rsidRPr="0085486B">
        <w:t>.</w:t>
      </w:r>
      <w:commentRangeEnd w:id="264"/>
      <w:r w:rsidR="00E17319">
        <w:rPr>
          <w:rStyle w:val="CommentReference"/>
        </w:rPr>
        <w:commentReference w:id="264"/>
      </w:r>
    </w:p>
    <w:p w14:paraId="74A533BD" w14:textId="77777777" w:rsidR="00291C78" w:rsidRDefault="00291C78" w:rsidP="003C5780">
      <w:pPr>
        <w:rPr>
          <w:ins w:id="265" w:author="Kyle Hutchinson" w:date="2025-08-21T17:30:00Z"/>
        </w:rPr>
      </w:pPr>
    </w:p>
    <w:p w14:paraId="25CAADC9" w14:textId="73F34775" w:rsidR="00867D0A" w:rsidRDefault="00EA3E4B" w:rsidP="00160E20">
      <w:pPr>
        <w:rPr>
          <w:ins w:id="266" w:author="Kyle Hutchinson" w:date="2025-08-21T17:26:00Z"/>
        </w:rPr>
      </w:pPr>
      <w:r w:rsidRPr="0085486B">
        <w:t xml:space="preserve">Following </w:t>
      </w:r>
      <w:ins w:id="267" w:author="Segall, Christopher (segallcr)" w:date="2025-09-24T21:39:00Z">
        <w:r w:rsidR="00160E20">
          <w:t xml:space="preserve">the </w:t>
        </w:r>
      </w:ins>
      <w:del w:id="268" w:author="Kyle Hutchinson" w:date="2025-08-22T08:44:00Z">
        <w:r w:rsidRPr="0085486B" w:rsidDel="00291C78">
          <w:delText>t</w:delText>
        </w:r>
        <w:r w:rsidR="00C57BD2" w:rsidRPr="0085486B" w:rsidDel="00291C78">
          <w:delText>hat chord</w:delText>
        </w:r>
      </w:del>
      <w:ins w:id="269" w:author="Kyle Hutchinson" w:date="2025-08-22T08:44:00Z">
        <w:r w:rsidR="00291C78">
          <w:t>supertonic</w:t>
        </w:r>
      </w:ins>
      <w:r w:rsidRPr="0085486B">
        <w:t>, the music re-orients us toward</w:t>
      </w:r>
      <w:del w:id="270" w:author="Segall, Christopher (segallcr)" w:date="2025-09-24T21:39:00Z">
        <w:r w:rsidRPr="0085486B" w:rsidDel="009F3A9E">
          <w:delText>s</w:delText>
        </w:r>
      </w:del>
      <w:r w:rsidRPr="0085486B">
        <w:t xml:space="preserve"> the home key through </w:t>
      </w:r>
      <w:del w:id="271" w:author="Kyle Hutchinson" w:date="2025-08-22T08:48:00Z">
        <w:r w:rsidRPr="0085486B" w:rsidDel="00291C78">
          <w:delText>V4/2–I</w:delText>
        </w:r>
        <w:r w:rsidR="00625A34" w:rsidRPr="008960DF" w:rsidDel="00291C78">
          <w:rPr>
            <w:vertAlign w:val="superscript"/>
          </w:rPr>
          <w:delText>6</w:delText>
        </w:r>
      </w:del>
      <w:ins w:id="272" w:author="Kyle Hutchinson" w:date="2025-08-22T08:48:00Z">
        <w:r w:rsidR="00291C78">
          <w:t>a pair of dominant-to-tonic</w:t>
        </w:r>
      </w:ins>
      <w:r w:rsidRPr="0085486B">
        <w:t xml:space="preserve"> resolutions</w:t>
      </w:r>
      <w:r w:rsidR="00743903" w:rsidRPr="0085486B">
        <w:t xml:space="preserve"> in mm. </w:t>
      </w:r>
      <w:r w:rsidR="00F255CE" w:rsidRPr="0085486B">
        <w:t>27–30,</w:t>
      </w:r>
      <w:r w:rsidR="00867D0A" w:rsidRPr="0085486B">
        <w:t xml:space="preserve"> followed by a conventional formal event to be discussed later—a Prinner</w:t>
      </w:r>
      <w:r w:rsidR="0016151D" w:rsidRPr="0085486B">
        <w:t xml:space="preserve"> (Gjerdingen 2007)</w:t>
      </w:r>
      <w:r w:rsidR="00867D0A" w:rsidRPr="0085486B">
        <w:t xml:space="preserve"> leading to a HC</w:t>
      </w:r>
      <w:ins w:id="273" w:author="Kyle Hutchinson" w:date="2025-08-22T08:48:00Z">
        <w:r w:rsidR="00291C78">
          <w:t>,</w:t>
        </w:r>
      </w:ins>
      <w:del w:id="274" w:author="Kyle Hutchinson" w:date="2025-08-22T08:48:00Z">
        <w:r w:rsidR="00867D0A" w:rsidRPr="0085486B" w:rsidDel="00291C78">
          <w:delText xml:space="preserve"> in the home key </w:delText>
        </w:r>
      </w:del>
      <w:r w:rsidR="00867D0A" w:rsidRPr="0085486B">
        <w:t xml:space="preserve">or </w:t>
      </w:r>
      <w:r w:rsidR="00867D0A" w:rsidRPr="0085486B">
        <w:rPr>
          <w:i/>
          <w:iCs/>
        </w:rPr>
        <w:t>Quintabsatz</w:t>
      </w:r>
      <w:ins w:id="275" w:author="Kyle Hutchinson" w:date="2025-08-22T08:49:00Z">
        <w:r w:rsidR="00291C78">
          <w:t>,</w:t>
        </w:r>
      </w:ins>
      <w:r w:rsidR="00867D0A" w:rsidRPr="0085486B">
        <w:t xml:space="preserve"> in the home key </w:t>
      </w:r>
      <w:del w:id="276" w:author="Kyle Hutchinson" w:date="2025-08-22T08:48:00Z">
        <w:r w:rsidR="00867D0A" w:rsidRPr="0085486B" w:rsidDel="00291C78">
          <w:delText xml:space="preserve">in </w:delText>
        </w:r>
        <w:commentRangeStart w:id="277"/>
        <w:r w:rsidR="00867D0A" w:rsidRPr="0085486B" w:rsidDel="00291C78">
          <w:delText>neo</w:delText>
        </w:r>
      </w:del>
      <w:commentRangeEnd w:id="277"/>
      <w:r w:rsidR="00291C78">
        <w:rPr>
          <w:rStyle w:val="CommentReference"/>
        </w:rPr>
        <w:commentReference w:id="277"/>
      </w:r>
      <w:del w:id="278" w:author="Kyle Hutchinson" w:date="2025-08-22T08:48:00Z">
        <w:r w:rsidR="00867D0A" w:rsidRPr="0085486B" w:rsidDel="00291C78">
          <w:delText>-Kochian terms (Burstein 2020)</w:delText>
        </w:r>
      </w:del>
      <w:r w:rsidR="00867D0A" w:rsidRPr="0085486B">
        <w:t>.</w:t>
      </w:r>
      <w:r w:rsidR="00017373" w:rsidRPr="0085486B">
        <w:t xml:space="preserve"> </w:t>
      </w:r>
      <w:r w:rsidR="00017373" w:rsidRPr="008960DF">
        <w:rPr>
          <w:b/>
          <w:bCs/>
          <w:u w:val="single"/>
        </w:rPr>
        <w:t>Example 3</w:t>
      </w:r>
      <w:r w:rsidR="00017373" w:rsidRPr="0085486B">
        <w:t xml:space="preserve"> presents a harmonic reduction omitting the tonal deception, </w:t>
      </w:r>
      <w:del w:id="279" w:author="Kyle Hutchinson" w:date="2025-08-22T08:49:00Z">
        <w:r w:rsidR="00017373" w:rsidRPr="0085486B" w:rsidDel="00291C78">
          <w:delText xml:space="preserve">demonstrating </w:delText>
        </w:r>
      </w:del>
      <w:ins w:id="280" w:author="Kyle Hutchinson" w:date="2025-08-22T08:49:00Z">
        <w:r w:rsidR="00291C78" w:rsidRPr="0085486B">
          <w:t>de</w:t>
        </w:r>
        <w:r w:rsidR="00291C78">
          <w:t>picting</w:t>
        </w:r>
        <w:r w:rsidR="00291C78" w:rsidRPr="0085486B">
          <w:t xml:space="preserve"> </w:t>
        </w:r>
      </w:ins>
      <w:r w:rsidR="00017373" w:rsidRPr="0085486B">
        <w:t xml:space="preserve">what a more conventional course of tonal events might have </w:t>
      </w:r>
      <w:ins w:id="281" w:author="Kyle Hutchinson" w:date="2025-08-22T08:49:00Z">
        <w:r w:rsidR="00291C78">
          <w:t>entailed</w:t>
        </w:r>
      </w:ins>
      <w:del w:id="282" w:author="Kyle Hutchinson" w:date="2025-08-22T08:49:00Z">
        <w:r w:rsidR="00017373" w:rsidRPr="0085486B" w:rsidDel="00291C78">
          <w:delText>been</w:delText>
        </w:r>
      </w:del>
      <w:r w:rsidR="00017373" w:rsidRPr="0085486B">
        <w:t>.</w:t>
      </w:r>
    </w:p>
    <w:p w14:paraId="7CC659C4" w14:textId="77777777" w:rsidR="00DE127C" w:rsidRDefault="00DE127C" w:rsidP="003C5780"/>
    <w:p w14:paraId="761EDBA0" w14:textId="634738D1" w:rsidR="003C5780" w:rsidRPr="0085486B" w:rsidRDefault="003C5780" w:rsidP="003C5780">
      <w:r w:rsidRPr="0085486B">
        <w:rPr>
          <w:b/>
          <w:bCs/>
        </w:rPr>
        <w:t>Example 3</w:t>
      </w:r>
      <w:r w:rsidRPr="0085486B">
        <w:t xml:space="preserve"> </w:t>
      </w:r>
      <w:r>
        <w:t xml:space="preserve">C. P. E. Bach, Symphony in D Major, </w:t>
      </w:r>
      <w:r w:rsidR="00FD25C0">
        <w:t xml:space="preserve">Wq. 183/1, </w:t>
      </w:r>
      <w:r w:rsidR="00B623FF">
        <w:t xml:space="preserve">first movement, </w:t>
      </w:r>
      <w:r w:rsidRPr="0085486B">
        <w:t>mm. 1–34</w:t>
      </w:r>
      <w:r w:rsidR="007A575C">
        <w:t>:</w:t>
      </w:r>
      <w:r w:rsidRPr="0085486B">
        <w:t xml:space="preserve"> </w:t>
      </w:r>
      <w:r w:rsidR="007A575C">
        <w:t xml:space="preserve">harmonic reduction </w:t>
      </w:r>
      <w:r w:rsidRPr="0085486B">
        <w:t>(not to scale), omitting the tonal deception.</w:t>
      </w:r>
    </w:p>
    <w:p w14:paraId="5F12FA72" w14:textId="77777777" w:rsidR="003C5780" w:rsidRPr="0085486B" w:rsidRDefault="003C5780" w:rsidP="003C5780"/>
    <w:p w14:paraId="72A4B84F" w14:textId="2EE23D43" w:rsidR="00F7770B" w:rsidRPr="0085486B" w:rsidRDefault="0075182E" w:rsidP="00832A4F">
      <w:commentRangeStart w:id="283"/>
      <w:r w:rsidRPr="0085486B">
        <w:t>Bach’s fantasy-like deception</w:t>
      </w:r>
      <w:r w:rsidR="008E6634" w:rsidRPr="0085486B">
        <w:t xml:space="preserve"> </w:t>
      </w:r>
      <w:r w:rsidR="00DD0FD0" w:rsidRPr="0085486B">
        <w:t>may be a s</w:t>
      </w:r>
      <w:r w:rsidRPr="0085486B">
        <w:t xml:space="preserve">ubtle </w:t>
      </w:r>
      <w:del w:id="284" w:author="Segall, Christopher (segallcr)" w:date="2025-09-24T21:48:00Z">
        <w:r w:rsidRPr="0085486B" w:rsidDel="00BC45AE">
          <w:delText>polemic with</w:delText>
        </w:r>
      </w:del>
      <w:ins w:id="285" w:author="Segall, Christopher (segallcr)" w:date="2025-09-24T21:48:00Z">
        <w:r w:rsidR="00BC45AE">
          <w:t>referendum on</w:t>
        </w:r>
      </w:ins>
      <w:r w:rsidRPr="0085486B">
        <w:t xml:space="preserve"> Kirnberger</w:t>
      </w:r>
      <w:del w:id="286" w:author="Segall, Christopher (segallcr)" w:date="2025-09-24T21:48:00Z">
        <w:r w:rsidRPr="0085486B" w:rsidDel="00BC45AE">
          <w:delText>’s views on key change</w:delText>
        </w:r>
        <w:r w:rsidR="00DD0FD0" w:rsidRPr="0085486B" w:rsidDel="00BC45AE">
          <w:delText>s</w:delText>
        </w:r>
      </w:del>
      <w:r w:rsidR="00A42E33" w:rsidRPr="0085486B">
        <w:t xml:space="preserve">: </w:t>
      </w:r>
      <w:del w:id="287" w:author="Segall, Christopher (segallcr)" w:date="2025-09-24T21:48:00Z">
        <w:r w:rsidR="00A42E33" w:rsidRPr="0085486B" w:rsidDel="009B6472">
          <w:delText xml:space="preserve">a paragraph added to </w:delText>
        </w:r>
      </w:del>
      <w:r w:rsidR="00A42E33" w:rsidRPr="0085486B">
        <w:t xml:space="preserve">the </w:t>
      </w:r>
      <w:del w:id="288" w:author="Segall, Christopher (segallcr)" w:date="2025-09-24T21:48:00Z">
        <w:r w:rsidR="00A42E33" w:rsidRPr="0085486B" w:rsidDel="009B6472">
          <w:delText xml:space="preserve">revised </w:delText>
        </w:r>
      </w:del>
      <w:r w:rsidR="00A42E33" w:rsidRPr="0085486B">
        <w:t xml:space="preserve">1797 </w:t>
      </w:r>
      <w:del w:id="289" w:author="Segall, Christopher (segallcr)" w:date="2025-09-24T21:48:00Z">
        <w:r w:rsidR="00A42E33" w:rsidRPr="0085486B" w:rsidDel="009B6472">
          <w:delText xml:space="preserve">version </w:delText>
        </w:r>
      </w:del>
      <w:ins w:id="290" w:author="Segall, Christopher (segallcr)" w:date="2025-09-24T21:48:00Z">
        <w:r w:rsidR="009B6472">
          <w:t xml:space="preserve">revision </w:t>
        </w:r>
      </w:ins>
      <w:r w:rsidR="00A42E33" w:rsidRPr="0085486B">
        <w:t xml:space="preserve">of Bach’s </w:t>
      </w:r>
      <w:del w:id="291" w:author="Segall, Christopher (segallcr)" w:date="2025-09-24T21:48:00Z">
        <w:r w:rsidR="00A42E33" w:rsidRPr="0085486B" w:rsidDel="009B6472">
          <w:rPr>
            <w:i/>
            <w:iCs/>
          </w:rPr>
          <w:delText>Versuch</w:delText>
        </w:r>
      </w:del>
      <w:ins w:id="292" w:author="Segall, Christopher (segallcr)" w:date="2025-09-24T21:48:00Z">
        <w:r w:rsidR="009B6472" w:rsidRPr="009B6472">
          <w:t>treatise</w:t>
        </w:r>
      </w:ins>
      <w:del w:id="293" w:author="Segall, Christopher (segallcr)" w:date="2025-09-24T21:48:00Z">
        <w:r w:rsidR="00A42E33" w:rsidRPr="0085486B" w:rsidDel="009B6472">
          <w:delText>,</w:delText>
        </w:r>
      </w:del>
      <w:r w:rsidR="00A42E33" w:rsidRPr="0085486B">
        <w:t xml:space="preserve"> argues that one may </w:t>
      </w:r>
      <w:r w:rsidR="0016151D" w:rsidRPr="0085486B">
        <w:t>shift</w:t>
      </w:r>
      <w:r w:rsidR="00A42E33" w:rsidRPr="0085486B">
        <w:t xml:space="preserve"> quickly as well as slowly to different keys in</w:t>
      </w:r>
      <w:r w:rsidR="00BB7DBC" w:rsidRPr="0085486B">
        <w:t xml:space="preserve"> both</w:t>
      </w:r>
      <w:r w:rsidR="00A42E33" w:rsidRPr="0085486B">
        <w:t xml:space="preserve"> improvisation a</w:t>
      </w:r>
      <w:r w:rsidR="00BB7DBC" w:rsidRPr="0085486B">
        <w:t>nd</w:t>
      </w:r>
      <w:r w:rsidR="00A42E33" w:rsidRPr="0085486B">
        <w:t xml:space="preserve"> composition, </w:t>
      </w:r>
      <w:r w:rsidR="008E6634" w:rsidRPr="0085486B">
        <w:t>which is at odds with K</w:t>
      </w:r>
      <w:r w:rsidR="00A42E33" w:rsidRPr="0085486B">
        <w:t xml:space="preserve">irnberger’s more </w:t>
      </w:r>
      <w:r w:rsidR="00A32E97" w:rsidRPr="0085486B">
        <w:t>cautious approach to</w:t>
      </w:r>
      <w:r w:rsidR="0016151D" w:rsidRPr="0085486B">
        <w:t xml:space="preserve"> </w:t>
      </w:r>
      <w:r w:rsidR="00017373" w:rsidRPr="0085486B">
        <w:t>key changes</w:t>
      </w:r>
      <w:r w:rsidR="00A32E97" w:rsidRPr="0085486B">
        <w:t xml:space="preserve"> </w:t>
      </w:r>
      <w:r w:rsidR="00A42E33" w:rsidRPr="0085486B">
        <w:t xml:space="preserve">(Ferris </w:t>
      </w:r>
      <w:r w:rsidR="00A42E33" w:rsidRPr="0085486B">
        <w:lastRenderedPageBreak/>
        <w:t>20</w:t>
      </w:r>
      <w:r w:rsidR="00012605">
        <w:t>0</w:t>
      </w:r>
      <w:r w:rsidR="00A42E33" w:rsidRPr="0085486B">
        <w:t xml:space="preserve">0, </w:t>
      </w:r>
      <w:del w:id="294" w:author="Segall, Christopher (segallcr)" w:date="2025-09-24T21:49:00Z">
        <w:r w:rsidR="00A42E33" w:rsidRPr="0085486B" w:rsidDel="005373C8">
          <w:delText xml:space="preserve">esp. </w:delText>
        </w:r>
      </w:del>
      <w:r w:rsidR="00A42E33" w:rsidRPr="0085486B">
        <w:t>72–73).</w:t>
      </w:r>
      <w:r w:rsidR="00A32E97" w:rsidRPr="00B768D0">
        <w:rPr>
          <w:rStyle w:val="FootnoteReference"/>
        </w:rPr>
        <w:footnoteReference w:id="7"/>
      </w:r>
      <w:r w:rsidR="00A32E97" w:rsidRPr="0085486B">
        <w:t xml:space="preserve"> </w:t>
      </w:r>
      <w:del w:id="301" w:author="Segall, Christopher (segallcr)" w:date="2025-09-24T21:53:00Z">
        <w:r w:rsidR="00A32E97" w:rsidRPr="0085486B" w:rsidDel="00336341">
          <w:delText xml:space="preserve">As Ferris stresses, </w:delText>
        </w:r>
      </w:del>
      <w:r w:rsidR="00A32E97" w:rsidRPr="0085486B">
        <w:t xml:space="preserve">Bach’s </w:t>
      </w:r>
      <w:del w:id="302" w:author="Segall, Christopher (segallcr)" w:date="2025-09-24T21:54:00Z">
        <w:r w:rsidR="008E6634" w:rsidRPr="0085486B" w:rsidDel="00247EB3">
          <w:delText>addition</w:delText>
        </w:r>
        <w:r w:rsidR="00A32E97" w:rsidRPr="0085486B" w:rsidDel="00247EB3">
          <w:delText xml:space="preserve"> to </w:delText>
        </w:r>
      </w:del>
      <w:ins w:id="303" w:author="Segall, Christopher (segallcr)" w:date="2025-09-24T21:54:00Z">
        <w:r w:rsidR="00247EB3">
          <w:t xml:space="preserve">revision of </w:t>
        </w:r>
      </w:ins>
      <w:r w:rsidR="00A32E97" w:rsidRPr="0085486B">
        <w:t xml:space="preserve">the free-fantasy chapter </w:t>
      </w:r>
      <w:del w:id="304" w:author="Segall, Christopher (segallcr)" w:date="2025-09-24T21:54:00Z">
        <w:r w:rsidR="007C4BFF" w:rsidRPr="0085486B" w:rsidDel="00247EB3">
          <w:delText>is</w:delText>
        </w:r>
        <w:r w:rsidR="008E6634" w:rsidRPr="0085486B" w:rsidDel="00247EB3">
          <w:delText xml:space="preserve"> </w:delText>
        </w:r>
      </w:del>
      <w:ins w:id="305" w:author="Segall, Christopher (segallcr)" w:date="2025-09-24T21:54:00Z">
        <w:r w:rsidR="00247EB3">
          <w:t xml:space="preserve">marks </w:t>
        </w:r>
      </w:ins>
      <w:r w:rsidR="008E6634" w:rsidRPr="0085486B">
        <w:t xml:space="preserve">a rare occasion in which the composer directly engaged in </w:t>
      </w:r>
      <w:r w:rsidR="00C92A6A">
        <w:t xml:space="preserve">a </w:t>
      </w:r>
      <w:r w:rsidR="008E6634" w:rsidRPr="0085486B">
        <w:t>theoretical polemic</w:t>
      </w:r>
      <w:r w:rsidR="00A32E97" w:rsidRPr="0085486B">
        <w:t>.</w:t>
      </w:r>
      <w:r w:rsidR="0016151D" w:rsidRPr="0085486B">
        <w:t xml:space="preserve"> I </w:t>
      </w:r>
      <w:del w:id="306" w:author="Segall, Christopher (segallcr)" w:date="2025-09-24T21:54:00Z">
        <w:r w:rsidR="0016151D" w:rsidRPr="0085486B" w:rsidDel="001B0EA2">
          <w:delText xml:space="preserve">will </w:delText>
        </w:r>
      </w:del>
      <w:r w:rsidR="0016151D" w:rsidRPr="0085486B">
        <w:t>return below to the possibility that Bach’s piece is a coded commentary on Kirnberger’s emerging theories of meter.</w:t>
      </w:r>
      <w:r w:rsidR="007E1E44" w:rsidRPr="0085486B">
        <w:t xml:space="preserve"> For now, </w:t>
      </w:r>
      <w:ins w:id="307" w:author="Segall, Christopher (segallcr)" w:date="2025-09-24T21:55:00Z">
        <w:r w:rsidR="005F1D76">
          <w:t xml:space="preserve">it </w:t>
        </w:r>
      </w:ins>
      <w:r w:rsidR="007E1E44" w:rsidRPr="0085486B">
        <w:t>suffice</w:t>
      </w:r>
      <w:ins w:id="308" w:author="Segall, Christopher (segallcr)" w:date="2025-09-24T21:55:00Z">
        <w:r w:rsidR="004D2ED7">
          <w:t>s</w:t>
        </w:r>
      </w:ins>
      <w:r w:rsidR="007E1E44" w:rsidRPr="0085486B">
        <w:t xml:space="preserve"> to </w:t>
      </w:r>
      <w:del w:id="309" w:author="Segall, Christopher (segallcr)" w:date="2025-09-24T21:55:00Z">
        <w:r w:rsidR="007E1E44" w:rsidRPr="0085486B" w:rsidDel="005F1D76">
          <w:delText xml:space="preserve">say </w:delText>
        </w:r>
      </w:del>
      <w:ins w:id="310" w:author="Segall, Christopher (segallcr)" w:date="2025-09-24T21:55:00Z">
        <w:r w:rsidR="005F1D76">
          <w:t xml:space="preserve">note </w:t>
        </w:r>
      </w:ins>
      <w:r w:rsidR="007E1E44" w:rsidRPr="0085486B">
        <w:t xml:space="preserve">that the </w:t>
      </w:r>
      <w:del w:id="311" w:author="Segall, Christopher (segallcr)" w:date="2025-09-24T21:55:00Z">
        <w:r w:rsidR="007E1E44" w:rsidRPr="0085486B" w:rsidDel="005F1D76">
          <w:delText xml:space="preserve">that the </w:delText>
        </w:r>
      </w:del>
      <w:r w:rsidR="007E1E44" w:rsidRPr="0085486B">
        <w:t>tonal domain is disrupted in a surprising fashion</w:t>
      </w:r>
      <w:commentRangeEnd w:id="283"/>
      <w:r w:rsidR="00225AF8">
        <w:rPr>
          <w:rStyle w:val="CommentReference"/>
        </w:rPr>
        <w:commentReference w:id="283"/>
      </w:r>
      <w:r w:rsidR="007E1E44" w:rsidRPr="0085486B">
        <w:t>.</w:t>
      </w:r>
    </w:p>
    <w:p w14:paraId="50881D4E" w14:textId="77777777" w:rsidR="00F7770B" w:rsidRPr="0085486B" w:rsidRDefault="00F7770B" w:rsidP="008A3E62"/>
    <w:p w14:paraId="2EECBB58" w14:textId="5539FA1F" w:rsidR="00867D0A" w:rsidRPr="0085486B" w:rsidRDefault="00EA3E4B" w:rsidP="008A3E62">
      <w:r w:rsidRPr="0085486B">
        <w:t xml:space="preserve">It may not be </w:t>
      </w:r>
      <w:ins w:id="312" w:author="Kyle Hutchinson" w:date="2025-08-22T08:52:00Z">
        <w:r w:rsidR="00FC0576">
          <w:t>merely</w:t>
        </w:r>
      </w:ins>
      <w:ins w:id="313" w:author="Segall, Christopher (segallcr)" w:date="2025-09-25T08:28:00Z">
        <w:r w:rsidR="00A1135A">
          <w:t xml:space="preserve"> </w:t>
        </w:r>
      </w:ins>
      <w:r w:rsidRPr="0085486B">
        <w:t xml:space="preserve">a coincidence that </w:t>
      </w:r>
      <w:ins w:id="314" w:author="Kyle Hutchinson" w:date="2025-08-22T08:52:00Z">
        <w:del w:id="315" w:author="Segall, Christopher (segallcr)" w:date="2025-09-25T08:27:00Z">
          <w:r w:rsidR="00FC0576" w:rsidDel="00003B79">
            <w:delText xml:space="preserve">both </w:delText>
          </w:r>
        </w:del>
      </w:ins>
      <w:del w:id="316" w:author="Kyle Hutchinson" w:date="2025-08-22T08:52:00Z">
        <w:r w:rsidRPr="0085486B" w:rsidDel="00FC0576">
          <w:delText>the symphony</w:delText>
        </w:r>
      </w:del>
      <w:ins w:id="317" w:author="Kyle Hutchinson" w:date="2025-08-22T08:52:00Z">
        <w:r w:rsidR="00FC0576">
          <w:t>Wq. 18</w:t>
        </w:r>
        <w:del w:id="318" w:author="Segall, Christopher (segallcr)" w:date="2025-09-25T08:27:00Z">
          <w:r w:rsidR="00FC0576" w:rsidDel="00003B79">
            <w:delText>1</w:delText>
          </w:r>
        </w:del>
      </w:ins>
      <w:ins w:id="319" w:author="Segall, Christopher (segallcr)" w:date="2025-09-25T08:27:00Z">
        <w:r w:rsidR="00003B79">
          <w:t>3</w:t>
        </w:r>
      </w:ins>
      <w:ins w:id="320" w:author="Kyle Hutchinson" w:date="2025-08-22T08:52:00Z">
        <w:r w:rsidR="00FC0576">
          <w:t>/1</w:t>
        </w:r>
      </w:ins>
      <w:r w:rsidRPr="0085486B">
        <w:t xml:space="preserve"> </w:t>
      </w:r>
      <w:ins w:id="321" w:author="Kyle Hutchinson" w:date="2025-08-22T08:52:00Z">
        <w:r w:rsidR="00FC0576">
          <w:t xml:space="preserve">and Bach’s model fantasy share </w:t>
        </w:r>
      </w:ins>
      <w:del w:id="322" w:author="Kyle Hutchinson" w:date="2025-08-22T08:52:00Z">
        <w:r w:rsidRPr="0085486B" w:rsidDel="00FC0576">
          <w:delText xml:space="preserve">is in </w:delText>
        </w:r>
      </w:del>
      <w:r w:rsidRPr="0085486B">
        <w:t>the key of D major</w:t>
      </w:r>
      <w:del w:id="323" w:author="Kyle Hutchinson" w:date="2025-08-22T08:52:00Z">
        <w:r w:rsidRPr="0085486B" w:rsidDel="00FC0576">
          <w:delText>, like Bach’s model fantasy in his treatise</w:delText>
        </w:r>
      </w:del>
      <w:r w:rsidRPr="0085486B">
        <w:t>. In addition</w:t>
      </w:r>
      <w:ins w:id="324" w:author="Kyle Hutchinson" w:date="2025-08-22T08:53:00Z">
        <w:r w:rsidR="00FC0576">
          <w:t xml:space="preserve"> to the common key</w:t>
        </w:r>
      </w:ins>
      <w:r w:rsidRPr="0085486B">
        <w:t>, both pieces are based on an opening bass outline of (disrupted) D</w:t>
      </w:r>
      <w:r w:rsidR="007A3CAA">
        <w:t>–</w:t>
      </w:r>
      <w:r w:rsidRPr="0085486B">
        <w:t>B</w:t>
      </w:r>
      <w:r w:rsidR="007A3CAA">
        <w:t>–</w:t>
      </w:r>
      <w:r w:rsidRPr="0085486B">
        <w:t>G</w:t>
      </w:r>
      <w:r w:rsidR="007A3CAA">
        <w:t>–</w:t>
      </w:r>
      <w:r w:rsidRPr="0085486B">
        <w:t>F</w:t>
      </w:r>
      <w:r w:rsidR="00C92A6A">
        <w:t>ƒ</w:t>
      </w:r>
      <w:r w:rsidRPr="0085486B">
        <w:t xml:space="preserve"> or D</w:t>
      </w:r>
      <w:r w:rsidR="007A3CAA">
        <w:t>–</w:t>
      </w:r>
      <w:r w:rsidRPr="0085486B">
        <w:t>B</w:t>
      </w:r>
      <w:r w:rsidR="007A3CAA">
        <w:t>–</w:t>
      </w:r>
      <w:r w:rsidRPr="0085486B">
        <w:t>F</w:t>
      </w:r>
      <w:r w:rsidR="00C92A6A">
        <w:t>ƒ</w:t>
      </w:r>
      <w:r w:rsidR="007A3CAA">
        <w:t>–</w:t>
      </w:r>
      <w:r w:rsidRPr="0085486B">
        <w:t xml:space="preserve">G. </w:t>
      </w:r>
      <w:del w:id="325" w:author="Segall, Christopher (segallcr)" w:date="2025-09-25T08:33:00Z">
        <w:r w:rsidR="008D112A" w:rsidRPr="0085486B" w:rsidDel="00FD0A5F">
          <w:delText>If such relations seem tenuous</w:delText>
        </w:r>
        <w:r w:rsidR="00185CB6" w:rsidRPr="0085486B" w:rsidDel="00FD0A5F">
          <w:delText xml:space="preserve">, then the </w:delText>
        </w:r>
      </w:del>
      <w:ins w:id="326" w:author="Segall, Christopher (segallcr)" w:date="2025-09-25T08:33:00Z">
        <w:r w:rsidR="00FD0A5F">
          <w:t>Bach’s</w:t>
        </w:r>
        <w:r w:rsidR="00FD0A5F" w:rsidRPr="0085486B">
          <w:t xml:space="preserve"> </w:t>
        </w:r>
      </w:ins>
      <w:del w:id="327" w:author="Segall, Christopher (segallcr)" w:date="2025-09-25T08:33:00Z">
        <w:r w:rsidR="00185CB6" w:rsidRPr="0085486B" w:rsidDel="00FD0A5F">
          <w:delText xml:space="preserve">specific </w:delText>
        </w:r>
      </w:del>
      <w:r w:rsidR="00185CB6" w:rsidRPr="0085486B">
        <w:t xml:space="preserve">tonal manipulations </w:t>
      </w:r>
      <w:del w:id="328" w:author="Segall, Christopher (segallcr)" w:date="2025-09-25T08:33:00Z">
        <w:r w:rsidR="00185CB6" w:rsidRPr="0085486B" w:rsidDel="00FD0A5F">
          <w:delText xml:space="preserve">discussed by Bach leave </w:delText>
        </w:r>
        <w:r w:rsidR="007E1E44" w:rsidRPr="0085486B" w:rsidDel="00FD0A5F">
          <w:delText>little</w:delText>
        </w:r>
        <w:r w:rsidR="00185CB6" w:rsidRPr="0085486B" w:rsidDel="00FD0A5F">
          <w:delText xml:space="preserve"> doubt </w:delText>
        </w:r>
      </w:del>
      <w:ins w:id="329" w:author="Segall, Christopher (segallcr)" w:date="2025-09-25T08:33:00Z">
        <w:r w:rsidR="00FD0A5F">
          <w:t xml:space="preserve">suggest </w:t>
        </w:r>
      </w:ins>
      <w:r w:rsidR="00D2697C" w:rsidRPr="0085486B">
        <w:t xml:space="preserve">that the opening of the symphony translates </w:t>
      </w:r>
      <w:r w:rsidR="00A0313D" w:rsidRPr="0085486B">
        <w:t xml:space="preserve">aspects of </w:t>
      </w:r>
      <w:r w:rsidR="00D2697C" w:rsidRPr="0085486B">
        <w:t>the keyboard fantasy into the symphonic medium.</w:t>
      </w:r>
    </w:p>
    <w:p w14:paraId="23A5260B" w14:textId="77777777" w:rsidR="00667FAC" w:rsidRDefault="00667FAC" w:rsidP="002743CD">
      <w:pPr>
        <w:rPr>
          <w:rFonts w:ascii="Garamond" w:hAnsi="Garamond"/>
        </w:rPr>
      </w:pPr>
    </w:p>
    <w:p w14:paraId="3C58B97C" w14:textId="7D0DB49D" w:rsidR="00425B32" w:rsidRPr="0085486B" w:rsidRDefault="00425B32" w:rsidP="00425B32">
      <w:pPr>
        <w:pStyle w:val="Heading1"/>
      </w:pPr>
      <w:r>
        <w:t>Rational Metric Deceptions</w:t>
      </w:r>
    </w:p>
    <w:p w14:paraId="6EEADF8B" w14:textId="4661906A" w:rsidR="00696562" w:rsidRPr="00065A0B" w:rsidRDefault="00696562" w:rsidP="00065A0B">
      <w:pPr>
        <w:pStyle w:val="Heading2"/>
        <w:rPr>
          <w:color w:val="7030A0"/>
        </w:rPr>
      </w:pPr>
      <w:commentRangeStart w:id="330"/>
      <w:commentRangeStart w:id="331"/>
      <w:r w:rsidRPr="00065A0B">
        <w:t>An Implicit Theoretical Commentary?</w:t>
      </w:r>
      <w:commentRangeEnd w:id="330"/>
      <w:r w:rsidR="00212F6F">
        <w:rPr>
          <w:rStyle w:val="CommentReference"/>
        </w:rPr>
        <w:commentReference w:id="330"/>
      </w:r>
      <w:commentRangeEnd w:id="331"/>
      <w:r w:rsidR="00CD50B2">
        <w:rPr>
          <w:rStyle w:val="CommentReference"/>
          <w:rFonts w:eastAsiaTheme="minorEastAsia" w:cs="Times New Roman"/>
          <w:b w:val="0"/>
          <w:i w:val="0"/>
          <w:kern w:val="0"/>
          <w14:ligatures w14:val="none"/>
        </w:rPr>
        <w:commentReference w:id="331"/>
      </w:r>
    </w:p>
    <w:p w14:paraId="2010D317" w14:textId="7B65155F" w:rsidR="00E033C8" w:rsidRDefault="00DB68DA" w:rsidP="003B08C7">
      <w:r w:rsidRPr="0085486B">
        <w:t>Bach’s tonal deception</w:t>
      </w:r>
      <w:del w:id="332" w:author="Segall, Christopher (segallcr)" w:date="2025-09-25T08:42:00Z">
        <w:r w:rsidRPr="0085486B" w:rsidDel="009A2AD3">
          <w:delText>—something that he had described explicitly—</w:delText>
        </w:r>
      </w:del>
      <w:ins w:id="333" w:author="Segall, Christopher (segallcr)" w:date="2025-09-25T08:42:00Z">
        <w:r w:rsidR="009A2AD3">
          <w:t xml:space="preserve"> </w:t>
        </w:r>
      </w:ins>
      <w:r w:rsidRPr="0085486B">
        <w:t>appears in close proximity to a metric deception</w:t>
      </w:r>
      <w:r w:rsidR="00E91B54" w:rsidRPr="0085486B">
        <w:t>, a</w:t>
      </w:r>
      <w:r w:rsidR="00743903" w:rsidRPr="0085486B">
        <w:t xml:space="preserve"> </w:t>
      </w:r>
      <w:r w:rsidRPr="0085486B">
        <w:t>meter-finding problem (Mirka 2009)</w:t>
      </w:r>
      <w:ins w:id="334" w:author="Kyle Hutchinson" w:date="2025-08-22T09:07:00Z">
        <w:r w:rsidR="0051574A">
          <w:t xml:space="preserve"> in which</w:t>
        </w:r>
      </w:ins>
      <w:del w:id="335" w:author="Kyle Hutchinson" w:date="2025-08-22T09:07:00Z">
        <w:r w:rsidRPr="0085486B" w:rsidDel="0051574A">
          <w:delText>:</w:delText>
        </w:r>
      </w:del>
      <w:r w:rsidRPr="0085486B">
        <w:t xml:space="preserve"> </w:t>
      </w:r>
      <w:r w:rsidR="00080DC4" w:rsidRPr="0085486B">
        <w:t xml:space="preserve">the opening of the piece superimposes a syncopated pedal point against chordal arpeggiations. Though the eighth-note </w:t>
      </w:r>
      <w:r w:rsidR="00080DC4" w:rsidRPr="0085486B">
        <w:lastRenderedPageBreak/>
        <w:t xml:space="preserve">subdivisions clearly establish </w:t>
      </w:r>
      <w:ins w:id="336" w:author="Kyle Hutchinson" w:date="2025-08-22T09:08:00Z">
        <w:r w:rsidR="00B17A3E">
          <w:t xml:space="preserve">the </w:t>
        </w:r>
      </w:ins>
      <w:r w:rsidR="00080DC4" w:rsidRPr="0085486B">
        <w:t>half note</w:t>
      </w:r>
      <w:del w:id="337" w:author="Kyle Hutchinson" w:date="2025-08-22T09:08:00Z">
        <w:r w:rsidR="00080DC4" w:rsidRPr="0085486B" w:rsidDel="00B17A3E">
          <w:delText>s</w:delText>
        </w:r>
      </w:del>
      <w:r w:rsidR="00080DC4" w:rsidRPr="0085486B">
        <w:t xml:space="preserve"> as the perceived tactus</w:t>
      </w:r>
      <w:ins w:id="338" w:author="Kyle Hutchinson" w:date="2025-08-22T09:30:00Z">
        <w:r w:rsidR="00E033C8" w:rsidRPr="00A40B37">
          <w:rPr>
            <w:rStyle w:val="FootnoteReference"/>
          </w:rPr>
          <w:footnoteReference w:id="8"/>
        </w:r>
      </w:ins>
      <w:r w:rsidR="00080DC4" w:rsidRPr="0085486B">
        <w:t xml:space="preserve"> of this passage</w:t>
      </w:r>
      <w:r w:rsidR="00243A95" w:rsidRPr="0085486B">
        <w:t>,</w:t>
      </w:r>
      <w:r w:rsidR="00080DC4" w:rsidRPr="0085486B">
        <w:t xml:space="preserve"> the opening is highly ambiguous as to whether two or three half notes </w:t>
      </w:r>
      <w:r w:rsidR="00374576" w:rsidRPr="0085486B">
        <w:t>represent</w:t>
      </w:r>
      <w:r w:rsidR="00080DC4" w:rsidRPr="0085486B">
        <w:t xml:space="preserve"> the true perceived meter</w:t>
      </w:r>
      <w:ins w:id="351" w:author="Kyle Hutchinson" w:date="2025-08-22T09:20:00Z">
        <w:r w:rsidR="00E033C8">
          <w:t xml:space="preserve">—an ambiguity that appears to have some connection to </w:t>
        </w:r>
        <w:del w:id="352" w:author="Segall, Christopher (segallcr)" w:date="2025-09-25T08:47:00Z">
          <w:r w:rsidR="00E033C8" w:rsidDel="00C47D5B">
            <w:delText>Joh</w:delText>
          </w:r>
        </w:del>
      </w:ins>
      <w:ins w:id="353" w:author="Kyle Hutchinson" w:date="2025-08-22T09:21:00Z">
        <w:del w:id="354" w:author="Segall, Christopher (segallcr)" w:date="2025-09-25T08:47:00Z">
          <w:r w:rsidR="00E033C8" w:rsidDel="00C47D5B">
            <w:delText xml:space="preserve">ann Phillip </w:delText>
          </w:r>
        </w:del>
        <w:r w:rsidR="00E033C8">
          <w:t>Kirnberger</w:t>
        </w:r>
      </w:ins>
      <w:ins w:id="355" w:author="Kyle Hutchinson" w:date="2025-08-22T09:24:00Z">
        <w:r w:rsidR="00E033C8">
          <w:t xml:space="preserve"> and </w:t>
        </w:r>
        <w:del w:id="356" w:author="Segall, Christopher (segallcr)" w:date="2025-09-25T08:47:00Z">
          <w:r w:rsidR="00E033C8" w:rsidDel="00C47D5B">
            <w:delText xml:space="preserve">Joseph Abraham Peter </w:delText>
          </w:r>
        </w:del>
        <w:r w:rsidR="00E033C8">
          <w:t>Schulz</w:t>
        </w:r>
      </w:ins>
      <w:ins w:id="357" w:author="Kyle Hutchinson" w:date="2025-08-22T09:21:00Z">
        <w:r w:rsidR="00E033C8">
          <w:t xml:space="preserve">’s </w:t>
        </w:r>
      </w:ins>
      <w:ins w:id="358" w:author="Segall, Christopher (segallcr)" w:date="2025-09-25T09:08:00Z">
        <w:r w:rsidR="0023227E">
          <w:t xml:space="preserve">(1774) </w:t>
        </w:r>
      </w:ins>
      <w:ins w:id="359" w:author="Kyle Hutchinson" w:date="2025-08-22T09:21:00Z">
        <w:r w:rsidR="00E033C8">
          <w:t>emerging notions of rhythm</w:t>
        </w:r>
      </w:ins>
      <w:r w:rsidR="00080DC4" w:rsidRPr="0085486B">
        <w:t>.</w:t>
      </w:r>
      <w:commentRangeStart w:id="360"/>
      <w:r w:rsidR="00E033C8" w:rsidRPr="00871AB1">
        <w:rPr>
          <w:rStyle w:val="FootnoteReference"/>
        </w:rPr>
        <w:footnoteReference w:id="9"/>
      </w:r>
      <w:commentRangeEnd w:id="360"/>
      <w:r w:rsidR="00742FAD">
        <w:rPr>
          <w:rStyle w:val="CommentReference"/>
        </w:rPr>
        <w:commentReference w:id="360"/>
      </w:r>
      <w:r w:rsidR="00E033C8">
        <w:t xml:space="preserve"> </w:t>
      </w:r>
      <w:r w:rsidR="00E033C8" w:rsidRPr="0085486B">
        <w:t xml:space="preserve">Kirnberger and Schulz’s metric </w:t>
      </w:r>
      <w:r w:rsidR="00E033C8" w:rsidRPr="0085486B">
        <w:lastRenderedPageBreak/>
        <w:t xml:space="preserve">metaphors </w:t>
      </w:r>
      <w:del w:id="413" w:author="Segall, Christopher (segallcr)" w:date="2025-09-25T09:09:00Z">
        <w:r w:rsidR="00E033C8" w:rsidRPr="0085486B" w:rsidDel="00A540D3">
          <w:delText xml:space="preserve">in their article on rhythm in Sulzer’s encyclopedia were first included in volume two of the original edition, published in 1774. </w:delText>
        </w:r>
        <w:r w:rsidR="00E033C8" w:rsidDel="00A540D3">
          <w:delText>Their</w:delText>
        </w:r>
        <w:r w:rsidR="00E033C8" w:rsidRPr="0085486B" w:rsidDel="00A540D3">
          <w:delText xml:space="preserve"> vivid language</w:delText>
        </w:r>
        <w:r w:rsidR="00E033C8" w:rsidDel="00A540D3">
          <w:delText xml:space="preserve"> </w:delText>
        </w:r>
      </w:del>
      <w:r w:rsidR="00E033C8" w:rsidRPr="0085486B">
        <w:t>impose</w:t>
      </w:r>
      <w:del w:id="414" w:author="Segall, Christopher (segallcr)" w:date="2025-09-25T09:09:00Z">
        <w:r w:rsidR="00E033C8" w:rsidRPr="0085486B" w:rsidDel="00A540D3">
          <w:delText>s</w:delText>
        </w:r>
      </w:del>
      <w:r w:rsidR="00E033C8" w:rsidRPr="0085486B">
        <w:t xml:space="preserve"> binary or ternary organization on a series of otherwise undifferentiated pulses (see </w:t>
      </w:r>
      <w:commentRangeStart w:id="415"/>
      <w:r w:rsidR="00E033C8" w:rsidRPr="008A0DE7">
        <w:rPr>
          <w:b/>
          <w:bCs/>
          <w:u w:val="single"/>
        </w:rPr>
        <w:t>Example 5</w:t>
      </w:r>
      <w:commentRangeEnd w:id="415"/>
      <w:r w:rsidR="00E033C8">
        <w:rPr>
          <w:rStyle w:val="CommentReference"/>
        </w:rPr>
        <w:commentReference w:id="415"/>
      </w:r>
      <w:r w:rsidR="00E033C8" w:rsidRPr="0085486B">
        <w:t xml:space="preserve">): </w:t>
      </w:r>
    </w:p>
    <w:p w14:paraId="407EDC6B" w14:textId="77777777" w:rsidR="00E033C8" w:rsidRPr="0085486B" w:rsidRDefault="00E033C8" w:rsidP="00144DF2"/>
    <w:p w14:paraId="5DDABE26" w14:textId="64433ACE" w:rsidR="00E033C8" w:rsidRDefault="00E033C8" w:rsidP="00144DF2">
      <w:pPr>
        <w:ind w:left="720"/>
      </w:pPr>
      <w:r w:rsidRPr="0085486B">
        <w:t xml:space="preserve">The cooper who drives a hoop [onto a barrel], [or] the coppersmith who hammers a kettle soon takes it into his head to perform his beats not singly in a completely identical way </w:t>
      </w:r>
      <w:r w:rsidR="005C3330">
        <w:t>[</w:t>
      </w:r>
      <w:r>
        <w:t>Example 5</w:t>
      </w:r>
      <w:r w:rsidR="005C3330">
        <w:t>a]</w:t>
      </w:r>
      <w:r w:rsidRPr="0085486B">
        <w:t>; [rather] he will soon beat them [</w:t>
      </w:r>
      <w:r>
        <w:t>Example 5</w:t>
      </w:r>
      <w:r w:rsidR="00132B36">
        <w:t>b</w:t>
      </w:r>
      <w:r>
        <w:t>]</w:t>
      </w:r>
      <w:r w:rsidRPr="0085486B">
        <w:t xml:space="preserve"> in order to slightly differentiate the strength or the pitch of the three or four beats going on one measure, so that the division of groups may become perceptible to the ear. (</w:t>
      </w:r>
      <w:r w:rsidR="00124AA0">
        <w:t>Kirnberger and Schulz [1794] 1967, 97</w:t>
      </w:r>
      <w:r w:rsidR="00E20AF2">
        <w:t xml:space="preserve">, as translated </w:t>
      </w:r>
      <w:r w:rsidR="00714C2F">
        <w:t>in</w:t>
      </w:r>
      <w:r w:rsidR="00E20AF2">
        <w:t xml:space="preserve"> Mirka</w:t>
      </w:r>
      <w:r w:rsidR="00714C2F">
        <w:t xml:space="preserve"> 2009, 47</w:t>
      </w:r>
      <w:r w:rsidRPr="0085486B">
        <w:t>)</w:t>
      </w:r>
      <w:r w:rsidRPr="0085486B">
        <w:rPr>
          <w:rStyle w:val="FootnoteReference"/>
          <w:rFonts w:ascii="Garamond" w:hAnsi="Garamond"/>
        </w:rPr>
        <w:footnoteReference w:id="10"/>
      </w:r>
      <w:r w:rsidRPr="0085486B">
        <w:t xml:space="preserve"> </w:t>
      </w:r>
    </w:p>
    <w:p w14:paraId="25CEE61B" w14:textId="77777777" w:rsidR="00E033C8" w:rsidRDefault="00E033C8" w:rsidP="007B325A"/>
    <w:p w14:paraId="69612B78" w14:textId="424CB70D" w:rsidR="005D3019" w:rsidRDefault="005D3019" w:rsidP="007B325A">
      <w:r w:rsidRPr="0085486B">
        <w:rPr>
          <w:b/>
          <w:bCs/>
        </w:rPr>
        <w:t>Example 5</w:t>
      </w:r>
      <w:r w:rsidRPr="0085486B">
        <w:t xml:space="preserve"> </w:t>
      </w:r>
      <w:r w:rsidR="000B5A5B">
        <w:t>Kirnberger and Schulz’s (</w:t>
      </w:r>
      <w:r w:rsidR="00513D6A">
        <w:t>[</w:t>
      </w:r>
      <w:r w:rsidR="000B5A5B">
        <w:t>1794</w:t>
      </w:r>
      <w:r w:rsidR="00513D6A">
        <w:t>] 1967</w:t>
      </w:r>
      <w:r w:rsidR="000B5A5B">
        <w:t>, 97) series of pulsations (a) without differentiation and (b) grouped in threes and fours.</w:t>
      </w:r>
    </w:p>
    <w:p w14:paraId="5A87A9A2" w14:textId="77777777" w:rsidR="00536197" w:rsidRPr="0085486B" w:rsidRDefault="00536197" w:rsidP="007B325A"/>
    <w:p w14:paraId="1767266D" w14:textId="77777777" w:rsidR="00974CC8" w:rsidRDefault="00E033C8" w:rsidP="00766EAE">
      <w:del w:id="426" w:author="Segall, Christopher (segallcr)" w:date="2025-10-02T20:11:00Z">
        <w:r w:rsidRPr="0085486B" w:rsidDel="00EF0AA8">
          <w:delText>As Mirka (2009, e.g., 13–14)</w:delText>
        </w:r>
        <w:r w:rsidDel="00EF0AA8">
          <w:delText xml:space="preserve"> suggests</w:delText>
        </w:r>
        <w:r w:rsidRPr="0085486B" w:rsidDel="00EF0AA8">
          <w:delText>, the idea that r</w:delText>
        </w:r>
      </w:del>
      <w:ins w:id="427" w:author="Segall, Christopher (segallcr)" w:date="2025-10-02T20:11:00Z">
        <w:r w:rsidR="00EF0AA8">
          <w:t>R</w:t>
        </w:r>
      </w:ins>
      <w:r w:rsidRPr="0085486B">
        <w:t>egularity on two levels</w:t>
      </w:r>
      <w:del w:id="428" w:author="Segall, Christopher (segallcr)" w:date="2025-10-02T20:11:00Z">
        <w:r w:rsidRPr="0085486B" w:rsidDel="00EF0AA8">
          <w:delText>—</w:delText>
        </w:r>
      </w:del>
      <w:ins w:id="429" w:author="Segall, Christopher (segallcr)" w:date="2025-10-02T20:11:00Z">
        <w:r w:rsidR="00EF0AA8">
          <w:t xml:space="preserve">, </w:t>
        </w:r>
      </w:ins>
      <w:r w:rsidRPr="0085486B">
        <w:t>a pulsation level and a slower one</w:t>
      </w:r>
      <w:del w:id="430" w:author="Segall, Christopher (segallcr)" w:date="2025-10-02T20:11:00Z">
        <w:r w:rsidRPr="0085486B" w:rsidDel="00EF0AA8">
          <w:delText>—</w:delText>
        </w:r>
      </w:del>
      <w:ins w:id="431" w:author="Segall, Christopher (segallcr)" w:date="2025-10-02T20:11:00Z">
        <w:r w:rsidR="00EF0AA8">
          <w:t xml:space="preserve">, </w:t>
        </w:r>
      </w:ins>
      <w:r w:rsidRPr="0085486B">
        <w:t>is crucial for establishing meter</w:t>
      </w:r>
      <w:ins w:id="432" w:author="Segall, Christopher (segallcr)" w:date="2025-10-02T20:12:00Z">
        <w:r w:rsidR="003B3AE8">
          <w:t>,</w:t>
        </w:r>
      </w:ins>
      <w:r w:rsidRPr="0085486B">
        <w:t xml:space="preserve"> </w:t>
      </w:r>
      <w:del w:id="433" w:author="Segall, Christopher (segallcr)" w:date="2025-10-02T20:12:00Z">
        <w:r w:rsidRPr="0085486B" w:rsidDel="003B3AE8">
          <w:delText xml:space="preserve">was </w:delText>
        </w:r>
      </w:del>
      <w:ins w:id="434" w:author="Segall, Christopher (segallcr)" w:date="2025-10-02T20:12:00Z">
        <w:r w:rsidR="003B3AE8">
          <w:t xml:space="preserve">a </w:t>
        </w:r>
      </w:ins>
      <w:r w:rsidRPr="0085486B">
        <w:t xml:space="preserve">foundational </w:t>
      </w:r>
      <w:ins w:id="435" w:author="Segall, Christopher (segallcr)" w:date="2025-10-02T20:12:00Z">
        <w:r w:rsidR="003B3AE8">
          <w:t xml:space="preserve">principle </w:t>
        </w:r>
      </w:ins>
      <w:del w:id="436" w:author="Segall, Christopher (segallcr)" w:date="2025-10-02T20:12:00Z">
        <w:r w:rsidRPr="0085486B" w:rsidDel="003B3AE8">
          <w:delText xml:space="preserve">to the development of </w:delText>
        </w:r>
      </w:del>
      <w:ins w:id="437" w:author="Segall, Christopher (segallcr)" w:date="2025-10-02T20:12:00Z">
        <w:r w:rsidR="003B3AE8">
          <w:t xml:space="preserve">in </w:t>
        </w:r>
      </w:ins>
      <w:r w:rsidRPr="0085486B">
        <w:t xml:space="preserve">both </w:t>
      </w:r>
      <w:del w:id="438" w:author="Segall, Christopher (segallcr)" w:date="2025-10-02T20:14:00Z">
        <w:r w:rsidRPr="0085486B" w:rsidDel="002A74F1">
          <w:delText xml:space="preserve">late </w:delText>
        </w:r>
      </w:del>
      <w:r w:rsidRPr="0085486B">
        <w:t xml:space="preserve">eighteenth-century and </w:t>
      </w:r>
      <w:del w:id="439" w:author="Segall, Christopher (segallcr)" w:date="2025-10-02T20:14:00Z">
        <w:r w:rsidRPr="0085486B" w:rsidDel="002A74F1">
          <w:delText xml:space="preserve">late </w:delText>
        </w:r>
      </w:del>
      <w:r w:rsidRPr="0085486B">
        <w:t>twentieth-century metric theories</w:t>
      </w:r>
      <w:ins w:id="440" w:author="Segall, Christopher (segallcr)" w:date="2025-10-02T20:12:00Z">
        <w:r w:rsidR="003B3AE8">
          <w:t xml:space="preserve"> (Mirka 2009, 13–14)</w:t>
        </w:r>
      </w:ins>
      <w:r>
        <w:t>.</w:t>
      </w:r>
    </w:p>
    <w:p w14:paraId="28F0980E" w14:textId="77777777" w:rsidR="00974CC8" w:rsidRDefault="00974CC8" w:rsidP="00766EAE"/>
    <w:p w14:paraId="78C5B416" w14:textId="4B138461" w:rsidR="007B6B0F" w:rsidRDefault="00080DC4" w:rsidP="00823AC6">
      <w:r w:rsidRPr="00823AC6">
        <w:rPr>
          <w:b/>
          <w:bCs/>
          <w:u w:val="single"/>
        </w:rPr>
        <w:t xml:space="preserve">Example </w:t>
      </w:r>
      <w:r w:rsidR="005D2090" w:rsidRPr="00823AC6">
        <w:rPr>
          <w:b/>
          <w:bCs/>
          <w:u w:val="single"/>
        </w:rPr>
        <w:t>4</w:t>
      </w:r>
      <w:r w:rsidRPr="00823AC6">
        <w:t xml:space="preserve"> notates </w:t>
      </w:r>
      <w:del w:id="441" w:author="Segall, Christopher (segallcr)" w:date="2025-10-02T20:15:00Z">
        <w:r w:rsidRPr="00F4252E" w:rsidDel="00974CC8">
          <w:delText xml:space="preserve">the </w:delText>
        </w:r>
      </w:del>
      <w:ins w:id="442" w:author="Segall, Christopher (segallcr)" w:date="2025-10-02T20:15:00Z">
        <w:r w:rsidR="00974CC8" w:rsidRPr="00F4252E">
          <w:t>Bach’s</w:t>
        </w:r>
        <w:r w:rsidR="00974CC8" w:rsidRPr="00823AC6">
          <w:t xml:space="preserve"> </w:t>
        </w:r>
      </w:ins>
      <w:r w:rsidRPr="00823AC6">
        <w:t>opening without beaming or bar</w:t>
      </w:r>
      <w:r w:rsidR="00892E76" w:rsidRPr="00823AC6">
        <w:t xml:space="preserve"> </w:t>
      </w:r>
      <w:r w:rsidRPr="00823AC6">
        <w:t>lines</w:t>
      </w:r>
      <w:del w:id="443" w:author="Segall, Christopher (segallcr)" w:date="2025-10-02T20:15:00Z">
        <w:r w:rsidRPr="00823AC6" w:rsidDel="00823AC6">
          <w:delText xml:space="preserve">, </w:delText>
        </w:r>
        <w:r w:rsidR="00867D0A" w:rsidRPr="00823AC6" w:rsidDel="00823AC6">
          <w:delText>reflecting</w:delText>
        </w:r>
      </w:del>
      <w:ins w:id="444" w:author="Kyle Hutchinson" w:date="2025-08-22T09:09:00Z">
        <w:del w:id="445" w:author="Segall, Christopher (segallcr)" w:date="2025-10-02T20:15:00Z">
          <w:r w:rsidR="00B17A3E" w:rsidRPr="00823AC6" w:rsidDel="00823AC6">
            <w:delText xml:space="preserve"> to depict</w:delText>
          </w:r>
        </w:del>
      </w:ins>
      <w:del w:id="446" w:author="Segall, Christopher (segallcr)" w:date="2025-10-02T20:15:00Z">
        <w:r w:rsidRPr="00823AC6" w:rsidDel="00823AC6">
          <w:delText xml:space="preserve"> th</w:delText>
        </w:r>
      </w:del>
      <w:ins w:id="447" w:author="Kyle Hutchinson" w:date="2025-08-22T09:09:00Z">
        <w:del w:id="448" w:author="Segall, Christopher (segallcr)" w:date="2025-10-02T20:15:00Z">
          <w:r w:rsidR="00B17A3E" w:rsidRPr="00823AC6" w:rsidDel="00823AC6">
            <w:delText>is</w:delText>
          </w:r>
        </w:del>
      </w:ins>
      <w:del w:id="449" w:author="Segall, Christopher (segallcr)" w:date="2025-10-02T20:15:00Z">
        <w:r w:rsidRPr="00823AC6" w:rsidDel="00823AC6">
          <w:delText>e perceived ambiguity</w:delText>
        </w:r>
      </w:del>
      <w:del w:id="450" w:author="Segall, Christopher (segallcr)" w:date="2025-10-02T20:17:00Z">
        <w:r w:rsidR="002B5E52" w:rsidRPr="00823AC6" w:rsidDel="00684F5C">
          <w:delText xml:space="preserve">: </w:delText>
        </w:r>
      </w:del>
      <w:ins w:id="451" w:author="Segall, Christopher (segallcr)" w:date="2025-10-02T20:17:00Z">
        <w:r w:rsidR="00684F5C">
          <w:t>,</w:t>
        </w:r>
        <w:r w:rsidR="00684F5C" w:rsidRPr="00823AC6">
          <w:t xml:space="preserve"> </w:t>
        </w:r>
        <w:r w:rsidR="00684F5C">
          <w:t xml:space="preserve">as </w:t>
        </w:r>
      </w:ins>
      <w:r w:rsidR="002B5E52" w:rsidRPr="00823AC6">
        <w:t xml:space="preserve">the procrustean bed of music notation </w:t>
      </w:r>
      <w:r w:rsidR="00920250" w:rsidRPr="00823AC6">
        <w:t xml:space="preserve">and bar lines </w:t>
      </w:r>
      <w:ins w:id="452" w:author="Segall, Christopher (segallcr)" w:date="2025-10-02T20:17:00Z">
        <w:r w:rsidR="00684F5C">
          <w:t xml:space="preserve">otherwise </w:t>
        </w:r>
      </w:ins>
      <w:r w:rsidR="002B5E52" w:rsidRPr="00823AC6">
        <w:t xml:space="preserve">obscures </w:t>
      </w:r>
      <w:del w:id="453" w:author="Segall, Christopher (segallcr)" w:date="2025-10-02T20:17:00Z">
        <w:r w:rsidR="002B5E52" w:rsidRPr="00823AC6" w:rsidDel="00684F5C">
          <w:delText>from our</w:delText>
        </w:r>
        <w:r w:rsidR="007D1C01" w:rsidRPr="00823AC6" w:rsidDel="00684F5C">
          <w:delText xml:space="preserve"> view</w:delText>
        </w:r>
        <w:r w:rsidR="002B5E52" w:rsidRPr="00823AC6" w:rsidDel="00684F5C">
          <w:delText xml:space="preserve"> </w:delText>
        </w:r>
      </w:del>
      <w:r w:rsidR="002B5E52" w:rsidRPr="00823AC6">
        <w:t xml:space="preserve">the richness of this passage for audience members who are not engaged in the </w:t>
      </w:r>
      <w:r w:rsidR="00A913A0" w:rsidRPr="00823AC6">
        <w:t xml:space="preserve">highly </w:t>
      </w:r>
      <w:r w:rsidR="002B5E52" w:rsidRPr="00823AC6">
        <w:t xml:space="preserve">unusual activity of listening </w:t>
      </w:r>
      <w:r w:rsidR="007C65E9" w:rsidRPr="00823AC6">
        <w:t xml:space="preserve">along </w:t>
      </w:r>
      <w:r w:rsidR="002B5E52" w:rsidRPr="00823AC6">
        <w:t>with a score</w:t>
      </w:r>
      <w:r w:rsidR="007D1C01" w:rsidRPr="00823AC6">
        <w:t xml:space="preserve"> </w:t>
      </w:r>
      <w:del w:id="454" w:author="Kyle Hutchinson" w:date="2025-08-22T09:10:00Z">
        <w:r w:rsidR="007D1C01" w:rsidRPr="00823AC6" w:rsidDel="00B17A3E">
          <w:delText xml:space="preserve">(i.e., an activity </w:delText>
        </w:r>
        <w:r w:rsidR="00713C58" w:rsidRPr="00823AC6" w:rsidDel="00B17A3E">
          <w:delText>common</w:delText>
        </w:r>
        <w:r w:rsidR="007D1C01" w:rsidRPr="00823AC6" w:rsidDel="00B17A3E">
          <w:delText xml:space="preserve"> among music theorists but marginal in human musical experience</w:delText>
        </w:r>
        <w:r w:rsidR="00374576" w:rsidRPr="00823AC6" w:rsidDel="00B17A3E">
          <w:delText xml:space="preserve"> more broadly</w:delText>
        </w:r>
        <w:r w:rsidR="007D1C01" w:rsidRPr="00823AC6" w:rsidDel="00B17A3E">
          <w:delText>)</w:delText>
        </w:r>
      </w:del>
      <w:r w:rsidR="002B5E52" w:rsidRPr="00823AC6">
        <w:t>.</w:t>
      </w:r>
      <w:r w:rsidR="00892E76" w:rsidRPr="00823AC6">
        <w:t xml:space="preserve"> I will unpack </w:t>
      </w:r>
      <w:del w:id="455" w:author="Segall, Christopher (segallcr)" w:date="2025-10-02T20:21:00Z">
        <w:r w:rsidR="00892E76" w:rsidRPr="00823AC6" w:rsidDel="00D52ACD">
          <w:delText xml:space="preserve">below at length the </w:delText>
        </w:r>
      </w:del>
      <w:r w:rsidR="00892E76" w:rsidRPr="00823AC6">
        <w:t xml:space="preserve">hearings of the passage “in 2” or “in 3” and </w:t>
      </w:r>
      <w:ins w:id="456" w:author="Segall, Christopher (segallcr)" w:date="2025-10-02T20:21:00Z">
        <w:r w:rsidR="00D52ACD">
          <w:t xml:space="preserve">expound </w:t>
        </w:r>
      </w:ins>
      <w:r w:rsidR="00892E76" w:rsidRPr="00823AC6">
        <w:t>the factors supporting either hearing</w:t>
      </w:r>
      <w:r w:rsidR="00185CB6" w:rsidRPr="00823AC6">
        <w:t>.</w:t>
      </w:r>
      <w:r w:rsidR="00185CB6" w:rsidRPr="00E10230">
        <w:rPr>
          <w:rStyle w:val="FootnoteReference"/>
        </w:rPr>
        <w:footnoteReference w:id="11"/>
      </w:r>
      <w:r w:rsidR="00FA1D7B" w:rsidRPr="00823AC6">
        <w:t xml:space="preserve"> </w:t>
      </w:r>
      <w:r w:rsidR="00CB0F35" w:rsidRPr="00823AC6">
        <w:t xml:space="preserve">At present, Example </w:t>
      </w:r>
      <w:r w:rsidR="0011067C" w:rsidRPr="00823AC6">
        <w:t>4</w:t>
      </w:r>
      <w:r w:rsidR="00CB0F35" w:rsidRPr="00823AC6">
        <w:t xml:space="preserve"> can give readers an opportunity to find a recording of the piece, avoid looking at a score, and experience this </w:t>
      </w:r>
      <w:del w:id="480" w:author="Segall, Christopher (segallcr)" w:date="2025-10-02T20:28:00Z">
        <w:r w:rsidR="0011067C" w:rsidRPr="00823AC6" w:rsidDel="00563AE9">
          <w:delText xml:space="preserve">meter </w:delText>
        </w:r>
      </w:del>
      <w:ins w:id="481" w:author="Segall, Christopher (segallcr)" w:date="2025-10-02T20:28:00Z">
        <w:r w:rsidR="00563AE9" w:rsidRPr="00823AC6">
          <w:t>meter</w:t>
        </w:r>
        <w:r w:rsidR="00563AE9">
          <w:t>-</w:t>
        </w:r>
      </w:ins>
      <w:r w:rsidR="0011067C" w:rsidRPr="00823AC6">
        <w:t>finding game</w:t>
      </w:r>
      <w:del w:id="482" w:author="Segall, Christopher (segallcr)" w:date="2025-10-02T20:30:00Z">
        <w:r w:rsidR="00263469" w:rsidRPr="00823AC6" w:rsidDel="0055187E">
          <w:delText xml:space="preserve">—I recommend starting with a </w:delText>
        </w:r>
        <w:r w:rsidR="00263469" w:rsidRPr="00823AC6" w:rsidDel="0055187E">
          <w:lastRenderedPageBreak/>
          <w:delText xml:space="preserve">recording by the English Concert </w:delText>
        </w:r>
        <w:r w:rsidR="00614116" w:rsidRPr="00823AC6" w:rsidDel="0055187E">
          <w:delText>led by</w:delText>
        </w:r>
        <w:r w:rsidR="00263469" w:rsidRPr="00823AC6" w:rsidDel="0055187E">
          <w:delText xml:space="preserve"> Andrew Manze</w:delText>
        </w:r>
        <w:r w:rsidR="00614116" w:rsidRPr="00823AC6" w:rsidDel="0055187E">
          <w:delText>, which takes a somewhat hesitant, fantasy-like approach to this opening</w:delText>
        </w:r>
      </w:del>
      <w:r w:rsidR="00614116" w:rsidRPr="00823AC6">
        <w:t>.</w:t>
      </w:r>
      <w:r w:rsidR="00614116" w:rsidRPr="0055187E">
        <w:rPr>
          <w:rStyle w:val="FootnoteReference"/>
        </w:rPr>
        <w:footnoteReference w:id="12"/>
      </w:r>
    </w:p>
    <w:p w14:paraId="1BA5CCF7" w14:textId="77777777" w:rsidR="007B6B0F" w:rsidRDefault="007B6B0F" w:rsidP="00AD7EC8"/>
    <w:p w14:paraId="6326B31C" w14:textId="67CC5FEF" w:rsidR="00185CB6" w:rsidRPr="0085486B" w:rsidRDefault="00185CB6" w:rsidP="00AD7EC8">
      <w:r w:rsidRPr="0085486B">
        <w:rPr>
          <w:b/>
          <w:bCs/>
        </w:rPr>
        <w:t xml:space="preserve">Example </w:t>
      </w:r>
      <w:r w:rsidR="00782C1E" w:rsidRPr="0085486B">
        <w:rPr>
          <w:b/>
          <w:bCs/>
        </w:rPr>
        <w:t>4</w:t>
      </w:r>
      <w:r w:rsidR="00782C1E" w:rsidRPr="0085486B">
        <w:t xml:space="preserve"> </w:t>
      </w:r>
      <w:r w:rsidR="00C016AE">
        <w:t>C. P. E. Bach, Symphony in D Major, Wq. 183/1, first movement: o</w:t>
      </w:r>
      <w:r w:rsidR="00782C1E" w:rsidRPr="0085486B">
        <w:t xml:space="preserve">pening </w:t>
      </w:r>
      <w:r w:rsidR="00D2754A">
        <w:t xml:space="preserve">measures </w:t>
      </w:r>
      <w:r w:rsidR="00782C1E" w:rsidRPr="0085486B">
        <w:t>without barlines.</w:t>
      </w:r>
    </w:p>
    <w:p w14:paraId="107263B5" w14:textId="77777777" w:rsidR="00742FAD" w:rsidRPr="0085486B" w:rsidRDefault="00742FAD" w:rsidP="00AD7EC8"/>
    <w:p w14:paraId="3E711C1F" w14:textId="6ADE7B21" w:rsidR="00B66FAB" w:rsidRDefault="00466BC5" w:rsidP="00D2754A">
      <w:r w:rsidRPr="0085486B">
        <w:t xml:space="preserve">Bach’s opening musical idea </w:t>
      </w:r>
      <w:del w:id="488" w:author="Segall, Christopher (segallcr)" w:date="2025-10-02T20:35:00Z">
        <w:r w:rsidRPr="0085486B" w:rsidDel="00A061A1">
          <w:delText xml:space="preserve">bears some similarity to </w:delText>
        </w:r>
      </w:del>
      <w:ins w:id="489" w:author="Segall, Christopher (segallcr)" w:date="2025-10-02T20:35:00Z">
        <w:r w:rsidR="00A061A1">
          <w:t xml:space="preserve">recalls </w:t>
        </w:r>
      </w:ins>
      <w:r w:rsidRPr="0085486B">
        <w:t xml:space="preserve">Kirnberger and Schulz’s </w:t>
      </w:r>
      <w:r w:rsidR="00E5589B" w:rsidRPr="0085486B">
        <w:t>example</w:t>
      </w:r>
      <w:del w:id="490" w:author="Segall, Christopher (segallcr)" w:date="2025-10-02T20:35:00Z">
        <w:r w:rsidRPr="0085486B" w:rsidDel="00A061A1">
          <w:delText xml:space="preserve">: </w:delText>
        </w:r>
      </w:del>
      <w:ins w:id="491" w:author="Segall, Christopher (segallcr)" w:date="2025-10-02T20:35:00Z">
        <w:r w:rsidR="00A061A1">
          <w:t>.</w:t>
        </w:r>
        <w:r w:rsidR="00A061A1" w:rsidRPr="0085486B">
          <w:t xml:space="preserve"> </w:t>
        </w:r>
      </w:ins>
      <w:del w:id="492" w:author="Segall, Christopher (segallcr)" w:date="2025-10-02T20:35:00Z">
        <w:r w:rsidRPr="0085486B" w:rsidDel="003D29E6">
          <w:delText>in t</w:delText>
        </w:r>
      </w:del>
      <w:ins w:id="493" w:author="Segall, Christopher (segallcr)" w:date="2025-10-02T20:35:00Z">
        <w:r w:rsidR="003D29E6">
          <w:t>T</w:t>
        </w:r>
      </w:ins>
      <w:r w:rsidRPr="0085486B">
        <w:t xml:space="preserve">he lower </w:t>
      </w:r>
      <w:del w:id="494" w:author="Segall, Christopher (segallcr)" w:date="2025-10-02T20:35:00Z">
        <w:r w:rsidRPr="0085486B" w:rsidDel="003D29E6">
          <w:delText>layer</w:delText>
        </w:r>
      </w:del>
      <w:ins w:id="495" w:author="Segall, Christopher (segallcr)" w:date="2025-10-02T20:35:00Z">
        <w:r w:rsidR="003D29E6">
          <w:t>staff of Example 4</w:t>
        </w:r>
      </w:ins>
      <w:del w:id="496" w:author="Segall, Christopher (segallcr)" w:date="2025-10-02T20:35:00Z">
        <w:r w:rsidRPr="0085486B" w:rsidDel="003D29E6">
          <w:delText>,</w:delText>
        </w:r>
      </w:del>
      <w:r w:rsidRPr="0085486B">
        <w:t xml:space="preserve"> </w:t>
      </w:r>
      <w:ins w:id="497" w:author="Segall, Christopher (segallcr)" w:date="2025-10-02T20:36:00Z">
        <w:r w:rsidR="005B270D">
          <w:t>begins with</w:t>
        </w:r>
      </w:ins>
      <w:ins w:id="498" w:author="Segall, Christopher (segallcr)" w:date="2025-10-02T20:35:00Z">
        <w:r w:rsidR="003D29E6">
          <w:t xml:space="preserve"> </w:t>
        </w:r>
      </w:ins>
      <w:r w:rsidRPr="0085486B">
        <w:t xml:space="preserve">a series of </w:t>
      </w:r>
      <w:ins w:id="499" w:author="Kyle Hutchinson" w:date="2025-08-22T09:32:00Z">
        <w:r w:rsidR="00742FAD">
          <w:t>six</w:t>
        </w:r>
      </w:ins>
      <w:del w:id="500" w:author="Kyle Hutchinson" w:date="2025-08-22T09:32:00Z">
        <w:r w:rsidRPr="0085486B" w:rsidDel="00742FAD">
          <w:delText>6</w:delText>
        </w:r>
      </w:del>
      <w:r w:rsidRPr="0085486B">
        <w:t xml:space="preserve"> attack points</w:t>
      </w:r>
      <w:ins w:id="501" w:author="Segall, Christopher (segallcr)" w:date="2025-10-02T20:36:00Z">
        <w:r w:rsidR="001E6F00">
          <w:t>.</w:t>
        </w:r>
      </w:ins>
      <w:r w:rsidRPr="0085486B">
        <w:t xml:space="preserve"> </w:t>
      </w:r>
      <w:del w:id="502" w:author="Segall, Christopher (segallcr)" w:date="2025-10-02T20:37:00Z">
        <w:r w:rsidRPr="0085486B" w:rsidDel="007E7791">
          <w:delText xml:space="preserve">is involved in a metrically ambiguous passage, though the </w:delText>
        </w:r>
      </w:del>
      <w:ins w:id="503" w:author="Segall, Christopher (segallcr)" w:date="2025-10-02T20:37:00Z">
        <w:r w:rsidR="007E7791">
          <w:t xml:space="preserve">Metrical </w:t>
        </w:r>
      </w:ins>
      <w:r w:rsidRPr="0085486B">
        <w:t xml:space="preserve">ambiguity </w:t>
      </w:r>
      <w:del w:id="504" w:author="Segall, Christopher (segallcr)" w:date="2025-10-02T20:37:00Z">
        <w:r w:rsidRPr="0085486B" w:rsidDel="007E7791">
          <w:delText xml:space="preserve">in Bach’s </w:delText>
        </w:r>
      </w:del>
      <w:ins w:id="505" w:author="Kyle Hutchinson" w:date="2025-08-22T09:33:00Z">
        <w:del w:id="506" w:author="Segall, Christopher (segallcr)" w:date="2025-10-02T20:37:00Z">
          <w:r w:rsidR="00742FAD" w:rsidDel="007E7791">
            <w:delText>symphony</w:delText>
          </w:r>
        </w:del>
      </w:ins>
      <w:del w:id="507" w:author="Segall, Christopher (segallcr)" w:date="2025-10-02T20:37:00Z">
        <w:r w:rsidRPr="0085486B" w:rsidDel="007E7791">
          <w:delText xml:space="preserve">case is not about </w:delText>
        </w:r>
        <w:r w:rsidR="00893345" w:rsidRPr="0085486B" w:rsidDel="007E7791">
          <w:delText xml:space="preserve">groups of </w:delText>
        </w:r>
        <w:r w:rsidR="00E5589B" w:rsidRPr="0085486B" w:rsidDel="007E7791">
          <w:delText xml:space="preserve">eighth-note pulses but about </w:delText>
        </w:r>
      </w:del>
      <w:ins w:id="508" w:author="Segall, Christopher (segallcr)" w:date="2025-10-02T20:37:00Z">
        <w:r w:rsidR="007E7791">
          <w:t xml:space="preserve">concerns </w:t>
        </w:r>
      </w:ins>
      <w:r w:rsidR="00E5589B" w:rsidRPr="0085486B">
        <w:t>the number of half-note units within a</w:t>
      </w:r>
      <w:r w:rsidR="00247C3E" w:rsidRPr="0085486B">
        <w:t xml:space="preserve"> perceived</w:t>
      </w:r>
      <w:r w:rsidR="00E5589B" w:rsidRPr="0085486B">
        <w:t xml:space="preserve"> measure</w:t>
      </w:r>
      <w:r w:rsidR="00E07ABB" w:rsidRPr="0085486B">
        <w:t xml:space="preserve">. </w:t>
      </w:r>
      <w:r w:rsidR="00467017" w:rsidRPr="0085486B">
        <w:t>Within the six strokes, the fourth</w:t>
      </w:r>
      <w:del w:id="509" w:author="Kyle Hutchinson" w:date="2025-08-22T09:33:00Z">
        <w:r w:rsidR="00467017" w:rsidRPr="0085486B" w:rsidDel="00742FAD">
          <w:delText xml:space="preserve"> one</w:delText>
        </w:r>
      </w:del>
      <w:r w:rsidR="00467017" w:rsidRPr="0085486B">
        <w:t xml:space="preserve"> is highlighted </w:t>
      </w:r>
      <w:del w:id="510" w:author="Kyle Hutchinson" w:date="2025-08-22T09:33:00Z">
        <w:r w:rsidR="00467017" w:rsidRPr="0085486B" w:rsidDel="00742FAD">
          <w:delText xml:space="preserve">for our attention </w:delText>
        </w:r>
      </w:del>
      <w:r w:rsidR="00467017" w:rsidRPr="0085486B">
        <w:t>as a melodic peak</w:t>
      </w:r>
      <w:del w:id="511" w:author="Kyle Hutchinson" w:date="2025-08-22T09:33:00Z">
        <w:r w:rsidR="00467017" w:rsidRPr="0085486B" w:rsidDel="00742FAD">
          <w:delText xml:space="preserve"> through its highest pitch</w:delText>
        </w:r>
      </w:del>
      <w:r w:rsidR="00467017" w:rsidRPr="0085486B">
        <w:t>, which is crucial for the meter-finding game of Bach’s opening.</w:t>
      </w:r>
      <w:r w:rsidR="001970D0">
        <w:rPr>
          <w:rStyle w:val="FootnoteReference"/>
        </w:rPr>
        <w:footnoteReference w:id="13"/>
      </w:r>
    </w:p>
    <w:p w14:paraId="6292BF6B" w14:textId="77777777" w:rsidR="008643C4" w:rsidRPr="0085486B" w:rsidRDefault="008643C4" w:rsidP="001970D0"/>
    <w:p w14:paraId="559A46FB" w14:textId="05FC3631" w:rsidR="003A368D" w:rsidRPr="00DB1947" w:rsidRDefault="00BB551E" w:rsidP="00326A5B">
      <w:del w:id="527" w:author="Segall, Christopher (segallcr)" w:date="2025-10-02T20:45:00Z">
        <w:r w:rsidRPr="00DB1947" w:rsidDel="00F42F89">
          <w:delText>Aside from these metaphors</w:delText>
        </w:r>
        <w:r w:rsidR="00A82C10" w:rsidRPr="00DB1947" w:rsidDel="00F42F89">
          <w:delText xml:space="preserve">, </w:delText>
        </w:r>
      </w:del>
      <w:r w:rsidR="00B66FAB" w:rsidRPr="00DB1947">
        <w:t xml:space="preserve">Kirnberger (1982, 394) </w:t>
      </w:r>
      <w:del w:id="528" w:author="Segall, Christopher (segallcr)" w:date="2025-10-02T20:45:00Z">
        <w:r w:rsidR="00A82C10" w:rsidRPr="00DB1947" w:rsidDel="00F42F89">
          <w:delText xml:space="preserve">explicitly </w:delText>
        </w:r>
      </w:del>
      <w:r w:rsidR="00B66FAB" w:rsidRPr="00DB1947">
        <w:t xml:space="preserve">writes about a C. P. E. Bach symphony in 3/2 that presents an unusual subdivision into continuous </w:t>
      </w:r>
      <w:r w:rsidR="00BF5FAF" w:rsidRPr="00DB1947">
        <w:t xml:space="preserve">thirty-second notes. </w:t>
      </w:r>
      <w:del w:id="529" w:author="Segall, Christopher (segallcr)" w:date="2025-10-02T20:47:00Z">
        <w:r w:rsidR="00BF5FAF" w:rsidRPr="00DB1947" w:rsidDel="00BE6525">
          <w:delText>The translators</w:delText>
        </w:r>
        <w:r w:rsidR="00893345" w:rsidRPr="00DB1947" w:rsidDel="00BE6525">
          <w:delText>’</w:delText>
        </w:r>
        <w:r w:rsidR="00BF5FAF" w:rsidRPr="00DB1947" w:rsidDel="00BE6525">
          <w:delText xml:space="preserve"> note</w:delText>
        </w:r>
      </w:del>
      <w:ins w:id="530" w:author="Segall, Christopher (segallcr)" w:date="2025-10-02T20:47:00Z">
        <w:r w:rsidR="00BE6525">
          <w:t>David Beach and Jürgen Thym</w:t>
        </w:r>
      </w:ins>
      <w:r w:rsidR="00BF5FAF" w:rsidRPr="00DB1947">
        <w:t xml:space="preserve"> </w:t>
      </w:r>
      <w:del w:id="531" w:author="Segall, Christopher (segallcr)" w:date="2025-10-02T20:47:00Z">
        <w:r w:rsidR="00BF5FAF" w:rsidRPr="00DB1947" w:rsidDel="00BE6525">
          <w:delText xml:space="preserve">identifies </w:delText>
        </w:r>
      </w:del>
      <w:ins w:id="532" w:author="Segall, Christopher (segallcr)" w:date="2025-10-02T20:47:00Z">
        <w:r w:rsidR="00BE6525">
          <w:t xml:space="preserve">identify </w:t>
        </w:r>
      </w:ins>
      <w:r w:rsidR="00BF5FAF" w:rsidRPr="00DB1947">
        <w:t xml:space="preserve">this as the </w:t>
      </w:r>
      <w:del w:id="533" w:author="Segall, Christopher (segallcr)" w:date="2025-10-02T20:47:00Z">
        <w:r w:rsidR="00BF5FAF" w:rsidRPr="00DB1947" w:rsidDel="007A2717">
          <w:delText xml:space="preserve">symphony </w:delText>
        </w:r>
      </w:del>
      <w:ins w:id="534" w:author="Segall, Christopher (segallcr)" w:date="2025-10-02T20:47:00Z">
        <w:r w:rsidR="007A2717">
          <w:t>S</w:t>
        </w:r>
        <w:r w:rsidR="007A2717" w:rsidRPr="00DB1947">
          <w:t xml:space="preserve">ymphony </w:t>
        </w:r>
      </w:ins>
      <w:r w:rsidR="00BF5FAF" w:rsidRPr="00DB1947">
        <w:t>Wq. 179.</w:t>
      </w:r>
      <w:r w:rsidR="00A82C10" w:rsidRPr="00DB1947">
        <w:t xml:space="preserve"> </w:t>
      </w:r>
      <w:r w:rsidRPr="00DB1947">
        <w:t>Kirnberger</w:t>
      </w:r>
      <w:r w:rsidR="00A82C10" w:rsidRPr="00DB1947">
        <w:t xml:space="preserve"> writes: </w:t>
      </w:r>
    </w:p>
    <w:p w14:paraId="0B0DD488" w14:textId="77777777" w:rsidR="008643C4" w:rsidRPr="00DB1947" w:rsidRDefault="008643C4" w:rsidP="00326A5B"/>
    <w:p w14:paraId="4A7DE4A1" w14:textId="37B7A1B6" w:rsidR="00BF5FAF" w:rsidRPr="00DB1947" w:rsidRDefault="00BF5FAF" w:rsidP="001F097B">
      <w:pPr>
        <w:ind w:left="720"/>
        <w:rPr>
          <w:ins w:id="535" w:author="Kyle Hutchinson" w:date="2025-08-22T09:42:00Z"/>
        </w:rPr>
      </w:pPr>
      <w:r w:rsidRPr="00DB1947">
        <w:t>3/2 meter is used very often, especially in church pieces, because of the ponderous and slow performance indicated by its note values. In the chamber style, sixteenth notes can also be used in 3/2 meter; C. P. E. Bach has even begun a symphony in this meter with many thirty-second notes in a row</w:t>
      </w:r>
      <w:del w:id="536" w:author="Segall, Christopher (segallcr)" w:date="2025-10-02T20:48:00Z">
        <w:r w:rsidRPr="00DB1947" w:rsidDel="00E12E1C">
          <w:delText>.</w:delText>
        </w:r>
      </w:del>
      <w:r w:rsidRPr="00DB1947">
        <w:t xml:space="preserve"> [</w:t>
      </w:r>
      <w:del w:id="537" w:author="Segall, Christopher (segallcr)" w:date="2025-10-02T20:48:00Z">
        <w:r w:rsidR="00B968B8" w:rsidRPr="00DB1947" w:rsidDel="00E12E1C">
          <w:delText>A t</w:delText>
        </w:r>
        <w:r w:rsidRPr="00DB1947" w:rsidDel="00E12E1C">
          <w:delText>ranslators</w:delText>
        </w:r>
        <w:r w:rsidR="00B968B8" w:rsidRPr="00DB1947" w:rsidDel="00E12E1C">
          <w:delText>’</w:delText>
        </w:r>
        <w:r w:rsidRPr="00DB1947" w:rsidDel="00E12E1C">
          <w:delText xml:space="preserve"> note </w:delText>
        </w:r>
        <w:r w:rsidR="00B968B8" w:rsidRPr="00DB1947" w:rsidDel="00E12E1C">
          <w:delText xml:space="preserve">here </w:delText>
        </w:r>
        <w:r w:rsidRPr="00DB1947" w:rsidDel="00E12E1C">
          <w:delText xml:space="preserve">identifies this as Wq. 179 and comments that the subdivision is actually to </w:delText>
        </w:r>
      </w:del>
      <w:r w:rsidRPr="00DB1947">
        <w:t>sixteenth notes</w:t>
      </w:r>
      <w:ins w:id="538" w:author="Segall, Christopher (segallcr)" w:date="2025-10-02T20:48:00Z">
        <w:r w:rsidR="00E12E1C">
          <w:t xml:space="preserve">, </w:t>
        </w:r>
      </w:ins>
      <w:ins w:id="539" w:author="Segall, Christopher (segallcr)" w:date="2025-10-02T20:56:00Z">
        <w:r w:rsidR="000D2250">
          <w:t xml:space="preserve">as noted by </w:t>
        </w:r>
      </w:ins>
      <w:ins w:id="540" w:author="Segall, Christopher (segallcr)" w:date="2025-10-02T20:48:00Z">
        <w:r w:rsidR="00E12E1C">
          <w:t>Beach and Thym</w:t>
        </w:r>
      </w:ins>
      <w:r w:rsidRPr="00DB1947">
        <w:t>]. With such note values, the three beats of this meter must be indicated most clearly in the other voices; otherwise the melody would remain fuzzy and incomprehensible to the listener.</w:t>
      </w:r>
      <w:r w:rsidR="00185CB6" w:rsidRPr="00DB1947">
        <w:t xml:space="preserve"> </w:t>
      </w:r>
      <w:r w:rsidR="00326A5B">
        <w:t>(</w:t>
      </w:r>
      <w:ins w:id="541" w:author="Segall, Christopher (segallcr)" w:date="2025-10-02T20:49:00Z">
        <w:r w:rsidR="00437136">
          <w:t>1982</w:t>
        </w:r>
      </w:ins>
      <w:r w:rsidR="00326A5B">
        <w:t>, 127)</w:t>
      </w:r>
    </w:p>
    <w:p w14:paraId="7383EDEA" w14:textId="77777777" w:rsidR="00766FDB" w:rsidRPr="00DB1947" w:rsidRDefault="00766FDB" w:rsidP="001869E8"/>
    <w:p w14:paraId="6E43BDD5" w14:textId="6CB1EF42" w:rsidR="004E0C13" w:rsidRDefault="00A82C10" w:rsidP="001869E8">
      <w:pPr>
        <w:rPr>
          <w:highlight w:val="yellow"/>
        </w:rPr>
      </w:pPr>
      <w:r w:rsidRPr="00DB1947">
        <w:lastRenderedPageBreak/>
        <w:t>A brief look at the earlier s</w:t>
      </w:r>
      <w:r w:rsidR="00FF4C5B" w:rsidRPr="00DB1947">
        <w:t>ymphony</w:t>
      </w:r>
      <w:ins w:id="542" w:author="Segall, Christopher (segallcr)" w:date="2025-10-02T20:50:00Z">
        <w:r w:rsidR="00BA116C">
          <w:t>,</w:t>
        </w:r>
      </w:ins>
      <w:r w:rsidR="00FF4C5B" w:rsidRPr="00DB1947">
        <w:t xml:space="preserve"> </w:t>
      </w:r>
      <w:r w:rsidR="00BF5FAF" w:rsidRPr="00DB1947">
        <w:t>Wq. 179</w:t>
      </w:r>
      <w:r w:rsidR="00FF4C5B" w:rsidRPr="00DB1947">
        <w:t xml:space="preserve"> </w:t>
      </w:r>
      <w:r w:rsidRPr="00DB1947">
        <w:t>(</w:t>
      </w:r>
      <w:r w:rsidR="00FF4C5B" w:rsidRPr="00DB1947">
        <w:t>1757</w:t>
      </w:r>
      <w:r w:rsidRPr="00DB1947">
        <w:t>)</w:t>
      </w:r>
      <w:ins w:id="543" w:author="Segall, Christopher (segallcr)" w:date="2025-10-02T20:50:00Z">
        <w:r w:rsidR="00BA116C">
          <w:t>,</w:t>
        </w:r>
      </w:ins>
      <w:r w:rsidRPr="00DB1947">
        <w:t xml:space="preserve"> </w:t>
      </w:r>
      <w:r w:rsidR="00CE6E27" w:rsidRPr="00DB1947">
        <w:t>is</w:t>
      </w:r>
      <w:r w:rsidRPr="00DB1947">
        <w:t xml:space="preserve"> </w:t>
      </w:r>
      <w:r w:rsidR="00E36D32" w:rsidRPr="00DB1947">
        <w:t>instructive</w:t>
      </w:r>
      <w:del w:id="544" w:author="Segall, Christopher (segallcr)" w:date="2025-10-02T20:50:00Z">
        <w:r w:rsidRPr="00DB1947" w:rsidDel="00BA116C">
          <w:delText>:</w:delText>
        </w:r>
        <w:r w:rsidR="00BF5FAF" w:rsidRPr="00DB1947" w:rsidDel="00BA116C">
          <w:delText xml:space="preserve"> </w:delText>
        </w:r>
      </w:del>
      <w:ins w:id="545" w:author="Segall, Christopher (segallcr)" w:date="2025-10-02T20:50:00Z">
        <w:r w:rsidR="00BA116C">
          <w:t>.</w:t>
        </w:r>
        <w:r w:rsidR="00BA116C" w:rsidRPr="00DB1947">
          <w:t xml:space="preserve"> </w:t>
        </w:r>
      </w:ins>
      <w:del w:id="546" w:author="Segall, Christopher (segallcr)" w:date="2025-10-02T20:50:00Z">
        <w:r w:rsidR="00BF5FAF" w:rsidRPr="00DB1947" w:rsidDel="00BA116C">
          <w:delText>m</w:delText>
        </w:r>
        <w:r w:rsidR="008A0DE7" w:rsidRPr="00DB1947" w:rsidDel="00BA116C">
          <w:delText>easures</w:delText>
        </w:r>
        <w:r w:rsidR="00BF5FAF" w:rsidRPr="00DB1947" w:rsidDel="00BA116C">
          <w:delText xml:space="preserve"> </w:delText>
        </w:r>
      </w:del>
      <w:ins w:id="547" w:author="Segall, Christopher (segallcr)" w:date="2025-10-02T20:50:00Z">
        <w:r w:rsidR="00BA116C">
          <w:t>M</w:t>
        </w:r>
        <w:r w:rsidR="00BA116C" w:rsidRPr="00DB1947">
          <w:t xml:space="preserve">easures </w:t>
        </w:r>
      </w:ins>
      <w:r w:rsidR="00BF5FAF" w:rsidRPr="00DB1947">
        <w:t xml:space="preserve">1–2 </w:t>
      </w:r>
      <w:r w:rsidR="00D81D81" w:rsidRPr="00DB1947">
        <w:t>(</w:t>
      </w:r>
      <w:r w:rsidR="00D81D81" w:rsidRPr="00DB1947">
        <w:rPr>
          <w:b/>
          <w:bCs/>
          <w:u w:val="single"/>
        </w:rPr>
        <w:t>Example 6</w:t>
      </w:r>
      <w:r w:rsidR="00D81D81" w:rsidRPr="00F04EAC">
        <w:t>a</w:t>
      </w:r>
      <w:r w:rsidR="00D81D81" w:rsidRPr="00DB1947">
        <w:t xml:space="preserve">) </w:t>
      </w:r>
      <w:r w:rsidR="00BF5FAF" w:rsidRPr="00DB1947">
        <w:t>and their recasting in mm. 26–27</w:t>
      </w:r>
      <w:r w:rsidR="00D81D81" w:rsidRPr="00DB1947">
        <w:t xml:space="preserve"> (</w:t>
      </w:r>
      <w:r w:rsidR="00D81D81" w:rsidRPr="00F04EAC">
        <w:t>Example 6b</w:t>
      </w:r>
      <w:r w:rsidR="00D81D81" w:rsidRPr="00DB1947">
        <w:t>)</w:t>
      </w:r>
      <w:r w:rsidR="00BF5FAF" w:rsidRPr="00DB1947">
        <w:t xml:space="preserve"> show some of Bach’s metric play in this earlier work. In m. 1, the up-and-down </w:t>
      </w:r>
      <w:r w:rsidR="003D054C" w:rsidRPr="00DB1947">
        <w:t xml:space="preserve">parallel </w:t>
      </w:r>
      <w:r w:rsidR="00BF5FAF" w:rsidRPr="00DB1947">
        <w:t xml:space="preserve">gestures </w:t>
      </w:r>
      <w:r w:rsidRPr="00DB1947">
        <w:t>o</w:t>
      </w:r>
      <w:r w:rsidR="00BF5FAF" w:rsidRPr="00DB1947">
        <w:t>f the first violins</w:t>
      </w:r>
      <w:r w:rsidR="00FF4C5B" w:rsidRPr="00DB1947">
        <w:t xml:space="preserve"> </w:t>
      </w:r>
      <w:r w:rsidR="00000D82" w:rsidRPr="00DB1947">
        <w:t>subdivide the measure into two</w:t>
      </w:r>
      <w:r w:rsidR="003D054C" w:rsidRPr="00DB1947">
        <w:t xml:space="preserve"> dotted hal</w:t>
      </w:r>
      <w:r w:rsidR="00920250" w:rsidRPr="00DB1947">
        <w:t>f notes</w:t>
      </w:r>
      <w:r w:rsidR="00000D82" w:rsidRPr="00DB1947">
        <w:t>, obscuring the notated meter</w:t>
      </w:r>
      <w:r w:rsidR="00B8646B" w:rsidRPr="00DB1947">
        <w:t xml:space="preserve"> </w:t>
      </w:r>
      <w:del w:id="548" w:author="Segall, Christopher (segallcr)" w:date="2025-10-02T20:52:00Z">
        <w:r w:rsidR="00B8646B" w:rsidRPr="00DB1947" w:rsidDel="002017A1">
          <w:delText>at the outset (</w:delText>
        </w:r>
      </w:del>
      <w:r w:rsidR="00B8646B" w:rsidRPr="00DB1947">
        <w:t xml:space="preserve">before </w:t>
      </w:r>
      <w:del w:id="549" w:author="Segall, Christopher (segallcr)" w:date="2025-10-02T20:52:00Z">
        <w:r w:rsidR="00B8646B" w:rsidRPr="00DB1947" w:rsidDel="002017A1">
          <w:delText xml:space="preserve">the meter </w:delText>
        </w:r>
      </w:del>
      <w:ins w:id="550" w:author="Segall, Christopher (segallcr)" w:date="2025-10-02T20:52:00Z">
        <w:r w:rsidR="002017A1">
          <w:t xml:space="preserve">it </w:t>
        </w:r>
      </w:ins>
      <w:r w:rsidR="00B8646B" w:rsidRPr="00DB1947">
        <w:t xml:space="preserve">has been </w:t>
      </w:r>
      <w:r w:rsidR="00E36D32" w:rsidRPr="00DB1947">
        <w:t xml:space="preserve">fully established </w:t>
      </w:r>
      <w:r w:rsidR="00893345" w:rsidRPr="00DB1947">
        <w:t>in our</w:t>
      </w:r>
      <w:r w:rsidR="00E36D32" w:rsidRPr="00DB1947">
        <w:t xml:space="preserve"> </w:t>
      </w:r>
      <w:r w:rsidR="00273C1E" w:rsidRPr="00DB1947">
        <w:t>minds’ ears</w:t>
      </w:r>
      <w:del w:id="551" w:author="Segall, Christopher (segallcr)" w:date="2025-10-02T20:52:00Z">
        <w:r w:rsidR="00E36D32" w:rsidRPr="00DB1947" w:rsidDel="002017A1">
          <w:delText>)</w:delText>
        </w:r>
        <w:r w:rsidR="00B8646B" w:rsidRPr="00DB1947" w:rsidDel="002017A1">
          <w:delText>;</w:delText>
        </w:r>
        <w:r w:rsidR="00000D82" w:rsidRPr="00DB1947" w:rsidDel="002017A1">
          <w:delText xml:space="preserve"> </w:delText>
        </w:r>
      </w:del>
      <w:ins w:id="552" w:author="Segall, Christopher (segallcr)" w:date="2025-10-02T20:52:00Z">
        <w:r w:rsidR="002017A1">
          <w:t>.</w:t>
        </w:r>
        <w:r w:rsidR="002017A1" w:rsidRPr="00DB1947">
          <w:t xml:space="preserve"> </w:t>
        </w:r>
      </w:ins>
      <w:del w:id="553" w:author="Segall, Christopher (segallcr)" w:date="2025-10-02T20:52:00Z">
        <w:r w:rsidR="00000D82" w:rsidRPr="00DB1947" w:rsidDel="002017A1">
          <w:delText xml:space="preserve">in </w:delText>
        </w:r>
      </w:del>
      <w:ins w:id="554" w:author="Segall, Christopher (segallcr)" w:date="2025-10-02T20:52:00Z">
        <w:r w:rsidR="002017A1">
          <w:t>I</w:t>
        </w:r>
        <w:r w:rsidR="002017A1" w:rsidRPr="00DB1947">
          <w:t xml:space="preserve">n </w:t>
        </w:r>
      </w:ins>
      <w:r w:rsidR="00000D82" w:rsidRPr="00DB1947">
        <w:t xml:space="preserve">m. 26, </w:t>
      </w:r>
      <w:del w:id="555" w:author="Segall, Christopher (segallcr)" w:date="2025-10-02T20:52:00Z">
        <w:r w:rsidR="00000D82" w:rsidRPr="00DB1947" w:rsidDel="00CF1AEC">
          <w:delText xml:space="preserve">in </w:delText>
        </w:r>
      </w:del>
      <w:ins w:id="556" w:author="Segall, Christopher (segallcr)" w:date="2025-10-02T20:52:00Z">
        <w:r w:rsidR="00CF1AEC">
          <w:t>by</w:t>
        </w:r>
        <w:r w:rsidR="00CF1AEC" w:rsidRPr="00DB1947">
          <w:t xml:space="preserve"> </w:t>
        </w:r>
      </w:ins>
      <w:r w:rsidR="00000D82" w:rsidRPr="00DB1947">
        <w:t xml:space="preserve">contrast, the </w:t>
      </w:r>
      <w:del w:id="557" w:author="Segall, Christopher (segallcr)" w:date="2025-10-02T20:52:00Z">
        <w:r w:rsidR="00000D82" w:rsidRPr="00DB1947" w:rsidDel="00CF1AEC">
          <w:delText xml:space="preserve">earlier </w:delText>
        </w:r>
      </w:del>
      <w:r w:rsidR="00000D82" w:rsidRPr="00DB1947">
        <w:t xml:space="preserve">change of direction </w:t>
      </w:r>
      <w:ins w:id="558" w:author="Segall, Christopher (segallcr)" w:date="2025-10-02T20:52:00Z">
        <w:r w:rsidR="00481382">
          <w:t xml:space="preserve">arrives slightly earlier to </w:t>
        </w:r>
      </w:ins>
      <w:r w:rsidR="00000D82" w:rsidRPr="00DB1947">
        <w:t xml:space="preserve">better </w:t>
      </w:r>
      <w:del w:id="559" w:author="Segall, Christopher (segallcr)" w:date="2025-10-02T20:52:00Z">
        <w:r w:rsidR="003D054C" w:rsidRPr="00DB1947" w:rsidDel="00481382">
          <w:delText>reflects</w:delText>
        </w:r>
        <w:r w:rsidR="00000D82" w:rsidRPr="00DB1947" w:rsidDel="00481382">
          <w:delText xml:space="preserve"> </w:delText>
        </w:r>
      </w:del>
      <w:ins w:id="560" w:author="Segall, Christopher (segallcr)" w:date="2025-10-02T20:52:00Z">
        <w:r w:rsidR="00481382">
          <w:t xml:space="preserve">align with </w:t>
        </w:r>
      </w:ins>
      <w:r w:rsidR="00000D82" w:rsidRPr="00DB1947">
        <w:t>the notated meter. M</w:t>
      </w:r>
      <w:r w:rsidR="008A0DE7" w:rsidRPr="00DB1947">
        <w:t>easure</w:t>
      </w:r>
      <w:r w:rsidR="00000D82" w:rsidRPr="00DB1947">
        <w:t xml:space="preserve"> 2 and its </w:t>
      </w:r>
      <w:del w:id="561" w:author="Segall, Christopher (segallcr)" w:date="2025-10-02T20:53:00Z">
        <w:r w:rsidR="00000D82" w:rsidRPr="00DB1947" w:rsidDel="00D70388">
          <w:delText xml:space="preserve">closer repetition </w:delText>
        </w:r>
      </w:del>
      <w:ins w:id="562" w:author="Segall, Christopher (segallcr)" w:date="2025-10-02T20:53:00Z">
        <w:r w:rsidR="00D70388">
          <w:t xml:space="preserve">restatement </w:t>
        </w:r>
      </w:ins>
      <w:r w:rsidR="00000D82" w:rsidRPr="00DB1947">
        <w:t>in m. 27 support</w:t>
      </w:r>
      <w:del w:id="563" w:author="Segall, Christopher (segallcr)" w:date="2025-10-02T20:53:00Z">
        <w:r w:rsidR="00000D82" w:rsidRPr="00DB1947" w:rsidDel="00D70388">
          <w:delText>s</w:delText>
        </w:r>
      </w:del>
      <w:r w:rsidR="00000D82" w:rsidRPr="00DB1947">
        <w:t xml:space="preserve"> the notated 3/2 through surface gestures</w:t>
      </w:r>
      <w:r w:rsidR="008B2FEC" w:rsidRPr="00DB1947">
        <w:t xml:space="preserve">, including continuous up-and-down </w:t>
      </w:r>
      <w:r w:rsidR="00652C0C" w:rsidRPr="00DB1947">
        <w:t>motions</w:t>
      </w:r>
      <w:r w:rsidR="008B2FEC" w:rsidRPr="00DB1947">
        <w:t xml:space="preserve"> </w:t>
      </w:r>
      <w:del w:id="564" w:author="Segall, Christopher (segallcr)" w:date="2025-10-02T20:54:00Z">
        <w:r w:rsidR="008B2FEC" w:rsidRPr="00DB1947" w:rsidDel="00184BD0">
          <w:delText xml:space="preserve">that create a clear parallelism </w:delText>
        </w:r>
        <w:r w:rsidRPr="00DB1947" w:rsidDel="00184BD0">
          <w:delText>of</w:delText>
        </w:r>
        <w:r w:rsidR="008B2FEC" w:rsidRPr="00DB1947" w:rsidDel="00184BD0">
          <w:delText xml:space="preserve"> groupings </w:delText>
        </w:r>
      </w:del>
      <w:r w:rsidR="008B2FEC" w:rsidRPr="00DB1947">
        <w:t>congruent with the meter—something that, as we will see, is echoed in Wq. 183</w:t>
      </w:r>
      <w:ins w:id="565" w:author="Segall, Christopher (segallcr)" w:date="2025-10-02T21:01:00Z">
        <w:r w:rsidR="00344191">
          <w:t>/1</w:t>
        </w:r>
      </w:ins>
      <w:del w:id="566" w:author="Segall, Christopher (segallcr)" w:date="2025-10-02T20:53:00Z">
        <w:r w:rsidR="008B2FEC" w:rsidRPr="00DB1947" w:rsidDel="00E25744">
          <w:delText xml:space="preserve"> (for instance, see Example </w:delText>
        </w:r>
        <w:r w:rsidR="00D81D81" w:rsidRPr="00DB1947" w:rsidDel="00E25744">
          <w:delText>16</w:delText>
        </w:r>
        <w:r w:rsidR="008B2FEC" w:rsidRPr="00DB1947" w:rsidDel="00E25744">
          <w:delText xml:space="preserve"> below)</w:delText>
        </w:r>
      </w:del>
      <w:r w:rsidR="008B2FEC" w:rsidRPr="00DB1947">
        <w:t xml:space="preserve">. </w:t>
      </w:r>
      <w:r w:rsidRPr="00DB1947">
        <w:t>Note</w:t>
      </w:r>
      <w:r w:rsidR="004F4CD7" w:rsidRPr="00DB1947">
        <w:t xml:space="preserve"> </w:t>
      </w:r>
      <w:r w:rsidRPr="00DB1947">
        <w:t>that</w:t>
      </w:r>
      <w:r w:rsidR="004E03DD" w:rsidRPr="00DB1947">
        <w:t xml:space="preserve"> in</w:t>
      </w:r>
      <w:r w:rsidR="003F021D" w:rsidRPr="00DB1947">
        <w:t xml:space="preserve"> </w:t>
      </w:r>
      <w:r w:rsidRPr="00DB1947">
        <w:t xml:space="preserve">mm. 21–24 </w:t>
      </w:r>
      <w:del w:id="567" w:author="Segall, Christopher (segallcr)" w:date="2025-10-02T20:55:00Z">
        <w:r w:rsidRPr="00DB1947" w:rsidDel="009647F5">
          <w:delText xml:space="preserve">of the same movement from Wq. 179 </w:delText>
        </w:r>
      </w:del>
      <w:r w:rsidR="00D81D81" w:rsidRPr="00DB1947">
        <w:t>(</w:t>
      </w:r>
      <w:r w:rsidR="00D81D81" w:rsidRPr="00F04EAC">
        <w:t>Example 6c</w:t>
      </w:r>
      <w:r w:rsidR="00D81D81" w:rsidRPr="00DB1947">
        <w:t>)</w:t>
      </w:r>
      <w:r w:rsidR="003F021D" w:rsidRPr="00DB1947">
        <w:t>, the bowings obscure</w:t>
      </w:r>
      <w:r w:rsidRPr="00DB1947">
        <w:t xml:space="preserve"> the melodic groupings that conform to the notated meter</w:t>
      </w:r>
      <w:r w:rsidR="00893345" w:rsidRPr="00DB1947">
        <w:t xml:space="preserve">. </w:t>
      </w:r>
      <w:r w:rsidR="00000D82" w:rsidRPr="00DB1947">
        <w:t>Kirnberger</w:t>
      </w:r>
      <w:r w:rsidRPr="00DB1947">
        <w:t xml:space="preserve"> focuses</w:t>
      </w:r>
      <w:r w:rsidR="00000D82" w:rsidRPr="00DB1947">
        <w:t xml:space="preserve"> on </w:t>
      </w:r>
      <w:r w:rsidR="00753963" w:rsidRPr="00DB1947">
        <w:t xml:space="preserve">the complex interactions of meter, tempo, </w:t>
      </w:r>
      <w:r w:rsidRPr="00DB1947">
        <w:t>character</w:t>
      </w:r>
      <w:r w:rsidR="00753963" w:rsidRPr="00DB1947">
        <w:t>,</w:t>
      </w:r>
      <w:r w:rsidR="00B8646B" w:rsidRPr="00DB1947">
        <w:t xml:space="preserve"> and possible subdivisions,</w:t>
      </w:r>
      <w:r w:rsidR="00753963" w:rsidRPr="00DB1947">
        <w:t xml:space="preserve"> </w:t>
      </w:r>
      <w:del w:id="568" w:author="Segall, Christopher (segallcr)" w:date="2025-10-02T21:00:00Z">
        <w:r w:rsidR="00C46BCE" w:rsidRPr="00DB1947" w:rsidDel="00AF7D7E">
          <w:delText xml:space="preserve">yet </w:delText>
        </w:r>
        <w:r w:rsidR="00753963" w:rsidRPr="00DB1947" w:rsidDel="00AF7D7E">
          <w:delText xml:space="preserve">his discussion </w:delText>
        </w:r>
        <w:r w:rsidR="00B8646B" w:rsidRPr="00DB1947" w:rsidDel="00AF7D7E">
          <w:delText xml:space="preserve">raises </w:delText>
        </w:r>
      </w:del>
      <w:ins w:id="569" w:author="Segall, Christopher (segallcr)" w:date="2025-10-02T21:00:00Z">
        <w:r w:rsidR="00AF7D7E">
          <w:t xml:space="preserve">raising </w:t>
        </w:r>
      </w:ins>
      <w:r w:rsidR="00B8646B" w:rsidRPr="00DB1947">
        <w:t xml:space="preserve">the possibility that </w:t>
      </w:r>
      <w:del w:id="570" w:author="Segall, Christopher (segallcr)" w:date="2025-10-02T20:59:00Z">
        <w:r w:rsidR="00B8646B" w:rsidRPr="00DB1947" w:rsidDel="009864B6">
          <w:delText>Bach’s earlier</w:delText>
        </w:r>
      </w:del>
      <w:ins w:id="571" w:author="Segall, Christopher (segallcr)" w:date="2025-10-02T20:59:00Z">
        <w:r w:rsidR="009864B6">
          <w:t>the</w:t>
        </w:r>
      </w:ins>
      <w:r w:rsidR="00B8646B" w:rsidRPr="00DB1947">
        <w:t xml:space="preserve"> symphony is at least somewhat “</w:t>
      </w:r>
      <w:r w:rsidR="00753963" w:rsidRPr="00DB1947">
        <w:t>fuzzy and incomprehensible” in its</w:t>
      </w:r>
      <w:r w:rsidR="00B8646B" w:rsidRPr="00DB1947">
        <w:t xml:space="preserve"> </w:t>
      </w:r>
      <w:r w:rsidR="00C46BCE" w:rsidRPr="00DB1947">
        <w:t>meter,</w:t>
      </w:r>
      <w:r w:rsidR="00247C3E" w:rsidRPr="00DB1947">
        <w:t xml:space="preserve"> </w:t>
      </w:r>
      <w:del w:id="572" w:author="Segall, Christopher (segallcr)" w:date="2025-10-02T21:02:00Z">
        <w:r w:rsidR="00247C3E" w:rsidRPr="00DB1947" w:rsidDel="00E25712">
          <w:delText>repre</w:delText>
        </w:r>
        <w:r w:rsidR="00C46BCE" w:rsidRPr="00DB1947" w:rsidDel="00E25712">
          <w:delText>senting a</w:delText>
        </w:r>
      </w:del>
      <w:ins w:id="573" w:author="Segall, Christopher (segallcr)" w:date="2025-10-02T21:02:00Z">
        <w:r w:rsidR="00E25712">
          <w:t>given the</w:t>
        </w:r>
      </w:ins>
      <w:r w:rsidR="00C46BCE" w:rsidRPr="00DB1947">
        <w:t xml:space="preserve"> subdivision in</w:t>
      </w:r>
      <w:r w:rsidR="00C47E55" w:rsidRPr="00DB1947">
        <w:t>to unusually short values</w:t>
      </w:r>
      <w:del w:id="574" w:author="Segall, Christopher (segallcr)" w:date="2025-10-02T21:02:00Z">
        <w:r w:rsidR="00C47E55" w:rsidRPr="00DB1947" w:rsidDel="00E25712">
          <w:delText xml:space="preserve"> in</w:delText>
        </w:r>
        <w:r w:rsidR="00C46BCE" w:rsidRPr="00DB1947" w:rsidDel="00E25712">
          <w:delText xml:space="preserve"> </w:delText>
        </w:r>
        <w:r w:rsidR="004E03DD" w:rsidRPr="00DB1947" w:rsidDel="00E25712">
          <w:delText>3/2</w:delText>
        </w:r>
      </w:del>
      <w:r w:rsidR="00C46BCE" w:rsidRPr="00DB1947">
        <w:t>.</w:t>
      </w:r>
      <w:r w:rsidR="00173E1A" w:rsidRPr="00DB1947">
        <w:t xml:space="preserve"> </w:t>
      </w:r>
      <w:commentRangeStart w:id="575"/>
      <w:del w:id="576" w:author="Segall, Christopher (segallcr)" w:date="2025-10-02T21:03:00Z">
        <w:r w:rsidR="00666058" w:rsidRPr="00DB1947" w:rsidDel="00557797">
          <w:delText>As</w:delText>
        </w:r>
      </w:del>
      <w:commentRangeEnd w:id="575"/>
      <w:r w:rsidR="00557797">
        <w:rPr>
          <w:rStyle w:val="CommentReference"/>
        </w:rPr>
        <w:commentReference w:id="575"/>
      </w:r>
      <w:del w:id="577" w:author="Segall, Christopher (segallcr)" w:date="2025-10-02T21:03:00Z">
        <w:r w:rsidR="00666058" w:rsidRPr="00DB1947" w:rsidDel="00557797">
          <w:delText xml:space="preserve"> we will see in Section 3</w:delText>
        </w:r>
        <w:r w:rsidR="00B47164" w:rsidRPr="00DB1947" w:rsidDel="00557797">
          <w:delText xml:space="preserve"> and Example 12d below</w:delText>
        </w:r>
        <w:r w:rsidR="00666058" w:rsidRPr="00DB1947" w:rsidDel="00557797">
          <w:delText xml:space="preserve">, Wq. 183/1’s drive towards several punctuation points within the exposition </w:delText>
        </w:r>
        <w:r w:rsidR="001B2E72" w:rsidRPr="00DB1947" w:rsidDel="00557797">
          <w:delText xml:space="preserve">is done with a compositional constraint, according to which there is a lowest-available subdivision available at each point (quarter notes, eighth notes, or sixteenth notes). While Kirnberger reacts to the unusually small subdivisions in Wq. 179, it is possible that Wq. 183/1 represents Bach’s playful reaction to Kirnberger’s </w:delText>
        </w:r>
        <w:r w:rsidR="00247C3E" w:rsidRPr="00DB1947" w:rsidDel="00557797">
          <w:delText xml:space="preserve">prescriptions regarding the </w:delText>
        </w:r>
        <w:r w:rsidR="004E03DD" w:rsidRPr="00DB1947" w:rsidDel="00557797">
          <w:delText>subdivisions appropriate for various meters.</w:delText>
        </w:r>
        <w:r w:rsidR="004E0C13" w:rsidRPr="00DB1947" w:rsidDel="00557797">
          <w:delText xml:space="preserve"> In particular, Bach may be reacting here to Kirnberger’s (1982 [1776]: 391) distinction between “Large” and “Small” 4/4:</w:delText>
        </w:r>
        <w:r w:rsidR="004E0C13" w:rsidRPr="007152E9" w:rsidDel="00557797">
          <w:delText xml:space="preserve"> the former can be subdivided into eighth notes and isolated sixteenth notes, while the latter is faster and can be subdivided up to sixteenth notes. It is clear that the piece uses a </w:delText>
        </w:r>
        <w:r w:rsidR="004E0C13" w:rsidRPr="007152E9" w:rsidDel="00557797">
          <w:lastRenderedPageBreak/>
          <w:delText>compositional constraint regarding the lowest available subdivision at any given point (see the last row of Example 12d below).</w:delText>
        </w:r>
      </w:del>
    </w:p>
    <w:p w14:paraId="55C75356" w14:textId="77777777" w:rsidR="001869E8" w:rsidRDefault="001869E8" w:rsidP="001869E8">
      <w:pPr>
        <w:rPr>
          <w:highlight w:val="yellow"/>
        </w:rPr>
      </w:pPr>
    </w:p>
    <w:p w14:paraId="36E96260" w14:textId="7947B6EB" w:rsidR="00291F72" w:rsidRPr="00DB1947" w:rsidRDefault="001869E8" w:rsidP="00291F72">
      <w:r w:rsidRPr="00DB1947">
        <w:rPr>
          <w:b/>
          <w:bCs/>
        </w:rPr>
        <w:t>Example 6</w:t>
      </w:r>
      <w:r w:rsidRPr="00DB1947">
        <w:t xml:space="preserve"> </w:t>
      </w:r>
      <w:r w:rsidR="00291F72">
        <w:t xml:space="preserve">C. P. E. Bach, </w:t>
      </w:r>
      <w:r w:rsidRPr="00DB1947">
        <w:t>Symphony in E</w:t>
      </w:r>
      <w:r w:rsidR="00291F72">
        <w:t>-Flat</w:t>
      </w:r>
      <w:r w:rsidRPr="00DB1947">
        <w:t xml:space="preserve"> </w:t>
      </w:r>
      <w:r w:rsidR="00291F72">
        <w:t>M</w:t>
      </w:r>
      <w:r w:rsidRPr="00DB1947">
        <w:t xml:space="preserve">ajor, Wq. 179, </w:t>
      </w:r>
      <w:r w:rsidR="00291F72">
        <w:t xml:space="preserve">first </w:t>
      </w:r>
      <w:r w:rsidRPr="00DB1947">
        <w:t>movement</w:t>
      </w:r>
      <w:r w:rsidR="00291F72">
        <w:t>:</w:t>
      </w:r>
      <w:r w:rsidRPr="00DB1947">
        <w:t xml:space="preserve"> </w:t>
      </w:r>
      <w:r w:rsidR="00291F72">
        <w:t>(a)</w:t>
      </w:r>
      <w:r w:rsidRPr="00DB1947">
        <w:t xml:space="preserve"> mm. 1–2</w:t>
      </w:r>
      <w:r w:rsidR="00291F72">
        <w:t>; (b) mm. 26–27; (c) mm. 21–24.</w:t>
      </w:r>
    </w:p>
    <w:p w14:paraId="0878B18D" w14:textId="5AB11170" w:rsidR="001869E8" w:rsidRPr="00DB1947" w:rsidRDefault="001869E8" w:rsidP="00AD6047"/>
    <w:p w14:paraId="4BC50AB6" w14:textId="3D2419C2" w:rsidR="006B654A" w:rsidRPr="00A43788" w:rsidRDefault="0086106C" w:rsidP="00251458">
      <w:r w:rsidRPr="00A43788">
        <w:t xml:space="preserve">Wq. 179 and Wq. 183/1 </w:t>
      </w:r>
      <w:r w:rsidR="00E107D6" w:rsidRPr="00A43788">
        <w:t>share several design features,</w:t>
      </w:r>
      <w:r w:rsidR="00C46BCE" w:rsidRPr="00A43788">
        <w:t xml:space="preserve"> which suggests that the composer revisited certain ideas in the later symphony</w:t>
      </w:r>
      <w:del w:id="578" w:author="Segall, Christopher (segallcr)" w:date="2025-10-02T22:37:00Z">
        <w:r w:rsidR="00C46BCE" w:rsidRPr="00A43788" w:rsidDel="00F97107">
          <w:delText>:</w:delText>
        </w:r>
        <w:r w:rsidRPr="00A43788" w:rsidDel="00F97107">
          <w:delText xml:space="preserve"> </w:delText>
        </w:r>
      </w:del>
      <w:ins w:id="579" w:author="Segall, Christopher (segallcr)" w:date="2025-10-02T22:37:00Z">
        <w:r w:rsidR="00F97107" w:rsidRPr="00A43788">
          <w:t xml:space="preserve">. </w:t>
        </w:r>
      </w:ins>
      <w:del w:id="580" w:author="Segall, Christopher (segallcr)" w:date="2025-10-02T22:37:00Z">
        <w:r w:rsidR="00254B8D" w:rsidRPr="00A43788" w:rsidDel="00F97107">
          <w:delText xml:space="preserve">both </w:delText>
        </w:r>
      </w:del>
      <w:ins w:id="581" w:author="Segall, Christopher (segallcr)" w:date="2025-10-02T22:37:00Z">
        <w:r w:rsidR="00F97107" w:rsidRPr="00A43788">
          <w:t xml:space="preserve">Both </w:t>
        </w:r>
      </w:ins>
      <w:r w:rsidR="00254B8D" w:rsidRPr="00A43788">
        <w:t>symphonies have tonally open movements connecting to the following movement; both first movements lack an exposition</w:t>
      </w:r>
      <w:ins w:id="582" w:author="Segall, Christopher (segallcr)" w:date="2025-10-02T22:37:00Z">
        <w:r w:rsidR="00FD432F" w:rsidRPr="00A43788">
          <w:t>al</w:t>
        </w:r>
      </w:ins>
      <w:r w:rsidR="00254B8D" w:rsidRPr="00A43788">
        <w:t xml:space="preserve"> repeat</w:t>
      </w:r>
      <w:ins w:id="583" w:author="Segall, Christopher (segallcr)" w:date="2025-10-02T22:38:00Z">
        <w:r w:rsidR="00F6464A" w:rsidRPr="00A43788">
          <w:t>,</w:t>
        </w:r>
      </w:ins>
      <w:r w:rsidR="00254B8D" w:rsidRPr="00A43788">
        <w:t xml:space="preserve"> </w:t>
      </w:r>
      <w:del w:id="584" w:author="Segall, Christopher (segallcr)" w:date="2025-10-02T22:38:00Z">
        <w:r w:rsidR="00254B8D" w:rsidRPr="00A43788" w:rsidDel="00F6464A">
          <w:delText xml:space="preserve">and have a </w:delText>
        </w:r>
      </w:del>
      <w:ins w:id="585" w:author="Segall, Christopher (segallcr)" w:date="2025-10-02T22:38:00Z">
        <w:r w:rsidR="00F6464A" w:rsidRPr="00A43788">
          <w:t xml:space="preserve">eliding the </w:t>
        </w:r>
      </w:ins>
      <w:r w:rsidR="00254B8D" w:rsidRPr="00A43788">
        <w:t>final form</w:t>
      </w:r>
      <w:r w:rsidR="00B6560A" w:rsidRPr="00A43788">
        <w:t>-defining</w:t>
      </w:r>
      <w:r w:rsidR="00254B8D" w:rsidRPr="00A43788">
        <w:t xml:space="preserve"> cadence</w:t>
      </w:r>
      <w:r w:rsidR="00B71A30" w:rsidRPr="00A43788">
        <w:t xml:space="preserve"> </w:t>
      </w:r>
      <w:del w:id="586" w:author="Segall, Christopher (segallcr)" w:date="2025-10-02T22:38:00Z">
        <w:r w:rsidR="00B71A30" w:rsidRPr="00A43788" w:rsidDel="00F6464A">
          <w:delText>of the exposition</w:delText>
        </w:r>
        <w:r w:rsidR="00254B8D" w:rsidRPr="00A43788" w:rsidDel="00F6464A">
          <w:delText xml:space="preserve"> elided </w:delText>
        </w:r>
      </w:del>
      <w:r w:rsidR="00254B8D" w:rsidRPr="00A43788">
        <w:t xml:space="preserve">into </w:t>
      </w:r>
      <w:del w:id="587" w:author="Segall, Christopher (segallcr)" w:date="2025-10-02T22:38:00Z">
        <w:r w:rsidR="00254B8D" w:rsidRPr="00A43788" w:rsidDel="00F6464A">
          <w:delText xml:space="preserve">to </w:delText>
        </w:r>
      </w:del>
      <w:r w:rsidR="00254B8D" w:rsidRPr="00A43788">
        <w:t>the development</w:t>
      </w:r>
      <w:del w:id="588" w:author="Segall, Christopher (segallcr)" w:date="2025-10-02T22:38:00Z">
        <w:r w:rsidR="00254B8D" w:rsidRPr="00A43788" w:rsidDel="00F6464A">
          <w:delText xml:space="preserve"> section</w:delText>
        </w:r>
      </w:del>
      <w:r w:rsidR="006B654A" w:rsidRPr="00A43788">
        <w:t xml:space="preserve">; </w:t>
      </w:r>
      <w:del w:id="589" w:author="Segall, Christopher (segallcr)" w:date="2025-10-02T22:38:00Z">
        <w:r w:rsidR="006B654A" w:rsidRPr="00A43788" w:rsidDel="00DF30FA">
          <w:delText>finally,</w:delText>
        </w:r>
      </w:del>
      <w:ins w:id="590" w:author="Segall, Christopher (segallcr)" w:date="2025-10-02T22:38:00Z">
        <w:r w:rsidR="00DF30FA" w:rsidRPr="00A43788">
          <w:t>and</w:t>
        </w:r>
      </w:ins>
      <w:r w:rsidR="006B654A" w:rsidRPr="00A43788">
        <w:t xml:space="preserve"> both pieces </w:t>
      </w:r>
      <w:del w:id="591" w:author="Segall, Christopher (segallcr)" w:date="2025-10-02T22:39:00Z">
        <w:r w:rsidR="006B654A" w:rsidRPr="00A43788" w:rsidDel="0043799D">
          <w:delText xml:space="preserve">have some </w:delText>
        </w:r>
      </w:del>
      <w:r w:rsidR="006B654A" w:rsidRPr="00A43788">
        <w:t xml:space="preserve">play </w:t>
      </w:r>
      <w:del w:id="592" w:author="Segall, Christopher (segallcr)" w:date="2025-10-02T22:39:00Z">
        <w:r w:rsidR="006B654A" w:rsidRPr="00A43788" w:rsidDel="0043799D">
          <w:delText xml:space="preserve">on </w:delText>
        </w:r>
      </w:del>
      <w:ins w:id="593" w:author="Segall, Christopher (segallcr)" w:date="2025-10-02T22:39:00Z">
        <w:r w:rsidR="0043799D" w:rsidRPr="00A43788">
          <w:t xml:space="preserve">with </w:t>
        </w:r>
      </w:ins>
      <w:r w:rsidR="006B654A" w:rsidRPr="00A43788">
        <w:t xml:space="preserve">up-and-down gestures </w:t>
      </w:r>
      <w:del w:id="594" w:author="Segall, Christopher (segallcr)" w:date="2025-10-02T22:39:00Z">
        <w:r w:rsidR="006B654A" w:rsidRPr="00A43788" w:rsidDel="0043799D">
          <w:delText xml:space="preserve">whose parallelism </w:delText>
        </w:r>
      </w:del>
      <w:ins w:id="595" w:author="Segall, Christopher (segallcr)" w:date="2025-10-02T22:39:00Z">
        <w:r w:rsidR="0043799D" w:rsidRPr="00A43788">
          <w:t xml:space="preserve">that variously </w:t>
        </w:r>
      </w:ins>
      <w:r w:rsidR="006B654A" w:rsidRPr="00A43788">
        <w:t>conform</w:t>
      </w:r>
      <w:del w:id="596" w:author="Segall, Christopher (segallcr)" w:date="2025-10-02T22:39:00Z">
        <w:r w:rsidR="006B654A" w:rsidRPr="00A43788" w:rsidDel="0043799D">
          <w:delText>s</w:delText>
        </w:r>
      </w:del>
      <w:r w:rsidR="006B654A" w:rsidRPr="00A43788">
        <w:t xml:space="preserve"> to </w:t>
      </w:r>
      <w:del w:id="597" w:author="Segall, Christopher (segallcr)" w:date="2025-10-02T22:39:00Z">
        <w:r w:rsidR="006B654A" w:rsidRPr="00A43788" w:rsidDel="0043799D">
          <w:delText xml:space="preserve">(or </w:delText>
        </w:r>
      </w:del>
      <w:ins w:id="598" w:author="Segall, Christopher (segallcr)" w:date="2025-10-02T22:39:00Z">
        <w:r w:rsidR="0043799D" w:rsidRPr="00A43788">
          <w:t xml:space="preserve">and </w:t>
        </w:r>
      </w:ins>
      <w:r w:rsidR="006B654A" w:rsidRPr="00A43788">
        <w:t>deviate</w:t>
      </w:r>
      <w:del w:id="599" w:author="Segall, Christopher (segallcr)" w:date="2025-10-02T22:39:00Z">
        <w:r w:rsidR="006B654A" w:rsidRPr="00A43788" w:rsidDel="0043799D">
          <w:delText>s</w:delText>
        </w:r>
      </w:del>
      <w:r w:rsidR="006B654A" w:rsidRPr="00A43788">
        <w:t xml:space="preserve"> from</w:t>
      </w:r>
      <w:del w:id="600" w:author="Segall, Christopher (segallcr)" w:date="2025-10-02T22:39:00Z">
        <w:r w:rsidR="006B654A" w:rsidRPr="00A43788" w:rsidDel="0043799D">
          <w:delText>)</w:delText>
        </w:r>
      </w:del>
      <w:r w:rsidR="006B654A" w:rsidRPr="00A43788">
        <w:t xml:space="preserve"> the notated meter.</w:t>
      </w:r>
      <w:r w:rsidR="00DE65B8" w:rsidRPr="00A43788">
        <w:rPr>
          <w:rStyle w:val="FootnoteReference"/>
        </w:rPr>
        <w:footnoteReference w:id="14"/>
      </w:r>
      <w:r w:rsidR="006B654A" w:rsidRPr="00A43788">
        <w:t xml:space="preserve"> In other words, it seems </w:t>
      </w:r>
      <w:r w:rsidR="0076765B" w:rsidRPr="00A43788">
        <w:t xml:space="preserve">likely that Bach recycled compositional ideas between the two pieces, even if Wq. 183/1 is </w:t>
      </w:r>
      <w:r w:rsidR="00893345" w:rsidRPr="00A43788">
        <w:t>quite a bit more adventurous</w:t>
      </w:r>
      <w:r w:rsidR="0076765B" w:rsidRPr="00A43788">
        <w:t>.</w:t>
      </w:r>
    </w:p>
    <w:p w14:paraId="1747F775" w14:textId="77777777" w:rsidR="00251458" w:rsidRPr="00F97107" w:rsidRDefault="00251458" w:rsidP="00251458">
      <w:pPr>
        <w:rPr>
          <w:highlight w:val="yellow"/>
        </w:rPr>
      </w:pPr>
    </w:p>
    <w:p w14:paraId="47A63402" w14:textId="3805EF25" w:rsidR="00564FF2" w:rsidRPr="006D51CA" w:rsidRDefault="00480658" w:rsidP="006D51CA">
      <w:pPr>
        <w:rPr>
          <w:highlight w:val="yellow"/>
        </w:rPr>
      </w:pPr>
      <w:commentRangeStart w:id="601"/>
      <w:r w:rsidRPr="006D51CA">
        <w:rPr>
          <w:highlight w:val="yellow"/>
        </w:rPr>
        <w:t xml:space="preserve">To </w:t>
      </w:r>
      <w:commentRangeEnd w:id="601"/>
      <w:r w:rsidR="00DB055F">
        <w:rPr>
          <w:rStyle w:val="CommentReference"/>
        </w:rPr>
        <w:commentReference w:id="601"/>
      </w:r>
      <w:r w:rsidRPr="006D51CA">
        <w:rPr>
          <w:highlight w:val="yellow"/>
        </w:rPr>
        <w:t xml:space="preserve">summarize this survey, let us take stock of the </w:t>
      </w:r>
      <w:r w:rsidR="00CE6E27" w:rsidRPr="006D51CA">
        <w:rPr>
          <w:highlight w:val="yellow"/>
        </w:rPr>
        <w:t>potential evidence for a relation between B</w:t>
      </w:r>
      <w:r w:rsidR="0086106C" w:rsidRPr="006D51CA">
        <w:rPr>
          <w:highlight w:val="yellow"/>
        </w:rPr>
        <w:t>ach’s Wq. 183</w:t>
      </w:r>
      <w:r w:rsidR="003D054C" w:rsidRPr="006D51CA">
        <w:rPr>
          <w:highlight w:val="yellow"/>
        </w:rPr>
        <w:t>/1</w:t>
      </w:r>
      <w:r w:rsidR="0086106C" w:rsidRPr="006D51CA">
        <w:rPr>
          <w:highlight w:val="yellow"/>
        </w:rPr>
        <w:t xml:space="preserve"> and Kirnberger’s </w:t>
      </w:r>
      <w:r w:rsidR="00B6560A" w:rsidRPr="006D51CA">
        <w:rPr>
          <w:highlight w:val="yellow"/>
        </w:rPr>
        <w:t>emerging notions of meter</w:t>
      </w:r>
      <w:del w:id="602" w:author="Segall, Christopher (segallcr)" w:date="2025-10-02T22:41:00Z">
        <w:r w:rsidR="00D96554" w:rsidRPr="006D51CA" w:rsidDel="00025545">
          <w:rPr>
            <w:highlight w:val="yellow"/>
          </w:rPr>
          <w:delText xml:space="preserve"> a</w:delText>
        </w:r>
        <w:r w:rsidR="00CE6E27" w:rsidRPr="006D51CA" w:rsidDel="00025545">
          <w:rPr>
            <w:highlight w:val="yellow"/>
          </w:rPr>
          <w:delText>nd</w:delText>
        </w:r>
        <w:r w:rsidR="00D96554" w:rsidRPr="006D51CA" w:rsidDel="00025545">
          <w:rPr>
            <w:highlight w:val="yellow"/>
          </w:rPr>
          <w:delText xml:space="preserve"> broader theorizing</w:delText>
        </w:r>
      </w:del>
      <w:r w:rsidR="00D96554" w:rsidRPr="006D51CA">
        <w:rPr>
          <w:highlight w:val="yellow"/>
        </w:rPr>
        <w:t>:</w:t>
      </w:r>
    </w:p>
    <w:p w14:paraId="35578C9B" w14:textId="77777777" w:rsidR="003A368D" w:rsidRPr="006D51CA" w:rsidRDefault="003A368D" w:rsidP="006D51CA">
      <w:pPr>
        <w:rPr>
          <w:highlight w:val="yellow"/>
        </w:rPr>
      </w:pPr>
    </w:p>
    <w:p w14:paraId="450C8292" w14:textId="43BE5685" w:rsidR="00564FF2" w:rsidRPr="00B52D03" w:rsidRDefault="00564FF2" w:rsidP="00B52D03">
      <w:pPr>
        <w:pStyle w:val="ListParagraph"/>
        <w:numPr>
          <w:ilvl w:val="0"/>
          <w:numId w:val="19"/>
        </w:numPr>
        <w:rPr>
          <w:highlight w:val="yellow"/>
        </w:rPr>
      </w:pPr>
      <w:r w:rsidRPr="00B52D03">
        <w:rPr>
          <w:highlight w:val="yellow"/>
        </w:rPr>
        <w:t xml:space="preserve">Bach and Kirnberger belonged to the same </w:t>
      </w:r>
      <w:r w:rsidR="00893345" w:rsidRPr="00B52D03">
        <w:rPr>
          <w:highlight w:val="yellow"/>
        </w:rPr>
        <w:t xml:space="preserve">musical-intellectual </w:t>
      </w:r>
      <w:r w:rsidRPr="00B52D03">
        <w:rPr>
          <w:highlight w:val="yellow"/>
        </w:rPr>
        <w:t>milieu</w:t>
      </w:r>
      <w:r w:rsidR="00B52D03">
        <w:rPr>
          <w:highlight w:val="yellow"/>
        </w:rPr>
        <w:t>.</w:t>
      </w:r>
    </w:p>
    <w:p w14:paraId="5822304C" w14:textId="0BAB6EB9" w:rsidR="00254B8D" w:rsidRPr="00B52D03" w:rsidRDefault="00564FF2" w:rsidP="00B52D03">
      <w:pPr>
        <w:pStyle w:val="ListParagraph"/>
        <w:numPr>
          <w:ilvl w:val="0"/>
          <w:numId w:val="19"/>
        </w:numPr>
        <w:rPr>
          <w:highlight w:val="yellow"/>
        </w:rPr>
      </w:pPr>
      <w:r w:rsidRPr="00B52D03">
        <w:rPr>
          <w:highlight w:val="yellow"/>
        </w:rPr>
        <w:lastRenderedPageBreak/>
        <w:t xml:space="preserve">It is possible that Kirnberger </w:t>
      </w:r>
      <w:del w:id="603" w:author="Segall, Christopher (segallcr)" w:date="2025-10-02T22:43:00Z">
        <w:r w:rsidRPr="00B52D03" w:rsidDel="00262D24">
          <w:rPr>
            <w:highlight w:val="yellow"/>
          </w:rPr>
          <w:delText>circulated</w:delText>
        </w:r>
        <w:r w:rsidR="00E107D6" w:rsidRPr="00B52D03" w:rsidDel="00262D24">
          <w:rPr>
            <w:highlight w:val="yellow"/>
          </w:rPr>
          <w:delText xml:space="preserve"> </w:delText>
        </w:r>
      </w:del>
      <w:ins w:id="604" w:author="Segall, Christopher (segallcr)" w:date="2025-10-02T22:43:00Z">
        <w:r w:rsidR="00262D24">
          <w:rPr>
            <w:highlight w:val="yellow"/>
          </w:rPr>
          <w:t xml:space="preserve">shared </w:t>
        </w:r>
      </w:ins>
      <w:r w:rsidR="00E107D6" w:rsidRPr="00B52D03">
        <w:rPr>
          <w:highlight w:val="yellow"/>
        </w:rPr>
        <w:t>his composition treatise</w:t>
      </w:r>
      <w:r w:rsidRPr="00B52D03">
        <w:rPr>
          <w:highlight w:val="yellow"/>
        </w:rPr>
        <w:t xml:space="preserve"> </w:t>
      </w:r>
      <w:del w:id="605" w:author="Segall, Christopher (segallcr)" w:date="2025-10-02T22:43:00Z">
        <w:r w:rsidRPr="00B52D03" w:rsidDel="00262D24">
          <w:rPr>
            <w:highlight w:val="yellow"/>
          </w:rPr>
          <w:delText xml:space="preserve">to </w:delText>
        </w:r>
      </w:del>
      <w:ins w:id="606" w:author="Segall, Christopher (segallcr)" w:date="2025-10-02T22:43:00Z">
        <w:r w:rsidR="00262D24">
          <w:rPr>
            <w:highlight w:val="yellow"/>
          </w:rPr>
          <w:t xml:space="preserve">with </w:t>
        </w:r>
      </w:ins>
      <w:r w:rsidRPr="00B52D03">
        <w:rPr>
          <w:highlight w:val="yellow"/>
        </w:rPr>
        <w:t>Bach</w:t>
      </w:r>
      <w:r w:rsidR="00E107D6" w:rsidRPr="00B52D03">
        <w:rPr>
          <w:highlight w:val="yellow"/>
        </w:rPr>
        <w:t xml:space="preserve"> before its publication (or otherwise exchanged ideas with him)</w:t>
      </w:r>
      <w:r w:rsidR="000F491E">
        <w:rPr>
          <w:highlight w:val="yellow"/>
        </w:rPr>
        <w:t>.</w:t>
      </w:r>
    </w:p>
    <w:p w14:paraId="1EF77D34" w14:textId="4DA4D872" w:rsidR="00564FF2" w:rsidRPr="00B52D03" w:rsidRDefault="00564FF2" w:rsidP="00B52D03">
      <w:pPr>
        <w:pStyle w:val="ListParagraph"/>
        <w:numPr>
          <w:ilvl w:val="0"/>
          <w:numId w:val="19"/>
        </w:numPr>
        <w:rPr>
          <w:highlight w:val="yellow"/>
        </w:rPr>
      </w:pPr>
      <w:r w:rsidRPr="00B52D03">
        <w:rPr>
          <w:highlight w:val="yellow"/>
        </w:rPr>
        <w:t xml:space="preserve">Even if the discussion of meter in </w:t>
      </w:r>
      <w:r w:rsidRPr="00B52D03">
        <w:rPr>
          <w:i/>
          <w:iCs/>
          <w:highlight w:val="yellow"/>
        </w:rPr>
        <w:t xml:space="preserve">The Art of Strict Musical Composition </w:t>
      </w:r>
      <w:r w:rsidRPr="00B52D03">
        <w:rPr>
          <w:highlight w:val="yellow"/>
        </w:rPr>
        <w:t>was unavailable to Bach while working on Wq. 183, he would have been able to read Kirnberger and Schulz’s encyclopedia article</w:t>
      </w:r>
      <w:r w:rsidR="000F491E">
        <w:rPr>
          <w:highlight w:val="yellow"/>
        </w:rPr>
        <w:t>.</w:t>
      </w:r>
    </w:p>
    <w:p w14:paraId="744B7F40" w14:textId="3A3604B0" w:rsidR="00564FF2" w:rsidRPr="00B52D03" w:rsidRDefault="00564FF2" w:rsidP="00B52D03">
      <w:pPr>
        <w:pStyle w:val="ListParagraph"/>
        <w:numPr>
          <w:ilvl w:val="0"/>
          <w:numId w:val="19"/>
        </w:numPr>
        <w:rPr>
          <w:highlight w:val="yellow"/>
        </w:rPr>
      </w:pPr>
      <w:r w:rsidRPr="00B52D03">
        <w:rPr>
          <w:highlight w:val="yellow"/>
        </w:rPr>
        <w:t>Bach explicitly wrote about rational tonal deceptions in his keyboard treatise</w:t>
      </w:r>
      <w:r w:rsidR="00804995" w:rsidRPr="00B52D03">
        <w:rPr>
          <w:highlight w:val="yellow"/>
        </w:rPr>
        <w:t>; W</w:t>
      </w:r>
      <w:r w:rsidRPr="00B52D03">
        <w:rPr>
          <w:highlight w:val="yellow"/>
        </w:rPr>
        <w:t>q. 183</w:t>
      </w:r>
      <w:r w:rsidR="00254B8D" w:rsidRPr="00B52D03">
        <w:rPr>
          <w:highlight w:val="yellow"/>
        </w:rPr>
        <w:t>/1</w:t>
      </w:r>
      <w:r w:rsidRPr="00B52D03">
        <w:rPr>
          <w:highlight w:val="yellow"/>
        </w:rPr>
        <w:t xml:space="preserve"> utilizes such </w:t>
      </w:r>
      <w:r w:rsidR="00804995" w:rsidRPr="00B52D03">
        <w:rPr>
          <w:highlight w:val="yellow"/>
        </w:rPr>
        <w:t xml:space="preserve">tonal </w:t>
      </w:r>
      <w:r w:rsidRPr="00B52D03">
        <w:rPr>
          <w:highlight w:val="yellow"/>
        </w:rPr>
        <w:t xml:space="preserve">deceptions </w:t>
      </w:r>
      <w:r w:rsidR="00804995" w:rsidRPr="00B52D03">
        <w:rPr>
          <w:highlight w:val="yellow"/>
        </w:rPr>
        <w:t xml:space="preserve">in </w:t>
      </w:r>
      <w:r w:rsidR="00902AF1" w:rsidRPr="00B52D03">
        <w:rPr>
          <w:highlight w:val="yellow"/>
        </w:rPr>
        <w:t xml:space="preserve">close </w:t>
      </w:r>
      <w:r w:rsidR="00804995" w:rsidRPr="00B52D03">
        <w:rPr>
          <w:highlight w:val="yellow"/>
        </w:rPr>
        <w:t>proximity to a met</w:t>
      </w:r>
      <w:r w:rsidR="001F6503" w:rsidRPr="00B52D03">
        <w:rPr>
          <w:highlight w:val="yellow"/>
        </w:rPr>
        <w:t>ric deception</w:t>
      </w:r>
      <w:r w:rsidR="000F491E">
        <w:rPr>
          <w:highlight w:val="yellow"/>
        </w:rPr>
        <w:t>.</w:t>
      </w:r>
    </w:p>
    <w:p w14:paraId="54B58414" w14:textId="5C8559BB" w:rsidR="00FB03F1" w:rsidRPr="00B52D03" w:rsidRDefault="00FB03F1" w:rsidP="00B52D03">
      <w:pPr>
        <w:pStyle w:val="ListParagraph"/>
        <w:numPr>
          <w:ilvl w:val="0"/>
          <w:numId w:val="19"/>
        </w:numPr>
        <w:rPr>
          <w:highlight w:val="yellow"/>
        </w:rPr>
      </w:pPr>
      <w:r w:rsidRPr="00B52D03">
        <w:rPr>
          <w:highlight w:val="yellow"/>
        </w:rPr>
        <w:t xml:space="preserve">Bach’s tonal deception </w:t>
      </w:r>
      <w:r w:rsidR="002147A0" w:rsidRPr="00B52D03">
        <w:rPr>
          <w:highlight w:val="yellow"/>
        </w:rPr>
        <w:t>is at odds with</w:t>
      </w:r>
      <w:r w:rsidRPr="00B52D03">
        <w:rPr>
          <w:highlight w:val="yellow"/>
        </w:rPr>
        <w:t xml:space="preserve"> Kirnberger’s </w:t>
      </w:r>
      <w:r w:rsidR="002147A0" w:rsidRPr="00B52D03">
        <w:rPr>
          <w:highlight w:val="yellow"/>
        </w:rPr>
        <w:t xml:space="preserve">more cautious approach to </w:t>
      </w:r>
      <w:r w:rsidR="0076765B" w:rsidRPr="00B52D03">
        <w:rPr>
          <w:highlight w:val="yellow"/>
        </w:rPr>
        <w:t xml:space="preserve">key changes, connecting to a rare area in which Bach engaged in </w:t>
      </w:r>
      <w:r w:rsidR="004F4CD7" w:rsidRPr="00B52D03">
        <w:rPr>
          <w:highlight w:val="yellow"/>
        </w:rPr>
        <w:t xml:space="preserve">an </w:t>
      </w:r>
      <w:r w:rsidR="0076765B" w:rsidRPr="00B52D03">
        <w:rPr>
          <w:highlight w:val="yellow"/>
        </w:rPr>
        <w:t>overt</w:t>
      </w:r>
      <w:r w:rsidR="006C23B4" w:rsidRPr="00B52D03">
        <w:rPr>
          <w:highlight w:val="yellow"/>
        </w:rPr>
        <w:t xml:space="preserve"> </w:t>
      </w:r>
      <w:r w:rsidR="0076765B" w:rsidRPr="00B52D03">
        <w:rPr>
          <w:highlight w:val="yellow"/>
        </w:rPr>
        <w:t>polemic with Kirnberger (Ferris 200</w:t>
      </w:r>
      <w:r w:rsidR="00012605" w:rsidRPr="00B52D03">
        <w:rPr>
          <w:highlight w:val="yellow"/>
        </w:rPr>
        <w:t>0</w:t>
      </w:r>
      <w:r w:rsidR="0076765B" w:rsidRPr="00B52D03">
        <w:rPr>
          <w:highlight w:val="yellow"/>
        </w:rPr>
        <w:t>)</w:t>
      </w:r>
      <w:r w:rsidR="000F491E">
        <w:rPr>
          <w:highlight w:val="yellow"/>
        </w:rPr>
        <w:t>.</w:t>
      </w:r>
    </w:p>
    <w:p w14:paraId="1957CAC9" w14:textId="74946FE9" w:rsidR="00B71A30" w:rsidRPr="00B52D03" w:rsidRDefault="00564FF2" w:rsidP="00B52D03">
      <w:pPr>
        <w:pStyle w:val="ListParagraph"/>
        <w:numPr>
          <w:ilvl w:val="0"/>
          <w:numId w:val="19"/>
        </w:numPr>
        <w:rPr>
          <w:highlight w:val="yellow"/>
        </w:rPr>
      </w:pPr>
      <w:r w:rsidRPr="00B52D03">
        <w:rPr>
          <w:highlight w:val="yellow"/>
        </w:rPr>
        <w:t xml:space="preserve">Kirnberger reacted to the earlier Wq. 179 in </w:t>
      </w:r>
      <w:r w:rsidRPr="00B52D03">
        <w:rPr>
          <w:i/>
          <w:iCs/>
          <w:highlight w:val="yellow"/>
        </w:rPr>
        <w:t>The Art of Strict Musical Composition</w:t>
      </w:r>
      <w:del w:id="607" w:author="Segall, Christopher (segallcr)" w:date="2025-10-02T22:44:00Z">
        <w:r w:rsidRPr="00B52D03" w:rsidDel="000E2298">
          <w:rPr>
            <w:highlight w:val="yellow"/>
          </w:rPr>
          <w:delText xml:space="preserve">: </w:delText>
        </w:r>
      </w:del>
      <w:ins w:id="608" w:author="Segall, Christopher (segallcr)" w:date="2025-10-02T22:44:00Z">
        <w:r w:rsidR="000E2298">
          <w:rPr>
            <w:highlight w:val="yellow"/>
          </w:rPr>
          <w:t>.</w:t>
        </w:r>
        <w:r w:rsidR="000E2298" w:rsidRPr="00B52D03">
          <w:rPr>
            <w:highlight w:val="yellow"/>
          </w:rPr>
          <w:t xml:space="preserve"> </w:t>
        </w:r>
      </w:ins>
      <w:r w:rsidR="002B2B2C" w:rsidRPr="00B52D03">
        <w:rPr>
          <w:highlight w:val="yellow"/>
        </w:rPr>
        <w:t xml:space="preserve">Wq. 183/1 reuses some of the same </w:t>
      </w:r>
      <w:del w:id="609" w:author="Segall, Christopher (segallcr)" w:date="2025-10-02T22:44:00Z">
        <w:r w:rsidR="002B2B2C" w:rsidRPr="00B52D03" w:rsidDel="008713B5">
          <w:rPr>
            <w:highlight w:val="yellow"/>
          </w:rPr>
          <w:delText xml:space="preserve">tricks </w:delText>
        </w:r>
      </w:del>
      <w:ins w:id="610" w:author="Segall, Christopher (segallcr)" w:date="2025-10-02T22:44:00Z">
        <w:r w:rsidR="008713B5">
          <w:rPr>
            <w:highlight w:val="yellow"/>
          </w:rPr>
          <w:t>devices</w:t>
        </w:r>
        <w:r w:rsidR="008713B5" w:rsidRPr="00B52D03">
          <w:rPr>
            <w:highlight w:val="yellow"/>
          </w:rPr>
          <w:t xml:space="preserve"> </w:t>
        </w:r>
      </w:ins>
      <w:r w:rsidR="002B2B2C" w:rsidRPr="00B52D03">
        <w:rPr>
          <w:highlight w:val="yellow"/>
        </w:rPr>
        <w:t xml:space="preserve">as Wq. 179 </w:t>
      </w:r>
      <w:r w:rsidR="00D96554" w:rsidRPr="00B52D03">
        <w:rPr>
          <w:highlight w:val="yellow"/>
        </w:rPr>
        <w:t>yet</w:t>
      </w:r>
      <w:r w:rsidR="002B2B2C" w:rsidRPr="00B52D03">
        <w:rPr>
          <w:highlight w:val="yellow"/>
        </w:rPr>
        <w:t xml:space="preserve"> goes further in its gestural, tonal, and metric play</w:t>
      </w:r>
      <w:r w:rsidR="000F491E">
        <w:rPr>
          <w:highlight w:val="yellow"/>
        </w:rPr>
        <w:t>.</w:t>
      </w:r>
    </w:p>
    <w:p w14:paraId="4C451DE7" w14:textId="53DF99E4" w:rsidR="00546A08" w:rsidRPr="00B52D03" w:rsidRDefault="00546A08" w:rsidP="00B52D03">
      <w:pPr>
        <w:pStyle w:val="ListParagraph"/>
        <w:numPr>
          <w:ilvl w:val="0"/>
          <w:numId w:val="19"/>
        </w:numPr>
        <w:rPr>
          <w:highlight w:val="yellow"/>
        </w:rPr>
      </w:pPr>
      <w:r w:rsidRPr="00B52D03">
        <w:rPr>
          <w:highlight w:val="yellow"/>
        </w:rPr>
        <w:t>The compositional constraint that Bach imposes, whereby each section of the piece has a lowest-available pulse, may be yet another indication for an implicit commentary on Kirnberger’s views on various meters and the</w:t>
      </w:r>
      <w:r w:rsidR="00F04D8B" w:rsidRPr="00B52D03">
        <w:rPr>
          <w:highlight w:val="yellow"/>
        </w:rPr>
        <w:t>ir appropriate subdivisions</w:t>
      </w:r>
      <w:r w:rsidR="000F491E">
        <w:rPr>
          <w:highlight w:val="yellow"/>
        </w:rPr>
        <w:t>.</w:t>
      </w:r>
    </w:p>
    <w:p w14:paraId="009ACFA8" w14:textId="49D73176" w:rsidR="00546A08" w:rsidRPr="00B52D03" w:rsidDel="00A86AFE" w:rsidRDefault="006C23B4" w:rsidP="00B52D03">
      <w:pPr>
        <w:pStyle w:val="ListParagraph"/>
        <w:numPr>
          <w:ilvl w:val="0"/>
          <w:numId w:val="19"/>
        </w:numPr>
        <w:rPr>
          <w:del w:id="611" w:author="Segall, Christopher (segallcr)" w:date="2025-10-02T22:45:00Z"/>
          <w:highlight w:val="yellow"/>
        </w:rPr>
      </w:pPr>
      <w:del w:id="612" w:author="Segall, Christopher (segallcr)" w:date="2025-10-02T22:45:00Z">
        <w:r w:rsidRPr="00B52D03" w:rsidDel="00A86AFE">
          <w:rPr>
            <w:highlight w:val="yellow"/>
          </w:rPr>
          <w:delText xml:space="preserve">In addition, </w:delText>
        </w:r>
        <w:commentRangeStart w:id="613"/>
        <w:r w:rsidRPr="00B52D03" w:rsidDel="00A86AFE">
          <w:rPr>
            <w:highlight w:val="yellow"/>
          </w:rPr>
          <w:delText>a</w:delText>
        </w:r>
        <w:r w:rsidR="00FB03F1" w:rsidRPr="00B52D03" w:rsidDel="00A86AFE">
          <w:rPr>
            <w:highlight w:val="yellow"/>
          </w:rPr>
          <w:delText xml:space="preserve">s </w:delText>
        </w:r>
        <w:r w:rsidRPr="00B52D03" w:rsidDel="00A86AFE">
          <w:rPr>
            <w:highlight w:val="yellow"/>
          </w:rPr>
          <w:delText>I will discuss below</w:delText>
        </w:r>
      </w:del>
      <w:commentRangeEnd w:id="613"/>
      <w:r w:rsidR="00A86AFE">
        <w:rPr>
          <w:rStyle w:val="CommentReference"/>
          <w:rFonts w:eastAsiaTheme="minorEastAsia"/>
          <w:kern w:val="0"/>
          <w14:ligatures w14:val="none"/>
        </w:rPr>
        <w:commentReference w:id="613"/>
      </w:r>
      <w:del w:id="614" w:author="Segall, Christopher (segallcr)" w:date="2025-10-02T22:45:00Z">
        <w:r w:rsidRPr="00B52D03" w:rsidDel="00A86AFE">
          <w:rPr>
            <w:highlight w:val="yellow"/>
          </w:rPr>
          <w:delText>,</w:delText>
        </w:r>
        <w:r w:rsidR="00FB03F1" w:rsidRPr="00B52D03" w:rsidDel="00A86AFE">
          <w:rPr>
            <w:highlight w:val="yellow"/>
          </w:rPr>
          <w:delText xml:space="preserve"> a</w:delText>
        </w:r>
        <w:r w:rsidR="00B77C04" w:rsidRPr="00B52D03" w:rsidDel="00A86AFE">
          <w:rPr>
            <w:highlight w:val="yellow"/>
          </w:rPr>
          <w:delText xml:space="preserve"> portion of Bach’s exposition resembles a counterpoint exercise and playfully engages Kirnberger’s notions of essential vs. nonessential dissonance as well as his views on the strict and galant styles</w:delText>
        </w:r>
        <w:r w:rsidR="000F491E" w:rsidDel="00A86AFE">
          <w:rPr>
            <w:highlight w:val="yellow"/>
          </w:rPr>
          <w:delText>.</w:delText>
        </w:r>
      </w:del>
    </w:p>
    <w:p w14:paraId="2BF83F1D" w14:textId="4F56AF28" w:rsidR="00D96554" w:rsidRPr="00B52D03" w:rsidRDefault="00B71A30" w:rsidP="00B52D03">
      <w:pPr>
        <w:pStyle w:val="ListParagraph"/>
        <w:numPr>
          <w:ilvl w:val="0"/>
          <w:numId w:val="19"/>
        </w:numPr>
        <w:rPr>
          <w:highlight w:val="yellow"/>
        </w:rPr>
      </w:pPr>
      <w:r w:rsidRPr="00B52D03">
        <w:rPr>
          <w:highlight w:val="yellow"/>
        </w:rPr>
        <w:t xml:space="preserve">Finally, and most speculatively, </w:t>
      </w:r>
      <w:r w:rsidR="007A6ABB" w:rsidRPr="00B52D03">
        <w:rPr>
          <w:highlight w:val="yellow"/>
        </w:rPr>
        <w:t xml:space="preserve">Bach’s </w:t>
      </w:r>
      <w:r w:rsidR="00902AF1" w:rsidRPr="00B52D03">
        <w:rPr>
          <w:highlight w:val="yellow"/>
        </w:rPr>
        <w:t>symphony</w:t>
      </w:r>
      <w:r w:rsidR="007A6ABB" w:rsidRPr="00B52D03">
        <w:rPr>
          <w:highlight w:val="yellow"/>
        </w:rPr>
        <w:t xml:space="preserve"> mirrors specific</w:t>
      </w:r>
      <w:r w:rsidRPr="00B52D03">
        <w:rPr>
          <w:highlight w:val="yellow"/>
        </w:rPr>
        <w:t xml:space="preserve"> metaphors used by Kirnberger</w:t>
      </w:r>
      <w:r w:rsidR="0084391C" w:rsidRPr="00B52D03">
        <w:rPr>
          <w:highlight w:val="yellow"/>
        </w:rPr>
        <w:t xml:space="preserve"> </w:t>
      </w:r>
      <w:del w:id="615" w:author="Segall, Christopher (segallcr)" w:date="2025-10-02T22:45:00Z">
        <w:r w:rsidR="0084391C" w:rsidRPr="00B52D03" w:rsidDel="009037AC">
          <w:rPr>
            <w:highlight w:val="yellow"/>
          </w:rPr>
          <w:delText>(or</w:delText>
        </w:r>
        <w:r w:rsidRPr="00B52D03" w:rsidDel="009037AC">
          <w:rPr>
            <w:highlight w:val="yellow"/>
          </w:rPr>
          <w:delText xml:space="preserve"> Kirnberger and Schulz</w:delText>
        </w:r>
        <w:r w:rsidR="0084391C" w:rsidRPr="00B52D03" w:rsidDel="009037AC">
          <w:rPr>
            <w:highlight w:val="yellow"/>
          </w:rPr>
          <w:delText>)</w:delText>
        </w:r>
        <w:r w:rsidR="00902AF1" w:rsidRPr="00B52D03" w:rsidDel="009037AC">
          <w:rPr>
            <w:highlight w:val="yellow"/>
          </w:rPr>
          <w:delText xml:space="preserve"> </w:delText>
        </w:r>
      </w:del>
      <w:r w:rsidR="00902AF1" w:rsidRPr="00B52D03">
        <w:rPr>
          <w:highlight w:val="yellow"/>
        </w:rPr>
        <w:t xml:space="preserve">regarding repeated artisanal strokes and </w:t>
      </w:r>
      <w:del w:id="616" w:author="Segall, Christopher (segallcr)" w:date="2025-10-02T22:45:00Z">
        <w:r w:rsidR="00902AF1" w:rsidRPr="00B52D03" w:rsidDel="00CF748E">
          <w:rPr>
            <w:highlight w:val="yellow"/>
          </w:rPr>
          <w:delText xml:space="preserve">continuous vs. divided </w:delText>
        </w:r>
      </w:del>
      <w:r w:rsidR="00902AF1" w:rsidRPr="00B52D03">
        <w:rPr>
          <w:highlight w:val="yellow"/>
        </w:rPr>
        <w:t>motion</w:t>
      </w:r>
      <w:r w:rsidR="00054F80" w:rsidRPr="00B52D03">
        <w:rPr>
          <w:highlight w:val="yellow"/>
        </w:rPr>
        <w:t>s</w:t>
      </w:r>
      <w:r w:rsidR="00902AF1" w:rsidRPr="00B52D03">
        <w:rPr>
          <w:highlight w:val="yellow"/>
        </w:rPr>
        <w:t xml:space="preserve"> of a body through space.</w:t>
      </w:r>
      <w:r w:rsidR="00254B8D" w:rsidRPr="00B52D03">
        <w:rPr>
          <w:highlight w:val="yellow"/>
        </w:rPr>
        <w:t xml:space="preserve"> </w:t>
      </w:r>
      <w:r w:rsidR="00A72454" w:rsidRPr="00B52D03">
        <w:rPr>
          <w:highlight w:val="yellow"/>
        </w:rPr>
        <w:t xml:space="preserve"> </w:t>
      </w:r>
      <w:r w:rsidR="008B2FEC" w:rsidRPr="00B52D03">
        <w:rPr>
          <w:highlight w:val="yellow"/>
        </w:rPr>
        <w:t xml:space="preserve"> </w:t>
      </w:r>
      <w:r w:rsidR="00564FF2" w:rsidRPr="00B52D03">
        <w:rPr>
          <w:highlight w:val="yellow"/>
        </w:rPr>
        <w:t xml:space="preserve"> </w:t>
      </w:r>
      <w:r w:rsidR="00753963" w:rsidRPr="00B52D03">
        <w:rPr>
          <w:highlight w:val="yellow"/>
        </w:rPr>
        <w:t xml:space="preserve"> </w:t>
      </w:r>
    </w:p>
    <w:p w14:paraId="2F2627FB" w14:textId="77777777" w:rsidR="008643C4" w:rsidRPr="006D51CA" w:rsidRDefault="008643C4" w:rsidP="003B231F">
      <w:pPr>
        <w:rPr>
          <w:highlight w:val="yellow"/>
        </w:rPr>
      </w:pPr>
    </w:p>
    <w:p w14:paraId="0F06E3C7" w14:textId="19638043" w:rsidR="00933C24" w:rsidRPr="0085486B" w:rsidRDefault="00F13C25" w:rsidP="003B231F">
      <w:r w:rsidRPr="006D51CA">
        <w:rPr>
          <w:highlight w:val="yellow"/>
        </w:rPr>
        <w:lastRenderedPageBreak/>
        <w:t xml:space="preserve">Having </w:t>
      </w:r>
      <w:r w:rsidR="00893345" w:rsidRPr="006D51CA">
        <w:rPr>
          <w:highlight w:val="yellow"/>
        </w:rPr>
        <w:t xml:space="preserve">speculated </w:t>
      </w:r>
      <w:del w:id="617" w:author="Segall, Christopher (segallcr)" w:date="2025-10-02T22:49:00Z">
        <w:r w:rsidR="00893345" w:rsidRPr="006D51CA" w:rsidDel="00E96C79">
          <w:rPr>
            <w:highlight w:val="yellow"/>
          </w:rPr>
          <w:delText xml:space="preserve">about the possibility </w:delText>
        </w:r>
      </w:del>
      <w:r w:rsidR="00893345" w:rsidRPr="006D51CA">
        <w:rPr>
          <w:highlight w:val="yellow"/>
        </w:rPr>
        <w:t xml:space="preserve">that the symphony is an </w:t>
      </w:r>
      <w:r w:rsidRPr="006D51CA">
        <w:rPr>
          <w:highlight w:val="yellow"/>
        </w:rPr>
        <w:t xml:space="preserve">implicit commentary on Kirnberger’s </w:t>
      </w:r>
      <w:del w:id="618" w:author="Segall, Christopher (segallcr)" w:date="2025-10-02T22:49:00Z">
        <w:r w:rsidRPr="006D51CA" w:rsidDel="00E96C79">
          <w:rPr>
            <w:highlight w:val="yellow"/>
          </w:rPr>
          <w:delText xml:space="preserve">theories, especially his </w:delText>
        </w:r>
      </w:del>
      <w:r w:rsidRPr="006D51CA">
        <w:rPr>
          <w:highlight w:val="yellow"/>
        </w:rPr>
        <w:t>emerging concept</w:t>
      </w:r>
      <w:r w:rsidR="00E35389" w:rsidRPr="006D51CA">
        <w:rPr>
          <w:highlight w:val="yellow"/>
        </w:rPr>
        <w:t>ion</w:t>
      </w:r>
      <w:r w:rsidRPr="006D51CA">
        <w:rPr>
          <w:highlight w:val="yellow"/>
        </w:rPr>
        <w:t xml:space="preserve"> of meter, I </w:t>
      </w:r>
      <w:del w:id="619" w:author="Segall, Christopher (segallcr)" w:date="2025-10-02T22:49:00Z">
        <w:r w:rsidRPr="006D51CA" w:rsidDel="0033666F">
          <w:rPr>
            <w:highlight w:val="yellow"/>
          </w:rPr>
          <w:delText xml:space="preserve">will </w:delText>
        </w:r>
      </w:del>
      <w:r w:rsidRPr="006D51CA">
        <w:rPr>
          <w:highlight w:val="yellow"/>
        </w:rPr>
        <w:t>now resume the analytical thread</w:t>
      </w:r>
      <w:del w:id="620" w:author="Segall, Christopher (segallcr)" w:date="2025-10-02T22:50:00Z">
        <w:r w:rsidRPr="006D51CA" w:rsidDel="0033666F">
          <w:rPr>
            <w:highlight w:val="yellow"/>
          </w:rPr>
          <w:delText xml:space="preserve"> where I </w:delText>
        </w:r>
      </w:del>
      <w:del w:id="621" w:author="Segall, Christopher (segallcr)" w:date="2025-10-02T22:49:00Z">
        <w:r w:rsidRPr="006D51CA" w:rsidDel="0033666F">
          <w:rPr>
            <w:highlight w:val="yellow"/>
          </w:rPr>
          <w:delText xml:space="preserve">had </w:delText>
        </w:r>
      </w:del>
      <w:del w:id="622" w:author="Segall, Christopher (segallcr)" w:date="2025-10-02T22:50:00Z">
        <w:r w:rsidRPr="006D51CA" w:rsidDel="0033666F">
          <w:rPr>
            <w:highlight w:val="yellow"/>
          </w:rPr>
          <w:delText>left it—</w:delText>
        </w:r>
      </w:del>
      <w:ins w:id="623" w:author="Segall, Christopher (segallcr)" w:date="2025-10-02T22:50:00Z">
        <w:r w:rsidR="0033666F">
          <w:rPr>
            <w:highlight w:val="yellow"/>
          </w:rPr>
          <w:t xml:space="preserve">, </w:t>
        </w:r>
      </w:ins>
      <w:r w:rsidRPr="006D51CA">
        <w:rPr>
          <w:highlight w:val="yellow"/>
        </w:rPr>
        <w:t>shifting from a view of the tonal disruption to a discussion of the metrically ambiguous opening.</w:t>
      </w:r>
    </w:p>
    <w:p w14:paraId="62DFEE21" w14:textId="7AAE9C9C" w:rsidR="00BF5FAF" w:rsidRPr="0085486B" w:rsidRDefault="00000D82" w:rsidP="003B231F">
      <w:r w:rsidRPr="0085486B">
        <w:t xml:space="preserve"> </w:t>
      </w:r>
    </w:p>
    <w:p w14:paraId="01C885D1" w14:textId="00486866" w:rsidR="00BF5FAF" w:rsidRPr="0085486B" w:rsidRDefault="00696562" w:rsidP="0032441D">
      <w:pPr>
        <w:pStyle w:val="Heading2"/>
      </w:pPr>
      <w:r w:rsidRPr="0085486B">
        <w:t>Unpacking a Meter-Finding Problem</w:t>
      </w:r>
      <w:r w:rsidR="00BF5FAF" w:rsidRPr="0085486B">
        <w:t xml:space="preserve"> </w:t>
      </w:r>
    </w:p>
    <w:p w14:paraId="68FE89C9" w14:textId="30649964" w:rsidR="00406273" w:rsidRPr="0085486B" w:rsidRDefault="00D203D7" w:rsidP="006B7A90">
      <w:r w:rsidRPr="0085486B">
        <w:t xml:space="preserve">Let us now examine the metric ambiguity associated with Bach’s opening hammer strokes. </w:t>
      </w:r>
      <w:commentRangeStart w:id="624"/>
      <w:del w:id="625" w:author="Segall, Christopher (segallcr)" w:date="2025-10-03T08:18:00Z">
        <w:r w:rsidRPr="009D193A" w:rsidDel="00F21454">
          <w:rPr>
            <w:b/>
            <w:bCs/>
            <w:u w:val="single"/>
          </w:rPr>
          <w:delText>E</w:delText>
        </w:r>
        <w:r w:rsidR="005800F8" w:rsidRPr="009D193A" w:rsidDel="00F21454">
          <w:rPr>
            <w:b/>
            <w:bCs/>
            <w:u w:val="single"/>
          </w:rPr>
          <w:delText xml:space="preserve">xample </w:delText>
        </w:r>
        <w:r w:rsidR="00D81D81" w:rsidRPr="009D193A" w:rsidDel="00F21454">
          <w:rPr>
            <w:b/>
            <w:bCs/>
            <w:u w:val="single"/>
          </w:rPr>
          <w:delText>7</w:delText>
        </w:r>
        <w:commentRangeEnd w:id="624"/>
        <w:r w:rsidR="00E36834" w:rsidDel="00F21454">
          <w:rPr>
            <w:rStyle w:val="CommentReference"/>
          </w:rPr>
          <w:commentReference w:id="624"/>
        </w:r>
        <w:r w:rsidR="005800F8" w:rsidRPr="0085486B" w:rsidDel="00F21454">
          <w:delText xml:space="preserve"> presents the musical surface of the opening without beams and barlines</w:delText>
        </w:r>
        <w:r w:rsidR="00D81D81" w:rsidRPr="0085486B" w:rsidDel="00F21454">
          <w:delText xml:space="preserve">, </w:delText>
        </w:r>
      </w:del>
      <w:ins w:id="626" w:author="Kyle Hutchinson" w:date="2025-08-22T14:55:00Z">
        <w:del w:id="627" w:author="Segall, Christopher (segallcr)" w:date="2025-10-03T08:18:00Z">
          <w:r w:rsidR="00CB024A" w:rsidDel="00F21454">
            <w:delText>with</w:delText>
          </w:r>
        </w:del>
      </w:ins>
      <w:del w:id="628" w:author="Segall, Christopher (segallcr)" w:date="2025-10-03T08:18:00Z">
        <w:r w:rsidR="00D81D81" w:rsidRPr="0085486B" w:rsidDel="00F21454">
          <w:delText xml:space="preserve">adding arrows </w:delText>
        </w:r>
      </w:del>
      <w:ins w:id="629" w:author="Kyle Hutchinson" w:date="2025-08-22T14:55:00Z">
        <w:del w:id="630" w:author="Segall, Christopher (segallcr)" w:date="2025-10-03T08:18:00Z">
          <w:r w:rsidR="00CB024A" w:rsidDel="00F21454">
            <w:delText xml:space="preserve">added </w:delText>
          </w:r>
        </w:del>
      </w:ins>
      <w:del w:id="631" w:author="Segall, Christopher (segallcr)" w:date="2025-10-03T08:18:00Z">
        <w:r w:rsidR="00D81D81" w:rsidRPr="0085486B" w:rsidDel="00F21454">
          <w:delText xml:space="preserve">to </w:delText>
        </w:r>
      </w:del>
      <w:ins w:id="632" w:author="Segall, Christopher (segallcr)" w:date="2025-10-03T08:18:00Z">
        <w:r w:rsidR="00F21454">
          <w:t xml:space="preserve">The arrows in Example 4 </w:t>
        </w:r>
      </w:ins>
      <w:r w:rsidR="00D81D81" w:rsidRPr="0085486B">
        <w:t>indicate how the lower layer of pulsations starts to create metric projections in a meter-finding game (Mirka 2009).</w:t>
      </w:r>
      <w:r w:rsidR="00112942">
        <w:t xml:space="preserve"> </w:t>
      </w:r>
      <w:r w:rsidR="00F776C7" w:rsidRPr="0085486B">
        <w:t>Bach’s gestures</w:t>
      </w:r>
      <w:r w:rsidR="0010620F" w:rsidRPr="0085486B">
        <w:t xml:space="preserve">—perhaps akin to </w:t>
      </w:r>
      <w:ins w:id="633" w:author="Kyle Hutchinson" w:date="2025-08-22T12:02:00Z">
        <w:r w:rsidR="00212F6F">
          <w:t xml:space="preserve">Kirnberger and Schulz’s </w:t>
        </w:r>
      </w:ins>
      <w:r w:rsidR="0010620F" w:rsidRPr="0085486B">
        <w:t>artisanal hammer strokes—</w:t>
      </w:r>
      <w:r w:rsidR="002732F8" w:rsidRPr="0085486B">
        <w:t>c</w:t>
      </w:r>
      <w:r w:rsidR="00F776C7" w:rsidRPr="0085486B">
        <w:t xml:space="preserve">reate </w:t>
      </w:r>
      <w:r w:rsidR="00F776C7" w:rsidRPr="0085486B">
        <w:rPr>
          <w:i/>
          <w:iCs/>
        </w:rPr>
        <w:t>melodic accents</w:t>
      </w:r>
      <w:r w:rsidR="00F776C7" w:rsidRPr="0085486B">
        <w:t xml:space="preserve"> based on the “sheer differences between ‘higher/lower</w:t>
      </w:r>
      <w:ins w:id="634" w:author="Segall, Christopher (segallcr)" w:date="2025-10-03T08:20:00Z">
        <w:r w:rsidR="00C1027E">
          <w:t>’</w:t>
        </w:r>
      </w:ins>
      <w:del w:id="635" w:author="Segall, Christopher (segallcr)" w:date="2025-10-03T08:20:00Z">
        <w:r w:rsidR="00F776C7" w:rsidRPr="0085486B" w:rsidDel="00C1027E">
          <w:delText>”</w:delText>
        </w:r>
      </w:del>
      <w:r w:rsidR="00F776C7" w:rsidRPr="0085486B">
        <w:t xml:space="preserve"> tones” (Mirka 2009, 38).</w:t>
      </w:r>
      <w:r w:rsidR="00F776C7" w:rsidRPr="00A6040A">
        <w:rPr>
          <w:rStyle w:val="FootnoteReference"/>
        </w:rPr>
        <w:footnoteReference w:id="15"/>
      </w:r>
      <w:r w:rsidR="0010620F" w:rsidRPr="0085486B">
        <w:t xml:space="preserve"> </w:t>
      </w:r>
      <w:del w:id="661" w:author="Kyle Hutchinson" w:date="2025-08-22T15:02:00Z">
        <w:r w:rsidR="00B9647D" w:rsidRPr="0085486B" w:rsidDel="00CB024A">
          <w:delText>While I will not provide a Mirka-style projective analysis in this article,</w:delText>
        </w:r>
      </w:del>
      <w:del w:id="662" w:author="Segall, Christopher (segallcr)" w:date="2025-10-03T08:26:00Z">
        <w:r w:rsidR="00B9647D" w:rsidRPr="0085486B" w:rsidDel="005026DA">
          <w:delText xml:space="preserve"> </w:delText>
        </w:r>
      </w:del>
      <w:ins w:id="663" w:author="Kyle Hutchinson" w:date="2025-08-22T15:02:00Z">
        <w:del w:id="664" w:author="Segall, Christopher (segallcr)" w:date="2025-10-03T08:26:00Z">
          <w:r w:rsidR="00CB024A" w:rsidDel="005026DA">
            <w:delText>The</w:delText>
          </w:r>
        </w:del>
      </w:ins>
      <w:ins w:id="665" w:author="Kyle Hutchinson" w:date="2025-08-22T14:57:00Z">
        <w:del w:id="666" w:author="Segall, Christopher (segallcr)" w:date="2025-10-03T08:26:00Z">
          <w:r w:rsidR="00CB024A" w:rsidDel="005026DA">
            <w:delText xml:space="preserve"> </w:delText>
          </w:r>
        </w:del>
      </w:ins>
      <w:del w:id="667" w:author="Segall, Christopher (segallcr)" w:date="2025-10-03T08:26:00Z">
        <w:r w:rsidR="00B9647D" w:rsidRPr="0085486B" w:rsidDel="005026DA">
          <w:delText xml:space="preserve">arrows in Example </w:delText>
        </w:r>
        <w:r w:rsidR="00D81D81" w:rsidRPr="0085486B" w:rsidDel="005026DA">
          <w:delText>7</w:delText>
        </w:r>
        <w:r w:rsidR="00B9647D" w:rsidRPr="0085486B" w:rsidDel="005026DA">
          <w:delText xml:space="preserve"> highlight how</w:delText>
        </w:r>
      </w:del>
      <w:del w:id="668" w:author="Kyle Hutchinson" w:date="2025-08-22T14:57:00Z">
        <w:r w:rsidR="00B9647D" w:rsidRPr="0085486B" w:rsidDel="00CB024A">
          <w:delText>—once the</w:delText>
        </w:r>
        <w:r w:rsidR="002C0661" w:rsidRPr="0085486B" w:rsidDel="00CB024A">
          <w:delText xml:space="preserve"> lower</w:delText>
        </w:r>
        <w:r w:rsidR="00B9647D" w:rsidRPr="0085486B" w:rsidDel="00CB024A">
          <w:delText xml:space="preserve"> layer of motion in eighth note enters—</w:delText>
        </w:r>
      </w:del>
      <w:ins w:id="669" w:author="Kyle Hutchinson" w:date="2025-08-22T14:57:00Z">
        <w:r w:rsidR="00CB024A">
          <w:t xml:space="preserve"> </w:t>
        </w:r>
      </w:ins>
      <w:del w:id="670" w:author="Segall, Christopher (segallcr)" w:date="2025-10-03T08:26:00Z">
        <w:r w:rsidR="006B3D8C" w:rsidRPr="0085486B" w:rsidDel="005026DA">
          <w:delText xml:space="preserve">both </w:delText>
        </w:r>
      </w:del>
      <w:ins w:id="671" w:author="Segall, Christopher (segallcr)" w:date="2025-10-03T08:26:00Z">
        <w:r w:rsidR="005026DA">
          <w:t>B</w:t>
        </w:r>
        <w:r w:rsidR="005026DA" w:rsidRPr="0085486B">
          <w:t xml:space="preserve">oth </w:t>
        </w:r>
      </w:ins>
      <w:r w:rsidR="006B3D8C" w:rsidRPr="0085486B">
        <w:t xml:space="preserve">quarter notes and half notes are </w:t>
      </w:r>
      <w:ins w:id="672" w:author="Kyle Hutchinson" w:date="2025-08-22T14:57:00Z">
        <w:r w:rsidR="00CB024A">
          <w:t xml:space="preserve">perceptually </w:t>
        </w:r>
      </w:ins>
      <w:r w:rsidR="006B3D8C" w:rsidRPr="0085486B">
        <w:t>established</w:t>
      </w:r>
      <w:ins w:id="673" w:author="Kyle Hutchinson" w:date="2025-08-22T14:57:00Z">
        <w:r w:rsidR="00CB024A">
          <w:t xml:space="preserve"> </w:t>
        </w:r>
        <w:r w:rsidR="00CB024A" w:rsidRPr="0085486B">
          <w:t>once the lower layer of motion in eighth note</w:t>
        </w:r>
      </w:ins>
      <w:ins w:id="674" w:author="Segall, Christopher (segallcr)" w:date="2025-10-03T08:26:00Z">
        <w:r w:rsidR="000E4C3A">
          <w:t>s</w:t>
        </w:r>
      </w:ins>
      <w:ins w:id="675" w:author="Kyle Hutchinson" w:date="2025-08-22T14:57:00Z">
        <w:r w:rsidR="00CB024A" w:rsidRPr="0085486B">
          <w:t xml:space="preserve"> enters</w:t>
        </w:r>
      </w:ins>
      <w:del w:id="676" w:author="Kyle Hutchinson" w:date="2025-08-22T14:57:00Z">
        <w:r w:rsidR="006B3D8C" w:rsidRPr="0085486B" w:rsidDel="00CB024A">
          <w:delText xml:space="preserve"> </w:delText>
        </w:r>
        <w:r w:rsidR="00406273" w:rsidRPr="0085486B" w:rsidDel="00CB024A">
          <w:delText>clearly to perception</w:delText>
        </w:r>
      </w:del>
      <w:r w:rsidR="006B3D8C" w:rsidRPr="0085486B">
        <w:t>.</w:t>
      </w:r>
      <w:r w:rsidR="00987F2A" w:rsidRPr="0085486B">
        <w:t xml:space="preserve"> </w:t>
      </w:r>
      <w:ins w:id="677" w:author="Kyle Hutchinson" w:date="2025-08-22T15:04:00Z">
        <w:r w:rsidR="00EF0389" w:rsidRPr="0085486B">
          <w:t xml:space="preserve">Part of the problem here, of course, is that the subdivision into eighth notes (as well </w:t>
        </w:r>
        <w:r w:rsidR="00EF0389" w:rsidRPr="0085486B">
          <w:lastRenderedPageBreak/>
          <w:t>as quarter notes) is not articulated at the outset of the piece.</w:t>
        </w:r>
        <w:r w:rsidR="00EF0389" w:rsidRPr="007E63F0">
          <w:rPr>
            <w:rStyle w:val="FootnoteReference"/>
          </w:rPr>
          <w:footnoteReference w:id="16"/>
        </w:r>
        <w:r w:rsidR="00EF0389" w:rsidRPr="0085486B">
          <w:t xml:space="preserve"> </w:t>
        </w:r>
      </w:ins>
      <w:r w:rsidR="00987F2A" w:rsidRPr="0085486B">
        <w:t>The “onset” of motion in eighth note</w:t>
      </w:r>
      <w:r w:rsidR="00406273" w:rsidRPr="0085486B">
        <w:t>s</w:t>
      </w:r>
      <w:r w:rsidR="00987F2A" w:rsidRPr="0085486B">
        <w:t xml:space="preserve"> is, in fact, the third attack point of the upper </w:t>
      </w:r>
      <w:ins w:id="688" w:author="Segall, Christopher (segallcr)" w:date="2025-10-03T08:28:00Z">
        <w:r w:rsidR="00EA212A">
          <w:t xml:space="preserve">layer’s </w:t>
        </w:r>
      </w:ins>
      <w:r w:rsidR="00987F2A" w:rsidRPr="0085486B">
        <w:t>D</w:t>
      </w:r>
      <w:r w:rsidR="00987F2A" w:rsidRPr="009D193A">
        <w:rPr>
          <w:vertAlign w:val="subscript"/>
        </w:rPr>
        <w:t>5</w:t>
      </w:r>
      <w:r w:rsidR="00920DE6" w:rsidRPr="0085486B">
        <w:t>, which</w:t>
      </w:r>
      <w:del w:id="689" w:author="Segall, Christopher (segallcr)" w:date="2025-10-03T08:29:00Z">
        <w:r w:rsidR="00FC2706" w:rsidRPr="0085486B" w:rsidDel="006B1E23">
          <w:delText>—in</w:delText>
        </w:r>
      </w:del>
      <w:r w:rsidR="00FC2706" w:rsidRPr="0085486B">
        <w:t xml:space="preserve"> </w:t>
      </w:r>
      <w:del w:id="690" w:author="Segall, Christopher (segallcr)" w:date="2025-10-03T08:29:00Z">
        <w:r w:rsidR="00FC2706" w:rsidRPr="0085486B" w:rsidDel="006B1E23">
          <w:delText xml:space="preserve">combination </w:delText>
        </w:r>
      </w:del>
      <w:ins w:id="691" w:author="Segall, Christopher (segallcr)" w:date="2025-10-03T08:29:00Z">
        <w:r w:rsidR="006B1E23">
          <w:t>combines</w:t>
        </w:r>
        <w:r w:rsidR="006B1E23" w:rsidRPr="0085486B">
          <w:t xml:space="preserve"> </w:t>
        </w:r>
      </w:ins>
      <w:r w:rsidR="00FC2706" w:rsidRPr="0085486B">
        <w:t xml:space="preserve">with the lower </w:t>
      </w:r>
      <w:ins w:id="692" w:author="Segall, Christopher (segallcr)" w:date="2025-10-03T08:29:00Z">
        <w:r w:rsidR="006B1E23">
          <w:t xml:space="preserve">layer’s </w:t>
        </w:r>
      </w:ins>
      <w:r w:rsidR="00FC2706" w:rsidRPr="0085486B">
        <w:t xml:space="preserve">pulsations </w:t>
      </w:r>
      <w:del w:id="693" w:author="Segall, Christopher (segallcr)" w:date="2025-10-03T08:29:00Z">
        <w:r w:rsidR="00FC2706" w:rsidRPr="0085486B" w:rsidDel="006B1E23">
          <w:delText>entering an eighth note later</w:delText>
        </w:r>
        <w:r w:rsidR="00807491" w:rsidRPr="0085486B" w:rsidDel="006B1E23">
          <w:delText>—</w:delText>
        </w:r>
      </w:del>
      <w:ins w:id="694" w:author="Kyle Hutchinson" w:date="2025-08-22T15:02:00Z">
        <w:del w:id="695" w:author="Segall, Christopher (segallcr)" w:date="2025-10-03T08:29:00Z">
          <w:r w:rsidR="00CB024A" w:rsidDel="006B1E23">
            <w:delText>begins</w:delText>
          </w:r>
        </w:del>
      </w:ins>
      <w:del w:id="696" w:author="Segall, Christopher (segallcr)" w:date="2025-10-03T08:29:00Z">
        <w:r w:rsidR="006B3D8C" w:rsidRPr="0085486B" w:rsidDel="006B1E23">
          <w:delText xml:space="preserve">starts </w:delText>
        </w:r>
        <w:r w:rsidR="00FC2706" w:rsidRPr="0085486B" w:rsidDel="006B1E23">
          <w:delText>this motion</w:delText>
        </w:r>
      </w:del>
      <w:ins w:id="697" w:author="Segall, Christopher (segallcr)" w:date="2025-10-03T08:29:00Z">
        <w:r w:rsidR="006B1E23">
          <w:t>to create a steady stream of eighth notes</w:t>
        </w:r>
      </w:ins>
      <w:r w:rsidR="00FC2706" w:rsidRPr="0085486B">
        <w:t xml:space="preserve">. </w:t>
      </w:r>
      <w:r w:rsidR="00E42511" w:rsidRPr="0085486B">
        <w:t>What remains ambiguous is whether half notes are</w:t>
      </w:r>
      <w:r w:rsidR="006B3D8C" w:rsidRPr="0085486B">
        <w:t xml:space="preserve"> to be</w:t>
      </w:r>
      <w:r w:rsidR="00E42511" w:rsidRPr="0085486B">
        <w:t xml:space="preserve"> grouped into twos or threes</w:t>
      </w:r>
      <w:r w:rsidR="00284757" w:rsidRPr="0085486B">
        <w:t>:</w:t>
      </w:r>
      <w:r w:rsidR="00406273" w:rsidRPr="0085486B">
        <w:t xml:space="preserve"> </w:t>
      </w:r>
      <w:ins w:id="698" w:author="Kyle Hutchinson" w:date="2025-08-22T14:58:00Z">
        <w:r w:rsidR="00CB024A">
          <w:t xml:space="preserve">that is, </w:t>
        </w:r>
      </w:ins>
      <w:r w:rsidR="00582326" w:rsidRPr="0085486B">
        <w:t xml:space="preserve">should we </w:t>
      </w:r>
      <w:r w:rsidR="00FE6221" w:rsidRPr="0085486B">
        <w:t xml:space="preserve">attend to groups of </w:t>
      </w:r>
      <w:r w:rsidR="001D708D" w:rsidRPr="0085486B">
        <w:t>two or three half notes</w:t>
      </w:r>
      <w:r w:rsidR="003E0FF5" w:rsidRPr="0085486B">
        <w:t>?</w:t>
      </w:r>
    </w:p>
    <w:p w14:paraId="4F4A4506" w14:textId="77777777" w:rsidR="00D53F6C" w:rsidRPr="0085486B" w:rsidRDefault="00D53F6C" w:rsidP="007578CF"/>
    <w:p w14:paraId="4334EB04" w14:textId="0BF56FB4" w:rsidR="00284757" w:rsidRPr="0085486B" w:rsidRDefault="00EF0389" w:rsidP="00936615">
      <w:ins w:id="699" w:author="Kyle Hutchinson" w:date="2025-08-22T15:06:00Z">
        <w:r>
          <w:t xml:space="preserve">Naturally, </w:t>
        </w:r>
      </w:ins>
      <w:ins w:id="700" w:author="Kyle Hutchinson" w:date="2025-08-22T15:07:00Z">
        <w:r>
          <w:t xml:space="preserve">we must consider </w:t>
        </w:r>
        <w:del w:id="701" w:author="Segall, Christopher (segallcr)" w:date="2025-10-03T08:34:00Z">
          <w:r w:rsidDel="00AF233F">
            <w:delText xml:space="preserve">which </w:delText>
          </w:r>
        </w:del>
      </w:ins>
      <w:ins w:id="702" w:author="Segall, Christopher (segallcr)" w:date="2025-10-03T08:34:00Z">
        <w:r w:rsidR="00AF233F">
          <w:t xml:space="preserve">the </w:t>
        </w:r>
      </w:ins>
      <w:ins w:id="703" w:author="Kyle Hutchinson" w:date="2025-08-22T15:07:00Z">
        <w:r>
          <w:t xml:space="preserve">factors </w:t>
        </w:r>
      </w:ins>
      <w:ins w:id="704" w:author="Segall, Christopher (segallcr)" w:date="2025-10-03T08:34:00Z">
        <w:r w:rsidR="00AF233F">
          <w:t xml:space="preserve">that </w:t>
        </w:r>
      </w:ins>
      <w:ins w:id="705" w:author="Kyle Hutchinson" w:date="2025-08-22T15:07:00Z">
        <w:r w:rsidRPr="0085486B">
          <w:t xml:space="preserve">support the notated </w:t>
        </w:r>
      </w:ins>
      <w:ins w:id="706" w:author="Segall, Christopher (segallcr)" w:date="2025-10-03T08:34:00Z">
        <w:r w:rsidR="00AF233F">
          <w:t xml:space="preserve">duple </w:t>
        </w:r>
      </w:ins>
      <w:ins w:id="707" w:author="Kyle Hutchinson" w:date="2025-08-22T15:07:00Z">
        <w:r w:rsidRPr="0085486B">
          <w:t>meter</w:t>
        </w:r>
      </w:ins>
      <w:ins w:id="708" w:author="Segall, Christopher (segallcr)" w:date="2025-10-03T08:34:00Z">
        <w:r w:rsidR="00AF233F">
          <w:t>,</w:t>
        </w:r>
      </w:ins>
      <w:ins w:id="709" w:author="Kyle Hutchinson" w:date="2025-08-22T15:07:00Z">
        <w:r>
          <w:t xml:space="preserve"> </w:t>
        </w:r>
        <w:del w:id="710" w:author="Segall, Christopher (segallcr)" w:date="2025-10-03T08:35:00Z">
          <w:r w:rsidDel="00D014A7">
            <w:delText xml:space="preserve">compared </w:delText>
          </w:r>
        </w:del>
      </w:ins>
      <w:ins w:id="711" w:author="Segall, Christopher (segallcr)" w:date="2025-10-03T08:35:00Z">
        <w:r w:rsidR="00D014A7">
          <w:t xml:space="preserve">as opposed </w:t>
        </w:r>
      </w:ins>
      <w:ins w:id="712" w:author="Kyle Hutchinson" w:date="2025-08-22T15:07:00Z">
        <w:r>
          <w:t xml:space="preserve">to </w:t>
        </w:r>
        <w:del w:id="713" w:author="Segall, Christopher (segallcr)" w:date="2025-10-03T08:35:00Z">
          <w:r w:rsidDel="00D014A7">
            <w:delText xml:space="preserve">that of </w:delText>
          </w:r>
        </w:del>
        <w:r>
          <w:t>a potential triple</w:t>
        </w:r>
        <w:del w:id="714" w:author="Segall, Christopher (segallcr)" w:date="2025-10-03T08:35:00Z">
          <w:r w:rsidDel="00457792">
            <w:delText>-</w:delText>
          </w:r>
        </w:del>
      </w:ins>
      <w:ins w:id="715" w:author="Segall, Christopher (segallcr)" w:date="2025-10-03T08:35:00Z">
        <w:r w:rsidR="00457792">
          <w:t xml:space="preserve"> </w:t>
        </w:r>
      </w:ins>
      <w:ins w:id="716" w:author="Kyle Hutchinson" w:date="2025-08-22T15:07:00Z">
        <w:r>
          <w:t>meter</w:t>
        </w:r>
        <w:del w:id="717" w:author="Segall, Christopher (segallcr)" w:date="2025-10-03T08:35:00Z">
          <w:r w:rsidDel="00457792">
            <w:delText xml:space="preserve"> hearing</w:delText>
          </w:r>
        </w:del>
        <w:r>
          <w:t>. To this end,</w:t>
        </w:r>
        <w:r w:rsidRPr="0085486B">
          <w:t xml:space="preserve"> </w:t>
        </w:r>
      </w:ins>
      <w:r w:rsidR="007327C4" w:rsidRPr="00457792">
        <w:rPr>
          <w:b/>
          <w:bCs/>
          <w:u w:val="single"/>
        </w:rPr>
        <w:t xml:space="preserve">Example </w:t>
      </w:r>
      <w:r w:rsidR="00C1627A" w:rsidRPr="00457792">
        <w:rPr>
          <w:b/>
          <w:bCs/>
          <w:u w:val="single"/>
        </w:rPr>
        <w:t>8</w:t>
      </w:r>
      <w:r w:rsidR="007327C4" w:rsidRPr="00457792">
        <w:t>a</w:t>
      </w:r>
      <w:r w:rsidR="007327C4" w:rsidRPr="0085486B">
        <w:t xml:space="preserve"> present</w:t>
      </w:r>
      <w:r w:rsidR="00C1627A" w:rsidRPr="0085486B">
        <w:t>s</w:t>
      </w:r>
      <w:r w:rsidR="00CF34D7" w:rsidRPr="0085486B">
        <w:t xml:space="preserve"> a reduction of mm. 1–7 in their original barring, whereas </w:t>
      </w:r>
      <w:r w:rsidR="00CF34D7" w:rsidRPr="00457792">
        <w:t xml:space="preserve">Example </w:t>
      </w:r>
      <w:r w:rsidR="00D46794" w:rsidRPr="00457792">
        <w:t>8b</w:t>
      </w:r>
      <w:r w:rsidR="00CF34D7" w:rsidRPr="0085486B">
        <w:t xml:space="preserve"> re</w:t>
      </w:r>
      <w:r w:rsidR="00EB537B" w:rsidRPr="0085486B">
        <w:t>-</w:t>
      </w:r>
      <w:r w:rsidR="00CF34D7" w:rsidRPr="0085486B">
        <w:t>bars the music in 3/2.</w:t>
      </w:r>
      <w:ins w:id="718" w:author="Kyle Hutchinson" w:date="2025-08-22T15:05:00Z">
        <w:r w:rsidRPr="00936615">
          <w:rPr>
            <w:rStyle w:val="FootnoteReference"/>
          </w:rPr>
          <w:footnoteReference w:id="17"/>
        </w:r>
      </w:ins>
      <w:r w:rsidR="0023438F" w:rsidRPr="0085486B">
        <w:t xml:space="preserve"> </w:t>
      </w:r>
      <w:commentRangeStart w:id="724"/>
      <w:del w:id="725" w:author="Kyle Hutchinson" w:date="2025-08-22T15:04:00Z">
        <w:r w:rsidR="0023438F" w:rsidRPr="0085486B" w:rsidDel="00EF0389">
          <w:delText xml:space="preserve">Part of the problem here, of course, is that </w:delText>
        </w:r>
        <w:r w:rsidR="005D3912" w:rsidRPr="0085486B" w:rsidDel="00EF0389">
          <w:delText>the subdivision into eighth notes (as well as quarter note</w:delText>
        </w:r>
        <w:r w:rsidR="00C15CDB" w:rsidRPr="0085486B" w:rsidDel="00EF0389">
          <w:delText>s) is not articulated at the outset of the piece.</w:delText>
        </w:r>
        <w:r w:rsidR="00FD36AF" w:rsidRPr="0085486B" w:rsidDel="00EF0389">
          <w:delText xml:space="preserve"> </w:delText>
        </w:r>
      </w:del>
      <w:del w:id="726" w:author="Kyle Hutchinson" w:date="2025-08-22T15:05:00Z">
        <w:r w:rsidR="005E3F99" w:rsidRPr="0085486B" w:rsidDel="00EF0389">
          <w:delText>Again, though I do not mirror Mirka’s projective analysis or graphics literally,</w:delText>
        </w:r>
        <w:r w:rsidR="00FE6221" w:rsidRPr="0085486B" w:rsidDel="00EF0389">
          <w:delText xml:space="preserve"> one could paraphrase my observations about preference factors for the notated meter vs. 3/2</w:delText>
        </w:r>
        <w:r w:rsidR="00E43896" w:rsidRPr="0085486B" w:rsidDel="00EF0389">
          <w:delText xml:space="preserve"> in terms of real-time projections</w:delText>
        </w:r>
        <w:r w:rsidR="005E3F99" w:rsidRPr="0085486B" w:rsidDel="00EF0389">
          <w:delText xml:space="preserve"> (and, indeed, these preference factors are responsible for the ambiguity in perceived meter at the opening of this piece).</w:delText>
        </w:r>
        <w:commentRangeEnd w:id="724"/>
        <w:r w:rsidDel="00EF0389">
          <w:rPr>
            <w:rStyle w:val="CommentReference"/>
          </w:rPr>
          <w:commentReference w:id="724"/>
        </w:r>
      </w:del>
      <w:del w:id="727" w:author="Segall, Christopher (segallcr)" w:date="2025-10-03T08:40:00Z">
        <w:r w:rsidR="00936615" w:rsidDel="007F48C8">
          <w:delText xml:space="preserve"> </w:delText>
        </w:r>
      </w:del>
      <w:del w:id="728" w:author="Kyle Hutchinson" w:date="2025-08-22T15:06:00Z">
        <w:r w:rsidR="0071521C" w:rsidRPr="0085486B" w:rsidDel="00EF0389">
          <w:delText xml:space="preserve">What </w:delText>
        </w:r>
        <w:r w:rsidR="00D1312C" w:rsidRPr="0085486B" w:rsidDel="00EF0389">
          <w:delText xml:space="preserve">factors support the </w:delText>
        </w:r>
        <w:r w:rsidR="00027BBA" w:rsidRPr="0085486B" w:rsidDel="00EF0389">
          <w:delText>notated mete</w:delText>
        </w:r>
        <w:r w:rsidR="00284757" w:rsidRPr="0085486B" w:rsidDel="00EF0389">
          <w:delText>r</w:delText>
        </w:r>
        <w:r w:rsidR="00D1312C" w:rsidRPr="0085486B" w:rsidDel="00EF0389">
          <w:delText>?</w:delText>
        </w:r>
        <w:r w:rsidR="0050587B" w:rsidRPr="0085486B" w:rsidDel="00EF0389">
          <w:delText xml:space="preserve"> </w:delText>
        </w:r>
      </w:del>
      <w:r w:rsidR="0050587B" w:rsidRPr="0085486B">
        <w:t xml:space="preserve">Our tendency to </w:t>
      </w:r>
      <w:r w:rsidR="00D1693B" w:rsidRPr="0085486B">
        <w:t xml:space="preserve">hear an initial accent and to impose binary regularity </w:t>
      </w:r>
      <w:r w:rsidR="00E31547" w:rsidRPr="0085486B">
        <w:lastRenderedPageBreak/>
        <w:t xml:space="preserve">favor the notated meter </w:t>
      </w:r>
      <w:r w:rsidR="00577E35" w:rsidRPr="0085486B">
        <w:t>from the outset in mm. 1–2,</w:t>
      </w:r>
      <w:r w:rsidR="00E31547" w:rsidRPr="0085486B">
        <w:t xml:space="preserve"> though</w:t>
      </w:r>
      <w:r w:rsidR="004716C0" w:rsidRPr="0085486B">
        <w:t xml:space="preserve"> the surface</w:t>
      </w:r>
      <w:r w:rsidR="008C0F6A" w:rsidRPr="0085486B">
        <w:t xml:space="preserve"> gives us</w:t>
      </w:r>
      <w:r w:rsidR="00E43896" w:rsidRPr="0085486B">
        <w:t xml:space="preserve"> few attack points</w:t>
      </w:r>
      <w:r w:rsidR="008C0F6A" w:rsidRPr="0085486B">
        <w:t xml:space="preserve"> to work with</w:t>
      </w:r>
      <w:r w:rsidR="00284757" w:rsidRPr="0085486B">
        <w:t xml:space="preserve">. </w:t>
      </w:r>
      <w:r w:rsidR="001A7D5A" w:rsidRPr="0085486B">
        <w:t xml:space="preserve">One might experience the </w:t>
      </w:r>
      <w:r w:rsidR="00F16A79" w:rsidRPr="0085486B">
        <w:t>upward</w:t>
      </w:r>
      <w:del w:id="729" w:author="Segall, Christopher (segallcr)" w:date="2025-10-03T08:40:00Z">
        <w:r w:rsidR="00F16A79" w:rsidRPr="0085486B" w:rsidDel="00BA74D1">
          <w:delText>s</w:delText>
        </w:r>
      </w:del>
      <w:r w:rsidR="00F16A79" w:rsidRPr="0085486B">
        <w:t xml:space="preserve"> arpeggio of the lower strings </w:t>
      </w:r>
      <w:r w:rsidR="00772B10" w:rsidRPr="0085486B">
        <w:t xml:space="preserve">as an upbeat into </w:t>
      </w:r>
      <w:del w:id="730" w:author="Kyle Hutchinson" w:date="2025-08-22T15:08:00Z">
        <w:r w:rsidR="00284757" w:rsidRPr="0085486B" w:rsidDel="00EF0389">
          <w:delText xml:space="preserve">the downbeats of </w:delText>
        </w:r>
      </w:del>
      <w:r w:rsidR="00284757" w:rsidRPr="0085486B">
        <w:t>the melodically accented high</w:t>
      </w:r>
      <w:ins w:id="731" w:author="Segall, Christopher (segallcr)" w:date="2025-10-03T08:41:00Z">
        <w:r w:rsidR="009753A7">
          <w:t xml:space="preserve"> </w:t>
        </w:r>
      </w:ins>
      <w:r w:rsidR="00284757" w:rsidRPr="0085486B">
        <w:t>points on the downbeats of m</w:t>
      </w:r>
      <w:del w:id="732" w:author="Kyle Hutchinson" w:date="2025-08-22T15:08:00Z">
        <w:r w:rsidR="00284757" w:rsidRPr="0085486B" w:rsidDel="00EF0389">
          <w:delText>. 3 and m</w:delText>
        </w:r>
      </w:del>
      <w:ins w:id="733" w:author="Kyle Hutchinson" w:date="2025-08-22T15:08:00Z">
        <w:r>
          <w:t>m. 3 and</w:t>
        </w:r>
      </w:ins>
      <w:del w:id="734" w:author="Kyle Hutchinson" w:date="2025-08-22T15:08:00Z">
        <w:r w:rsidR="00284757" w:rsidRPr="0085486B" w:rsidDel="00EF0389">
          <w:delText>.</w:delText>
        </w:r>
      </w:del>
      <w:r w:rsidR="00284757" w:rsidRPr="0085486B">
        <w:t xml:space="preserve"> 4, creating </w:t>
      </w:r>
      <w:del w:id="735" w:author="Kyle Hutchinson" w:date="2025-08-22T15:08:00Z">
        <w:r w:rsidR="00284757" w:rsidRPr="0085486B" w:rsidDel="00EF0389">
          <w:delText xml:space="preserve">strong </w:delText>
        </w:r>
      </w:del>
      <w:ins w:id="736" w:author="Kyle Hutchinson" w:date="2025-08-22T15:08:00Z">
        <w:r>
          <w:t>a compelling</w:t>
        </w:r>
        <w:r w:rsidRPr="0085486B">
          <w:t xml:space="preserve"> </w:t>
        </w:r>
      </w:ins>
      <w:r w:rsidR="00284757" w:rsidRPr="0085486B">
        <w:t>parallelism.</w:t>
      </w:r>
      <w:r w:rsidR="00284757" w:rsidRPr="00F119A7">
        <w:rPr>
          <w:rStyle w:val="FootnoteReference"/>
        </w:rPr>
        <w:footnoteReference w:id="18"/>
      </w:r>
      <w:r w:rsidR="00284757" w:rsidRPr="0085486B">
        <w:t xml:space="preserve"> </w:t>
      </w:r>
      <w:r w:rsidR="00DD63DE" w:rsidRPr="0085486B">
        <w:t>In addition,</w:t>
      </w:r>
      <w:r w:rsidR="00772B10" w:rsidRPr="0085486B">
        <w:t xml:space="preserve"> the most salient chord change</w:t>
      </w:r>
      <w:r w:rsidR="00F15A8B" w:rsidRPr="0085486B">
        <w:t xml:space="preserve"> in this passage</w:t>
      </w:r>
      <w:r w:rsidR="008C4BA9" w:rsidRPr="0085486B">
        <w:t xml:space="preserve"> </w:t>
      </w:r>
      <w:ins w:id="748" w:author="Segall, Christopher (segallcr)" w:date="2025-10-03T08:45:00Z">
        <w:r w:rsidR="002070F5">
          <w:t xml:space="preserve">occurs on the downbeat of m. 6, </w:t>
        </w:r>
      </w:ins>
      <w:del w:id="749" w:author="Segall, Christopher (segallcr)" w:date="2025-10-03T08:46:00Z">
        <w:r w:rsidR="008C4BA9" w:rsidRPr="0085486B" w:rsidDel="002070F5">
          <w:delText>is th</w:delText>
        </w:r>
        <w:r w:rsidR="00DD63DE" w:rsidRPr="0085486B" w:rsidDel="002070F5">
          <w:delText>e one</w:delText>
        </w:r>
      </w:del>
      <w:ins w:id="750" w:author="Kyle Hutchinson" w:date="2025-08-22T15:09:00Z">
        <w:del w:id="751" w:author="Segall, Christopher (segallcr)" w:date="2025-10-03T08:46:00Z">
          <w:r w:rsidDel="002070F5">
            <w:delText xml:space="preserve"> in mm. 5–6, in which</w:delText>
          </w:r>
        </w:del>
      </w:ins>
      <w:ins w:id="752" w:author="Segall, Christopher (segallcr)" w:date="2025-10-03T08:46:00Z">
        <w:r w:rsidR="002070F5">
          <w:t>where</w:t>
        </w:r>
      </w:ins>
      <w:ins w:id="753" w:author="Kyle Hutchinson" w:date="2025-08-22T15:09:00Z">
        <w:r>
          <w:t xml:space="preserve"> an appl</w:t>
        </w:r>
      </w:ins>
      <w:ins w:id="754" w:author="Kyle Hutchinson" w:date="2025-08-22T15:10:00Z">
        <w:r>
          <w:t>ied</w:t>
        </w:r>
      </w:ins>
      <w:ins w:id="755" w:author="Kyle Hutchinson" w:date="2025-08-22T15:09:00Z">
        <w:r>
          <w:t xml:space="preserve"> V4</w:t>
        </w:r>
      </w:ins>
      <w:ins w:id="756" w:author="Segall, Christopher (segallcr)" w:date="2025-10-03T08:46:00Z">
        <w:r w:rsidR="007D68CE">
          <w:t>/</w:t>
        </w:r>
      </w:ins>
      <w:ins w:id="757" w:author="Kyle Hutchinson" w:date="2025-08-22T15:09:00Z">
        <w:r>
          <w:t>2</w:t>
        </w:r>
      </w:ins>
      <w:ins w:id="758" w:author="Kyle Hutchinson" w:date="2025-08-22T15:10:00Z">
        <w:r>
          <w:t xml:space="preserve"> </w:t>
        </w:r>
        <w:del w:id="759" w:author="Segall, Christopher (segallcr)" w:date="2025-10-03T08:46:00Z">
          <w:r w:rsidDel="007D68CE">
            <w:delText xml:space="preserve">of IV </w:delText>
          </w:r>
        </w:del>
        <w:r>
          <w:t>resolves to the</w:t>
        </w:r>
      </w:ins>
      <w:del w:id="760" w:author="Kyle Hutchinson" w:date="2025-08-22T15:09:00Z">
        <w:r w:rsidR="008C4BA9" w:rsidRPr="0085486B" w:rsidDel="00EF0389">
          <w:delText xml:space="preserve"> involving the resolution to a</w:delText>
        </w:r>
      </w:del>
      <w:r w:rsidR="008C4BA9" w:rsidRPr="0085486B">
        <w:t xml:space="preserve"> subdominant</w:t>
      </w:r>
      <w:del w:id="761" w:author="Kyle Hutchinson" w:date="2025-08-22T15:10:00Z">
        <w:r w:rsidR="008C4BA9" w:rsidRPr="0085486B" w:rsidDel="00EF0389">
          <w:delText xml:space="preserve"> chord</w:delText>
        </w:r>
      </w:del>
      <w:del w:id="762" w:author="Segall, Christopher (segallcr)" w:date="2025-10-03T08:46:00Z">
        <w:r w:rsidR="008C4BA9" w:rsidRPr="0085486B" w:rsidDel="00C50F0E">
          <w:delText xml:space="preserve"> </w:delText>
        </w:r>
        <w:r w:rsidR="00E77912" w:rsidRPr="0085486B" w:rsidDel="00C50F0E">
          <w:delText>on the downbeat of</w:delText>
        </w:r>
        <w:r w:rsidR="008C4BA9" w:rsidRPr="0085486B" w:rsidDel="00C50F0E">
          <w:delText xml:space="preserve"> m. 6</w:delText>
        </w:r>
      </w:del>
      <w:r w:rsidR="008C4BA9" w:rsidRPr="0085486B">
        <w:t>, marking</w:t>
      </w:r>
      <w:r w:rsidR="00D02B85" w:rsidRPr="0085486B">
        <w:t xml:space="preserve"> that </w:t>
      </w:r>
      <w:del w:id="763" w:author="Kyle Hutchinson" w:date="2025-08-22T15:11:00Z">
        <w:r w:rsidR="007857F1" w:rsidRPr="0085486B" w:rsidDel="00EF0389">
          <w:delText xml:space="preserve">timepoint </w:delText>
        </w:r>
      </w:del>
      <w:ins w:id="764" w:author="Segall, Christopher (segallcr)" w:date="2025-10-03T08:47:00Z">
        <w:r w:rsidR="00C50F0E">
          <w:t xml:space="preserve">moment </w:t>
        </w:r>
      </w:ins>
      <w:r w:rsidR="007857F1" w:rsidRPr="0085486B">
        <w:t>for</w:t>
      </w:r>
      <w:del w:id="765" w:author="Kyle Hutchinson" w:date="2025-08-22T15:11:00Z">
        <w:r w:rsidR="007857F1" w:rsidRPr="0085486B" w:rsidDel="00EF0389">
          <w:delText xml:space="preserve"> our</w:delText>
        </w:r>
      </w:del>
      <w:r w:rsidR="007857F1" w:rsidRPr="0085486B">
        <w:t xml:space="preserve"> attention.</w:t>
      </w:r>
      <w:r w:rsidR="00D66F85" w:rsidRPr="00B43219">
        <w:rPr>
          <w:rStyle w:val="FootnoteReference"/>
        </w:rPr>
        <w:footnoteReference w:id="19"/>
      </w:r>
      <w:r w:rsidR="007857F1" w:rsidRPr="0085486B">
        <w:t xml:space="preserve"> The transformation of the tonic chord into</w:t>
      </w:r>
      <w:del w:id="780" w:author="Kyle Hutchinson" w:date="2025-08-22T15:10:00Z">
        <w:r w:rsidR="007857F1" w:rsidRPr="0085486B" w:rsidDel="00EF0389">
          <w:delText xml:space="preserve"> a</w:delText>
        </w:r>
      </w:del>
      <w:r w:rsidR="007857F1" w:rsidRPr="0085486B">
        <w:t xml:space="preserve"> V4/2 of IV</w:t>
      </w:r>
      <w:r w:rsidR="000A23E1" w:rsidRPr="0085486B">
        <w:t xml:space="preserve"> is more problematic</w:t>
      </w:r>
      <w:del w:id="781" w:author="Kyle Hutchinson" w:date="2025-08-22T15:13:00Z">
        <w:r w:rsidR="000A23E1" w:rsidRPr="0085486B" w:rsidDel="00152999">
          <w:delText xml:space="preserve"> for </w:delText>
        </w:r>
      </w:del>
      <w:del w:id="782" w:author="Kyle Hutchinson" w:date="2025-08-22T15:12:00Z">
        <w:r w:rsidR="000A23E1" w:rsidRPr="0085486B" w:rsidDel="00EF0389">
          <w:delText>present purposes</w:delText>
        </w:r>
      </w:del>
      <w:r w:rsidR="000A23E1" w:rsidRPr="0085486B">
        <w:t xml:space="preserve">: should we hear a </w:t>
      </w:r>
      <w:r w:rsidR="00FB0B3C" w:rsidRPr="0085486B">
        <w:t>chord change on the fourth beat of notated m. 4</w:t>
      </w:r>
      <w:ins w:id="783" w:author="Kyle Hutchinson" w:date="2025-08-22T15:13:00Z">
        <w:r w:rsidR="00152999">
          <w:t xml:space="preserve">, or should we defer </w:t>
        </w:r>
      </w:ins>
      <w:ins w:id="784" w:author="Kyle Hutchinson" w:date="2025-08-22T15:14:00Z">
        <w:r w:rsidR="00152999">
          <w:t xml:space="preserve">this chord change to </w:t>
        </w:r>
      </w:ins>
      <w:del w:id="785" w:author="Kyle Hutchinson" w:date="2025-08-22T15:13:00Z">
        <w:r w:rsidR="00FB0B3C" w:rsidRPr="0085486B" w:rsidDel="00152999">
          <w:delText>?</w:delText>
        </w:r>
      </w:del>
      <w:del w:id="786" w:author="Kyle Hutchinson" w:date="2025-08-22T15:14:00Z">
        <w:r w:rsidR="00FB0B3C" w:rsidRPr="0085486B" w:rsidDel="00152999">
          <w:delText xml:space="preserve"> </w:delText>
        </w:r>
        <w:r w:rsidR="00A840F5" w:rsidRPr="0085486B" w:rsidDel="00152999">
          <w:delText xml:space="preserve">Should we pay attention to </w:delText>
        </w:r>
      </w:del>
      <w:ins w:id="787" w:author="Kyle Hutchinson" w:date="2025-08-22T15:14:00Z">
        <w:r w:rsidR="00152999">
          <w:t xml:space="preserve">the middle of m. 5 and </w:t>
        </w:r>
      </w:ins>
      <w:r w:rsidR="00A840F5" w:rsidRPr="0085486B">
        <w:t xml:space="preserve">the (relatively) novel </w:t>
      </w:r>
      <w:r w:rsidR="006B6410" w:rsidRPr="0085486B">
        <w:t xml:space="preserve">and salient </w:t>
      </w:r>
      <w:r w:rsidR="00A840F5" w:rsidRPr="0085486B">
        <w:t>C</w:t>
      </w:r>
      <w:r w:rsidR="006B6410" w:rsidRPr="009D193A">
        <w:rPr>
          <w:vertAlign w:val="subscript"/>
        </w:rPr>
        <w:t>4</w:t>
      </w:r>
      <w:r w:rsidR="00A840F5" w:rsidRPr="0085486B">
        <w:t xml:space="preserve"> </w:t>
      </w:r>
      <w:del w:id="788" w:author="Kyle Hutchinson" w:date="2025-08-22T15:14:00Z">
        <w:r w:rsidR="00A840F5" w:rsidRPr="0085486B" w:rsidDel="00152999">
          <w:delText>in the middle of m. 5</w:delText>
        </w:r>
      </w:del>
      <w:ins w:id="789" w:author="Kyle Hutchinson" w:date="2025-08-22T15:14:00Z">
        <w:r w:rsidR="00152999">
          <w:t>that occurs there</w:t>
        </w:r>
      </w:ins>
      <w:r w:rsidR="00A840F5" w:rsidRPr="0085486B">
        <w:t xml:space="preserve">? </w:t>
      </w:r>
      <w:r w:rsidR="005C289D" w:rsidRPr="0085486B">
        <w:t xml:space="preserve">Under the notated meter, this is </w:t>
      </w:r>
      <w:r w:rsidR="00443688" w:rsidRPr="0085486B">
        <w:t>a point of incongruence</w:t>
      </w:r>
      <w:r w:rsidR="00DD63DE" w:rsidRPr="0085486B">
        <w:t>,</w:t>
      </w:r>
      <w:r w:rsidR="00723465" w:rsidRPr="0085486B">
        <w:t xml:space="preserve"> since the peak of </w:t>
      </w:r>
      <w:del w:id="790" w:author="Segall, Christopher (segallcr)" w:date="2025-10-03T08:52:00Z">
        <w:r w:rsidR="00723465" w:rsidRPr="0085486B" w:rsidDel="000530BB">
          <w:delText>m. 5’s</w:delText>
        </w:r>
      </w:del>
      <w:ins w:id="791" w:author="Segall, Christopher (segallcr)" w:date="2025-10-03T08:52:00Z">
        <w:r w:rsidR="000530BB">
          <w:t>the</w:t>
        </w:r>
      </w:ins>
      <w:r w:rsidR="00723465" w:rsidRPr="0085486B">
        <w:t xml:space="preserve"> wave falls </w:t>
      </w:r>
      <w:r w:rsidR="00E237A8" w:rsidRPr="0085486B">
        <w:t xml:space="preserve">in </w:t>
      </w:r>
      <w:del w:id="792" w:author="Segall, Christopher (segallcr)" w:date="2025-10-03T08:52:00Z">
        <w:r w:rsidR="00240748" w:rsidRPr="0085486B" w:rsidDel="000530BB">
          <w:delText>its</w:delText>
        </w:r>
        <w:r w:rsidR="00E237A8" w:rsidRPr="0085486B" w:rsidDel="000530BB">
          <w:delText xml:space="preserve"> </w:delText>
        </w:r>
      </w:del>
      <w:ins w:id="793" w:author="Segall, Christopher (segallcr)" w:date="2025-10-03T08:52:00Z">
        <w:r w:rsidR="000530BB">
          <w:t xml:space="preserve">the </w:t>
        </w:r>
      </w:ins>
      <w:r w:rsidR="00E237A8" w:rsidRPr="0085486B">
        <w:t>middle</w:t>
      </w:r>
      <w:ins w:id="794" w:author="Segall, Christopher (segallcr)" w:date="2025-10-03T08:52:00Z">
        <w:r w:rsidR="000530BB">
          <w:t xml:space="preserve"> of </w:t>
        </w:r>
        <w:r w:rsidR="00CB1781">
          <w:t>the measure</w:t>
        </w:r>
      </w:ins>
      <w:r w:rsidR="00240748" w:rsidRPr="0085486B">
        <w:t>.</w:t>
      </w:r>
      <w:r w:rsidR="002A3C12" w:rsidRPr="0085486B">
        <w:t xml:space="preserve"> Finally, the</w:t>
      </w:r>
      <w:r w:rsidR="00FE614B" w:rsidRPr="0085486B">
        <w:t xml:space="preserve"> change </w:t>
      </w:r>
      <w:r w:rsidR="006B6410" w:rsidRPr="0085486B">
        <w:t xml:space="preserve">to </w:t>
      </w:r>
      <w:r w:rsidR="00FE614B" w:rsidRPr="0085486B">
        <w:t xml:space="preserve">unison octaves on the downbeat of m. 7 </w:t>
      </w:r>
      <w:r w:rsidR="004C0542" w:rsidRPr="0085486B">
        <w:t>supports the notated meter</w:t>
      </w:r>
      <w:r w:rsidR="00284757" w:rsidRPr="0085486B">
        <w:t>.</w:t>
      </w:r>
    </w:p>
    <w:p w14:paraId="6D5F73BB" w14:textId="77777777" w:rsidR="00EF0389" w:rsidRDefault="00EF0389" w:rsidP="007C3B2E"/>
    <w:p w14:paraId="38CD2663" w14:textId="0A6F2E9E" w:rsidR="007C3B2E" w:rsidRPr="0085486B" w:rsidRDefault="00EF0389" w:rsidP="007C3B2E">
      <w:r w:rsidRPr="0085486B">
        <w:rPr>
          <w:b/>
          <w:bCs/>
        </w:rPr>
        <w:t>Example 8</w:t>
      </w:r>
      <w:r w:rsidRPr="0085486B">
        <w:t xml:space="preserve"> </w:t>
      </w:r>
      <w:r w:rsidR="006E47FF">
        <w:t>C. P. E. Bach, Symphony in D Major, Wq. 183/1, first movement</w:t>
      </w:r>
      <w:r w:rsidR="008F2A01">
        <w:t>, mm. 1–7</w:t>
      </w:r>
      <w:r w:rsidR="006E47FF">
        <w:t xml:space="preserve">: </w:t>
      </w:r>
      <w:r w:rsidR="008F2A01">
        <w:t xml:space="preserve">(a) </w:t>
      </w:r>
      <w:r w:rsidR="006B1D86">
        <w:t>original notated</w:t>
      </w:r>
      <w:r w:rsidR="008F2A01">
        <w:t xml:space="preserve"> meter; </w:t>
      </w:r>
      <w:r w:rsidR="008F2A01" w:rsidRPr="008F2A01">
        <w:t>(b)</w:t>
      </w:r>
      <w:r w:rsidR="008F2A01">
        <w:t xml:space="preserve"> re-barred into 3/2, with a superfluous beat</w:t>
      </w:r>
      <w:r w:rsidR="007C3B2E" w:rsidRPr="0085486B">
        <w:t>.</w:t>
      </w:r>
    </w:p>
    <w:p w14:paraId="1217915D" w14:textId="31467B68" w:rsidR="00EF0389" w:rsidRPr="0085486B" w:rsidRDefault="00EF0389" w:rsidP="007C3B2E"/>
    <w:p w14:paraId="126700C2" w14:textId="21C706F8" w:rsidR="001C0CD7" w:rsidRPr="0085486B" w:rsidRDefault="00FE614B" w:rsidP="006B1D86">
      <w:del w:id="795" w:author="Segall, Christopher (segallcr)" w:date="2025-10-03T08:55:00Z">
        <w:r w:rsidRPr="0085486B" w:rsidDel="008E6EC8">
          <w:delText xml:space="preserve">Though </w:delText>
        </w:r>
      </w:del>
      <w:ins w:id="796" w:author="Segall, Christopher (segallcr)" w:date="2025-10-03T08:55:00Z">
        <w:r w:rsidR="008E6EC8">
          <w:t>Alt</w:t>
        </w:r>
        <w:r w:rsidR="008E6EC8" w:rsidRPr="0085486B">
          <w:t xml:space="preserve">hough </w:t>
        </w:r>
      </w:ins>
      <w:r w:rsidRPr="0085486B">
        <w:t>the</w:t>
      </w:r>
      <w:ins w:id="797" w:author="Kyle Hutchinson" w:date="2025-08-22T15:16:00Z">
        <w:r w:rsidR="0044305E">
          <w:t xml:space="preserve"> above factors</w:t>
        </w:r>
      </w:ins>
      <w:del w:id="798" w:author="Kyle Hutchinson" w:date="2025-08-22T15:16:00Z">
        <w:r w:rsidRPr="0085486B" w:rsidDel="0044305E">
          <w:delText>se</w:delText>
        </w:r>
      </w:del>
      <w:r w:rsidRPr="0085486B">
        <w:t xml:space="preserve"> are compelling </w:t>
      </w:r>
      <w:ins w:id="799" w:author="Kyle Hutchinson" w:date="2025-08-22T15:16:00Z">
        <w:r w:rsidR="0044305E">
          <w:t>points</w:t>
        </w:r>
      </w:ins>
      <w:del w:id="800" w:author="Kyle Hutchinson" w:date="2025-08-22T15:16:00Z">
        <w:r w:rsidRPr="0085486B" w:rsidDel="0044305E">
          <w:delText>factors</w:delText>
        </w:r>
      </w:del>
      <w:r w:rsidRPr="0085486B">
        <w:t xml:space="preserve"> in favor of </w:t>
      </w:r>
      <w:r w:rsidR="00F12512" w:rsidRPr="0085486B">
        <w:t xml:space="preserve">the meter as notated, there are also </w:t>
      </w:r>
      <w:r w:rsidR="00123043" w:rsidRPr="0085486B">
        <w:t>some</w:t>
      </w:r>
      <w:r w:rsidR="00F12512" w:rsidRPr="0085486B">
        <w:t xml:space="preserve"> challenges</w:t>
      </w:r>
      <w:ins w:id="801" w:author="Kyle Hutchinson" w:date="2025-08-22T15:16:00Z">
        <w:r w:rsidR="0044305E">
          <w:t xml:space="preserve"> to this interpretation;</w:t>
        </w:r>
      </w:ins>
      <w:del w:id="802" w:author="Kyle Hutchinson" w:date="2025-08-22T15:16:00Z">
        <w:r w:rsidR="004A17DD" w:rsidRPr="0085486B" w:rsidDel="0044305E">
          <w:delText>:</w:delText>
        </w:r>
      </w:del>
      <w:r w:rsidR="008D4144" w:rsidRPr="0085486B">
        <w:t xml:space="preserve"> in particular,</w:t>
      </w:r>
      <w:r w:rsidR="00F12512" w:rsidRPr="0085486B">
        <w:t xml:space="preserve"> </w:t>
      </w:r>
      <w:r w:rsidR="00601893" w:rsidRPr="0085486B">
        <w:t>the (perceived) onset of eighth-note motion in the middle of m. 2</w:t>
      </w:r>
      <w:r w:rsidR="001C0CD7" w:rsidRPr="0085486B">
        <w:t xml:space="preserve"> </w:t>
      </w:r>
      <w:r w:rsidR="00123043" w:rsidRPr="0085486B">
        <w:t xml:space="preserve">is </w:t>
      </w:r>
      <w:commentRangeStart w:id="803"/>
      <w:r w:rsidR="00123043" w:rsidRPr="0085486B">
        <w:t>incongruent</w:t>
      </w:r>
      <w:commentRangeEnd w:id="803"/>
      <w:r w:rsidR="003F5128">
        <w:rPr>
          <w:rStyle w:val="CommentReference"/>
        </w:rPr>
        <w:commentReference w:id="803"/>
      </w:r>
      <w:r w:rsidR="00123043" w:rsidRPr="0085486B">
        <w:t xml:space="preserve"> with the </w:t>
      </w:r>
      <w:ins w:id="804" w:author="Kyle Hutchinson" w:date="2025-08-22T15:16:00Z">
        <w:r w:rsidR="0044305E">
          <w:t xml:space="preserve">duple </w:t>
        </w:r>
      </w:ins>
      <w:r w:rsidR="00123043" w:rsidRPr="0085486B">
        <w:t>meter</w:t>
      </w:r>
      <w:r w:rsidR="006A0BB8" w:rsidRPr="0085486B">
        <w:t>.</w:t>
      </w:r>
      <w:r w:rsidR="00C809EA" w:rsidRPr="0085486B">
        <w:t xml:space="preserve"> This</w:t>
      </w:r>
      <w:r w:rsidR="001B0CB1" w:rsidRPr="0085486B">
        <w:t xml:space="preserve"> suggests</w:t>
      </w:r>
      <w:r w:rsidR="00C809EA" w:rsidRPr="0085486B">
        <w:t xml:space="preserve"> </w:t>
      </w:r>
      <w:ins w:id="805" w:author="Kyle Hutchinson" w:date="2025-08-22T15:17:00Z">
        <w:r w:rsidR="0044305E">
          <w:t xml:space="preserve">the possibility of </w:t>
        </w:r>
      </w:ins>
      <w:r w:rsidR="00C809EA" w:rsidRPr="0085486B">
        <w:t xml:space="preserve">retrospectively </w:t>
      </w:r>
      <w:ins w:id="806" w:author="Kyle Hutchinson" w:date="2025-08-22T15:14:00Z">
        <w:r w:rsidR="00F97137">
          <w:t>re</w:t>
        </w:r>
      </w:ins>
      <w:r w:rsidR="00C809EA" w:rsidRPr="0085486B">
        <w:t xml:space="preserve">interpreting the </w:t>
      </w:r>
      <w:r w:rsidR="00AB13EF" w:rsidRPr="0085486B">
        <w:t xml:space="preserve">opening </w:t>
      </w:r>
      <w:del w:id="807" w:author="Segall, Christopher (segallcr)" w:date="2025-10-03T08:57:00Z">
        <w:r w:rsidR="001B3243" w:rsidRPr="0085486B" w:rsidDel="002A0276">
          <w:delText>whole</w:delText>
        </w:r>
        <w:r w:rsidR="00C1759D" w:rsidRPr="0085486B" w:rsidDel="002A0276">
          <w:sym w:font="Wingdings" w:char="F0E0"/>
        </w:r>
        <w:r w:rsidR="00AB13EF" w:rsidRPr="0085486B" w:rsidDel="002A0276">
          <w:delText xml:space="preserve">half note </w:delText>
        </w:r>
      </w:del>
      <w:ins w:id="808" w:author="Segall, Christopher (segallcr)" w:date="2025-10-03T09:01:00Z">
        <w:r w:rsidR="00D01272">
          <w:t xml:space="preserve">upper-layer </w:t>
        </w:r>
      </w:ins>
      <w:r w:rsidR="00AB13EF" w:rsidRPr="0085486B">
        <w:t xml:space="preserve">pattern </w:t>
      </w:r>
      <w:ins w:id="809" w:author="Segall, Christopher (segallcr)" w:date="2025-10-03T08:57:00Z">
        <w:r w:rsidR="002A0276">
          <w:t xml:space="preserve">of whole and half notes </w:t>
        </w:r>
      </w:ins>
      <w:del w:id="810" w:author="Segall, Christopher (segallcr)" w:date="2025-10-03T09:01:00Z">
        <w:r w:rsidR="001B3243" w:rsidRPr="0085486B" w:rsidDel="00D01272">
          <w:delText xml:space="preserve">of the upper layer </w:delText>
        </w:r>
      </w:del>
      <w:r w:rsidR="001B3243" w:rsidRPr="0085486B">
        <w:t xml:space="preserve">as </w:t>
      </w:r>
      <w:r w:rsidR="00C1759D" w:rsidRPr="0085486B">
        <w:t xml:space="preserve">a measure in </w:t>
      </w:r>
      <w:r w:rsidR="001B3243" w:rsidRPr="0085486B">
        <w:t xml:space="preserve">3/2. </w:t>
      </w:r>
      <w:r w:rsidR="006A0BB8" w:rsidRPr="0085486B">
        <w:t xml:space="preserve">In addition, the </w:t>
      </w:r>
      <w:r w:rsidR="00C1759D" w:rsidRPr="0085486B">
        <w:t>indirect metric dissonances (</w:t>
      </w:r>
      <w:ins w:id="811" w:author="Kyle Hutchinson" w:date="2025-08-22T15:18:00Z">
        <w:r w:rsidR="0044305E">
          <w:t>after</w:t>
        </w:r>
      </w:ins>
      <w:del w:id="812" w:author="Kyle Hutchinson" w:date="2025-08-22T15:18:00Z">
        <w:r w:rsidR="00C1759D" w:rsidRPr="0085486B" w:rsidDel="0044305E">
          <w:delText>in</w:delText>
        </w:r>
      </w:del>
      <w:r w:rsidR="00C1759D" w:rsidRPr="0085486B">
        <w:t xml:space="preserve"> Krebs</w:t>
      </w:r>
      <w:del w:id="813" w:author="Kyle Hutchinson" w:date="2025-08-22T15:18:00Z">
        <w:r w:rsidR="00C1759D" w:rsidRPr="0085486B" w:rsidDel="0044305E">
          <w:delText>’s</w:delText>
        </w:r>
      </w:del>
      <w:r w:rsidR="00C1759D" w:rsidRPr="0085486B">
        <w:t xml:space="preserve"> 1999</w:t>
      </w:r>
      <w:del w:id="814" w:author="Kyle Hutchinson" w:date="2025-08-22T15:18:00Z">
        <w:r w:rsidR="00C1759D" w:rsidRPr="0085486B" w:rsidDel="0044305E">
          <w:delText xml:space="preserve"> terms</w:delText>
        </w:r>
      </w:del>
      <w:r w:rsidR="00C1759D" w:rsidRPr="0085486B">
        <w:t>) in the upper layer are</w:t>
      </w:r>
      <w:r w:rsidR="00413DCE" w:rsidRPr="0085486B">
        <w:t xml:space="preserve"> disorienting: </w:t>
      </w:r>
      <w:del w:id="815" w:author="Segall, Christopher (segallcr)" w:date="2025-10-03T09:02:00Z">
        <w:r w:rsidR="00413DCE" w:rsidRPr="0085486B" w:rsidDel="006F5A9D">
          <w:delText xml:space="preserve">from m. 3, </w:delText>
        </w:r>
      </w:del>
      <w:r w:rsidR="00413DCE" w:rsidRPr="0085486B">
        <w:t>half notes are shifted by a quarter note</w:t>
      </w:r>
      <w:ins w:id="816" w:author="Segall, Christopher (segallcr)" w:date="2025-10-03T09:02:00Z">
        <w:r w:rsidR="006F5A9D">
          <w:t xml:space="preserve"> in the notated m. 3</w:t>
        </w:r>
      </w:ins>
      <w:r w:rsidR="00413DCE" w:rsidRPr="0085486B">
        <w:t xml:space="preserve">, while quarter notes </w:t>
      </w:r>
      <w:del w:id="817" w:author="Segall, Christopher (segallcr)" w:date="2025-10-03T09:02:00Z">
        <w:r w:rsidR="00413DCE" w:rsidRPr="0085486B" w:rsidDel="006F5A9D">
          <w:delText xml:space="preserve">(in mm. 5–6) </w:delText>
        </w:r>
      </w:del>
      <w:r w:rsidR="00413DCE" w:rsidRPr="0085486B">
        <w:t>are displaced by eighth notes</w:t>
      </w:r>
      <w:ins w:id="818" w:author="Segall, Christopher (segallcr)" w:date="2025-10-03T09:02:00Z">
        <w:r w:rsidR="006F5A9D">
          <w:t xml:space="preserve"> in m</w:t>
        </w:r>
      </w:ins>
      <w:ins w:id="819" w:author="Segall, Christopher (segallcr)" w:date="2025-10-03T09:03:00Z">
        <w:r w:rsidR="006F5A9D">
          <w:t>m. 5–6</w:t>
        </w:r>
      </w:ins>
      <w:r w:rsidR="00413DCE" w:rsidRPr="0085486B">
        <w:t>.</w:t>
      </w:r>
      <w:r w:rsidR="004A17DD" w:rsidRPr="0085486B">
        <w:t xml:space="preserve"> This deprives the downbeats </w:t>
      </w:r>
      <w:ins w:id="820" w:author="Kyle Hutchinson" w:date="2025-08-22T15:17:00Z">
        <w:r w:rsidR="0044305E">
          <w:t xml:space="preserve">in </w:t>
        </w:r>
      </w:ins>
      <w:del w:id="821" w:author="Kyle Hutchinson" w:date="2025-08-22T15:17:00Z">
        <w:r w:rsidR="00AB4604" w:rsidRPr="0085486B" w:rsidDel="0044305E">
          <w:delText xml:space="preserve">of </w:delText>
        </w:r>
      </w:del>
      <w:r w:rsidR="00AB4604" w:rsidRPr="0085486B">
        <w:t xml:space="preserve">mm. 3–6 of </w:t>
      </w:r>
      <w:r w:rsidR="003159EA" w:rsidRPr="0085486B">
        <w:t xml:space="preserve">upper-layer </w:t>
      </w:r>
      <w:r w:rsidR="00AB4604" w:rsidRPr="0085486B">
        <w:t>attack points</w:t>
      </w:r>
      <w:r w:rsidR="00256224" w:rsidRPr="0085486B">
        <w:t xml:space="preserve"> </w:t>
      </w:r>
      <w:r w:rsidR="00AB4604" w:rsidRPr="0085486B">
        <w:t xml:space="preserve">that might have </w:t>
      </w:r>
      <w:r w:rsidR="00B600D2" w:rsidRPr="0085486B">
        <w:t>clarified the notated meter</w:t>
      </w:r>
      <w:ins w:id="822" w:author="Segall, Christopher (segallcr)" w:date="2025-10-03T09:03:00Z">
        <w:r w:rsidR="00486576">
          <w:t>.</w:t>
        </w:r>
      </w:ins>
      <w:r w:rsidR="00B600D2" w:rsidRPr="0085486B">
        <w:t xml:space="preserve"> </w:t>
      </w:r>
      <w:del w:id="823" w:author="Segall, Christopher (segallcr)" w:date="2025-10-03T09:03:00Z">
        <w:r w:rsidR="00B600D2" w:rsidRPr="0085486B" w:rsidDel="00486576">
          <w:delText>(n</w:delText>
        </w:r>
      </w:del>
      <w:ins w:id="824" w:author="Segall, Christopher (segallcr)" w:date="2025-10-03T09:03:00Z">
        <w:r w:rsidR="00486576">
          <w:t>N</w:t>
        </w:r>
      </w:ins>
      <w:r w:rsidR="00B600D2" w:rsidRPr="0085486B">
        <w:t>ote</w:t>
      </w:r>
      <w:del w:id="825" w:author="Segall, Christopher (segallcr)" w:date="2025-10-03T09:03:00Z">
        <w:r w:rsidR="00B600D2" w:rsidRPr="0085486B" w:rsidDel="00486576">
          <w:delText>,</w:delText>
        </w:r>
      </w:del>
      <w:r w:rsidR="00B600D2" w:rsidRPr="0085486B">
        <w:t xml:space="preserve"> </w:t>
      </w:r>
      <w:del w:id="826" w:author="Segall, Christopher (segallcr)" w:date="2025-10-03T09:03:00Z">
        <w:r w:rsidR="00B600D2" w:rsidRPr="0085486B" w:rsidDel="00486576">
          <w:delText>too,</w:delText>
        </w:r>
      </w:del>
      <w:ins w:id="827" w:author="Segall, Christopher (segallcr)" w:date="2025-10-03T09:03:00Z">
        <w:r w:rsidR="00486576">
          <w:t>furthermore</w:t>
        </w:r>
      </w:ins>
      <w:r w:rsidR="00B600D2" w:rsidRPr="0085486B">
        <w:t xml:space="preserve"> that the downbeat of m. 5 has no attack point in either layer</w:t>
      </w:r>
      <w:del w:id="828" w:author="Segall, Christopher (segallcr)" w:date="2025-10-03T09:03:00Z">
        <w:r w:rsidR="00B600D2" w:rsidRPr="0085486B" w:rsidDel="00486576">
          <w:delText>)</w:delText>
        </w:r>
      </w:del>
      <w:r w:rsidR="00B600D2" w:rsidRPr="0085486B">
        <w:t>.</w:t>
      </w:r>
      <w:r w:rsidR="00AB4604" w:rsidRPr="0085486B">
        <w:t xml:space="preserve"> </w:t>
      </w:r>
    </w:p>
    <w:p w14:paraId="174AF8E2" w14:textId="77777777" w:rsidR="008643C4" w:rsidRDefault="008643C4" w:rsidP="005722A0"/>
    <w:p w14:paraId="3A3C166E" w14:textId="24121C7F" w:rsidR="00A07921" w:rsidRPr="0085486B" w:rsidRDefault="00A07921" w:rsidP="005722A0">
      <w:r w:rsidRPr="0085486B">
        <w:t xml:space="preserve">The re-barred Example 8b </w:t>
      </w:r>
      <w:ins w:id="829" w:author="Kyle Hutchinson" w:date="2025-08-22T15:18:00Z">
        <w:r w:rsidR="0044305E">
          <w:t xml:space="preserve">thus </w:t>
        </w:r>
      </w:ins>
      <w:r w:rsidRPr="0085486B">
        <w:t>represents the meter as it may be heard</w:t>
      </w:r>
      <w:del w:id="830" w:author="Kyle Hutchinson" w:date="2025-08-22T15:18:00Z">
        <w:r w:rsidRPr="0085486B" w:rsidDel="0044305E">
          <w:delText xml:space="preserve"> initially</w:delText>
        </w:r>
      </w:del>
      <w:ins w:id="831" w:author="Kyle Hutchinson" w:date="2025-08-22T15:18:00Z">
        <w:r w:rsidR="0044305E">
          <w:t xml:space="preserve"> retrospectively in 3/2</w:t>
        </w:r>
      </w:ins>
      <w:r w:rsidRPr="0085486B">
        <w:t>. There are some attractive aspects to this reading</w:t>
      </w:r>
      <w:del w:id="832" w:author="Kyle Hutchinson" w:date="2025-08-22T15:18:00Z">
        <w:r w:rsidRPr="0085486B" w:rsidDel="0044305E">
          <w:delText>, which I find more compelling</w:delText>
        </w:r>
        <w:r w:rsidR="003C3929" w:rsidRPr="0085486B" w:rsidDel="0044305E">
          <w:delText xml:space="preserve"> subjectively</w:delText>
        </w:r>
      </w:del>
      <w:r w:rsidR="003A76EB" w:rsidRPr="0085486B">
        <w:t>.</w:t>
      </w:r>
      <w:r w:rsidRPr="0085486B">
        <w:t xml:space="preserve"> In the 3/2 hearing, the downbeat of </w:t>
      </w:r>
      <w:ins w:id="833" w:author="Kyle Hutchinson" w:date="2025-08-22T15:18:00Z">
        <w:r w:rsidR="0044305E">
          <w:t xml:space="preserve">the </w:t>
        </w:r>
      </w:ins>
      <w:r w:rsidRPr="0085486B">
        <w:t>re-barred m. 2 is the onset of (perceived) motion in eighth notes</w:t>
      </w:r>
      <w:r w:rsidR="00046A6E" w:rsidRPr="0085486B">
        <w:t>. Subsequently,</w:t>
      </w:r>
      <w:r w:rsidRPr="0085486B">
        <w:t xml:space="preserve"> the downbeats of</w:t>
      </w:r>
      <w:ins w:id="834" w:author="Kyle Hutchinson" w:date="2025-08-22T15:19:00Z">
        <w:r w:rsidR="0044305E">
          <w:t xml:space="preserve"> the</w:t>
        </w:r>
      </w:ins>
      <w:r w:rsidRPr="0085486B">
        <w:t xml:space="preserve"> re-notated m</w:t>
      </w:r>
      <w:ins w:id="835" w:author="Kyle Hutchinson" w:date="2025-08-22T15:19:00Z">
        <w:r w:rsidR="0044305E">
          <w:t>m. 3</w:t>
        </w:r>
      </w:ins>
      <w:del w:id="836" w:author="Kyle Hutchinson" w:date="2025-08-22T15:19:00Z">
        <w:r w:rsidRPr="0085486B" w:rsidDel="0044305E">
          <w:delText>. 3</w:delText>
        </w:r>
      </w:del>
      <w:r w:rsidRPr="0085486B">
        <w:t xml:space="preserve"> and</w:t>
      </w:r>
      <w:del w:id="837" w:author="Kyle Hutchinson" w:date="2025-08-22T15:19:00Z">
        <w:r w:rsidRPr="0085486B" w:rsidDel="0044305E">
          <w:delText xml:space="preserve"> m.</w:delText>
        </w:r>
      </w:del>
      <w:r w:rsidRPr="0085486B">
        <w:t xml:space="preserve"> 4 coincide with the melodic accent of the high</w:t>
      </w:r>
      <w:ins w:id="838" w:author="Segall, Christopher (segallcr)" w:date="2025-10-03T09:04:00Z">
        <w:r w:rsidR="00E34C20">
          <w:t xml:space="preserve"> </w:t>
        </w:r>
      </w:ins>
      <w:r w:rsidRPr="0085486B">
        <w:t xml:space="preserve">points, clarifying the </w:t>
      </w:r>
      <w:r w:rsidR="00046A6E" w:rsidRPr="0085486B">
        <w:t xml:space="preserve">sense of </w:t>
      </w:r>
      <w:r w:rsidRPr="0085486B">
        <w:t>3/2</w:t>
      </w:r>
      <w:r w:rsidR="00046A6E" w:rsidRPr="0085486B">
        <w:t>.</w:t>
      </w:r>
      <w:r w:rsidRPr="0085486B">
        <w:t xml:space="preserve"> The downbeat of re-barred m. 5 is </w:t>
      </w:r>
      <w:ins w:id="839" w:author="Kyle Hutchinson" w:date="2025-08-22T15:19:00Z">
        <w:r w:rsidR="0044305E">
          <w:t xml:space="preserve">likewise </w:t>
        </w:r>
      </w:ins>
      <w:del w:id="840" w:author="Kyle Hutchinson" w:date="2025-08-22T15:19:00Z">
        <w:r w:rsidRPr="0085486B" w:rsidDel="0044305E">
          <w:delText xml:space="preserve">strongly </w:delText>
        </w:r>
      </w:del>
      <w:r w:rsidRPr="0085486B">
        <w:t>emphasized through the unison gesture.</w:t>
      </w:r>
    </w:p>
    <w:p w14:paraId="41F27304" w14:textId="77777777" w:rsidR="007D3C35" w:rsidRPr="0085486B" w:rsidRDefault="007D3C35" w:rsidP="00961177"/>
    <w:p w14:paraId="250E00A6" w14:textId="0B7C2077" w:rsidR="00175C74" w:rsidRPr="0085486B" w:rsidRDefault="00EC4958" w:rsidP="00961177">
      <w:r w:rsidRPr="0085486B">
        <w:lastRenderedPageBreak/>
        <w:t>To be sure, the first arpeggiated peak</w:t>
      </w:r>
      <w:del w:id="841" w:author="Segall, Christopher (segallcr)" w:date="2025-10-03T09:06:00Z">
        <w:r w:rsidRPr="0085486B" w:rsidDel="002E4971">
          <w:delText>,</w:delText>
        </w:r>
      </w:del>
      <w:ins w:id="842" w:author="Kyle Hutchinson" w:date="2025-08-22T15:19:00Z">
        <w:r w:rsidR="0044305E">
          <w:t xml:space="preserve"> (</w:t>
        </w:r>
      </w:ins>
      <w:del w:id="843" w:author="Kyle Hutchinson" w:date="2025-08-22T15:19:00Z">
        <w:r w:rsidRPr="0085486B" w:rsidDel="0044305E">
          <w:delText xml:space="preserve"> in </w:delText>
        </w:r>
      </w:del>
      <w:r w:rsidRPr="0085486B">
        <w:t>re-notated m. 2, beat 2</w:t>
      </w:r>
      <w:ins w:id="844" w:author="Kyle Hutchinson" w:date="2025-08-22T15:19:00Z">
        <w:r w:rsidR="0044305E">
          <w:t>)</w:t>
        </w:r>
      </w:ins>
      <w:del w:id="845" w:author="Kyle Hutchinson" w:date="2025-08-22T15:19:00Z">
        <w:r w:rsidRPr="0085486B" w:rsidDel="0044305E">
          <w:delText>,</w:delText>
        </w:r>
      </w:del>
      <w:r w:rsidRPr="0085486B">
        <w:t xml:space="preserve"> </w:t>
      </w:r>
      <w:del w:id="846" w:author="Segall, Christopher (segallcr)" w:date="2025-10-03T09:07:00Z">
        <w:r w:rsidRPr="0085486B" w:rsidDel="00671EED">
          <w:delText>is incongruent with</w:delText>
        </w:r>
        <w:r w:rsidR="00450BEB" w:rsidRPr="0085486B" w:rsidDel="00671EED">
          <w:delText xml:space="preserve"> </w:delText>
        </w:r>
      </w:del>
      <w:ins w:id="847" w:author="Segall, Christopher (segallcr)" w:date="2025-10-03T09:07:00Z">
        <w:r w:rsidR="00671EED">
          <w:t xml:space="preserve">does not strongly emphasize </w:t>
        </w:r>
      </w:ins>
      <w:r w:rsidR="00450BEB" w:rsidRPr="0085486B">
        <w:t>the</w:t>
      </w:r>
      <w:r w:rsidRPr="0085486B">
        <w:t xml:space="preserve"> 3/2</w:t>
      </w:r>
      <w:r w:rsidR="00450BEB" w:rsidRPr="0085486B">
        <w:t xml:space="preserve"> hearing</w:t>
      </w:r>
      <w:r w:rsidR="00747349" w:rsidRPr="0085486B">
        <w:t>.</w:t>
      </w:r>
      <w:r w:rsidR="004C0912" w:rsidRPr="0085486B">
        <w:t xml:space="preserve"> Another drawback of this interpretation is the fact that </w:t>
      </w:r>
      <w:ins w:id="848" w:author="Kyle Hutchinson" w:date="2025-08-22T15:20:00Z">
        <w:r w:rsidR="0044305E">
          <w:t xml:space="preserve">the </w:t>
        </w:r>
      </w:ins>
      <w:r w:rsidR="004C0912" w:rsidRPr="0085486B">
        <w:t xml:space="preserve">re-barred m. 5 corresponds to </w:t>
      </w:r>
      <w:ins w:id="849" w:author="Kyle Hutchinson" w:date="2025-08-22T15:20:00Z">
        <w:r w:rsidR="0044305E">
          <w:t xml:space="preserve">the </w:t>
        </w:r>
      </w:ins>
      <w:r w:rsidR="004C0912" w:rsidRPr="0085486B">
        <w:t>original m. 7, which</w:t>
      </w:r>
      <w:r w:rsidR="00450BEB" w:rsidRPr="0085486B">
        <w:t xml:space="preserve">—in </w:t>
      </w:r>
      <w:r w:rsidR="003A76EB" w:rsidRPr="0085486B">
        <w:t>the actual score</w:t>
      </w:r>
      <w:r w:rsidR="00450BEB" w:rsidRPr="0085486B">
        <w:t>—in</w:t>
      </w:r>
      <w:r w:rsidR="004C0912" w:rsidRPr="0085486B">
        <w:t>cludes only two half-note beats.</w:t>
      </w:r>
      <w:del w:id="850" w:author="Segall, Christopher (segallcr)" w:date="2025-10-03T09:09:00Z">
        <w:r w:rsidR="004C0912" w:rsidRPr="0085486B" w:rsidDel="00B54C98">
          <w:delText xml:space="preserve"> </w:delText>
        </w:r>
        <w:commentRangeStart w:id="851"/>
        <w:commentRangeStart w:id="852"/>
        <w:r w:rsidR="009B1DED" w:rsidRPr="0085486B" w:rsidDel="00B54C98">
          <w:delText>In performance, however, there might be a tendency to extend this</w:delText>
        </w:r>
        <w:r w:rsidR="005A38EB" w:rsidRPr="0085486B" w:rsidDel="00B54C98">
          <w:delText xml:space="preserve"> in a hesitant fashion</w:delText>
        </w:r>
        <w:r w:rsidR="009B1DED" w:rsidRPr="0085486B" w:rsidDel="00B54C98">
          <w:delText>—as in An</w:delText>
        </w:r>
        <w:r w:rsidR="00504480" w:rsidRPr="0085486B" w:rsidDel="00B54C98">
          <w:delText>d</w:delText>
        </w:r>
        <w:r w:rsidR="009B1DED" w:rsidRPr="0085486B" w:rsidDel="00B54C98">
          <w:delText xml:space="preserve">rew Manze’s </w:delText>
        </w:r>
        <w:r w:rsidR="00922297" w:rsidRPr="0085486B" w:rsidDel="00B54C98">
          <w:delText>r</w:delText>
        </w:r>
        <w:r w:rsidR="009B1DED" w:rsidRPr="0085486B" w:rsidDel="00B54C98">
          <w:delText>ecording</w:delText>
        </w:r>
        <w:r w:rsidR="00CA668D" w:rsidRPr="0085486B" w:rsidDel="00B54C98">
          <w:delText xml:space="preserve"> (cf. also Mirka 2009, esp. 119)</w:delText>
        </w:r>
        <w:commentRangeEnd w:id="851"/>
        <w:r w:rsidR="009260C3" w:rsidDel="00B54C98">
          <w:rPr>
            <w:rStyle w:val="CommentReference"/>
          </w:rPr>
          <w:commentReference w:id="851"/>
        </w:r>
      </w:del>
      <w:commentRangeEnd w:id="852"/>
      <w:r w:rsidR="008D5806">
        <w:rPr>
          <w:rStyle w:val="CommentReference"/>
        </w:rPr>
        <w:commentReference w:id="852"/>
      </w:r>
      <w:del w:id="853" w:author="Segall, Christopher (segallcr)" w:date="2025-10-03T09:09:00Z">
        <w:r w:rsidR="00CA668D" w:rsidRPr="0085486B" w:rsidDel="00B54C98">
          <w:delText>.</w:delText>
        </w:r>
      </w:del>
      <w:r w:rsidR="00FA34E9" w:rsidRPr="00B54C98">
        <w:rPr>
          <w:rStyle w:val="FootnoteReference"/>
        </w:rPr>
        <w:footnoteReference w:id="20"/>
      </w:r>
      <w:r w:rsidR="00975846" w:rsidRPr="0085486B">
        <w:t xml:space="preserve"> </w:t>
      </w:r>
      <w:r w:rsidR="00B55D86" w:rsidRPr="0085486B">
        <w:t>The</w:t>
      </w:r>
      <w:del w:id="866" w:author="Kyle Hutchinson" w:date="2025-08-22T17:10:00Z">
        <w:r w:rsidR="00B55D86" w:rsidRPr="0085486B" w:rsidDel="009260C3">
          <w:delText xml:space="preserve"> most</w:delText>
        </w:r>
      </w:del>
      <w:r w:rsidR="00B55D86" w:rsidRPr="0085486B">
        <w:t xml:space="preserve"> salient chord change </w:t>
      </w:r>
      <w:ins w:id="867" w:author="Kyle Hutchinson" w:date="2025-08-22T17:10:00Z">
        <w:del w:id="868" w:author="Segall, Christopher (segallcr)" w:date="2025-10-03T09:14:00Z">
          <w:r w:rsidR="009260C3" w:rsidDel="004951E3">
            <w:delText xml:space="preserve">from V42/IV </w:delText>
          </w:r>
        </w:del>
        <w:r w:rsidR="009260C3">
          <w:t xml:space="preserve">to IV </w:t>
        </w:r>
      </w:ins>
      <w:del w:id="869" w:author="Segall, Christopher (segallcr)" w:date="2025-10-03T09:14:00Z">
        <w:r w:rsidR="00B55D86" w:rsidRPr="0085486B" w:rsidDel="004951E3">
          <w:delText>in the passage</w:delText>
        </w:r>
      </w:del>
      <w:ins w:id="870" w:author="Kyle Hutchinson" w:date="2025-08-22T17:09:00Z">
        <w:del w:id="871" w:author="Segall, Christopher (segallcr)" w:date="2025-10-03T09:14:00Z">
          <w:r w:rsidR="009260C3" w:rsidDel="004951E3">
            <w:delText>this hearing</w:delText>
          </w:r>
        </w:del>
      </w:ins>
      <w:del w:id="872" w:author="Segall, Christopher (segallcr)" w:date="2025-10-03T09:14:00Z">
        <w:r w:rsidR="00B55D86" w:rsidRPr="0085486B" w:rsidDel="004951E3">
          <w:delText xml:space="preserve"> </w:delText>
        </w:r>
      </w:del>
      <w:r w:rsidR="00B55D86" w:rsidRPr="0085486B">
        <w:t xml:space="preserve">falls on the second half note of </w:t>
      </w:r>
      <w:ins w:id="873" w:author="Kyle Hutchinson" w:date="2025-08-22T17:11:00Z">
        <w:r w:rsidR="009260C3">
          <w:t xml:space="preserve">the </w:t>
        </w:r>
      </w:ins>
      <w:r w:rsidR="00B55D86" w:rsidRPr="0085486B">
        <w:t>re-barred m. 4</w:t>
      </w:r>
      <w:ins w:id="874" w:author="Kyle Hutchinson" w:date="2025-08-22T17:09:00Z">
        <w:r w:rsidR="009260C3">
          <w:t xml:space="preserve">, </w:t>
        </w:r>
      </w:ins>
      <w:del w:id="875" w:author="Kyle Hutchinson" w:date="2025-08-22T17:09:00Z">
        <w:r w:rsidR="00B55D86" w:rsidRPr="0085486B" w:rsidDel="009260C3">
          <w:delText xml:space="preserve"> in this hearing, </w:delText>
        </w:r>
      </w:del>
      <w:del w:id="876" w:author="Kyle Hutchinson" w:date="2025-08-22T17:11:00Z">
        <w:r w:rsidR="00B55D86" w:rsidRPr="0085486B" w:rsidDel="009260C3">
          <w:delText>again</w:delText>
        </w:r>
      </w:del>
      <w:del w:id="877" w:author="Kyle Hutchinson" w:date="2025-08-22T17:09:00Z">
        <w:r w:rsidR="008A5167" w:rsidRPr="0085486B" w:rsidDel="009260C3">
          <w:delText>,</w:delText>
        </w:r>
      </w:del>
      <w:del w:id="878" w:author="Kyle Hutchinson" w:date="2025-08-22T17:11:00Z">
        <w:r w:rsidR="008A5167" w:rsidRPr="0085486B" w:rsidDel="009260C3">
          <w:delText xml:space="preserve"> </w:delText>
        </w:r>
      </w:del>
      <w:r w:rsidR="00B55D86" w:rsidRPr="0085486B">
        <w:t>weakening</w:t>
      </w:r>
      <w:r w:rsidR="005D51B3" w:rsidRPr="0085486B">
        <w:t xml:space="preserve"> the 3/2 hearing</w:t>
      </w:r>
      <w:r w:rsidR="00B55D86" w:rsidRPr="0085486B">
        <w:t xml:space="preserve"> and favoring the notated meter. </w:t>
      </w:r>
      <w:commentRangeStart w:id="879"/>
      <w:r w:rsidR="00015816" w:rsidRPr="0085486B">
        <w:t>W</w:t>
      </w:r>
      <w:r w:rsidR="00175C74" w:rsidRPr="0085486B">
        <w:t>hatever its drawbacks,</w:t>
      </w:r>
      <w:r w:rsidR="005102D9" w:rsidRPr="0085486B">
        <w:t xml:space="preserve"> Example </w:t>
      </w:r>
      <w:r w:rsidR="00D46794" w:rsidRPr="0085486B">
        <w:t>8b</w:t>
      </w:r>
      <w:r w:rsidR="005102D9" w:rsidRPr="0085486B">
        <w:t xml:space="preserve"> </w:t>
      </w:r>
      <w:r w:rsidR="005D51B3" w:rsidRPr="0085486B">
        <w:t>outlines a plausible real-time hearing of this unusual opening.</w:t>
      </w:r>
      <w:del w:id="880" w:author="Segall, Christopher (segallcr)" w:date="2025-10-03T09:15:00Z">
        <w:r w:rsidR="005102D9" w:rsidRPr="0085486B" w:rsidDel="00955DAD">
          <w:delText xml:space="preserve"> </w:delText>
        </w:r>
      </w:del>
      <w:commentRangeEnd w:id="879"/>
      <w:r w:rsidR="00C02E78">
        <w:rPr>
          <w:rStyle w:val="CommentReference"/>
        </w:rPr>
        <w:commentReference w:id="879"/>
      </w:r>
    </w:p>
    <w:p w14:paraId="6B1C83D7" w14:textId="77777777" w:rsidR="008643C4" w:rsidRDefault="008643C4" w:rsidP="00955DAD"/>
    <w:p w14:paraId="074D1C94" w14:textId="77777777" w:rsidR="007A7D77" w:rsidRDefault="00215688" w:rsidP="00FE7D73">
      <w:r w:rsidRPr="0085486B">
        <w:t>The second</w:t>
      </w:r>
      <w:ins w:id="881" w:author="Kyle Hutchinson" w:date="2025-08-22T17:13:00Z">
        <w:r w:rsidR="00C02E78">
          <w:t xml:space="preserve"> </w:t>
        </w:r>
      </w:ins>
      <w:del w:id="882" w:author="Kyle Hutchinson" w:date="2025-08-22T17:13:00Z">
        <w:r w:rsidRPr="0085486B" w:rsidDel="00C02E78">
          <w:delText xml:space="preserve">, B-minor </w:delText>
        </w:r>
      </w:del>
      <w:r w:rsidRPr="0085486B">
        <w:t>wave of arpeggios</w:t>
      </w:r>
      <w:del w:id="883" w:author="Kyle Hutchinson" w:date="2025-08-22T17:13:00Z">
        <w:r w:rsidRPr="0085486B" w:rsidDel="00C02E78">
          <w:delText>,</w:delText>
        </w:r>
      </w:del>
      <w:r w:rsidRPr="0085486B">
        <w:t xml:space="preserve"> </w:t>
      </w:r>
      <w:ins w:id="884" w:author="Segall, Christopher (segallcr)" w:date="2025-10-03T09:21:00Z">
        <w:r w:rsidR="00A51A74">
          <w:t xml:space="preserve">(mm. 8–14) </w:t>
        </w:r>
      </w:ins>
      <w:r w:rsidRPr="0085486B">
        <w:t xml:space="preserve">is </w:t>
      </w:r>
      <w:r w:rsidR="00BE3AE4" w:rsidRPr="0085486B">
        <w:t xml:space="preserve">even </w:t>
      </w:r>
      <w:r w:rsidR="00067DAA" w:rsidRPr="0085486B">
        <w:t>more strongly suggestive of</w:t>
      </w:r>
      <w:r w:rsidR="00D658BE" w:rsidRPr="0085486B">
        <w:t xml:space="preserve"> 3/2</w:t>
      </w:r>
      <w:r w:rsidR="00D23887" w:rsidRPr="0085486B">
        <w:t>,</w:t>
      </w:r>
      <w:r w:rsidR="00D658BE" w:rsidRPr="0085486B">
        <w:t xml:space="preserve"> since </w:t>
      </w:r>
      <w:del w:id="885" w:author="Kyle Hutchinson" w:date="2025-08-22T17:13:00Z">
        <w:r w:rsidR="00D658BE" w:rsidRPr="0085486B" w:rsidDel="00C02E78">
          <w:delText xml:space="preserve">it </w:delText>
        </w:r>
        <w:r w:rsidR="00AE1207" w:rsidRPr="0085486B" w:rsidDel="00C02E78">
          <w:delText>is based entirely in</w:delText>
        </w:r>
      </w:del>
      <w:ins w:id="886" w:author="Kyle Hutchinson" w:date="2025-08-22T17:13:00Z">
        <w:r w:rsidR="00C02E78">
          <w:t>outlines</w:t>
        </w:r>
      </w:ins>
      <w:r w:rsidR="00AE1207" w:rsidRPr="0085486B">
        <w:t xml:space="preserve"> a single sonority, </w:t>
      </w:r>
      <w:ins w:id="887" w:author="Kyle Hutchinson" w:date="2025-08-22T17:13:00Z">
        <w:r w:rsidR="00C02E78">
          <w:t>B minor (</w:t>
        </w:r>
      </w:ins>
      <w:r w:rsidR="00D658BE" w:rsidRPr="0085486B">
        <w:t>vi</w:t>
      </w:r>
      <w:ins w:id="888" w:author="Kyle Hutchinson" w:date="2025-08-22T17:13:00Z">
        <w:r w:rsidR="00C02E78">
          <w:t>)</w:t>
        </w:r>
      </w:ins>
      <w:r w:rsidR="00D658BE" w:rsidRPr="0085486B">
        <w:t xml:space="preserve">, </w:t>
      </w:r>
      <w:r w:rsidR="001D384B" w:rsidRPr="0085486B">
        <w:t>without any chord changes</w:t>
      </w:r>
      <w:r w:rsidR="007A3CF8" w:rsidRPr="0085486B">
        <w:t xml:space="preserve"> that might serve as metric cues</w:t>
      </w:r>
      <w:ins w:id="889" w:author="Kyle Hutchinson" w:date="2025-08-22T17:14:00Z">
        <w:r w:rsidR="00C02E78">
          <w:t xml:space="preserve"> (</w:t>
        </w:r>
      </w:ins>
      <w:del w:id="890" w:author="Kyle Hutchinson" w:date="2025-08-22T17:14:00Z">
        <w:r w:rsidR="00A74A40" w:rsidRPr="0085486B" w:rsidDel="00C02E78">
          <w:delText>—</w:delText>
        </w:r>
      </w:del>
      <w:r w:rsidR="00A74A40" w:rsidRPr="0085486B">
        <w:t>s</w:t>
      </w:r>
      <w:r w:rsidR="008C1A7E" w:rsidRPr="0085486B">
        <w:t xml:space="preserve">ee </w:t>
      </w:r>
      <w:r w:rsidR="0087407B" w:rsidRPr="0085486B">
        <w:t xml:space="preserve">the </w:t>
      </w:r>
      <w:r w:rsidR="008C1A7E" w:rsidRPr="0085486B">
        <w:t xml:space="preserve">original notation in </w:t>
      </w:r>
      <w:r w:rsidR="008C1A7E" w:rsidRPr="00770080">
        <w:rPr>
          <w:b/>
          <w:bCs/>
          <w:u w:val="single"/>
        </w:rPr>
        <w:t xml:space="preserve">Example </w:t>
      </w:r>
      <w:r w:rsidR="00D46794" w:rsidRPr="00770080">
        <w:rPr>
          <w:b/>
          <w:bCs/>
          <w:u w:val="single"/>
        </w:rPr>
        <w:t>9</w:t>
      </w:r>
      <w:r w:rsidR="008C1A7E" w:rsidRPr="003547E4">
        <w:t>a</w:t>
      </w:r>
      <w:r w:rsidR="008C1A7E" w:rsidRPr="0085486B">
        <w:t xml:space="preserve"> and a re-barred version in </w:t>
      </w:r>
      <w:r w:rsidR="008C1A7E" w:rsidRPr="003547E4">
        <w:t xml:space="preserve">Example </w:t>
      </w:r>
      <w:r w:rsidR="00D46794" w:rsidRPr="003547E4">
        <w:t>9</w:t>
      </w:r>
      <w:r w:rsidR="008C1A7E" w:rsidRPr="003547E4">
        <w:t>b</w:t>
      </w:r>
      <w:ins w:id="891" w:author="Kyle Hutchinson" w:date="2025-08-22T17:14:00Z">
        <w:r w:rsidR="00C02E78">
          <w:t>)</w:t>
        </w:r>
      </w:ins>
      <w:r w:rsidR="008C1A7E" w:rsidRPr="0085486B">
        <w:t xml:space="preserve">. </w:t>
      </w:r>
      <w:r w:rsidR="002C607E" w:rsidRPr="0085486B">
        <w:t>Moreover,</w:t>
      </w:r>
      <w:r w:rsidR="00922577" w:rsidRPr="0085486B">
        <w:t xml:space="preserve"> </w:t>
      </w:r>
      <w:r w:rsidR="00A324E3" w:rsidRPr="0085486B">
        <w:t xml:space="preserve">successively rising </w:t>
      </w:r>
      <w:r w:rsidR="00922577" w:rsidRPr="0085486B">
        <w:t xml:space="preserve">highpoints on </w:t>
      </w:r>
      <w:r w:rsidR="000E36D3" w:rsidRPr="0085486B">
        <w:t>D</w:t>
      </w:r>
      <w:r w:rsidR="00A324E3" w:rsidRPr="00770080">
        <w:rPr>
          <w:vertAlign w:val="subscript"/>
        </w:rPr>
        <w:t>4</w:t>
      </w:r>
      <w:r w:rsidR="000E36D3" w:rsidRPr="0085486B">
        <w:t xml:space="preserve"> and F</w:t>
      </w:r>
      <w:r w:rsidR="00C05B5D">
        <w:t>ƒ</w:t>
      </w:r>
      <w:r w:rsidR="00A324E3" w:rsidRPr="00770080">
        <w:rPr>
          <w:vertAlign w:val="subscript"/>
        </w:rPr>
        <w:t>4</w:t>
      </w:r>
      <w:r w:rsidR="000E36D3" w:rsidRPr="0085486B">
        <w:t xml:space="preserve"> emerge on the downbeats of </w:t>
      </w:r>
      <w:ins w:id="892" w:author="Kyle Hutchinson" w:date="2025-08-22T17:14:00Z">
        <w:r w:rsidR="00714B4B">
          <w:t xml:space="preserve">the </w:t>
        </w:r>
      </w:ins>
      <w:r w:rsidR="000E36D3" w:rsidRPr="0085486B">
        <w:t>re-barred m</w:t>
      </w:r>
      <w:ins w:id="893" w:author="Kyle Hutchinson" w:date="2025-08-22T17:14:00Z">
        <w:r w:rsidR="00714B4B">
          <w:t xml:space="preserve">m. 10 and </w:t>
        </w:r>
      </w:ins>
      <w:del w:id="894" w:author="Kyle Hutchinson" w:date="2025-08-22T17:14:00Z">
        <w:r w:rsidR="000E36D3" w:rsidRPr="0085486B" w:rsidDel="00714B4B">
          <w:delText xml:space="preserve">. 10 and m. </w:delText>
        </w:r>
      </w:del>
      <w:r w:rsidR="000E36D3" w:rsidRPr="0085486B">
        <w:t>11</w:t>
      </w:r>
      <w:del w:id="895" w:author="Segall, Christopher (segallcr)" w:date="2025-10-03T09:18:00Z">
        <w:r w:rsidR="003F3213" w:rsidRPr="0085486B" w:rsidDel="00905B50">
          <w:delText xml:space="preserve"> (Example 9b)</w:delText>
        </w:r>
      </w:del>
      <w:r w:rsidR="00D6117E" w:rsidRPr="0085486B">
        <w:t xml:space="preserve">, </w:t>
      </w:r>
      <w:r w:rsidR="000B03BF" w:rsidRPr="0085486B">
        <w:t>creating melodic accents</w:t>
      </w:r>
      <w:r w:rsidR="00F511B5" w:rsidRPr="0085486B">
        <w:t xml:space="preserve"> and</w:t>
      </w:r>
      <w:ins w:id="896" w:author="Kyle Hutchinson" w:date="2025-08-22T17:15:00Z">
        <w:r w:rsidR="00714B4B">
          <w:t xml:space="preserve"> evincing a</w:t>
        </w:r>
      </w:ins>
      <w:r w:rsidR="00F511B5" w:rsidRPr="0085486B">
        <w:t xml:space="preserve"> parallelism </w:t>
      </w:r>
      <w:ins w:id="897" w:author="Kyle Hutchinson" w:date="2025-08-22T17:15:00Z">
        <w:r w:rsidR="00714B4B">
          <w:t xml:space="preserve">between </w:t>
        </w:r>
      </w:ins>
      <w:del w:id="898" w:author="Kyle Hutchinson" w:date="2025-08-22T17:15:00Z">
        <w:r w:rsidR="00F511B5" w:rsidRPr="0085486B" w:rsidDel="00714B4B">
          <w:delText xml:space="preserve">among </w:delText>
        </w:r>
      </w:del>
      <w:r w:rsidR="00F511B5" w:rsidRPr="0085486B">
        <w:t xml:space="preserve">the second and third </w:t>
      </w:r>
      <w:del w:id="899" w:author="Segall, Christopher (segallcr)" w:date="2025-10-03T09:20:00Z">
        <w:r w:rsidR="00F511B5" w:rsidRPr="0085486B" w:rsidDel="00C34460">
          <w:delText>sub-waves</w:delText>
        </w:r>
      </w:del>
      <w:ins w:id="900" w:author="Segall, Christopher (segallcr)" w:date="2025-10-03T09:20:00Z">
        <w:r w:rsidR="00C34460">
          <w:t>statements</w:t>
        </w:r>
      </w:ins>
      <w:r w:rsidR="00F511B5" w:rsidRPr="0085486B">
        <w:t xml:space="preserve"> of this arpeggio</w:t>
      </w:r>
      <w:r w:rsidR="00853DD4" w:rsidRPr="0085486B">
        <w:t xml:space="preserve">. </w:t>
      </w:r>
      <w:r w:rsidR="00D23887" w:rsidRPr="0085486B">
        <w:t>Thus,</w:t>
      </w:r>
      <w:r w:rsidR="001C69A7" w:rsidRPr="0085486B">
        <w:t xml:space="preserve"> the second</w:t>
      </w:r>
      <w:ins w:id="901" w:author="Kyle Hutchinson" w:date="2025-08-22T17:15:00Z">
        <w:r w:rsidR="00714B4B">
          <w:t xml:space="preserve"> </w:t>
        </w:r>
      </w:ins>
      <w:del w:id="902" w:author="Kyle Hutchinson" w:date="2025-08-22T17:15:00Z">
        <w:r w:rsidR="00905B1E" w:rsidRPr="0085486B" w:rsidDel="00714B4B">
          <w:delText xml:space="preserve">, </w:delText>
        </w:r>
        <w:r w:rsidR="00770080" w:rsidDel="00714B4B">
          <w:delText>B</w:delText>
        </w:r>
        <w:r w:rsidR="00905B1E" w:rsidRPr="0085486B" w:rsidDel="00714B4B">
          <w:delText>-minor triad,</w:delText>
        </w:r>
        <w:r w:rsidR="001C69A7" w:rsidRPr="0085486B" w:rsidDel="00714B4B">
          <w:delText xml:space="preserve"> </w:delText>
        </w:r>
      </w:del>
      <w:r w:rsidR="001C69A7" w:rsidRPr="0085486B">
        <w:t>wave s</w:t>
      </w:r>
      <w:r w:rsidR="00275847" w:rsidRPr="0085486B">
        <w:t xml:space="preserve">upports </w:t>
      </w:r>
      <w:r w:rsidR="00666C1E" w:rsidRPr="0085486B">
        <w:t>3/2 more strongly than the first wave.</w:t>
      </w:r>
    </w:p>
    <w:p w14:paraId="31DA6FA3" w14:textId="77777777" w:rsidR="007A7D77" w:rsidRDefault="007A7D77" w:rsidP="00FE7D73"/>
    <w:p w14:paraId="7DBC7E1A" w14:textId="38AFCA33" w:rsidR="007A7D77" w:rsidRPr="0085486B" w:rsidRDefault="007A7D77" w:rsidP="007A7D77">
      <w:r w:rsidRPr="0085486B">
        <w:rPr>
          <w:b/>
          <w:bCs/>
        </w:rPr>
        <w:lastRenderedPageBreak/>
        <w:t>Example 9</w:t>
      </w:r>
      <w:r w:rsidRPr="0085486B">
        <w:t xml:space="preserve"> </w:t>
      </w:r>
      <w:r>
        <w:t xml:space="preserve">C. P. E. Bach, Symphony in D Major, Wq. 183/1, first movement, mm. 8–14: (a) original notated meter; </w:t>
      </w:r>
      <w:r w:rsidRPr="008F2A01">
        <w:t>(b)</w:t>
      </w:r>
      <w:r>
        <w:t xml:space="preserve"> re-barred into 3/2, with a superfluous beat</w:t>
      </w:r>
      <w:r w:rsidRPr="0085486B">
        <w:t>.</w:t>
      </w:r>
    </w:p>
    <w:p w14:paraId="70BA5A55" w14:textId="77777777" w:rsidR="007A7D77" w:rsidRDefault="007A7D77" w:rsidP="00FE7D73"/>
    <w:p w14:paraId="045C4BA9" w14:textId="7C8078E4" w:rsidR="00F10F8C" w:rsidRPr="0085486B" w:rsidRDefault="00F10F8C" w:rsidP="00FE7D73">
      <w:r w:rsidRPr="0085486B">
        <w:t>The third and final wave</w:t>
      </w:r>
      <w:r w:rsidR="003F3213" w:rsidRPr="0085486B">
        <w:t xml:space="preserve"> (</w:t>
      </w:r>
      <w:r w:rsidR="003F3213" w:rsidRPr="003C7EB8">
        <w:rPr>
          <w:b/>
          <w:bCs/>
          <w:u w:val="single"/>
        </w:rPr>
        <w:t>Example 10</w:t>
      </w:r>
      <w:r w:rsidR="003F3213" w:rsidRPr="0085486B">
        <w:t>)</w:t>
      </w:r>
      <w:r w:rsidRPr="0085486B">
        <w:t xml:space="preserve">, </w:t>
      </w:r>
      <w:ins w:id="903" w:author="Kyle Hutchinson" w:date="2025-08-22T17:16:00Z">
        <w:r w:rsidR="00714B4B">
          <w:t>which outlines</w:t>
        </w:r>
      </w:ins>
      <w:del w:id="904" w:author="Kyle Hutchinson" w:date="2025-08-22T17:16:00Z">
        <w:r w:rsidRPr="0085486B" w:rsidDel="00714B4B">
          <w:delText>on</w:delText>
        </w:r>
      </w:del>
      <w:r w:rsidRPr="0085486B">
        <w:t xml:space="preserve"> a IV sonority in mm. 15–18, is truncated</w:t>
      </w:r>
      <w:r w:rsidR="00510847" w:rsidRPr="0085486B">
        <w:t>, deviating from the pre-established</w:t>
      </w:r>
      <w:r w:rsidR="003F3213" w:rsidRPr="0085486B">
        <w:t xml:space="preserve"> </w:t>
      </w:r>
      <w:r w:rsidR="00510847" w:rsidRPr="0085486B">
        <w:t>pattern</w:t>
      </w:r>
      <w:r w:rsidR="004D1272" w:rsidRPr="0085486B">
        <w:t xml:space="preserve"> and leading to the surprising tutti texture of </w:t>
      </w:r>
      <w:r w:rsidR="00266C63" w:rsidRPr="0085486B">
        <w:t>m. 19.</w:t>
      </w:r>
      <w:r w:rsidR="008024CB" w:rsidRPr="0085486B">
        <w:t xml:space="preserve"> One of the most disorienting </w:t>
      </w:r>
      <w:del w:id="905" w:author="Kyle Hutchinson" w:date="2025-08-22T17:16:00Z">
        <w:r w:rsidR="008024CB" w:rsidRPr="0085486B" w:rsidDel="00714B4B">
          <w:delText xml:space="preserve">things </w:delText>
        </w:r>
      </w:del>
      <w:ins w:id="906" w:author="Kyle Hutchinson" w:date="2025-08-22T17:16:00Z">
        <w:r w:rsidR="00714B4B">
          <w:t>aspects of</w:t>
        </w:r>
      </w:ins>
      <w:del w:id="907" w:author="Kyle Hutchinson" w:date="2025-08-22T17:16:00Z">
        <w:r w:rsidR="008024CB" w:rsidRPr="0085486B" w:rsidDel="00714B4B">
          <w:delText>about</w:delText>
        </w:r>
      </w:del>
      <w:r w:rsidR="008024CB" w:rsidRPr="0085486B">
        <w:t xml:space="preserve"> the opening </w:t>
      </w:r>
      <w:del w:id="908" w:author="Kyle Hutchinson" w:date="2025-08-22T17:16:00Z">
        <w:r w:rsidR="008024CB" w:rsidRPr="0085486B" w:rsidDel="00714B4B">
          <w:delText>arpeggiated waves</w:delText>
        </w:r>
      </w:del>
      <w:ins w:id="909" w:author="Kyle Hutchinson" w:date="2025-08-22T17:16:00Z">
        <w:r w:rsidR="00714B4B">
          <w:t>waves of arpeggiation</w:t>
        </w:r>
      </w:ins>
      <w:r w:rsidR="008024CB" w:rsidRPr="0085486B">
        <w:t xml:space="preserve"> is the lack of consistent parallelism between the three-upbeat-stroke gestures and the melodic peak</w:t>
      </w:r>
      <w:r w:rsidR="00D23887" w:rsidRPr="0085486B">
        <w:t>s to which they lead</w:t>
      </w:r>
      <w:r w:rsidR="008024CB" w:rsidRPr="0085486B">
        <w:t xml:space="preserve">. The sub-waves of ups and downs do not consistently support </w:t>
      </w:r>
      <w:del w:id="910" w:author="Segall, Christopher (segallcr)" w:date="2025-10-03T09:24:00Z">
        <w:r w:rsidR="008024CB" w:rsidRPr="0085486B" w:rsidDel="00293660">
          <w:delText xml:space="preserve">either </w:delText>
        </w:r>
      </w:del>
      <w:r w:rsidR="008024CB" w:rsidRPr="0085486B">
        <w:t>a 2/2</w:t>
      </w:r>
      <w:del w:id="911" w:author="Kyle Hutchinson" w:date="2025-08-22T17:16:00Z">
        <w:r w:rsidR="008024CB" w:rsidRPr="0085486B" w:rsidDel="00714B4B">
          <w:delText>-like</w:delText>
        </w:r>
      </w:del>
      <w:r w:rsidR="008024CB" w:rsidRPr="0085486B">
        <w:t xml:space="preserve"> or 3/2</w:t>
      </w:r>
      <w:del w:id="912" w:author="Kyle Hutchinson" w:date="2025-08-22T17:16:00Z">
        <w:r w:rsidR="008024CB" w:rsidRPr="0085486B" w:rsidDel="00714B4B">
          <w:delText>-like</w:delText>
        </w:r>
      </w:del>
      <w:r w:rsidR="008024CB" w:rsidRPr="0085486B">
        <w:t xml:space="preserve"> grouping, and </w:t>
      </w:r>
      <w:del w:id="913" w:author="Kyle Hutchinson" w:date="2025-08-22T17:17:00Z">
        <w:r w:rsidR="008024CB" w:rsidRPr="0085486B" w:rsidDel="00714B4B">
          <w:delText>if we try</w:delText>
        </w:r>
      </w:del>
      <w:ins w:id="914" w:author="Kyle Hutchinson" w:date="2025-08-22T17:17:00Z">
        <w:r w:rsidR="00714B4B">
          <w:t>attempting</w:t>
        </w:r>
      </w:ins>
      <w:r w:rsidR="008024CB" w:rsidRPr="0085486B">
        <w:t xml:space="preserve"> to impose either </w:t>
      </w:r>
      <w:ins w:id="915" w:author="Kyle Hutchinson" w:date="2025-08-22T17:17:00Z">
        <w:r w:rsidR="00A14097">
          <w:t>reading a</w:t>
        </w:r>
      </w:ins>
      <w:ins w:id="916" w:author="Kyle Hutchinson" w:date="2025-08-22T17:18:00Z">
        <w:r w:rsidR="00A14097">
          <w:t>t the expense of the other</w:t>
        </w:r>
      </w:ins>
      <w:ins w:id="917" w:author="Kyle Hutchinson" w:date="2025-08-22T17:17:00Z">
        <w:r w:rsidR="00A14097">
          <w:t xml:space="preserve"> </w:t>
        </w:r>
      </w:ins>
      <w:del w:id="918" w:author="Kyle Hutchinson" w:date="2025-08-22T17:17:00Z">
        <w:r w:rsidR="008024CB" w:rsidRPr="0085486B" w:rsidDel="00A14097">
          <w:delText xml:space="preserve">on the surface, something will </w:delText>
        </w:r>
      </w:del>
      <w:del w:id="919" w:author="Kyle Hutchinson" w:date="2025-08-22T17:18:00Z">
        <w:r w:rsidR="008024CB" w:rsidRPr="0085486B" w:rsidDel="00A14097">
          <w:delText xml:space="preserve">always remain </w:delText>
        </w:r>
      </w:del>
      <w:ins w:id="920" w:author="Kyle Hutchinson" w:date="2025-08-22T17:18:00Z">
        <w:r w:rsidR="00A14097">
          <w:t xml:space="preserve">maintains some </w:t>
        </w:r>
      </w:ins>
      <w:ins w:id="921" w:author="Segall, Christopher (segallcr)" w:date="2025-10-03T09:24:00Z">
        <w:r w:rsidR="00840BCD">
          <w:t xml:space="preserve">degree of </w:t>
        </w:r>
      </w:ins>
      <w:ins w:id="922" w:author="Kyle Hutchinson" w:date="2025-08-22T17:18:00Z">
        <w:r w:rsidR="00A14097">
          <w:t xml:space="preserve">metric </w:t>
        </w:r>
      </w:ins>
      <w:del w:id="923" w:author="Segall, Christopher (segallcr)" w:date="2025-10-03T09:24:00Z">
        <w:r w:rsidR="008024CB" w:rsidRPr="0085486B" w:rsidDel="00840BCD">
          <w:delText>incongruen</w:delText>
        </w:r>
      </w:del>
      <w:ins w:id="924" w:author="Kyle Hutchinson" w:date="2025-08-22T17:18:00Z">
        <w:del w:id="925" w:author="Segall, Christopher (segallcr)" w:date="2025-10-03T09:24:00Z">
          <w:r w:rsidR="00A14097" w:rsidDel="00840BCD">
            <w:delText>cy</w:delText>
          </w:r>
        </w:del>
      </w:ins>
      <w:ins w:id="926" w:author="Segall, Christopher (segallcr)" w:date="2025-10-03T09:24:00Z">
        <w:r w:rsidR="00840BCD">
          <w:t>incongruity</w:t>
        </w:r>
      </w:ins>
      <w:ins w:id="927" w:author="Kyle Hutchinson" w:date="2025-08-22T17:18:00Z">
        <w:r w:rsidR="00A14097">
          <w:t>.</w:t>
        </w:r>
      </w:ins>
      <w:del w:id="928" w:author="Kyle Hutchinson" w:date="2025-08-22T17:18:00Z">
        <w:r w:rsidR="008024CB" w:rsidRPr="0085486B" w:rsidDel="00A14097">
          <w:delText>t</w:delText>
        </w:r>
        <w:r w:rsidR="00905B1E" w:rsidRPr="0085486B" w:rsidDel="00A14097">
          <w:delText xml:space="preserve"> and unsettling.</w:delText>
        </w:r>
      </w:del>
    </w:p>
    <w:p w14:paraId="46D10206" w14:textId="77777777" w:rsidR="008643C4" w:rsidRDefault="008643C4" w:rsidP="00FE7D73"/>
    <w:p w14:paraId="240E7290" w14:textId="46B3350E" w:rsidR="00922F18" w:rsidRDefault="00922F18" w:rsidP="00FE7D73">
      <w:r w:rsidRPr="0085486B">
        <w:rPr>
          <w:b/>
          <w:bCs/>
        </w:rPr>
        <w:t>Example 10</w:t>
      </w:r>
      <w:r w:rsidRPr="0085486B">
        <w:t xml:space="preserve"> </w:t>
      </w:r>
      <w:r w:rsidR="00885027">
        <w:t>C. P. E. Bach, Symphony in D Major, Wq. 183/1, first movement, mm. 15–26.</w:t>
      </w:r>
    </w:p>
    <w:p w14:paraId="4D3FA9D4" w14:textId="77777777" w:rsidR="00FE7D73" w:rsidRDefault="00FE7D73" w:rsidP="00FE7D73"/>
    <w:p w14:paraId="62EEE8A4" w14:textId="2E6C7CB5" w:rsidR="00AE1207" w:rsidRDefault="00514EFD" w:rsidP="004B6702">
      <w:pPr>
        <w:rPr>
          <w:ins w:id="929" w:author="Kyle Hutchinson" w:date="2025-08-24T08:32:00Z"/>
        </w:rPr>
      </w:pPr>
      <w:r w:rsidRPr="0085486B">
        <w:t>The events of m. 19 are remarkable</w:t>
      </w:r>
      <w:del w:id="930" w:author="Segall, Christopher (segallcr)" w:date="2025-10-03T09:27:00Z">
        <w:r w:rsidR="00DE5712" w:rsidRPr="0085486B" w:rsidDel="004B6702">
          <w:delText xml:space="preserve"> (see </w:delText>
        </w:r>
        <w:r w:rsidR="00DE5712" w:rsidRPr="004B6702" w:rsidDel="004B6702">
          <w:delText>Example 10</w:delText>
        </w:r>
        <w:r w:rsidR="00DE5712" w:rsidRPr="0085486B" w:rsidDel="004B6702">
          <w:delText>)</w:delText>
        </w:r>
        <w:r w:rsidRPr="0085486B" w:rsidDel="004B6702">
          <w:delText>:</w:delText>
        </w:r>
      </w:del>
      <w:ins w:id="931" w:author="Segall, Christopher (segallcr)" w:date="2025-10-03T09:27:00Z">
        <w:r w:rsidR="004B6702">
          <w:t>.</w:t>
        </w:r>
      </w:ins>
      <w:r w:rsidRPr="0085486B">
        <w:t xml:space="preserve"> </w:t>
      </w:r>
      <w:del w:id="932" w:author="Segall, Christopher (segallcr)" w:date="2025-10-03T09:27:00Z">
        <w:r w:rsidR="00F60C8D" w:rsidRPr="0085486B" w:rsidDel="00736123">
          <w:delText>finally</w:delText>
        </w:r>
      </w:del>
      <w:ins w:id="933" w:author="Segall, Christopher (segallcr)" w:date="2025-10-03T09:27:00Z">
        <w:r w:rsidR="00736123">
          <w:t>F</w:t>
        </w:r>
        <w:r w:rsidR="00736123" w:rsidRPr="0085486B">
          <w:t>inally</w:t>
        </w:r>
      </w:ins>
      <w:r w:rsidR="00F60C8D" w:rsidRPr="0085486B">
        <w:t xml:space="preserve">, </w:t>
      </w:r>
      <w:r w:rsidR="00D6117E" w:rsidRPr="0085486B">
        <w:t>the notated meter</w:t>
      </w:r>
      <w:r w:rsidR="00F511B5" w:rsidRPr="0085486B">
        <w:t>—with its various layers—</w:t>
      </w:r>
      <w:r w:rsidR="00091744" w:rsidRPr="0085486B">
        <w:t>is</w:t>
      </w:r>
      <w:r w:rsidR="00F511B5" w:rsidRPr="0085486B">
        <w:t xml:space="preserve"> clearly revealed</w:t>
      </w:r>
      <w:del w:id="934" w:author="Kyle Hutchinson" w:date="2025-08-22T17:20:00Z">
        <w:r w:rsidR="00F511B5" w:rsidRPr="0085486B" w:rsidDel="00E912E7">
          <w:delText xml:space="preserve"> to</w:delText>
        </w:r>
        <w:r w:rsidR="00E63807" w:rsidRPr="0085486B" w:rsidDel="00E912E7">
          <w:delText xml:space="preserve"> the</w:delText>
        </w:r>
        <w:r w:rsidR="00F511B5" w:rsidRPr="0085486B" w:rsidDel="00E912E7">
          <w:delText xml:space="preserve"> mind’s ear</w:delText>
        </w:r>
      </w:del>
      <w:r w:rsidR="00F511B5" w:rsidRPr="0085486B">
        <w:t xml:space="preserve">. </w:t>
      </w:r>
      <w:r w:rsidR="00DE3581" w:rsidRPr="0085486B">
        <w:t>A powerful preference factor, chord change</w:t>
      </w:r>
      <w:del w:id="935" w:author="Segall, Christopher (segallcr)" w:date="2025-10-03T09:27:00Z">
        <w:r w:rsidR="00DE3581" w:rsidRPr="0085486B" w:rsidDel="00F676CE">
          <w:delText>s</w:delText>
        </w:r>
      </w:del>
      <w:r w:rsidR="00DE3581" w:rsidRPr="0085486B">
        <w:t>,</w:t>
      </w:r>
      <w:r w:rsidR="004D1272" w:rsidRPr="0085486B">
        <w:t xml:space="preserve"> </w:t>
      </w:r>
      <w:r w:rsidR="00AC55F6" w:rsidRPr="0085486B">
        <w:t>reinforces each downbeat from m</w:t>
      </w:r>
      <w:r w:rsidR="00D339DB" w:rsidRPr="0085486B">
        <w:t xml:space="preserve">. 19 to m. 24. Eighth-note pulsations continue, while </w:t>
      </w:r>
      <w:r w:rsidR="00376524" w:rsidRPr="0085486B">
        <w:t>various instruments highlight other subdivisions</w:t>
      </w:r>
      <w:r w:rsidR="006F51A9" w:rsidRPr="0085486B">
        <w:t xml:space="preserve"> with </w:t>
      </w:r>
      <w:r w:rsidR="00D155B6" w:rsidRPr="0085486B">
        <w:t>simultaneous</w:t>
      </w:r>
      <w:r w:rsidR="004F3AF3" w:rsidRPr="0085486B">
        <w:t xml:space="preserve"> or </w:t>
      </w:r>
      <w:r w:rsidR="004F3AF3" w:rsidRPr="0085486B">
        <w:rPr>
          <w:i/>
          <w:iCs/>
        </w:rPr>
        <w:t>direct</w:t>
      </w:r>
      <w:r w:rsidR="00D155B6" w:rsidRPr="0085486B">
        <w:t xml:space="preserve"> </w:t>
      </w:r>
      <w:r w:rsidR="006F51A9" w:rsidRPr="0085486B">
        <w:t>displacement dissonances</w:t>
      </w:r>
      <w:r w:rsidR="00D155B6" w:rsidRPr="0085486B">
        <w:t xml:space="preserve"> (</w:t>
      </w:r>
      <w:del w:id="936" w:author="Segall, Christopher (segallcr)" w:date="2025-10-03T09:28:00Z">
        <w:r w:rsidR="00D155B6" w:rsidRPr="0085486B" w:rsidDel="00625536">
          <w:delText xml:space="preserve">after </w:delText>
        </w:r>
      </w:del>
      <w:r w:rsidR="00D155B6" w:rsidRPr="0085486B">
        <w:t>Krebs 1999)</w:t>
      </w:r>
      <w:r w:rsidR="00376524" w:rsidRPr="0085486B">
        <w:t>: quarter-notes offset by an eighth</w:t>
      </w:r>
      <w:r w:rsidR="004C714B" w:rsidRPr="0085486B">
        <w:t xml:space="preserve"> note</w:t>
      </w:r>
      <w:r w:rsidR="00376524" w:rsidRPr="0085486B">
        <w:t xml:space="preserve"> in the first violins</w:t>
      </w:r>
      <w:r w:rsidR="00EC5930" w:rsidRPr="0085486B">
        <w:t xml:space="preserve"> (D</w:t>
      </w:r>
      <w:r w:rsidR="00D70595" w:rsidRPr="0085486B">
        <w:t>2+1)</w:t>
      </w:r>
      <w:r w:rsidR="00376524" w:rsidRPr="0085486B">
        <w:t xml:space="preserve">, </w:t>
      </w:r>
      <w:r w:rsidR="00023FA4" w:rsidRPr="0085486B">
        <w:t xml:space="preserve">as well as </w:t>
      </w:r>
      <w:r w:rsidR="00376524" w:rsidRPr="0085486B">
        <w:t xml:space="preserve">half notes </w:t>
      </w:r>
      <w:r w:rsidR="00E334D9" w:rsidRPr="0085486B">
        <w:t>offset by quarter notes in the flutes and oboes</w:t>
      </w:r>
      <w:r w:rsidR="00D70595" w:rsidRPr="0085486B">
        <w:t xml:space="preserve"> (D4+2</w:t>
      </w:r>
      <w:del w:id="937" w:author="Segall, Christopher (segallcr)" w:date="2025-10-03T09:29:00Z">
        <w:r w:rsidR="00D70595" w:rsidRPr="0085486B" w:rsidDel="00C26CF4">
          <w:delText xml:space="preserve">, with </w:delText>
        </w:r>
        <w:commentRangeStart w:id="938"/>
        <w:r w:rsidR="00D70595" w:rsidRPr="0085486B" w:rsidDel="00C26CF4">
          <w:delText>1=eighth note</w:delText>
        </w:r>
      </w:del>
      <w:commentRangeEnd w:id="938"/>
      <w:r w:rsidR="00172E27">
        <w:rPr>
          <w:rStyle w:val="CommentReference"/>
        </w:rPr>
        <w:commentReference w:id="938"/>
      </w:r>
      <w:del w:id="939" w:author="Segall, Christopher (segallcr)" w:date="2025-10-03T09:28:00Z">
        <w:r w:rsidR="00FC1312" w:rsidRPr="0085486B" w:rsidDel="00380925">
          <w:delText>, see Example 10</w:delText>
        </w:r>
      </w:del>
      <w:r w:rsidR="00D70595" w:rsidRPr="0085486B">
        <w:t>)</w:t>
      </w:r>
      <w:r w:rsidR="00D155B6" w:rsidRPr="0085486B">
        <w:t>.</w:t>
      </w:r>
      <w:r w:rsidR="00023FA4" w:rsidRPr="0085486B">
        <w:t xml:space="preserve"> Thus, displacements that were heard successively</w:t>
      </w:r>
      <w:r w:rsidR="009707D7" w:rsidRPr="0085486B">
        <w:t xml:space="preserve"> (or </w:t>
      </w:r>
      <w:r w:rsidR="009707D7" w:rsidRPr="00D95BF8">
        <w:rPr>
          <w:rPrChange w:id="940" w:author="Segall, Christopher (segallcr)" w:date="2025-10-03T09:30:00Z">
            <w:rPr>
              <w:i/>
              <w:iCs/>
            </w:rPr>
          </w:rPrChange>
        </w:rPr>
        <w:t>indirectly</w:t>
      </w:r>
      <w:r w:rsidR="009707D7" w:rsidRPr="0085486B">
        <w:t>)</w:t>
      </w:r>
      <w:r w:rsidR="00023FA4" w:rsidRPr="0085486B">
        <w:t xml:space="preserve"> at the outset are now sounded simultaneously in a tonally </w:t>
      </w:r>
      <w:r w:rsidR="00FC1312" w:rsidRPr="0085486B">
        <w:t xml:space="preserve">unsettling yet metrically clear </w:t>
      </w:r>
      <w:r w:rsidR="00023FA4" w:rsidRPr="0085486B">
        <w:t>tutti.</w:t>
      </w:r>
      <w:del w:id="941" w:author="Segall, Christopher (segallcr)" w:date="2025-10-03T09:30:00Z">
        <w:r w:rsidR="009707D7" w:rsidRPr="0085486B" w:rsidDel="00453ABF">
          <w:delText xml:space="preserve"> </w:delText>
        </w:r>
      </w:del>
      <w:r w:rsidR="00D155B6" w:rsidRPr="0085486B">
        <w:t xml:space="preserve"> These displaced layers interact with</w:t>
      </w:r>
      <w:r w:rsidR="00E334D9" w:rsidRPr="0085486B">
        <w:t xml:space="preserve"> unsyncopated half notes in the horns</w:t>
      </w:r>
      <w:r w:rsidR="00DA57E7" w:rsidRPr="0085486B">
        <w:t xml:space="preserve"> as well as unsyncopated </w:t>
      </w:r>
      <w:r w:rsidR="00DA57E7" w:rsidRPr="0085486B">
        <w:lastRenderedPageBreak/>
        <w:t>whole notes in the continu</w:t>
      </w:r>
      <w:r w:rsidR="001060A9" w:rsidRPr="0085486B">
        <w:t>o</w:t>
      </w:r>
      <w:r w:rsidR="00DA57E7" w:rsidRPr="0085486B">
        <w:t xml:space="preserve"> instruments</w:t>
      </w:r>
      <w:r w:rsidR="001060A9" w:rsidRPr="0085486B">
        <w:t>.</w:t>
      </w:r>
      <w:r w:rsidR="002E327C" w:rsidRPr="0085486B">
        <w:t xml:space="preserve"> Thus, mm. 19–23 </w:t>
      </w:r>
      <w:r w:rsidR="00D312D3" w:rsidRPr="0085486B">
        <w:t>render</w:t>
      </w:r>
      <w:r w:rsidR="000C7D00" w:rsidRPr="0085486B">
        <w:t xml:space="preserve"> the notated meter</w:t>
      </w:r>
      <w:r w:rsidR="00D312D3" w:rsidRPr="0085486B">
        <w:t xml:space="preserve"> crystal clear</w:t>
      </w:r>
      <w:r w:rsidR="000C7D00" w:rsidRPr="0085486B">
        <w:t xml:space="preserve">, </w:t>
      </w:r>
      <w:del w:id="942" w:author="Segall, Christopher (segallcr)" w:date="2025-10-03T09:31:00Z">
        <w:r w:rsidR="000C7D00" w:rsidRPr="0085486B" w:rsidDel="006F2604">
          <w:delText xml:space="preserve">though </w:delText>
        </w:r>
      </w:del>
      <w:ins w:id="943" w:author="Segall, Christopher (segallcr)" w:date="2025-10-03T09:31:00Z">
        <w:r w:rsidR="006F2604">
          <w:t xml:space="preserve">albeit </w:t>
        </w:r>
      </w:ins>
      <w:r w:rsidR="000C7D00" w:rsidRPr="0085486B">
        <w:t xml:space="preserve">with a piling up of displacement dissonances differentiated </w:t>
      </w:r>
      <w:r w:rsidR="00D312D3" w:rsidRPr="0085486B">
        <w:t>through timbre</w:t>
      </w:r>
      <w:r w:rsidR="000C7D00" w:rsidRPr="0085486B">
        <w:t>.</w:t>
      </w:r>
      <w:r w:rsidR="002B2B2C" w:rsidRPr="006F2604">
        <w:rPr>
          <w:rStyle w:val="FootnoteReference"/>
        </w:rPr>
        <w:footnoteReference w:id="21"/>
      </w:r>
    </w:p>
    <w:p w14:paraId="23CCFA75" w14:textId="77777777" w:rsidR="004D2027" w:rsidRPr="0085486B" w:rsidRDefault="004D2027" w:rsidP="00912E56"/>
    <w:p w14:paraId="2FDEB797" w14:textId="41C09FE2" w:rsidR="00AE1207" w:rsidRPr="0085486B" w:rsidRDefault="00A04EE1" w:rsidP="00912E56">
      <w:r w:rsidRPr="0085486B">
        <w:t>The home-key</w:t>
      </w:r>
      <w:r w:rsidR="00A07921" w:rsidRPr="0085486B">
        <w:t xml:space="preserve"> </w:t>
      </w:r>
      <w:r w:rsidR="00504480" w:rsidRPr="0085486B">
        <w:t>ii</w:t>
      </w:r>
      <w:r w:rsidR="00A07921" w:rsidRPr="0085486B">
        <w:rPr>
          <w:vertAlign w:val="superscript"/>
        </w:rPr>
        <w:t>6</w:t>
      </w:r>
      <w:r w:rsidRPr="0085486B">
        <w:rPr>
          <w:vertAlign w:val="superscript"/>
        </w:rPr>
        <w:t xml:space="preserve"> </w:t>
      </w:r>
      <w:r w:rsidR="0022114D" w:rsidRPr="0085486B">
        <w:t>of</w:t>
      </w:r>
      <w:r w:rsidR="00A07921" w:rsidRPr="0085486B">
        <w:t xml:space="preserve"> mm. 24–26 </w:t>
      </w:r>
      <w:del w:id="948" w:author="Segall, Christopher (segallcr)" w:date="2025-10-03T09:35:00Z">
        <w:r w:rsidR="00A07921" w:rsidRPr="0085486B" w:rsidDel="00570EBC">
          <w:delText xml:space="preserve">(see Example 10) </w:delText>
        </w:r>
        <w:r w:rsidRPr="0085486B" w:rsidDel="001B7A55">
          <w:delText xml:space="preserve">represents </w:delText>
        </w:r>
      </w:del>
      <w:r w:rsidRPr="0085486B">
        <w:t xml:space="preserve">not only </w:t>
      </w:r>
      <w:ins w:id="949" w:author="Segall, Christopher (segallcr)" w:date="2025-10-03T09:35:00Z">
        <w:r w:rsidR="001B7A55">
          <w:t xml:space="preserve">represents </w:t>
        </w:r>
      </w:ins>
      <w:r w:rsidRPr="0085486B">
        <w:t xml:space="preserve">the cessation of harmonic deception, but </w:t>
      </w:r>
      <w:commentRangeStart w:id="950"/>
      <w:r w:rsidRPr="0085486B">
        <w:t xml:space="preserve">also </w:t>
      </w:r>
      <w:ins w:id="951" w:author="Segall, Christopher (segallcr)" w:date="2025-10-03T09:35:00Z">
        <w:r w:rsidR="00A2245F">
          <w:t xml:space="preserve">further </w:t>
        </w:r>
      </w:ins>
      <w:r w:rsidRPr="0085486B">
        <w:t xml:space="preserve">clarifies the metric grid </w:t>
      </w:r>
      <w:commentRangeEnd w:id="950"/>
      <w:r w:rsidR="00E912E7">
        <w:rPr>
          <w:rStyle w:val="CommentReference"/>
        </w:rPr>
        <w:commentReference w:id="950"/>
      </w:r>
      <w:r w:rsidRPr="0085486B">
        <w:t>through melodic accents and parallelism between motions in pitch space</w:t>
      </w:r>
      <w:del w:id="952" w:author="Segall, Christopher (segallcr)" w:date="2025-10-03T09:52:00Z">
        <w:r w:rsidRPr="0085486B" w:rsidDel="009C1E83">
          <w:delText xml:space="preserve"> (and also in the space of a triad)</w:delText>
        </w:r>
      </w:del>
      <w:r w:rsidRPr="0085486B">
        <w:t xml:space="preserve">: </w:t>
      </w:r>
      <w:r w:rsidR="00A07921" w:rsidRPr="0085486B">
        <w:t xml:space="preserve">each quarter note is subdivided into a high-low pattern, while a two-measure unit </w:t>
      </w:r>
      <w:del w:id="953" w:author="Segall, Christopher (segallcr)" w:date="2025-10-03T09:52:00Z">
        <w:r w:rsidR="00A07921" w:rsidRPr="0085486B" w:rsidDel="00896C81">
          <w:delText xml:space="preserve">emerges </w:delText>
        </w:r>
      </w:del>
      <w:r w:rsidR="00A07921" w:rsidRPr="0085486B">
        <w:t>in mm. 24–25</w:t>
      </w:r>
      <w:ins w:id="954" w:author="Kyle Hutchinson" w:date="2025-08-22T17:23:00Z">
        <w:r w:rsidR="00E912E7">
          <w:t xml:space="preserve"> </w:t>
        </w:r>
        <w:del w:id="955" w:author="Segall, Christopher (segallcr)" w:date="2025-10-03T09:52:00Z">
          <w:r w:rsidR="00E912E7" w:rsidDel="00896C81">
            <w:delText xml:space="preserve">and is </w:delText>
          </w:r>
        </w:del>
      </w:ins>
      <w:del w:id="956" w:author="Segall, Christopher (segallcr)" w:date="2025-10-03T09:52:00Z">
        <w:r w:rsidR="00A07921" w:rsidRPr="0085486B" w:rsidDel="00896C81">
          <w:delText xml:space="preserve"> </w:delText>
        </w:r>
      </w:del>
      <w:del w:id="957" w:author="Kyle Hutchinson" w:date="2025-08-22T17:23:00Z">
        <w:r w:rsidR="00A07921" w:rsidRPr="0085486B" w:rsidDel="00E912E7">
          <w:delText xml:space="preserve">and </w:delText>
        </w:r>
      </w:del>
      <w:del w:id="958" w:author="Segall, Christopher (segallcr)" w:date="2025-10-03T09:52:00Z">
        <w:r w:rsidR="00A07921" w:rsidRPr="0085486B" w:rsidDel="00896C81">
          <w:delText xml:space="preserve">contrasted </w:delText>
        </w:r>
      </w:del>
      <w:ins w:id="959" w:author="Segall, Christopher (segallcr)" w:date="2025-10-03T09:52:00Z">
        <w:r w:rsidR="00896C81" w:rsidRPr="0085486B">
          <w:t>contrast</w:t>
        </w:r>
        <w:r w:rsidR="00896C81">
          <w:t>s</w:t>
        </w:r>
        <w:r w:rsidR="00896C81" w:rsidRPr="0085486B">
          <w:t xml:space="preserve"> </w:t>
        </w:r>
      </w:ins>
      <w:r w:rsidR="00A07921" w:rsidRPr="0085486B">
        <w:t xml:space="preserve">with a 1-measure gesture in m. 26. </w:t>
      </w:r>
      <w:del w:id="960" w:author="Kyle Hutchinson" w:date="2025-08-22T17:23:00Z">
        <w:r w:rsidR="00A07921" w:rsidRPr="0085486B" w:rsidDel="00E912E7">
          <w:delText>Now no</w:delText>
        </w:r>
      </w:del>
      <w:ins w:id="961" w:author="Kyle Hutchinson" w:date="2025-08-22T17:23:00Z">
        <w:r w:rsidR="00E912E7">
          <w:t>No</w:t>
        </w:r>
      </w:ins>
      <w:r w:rsidR="00A07921" w:rsidRPr="0085486B">
        <w:t xml:space="preserve"> displacement dissonances</w:t>
      </w:r>
      <w:r w:rsidR="007E5C07" w:rsidRPr="0085486B">
        <w:t xml:space="preserve"> </w:t>
      </w:r>
      <w:del w:id="962" w:author="Kyle Hutchinson" w:date="2025-08-22T17:23:00Z">
        <w:r w:rsidR="007E5C07" w:rsidRPr="0085486B" w:rsidDel="00E912E7">
          <w:delText>or wrinkles</w:delText>
        </w:r>
        <w:r w:rsidR="00A07921" w:rsidRPr="0085486B" w:rsidDel="00E912E7">
          <w:delText xml:space="preserve"> are left</w:delText>
        </w:r>
      </w:del>
      <w:ins w:id="963" w:author="Kyle Hutchinson" w:date="2025-08-22T17:23:00Z">
        <w:r w:rsidR="00E912E7">
          <w:t>remain</w:t>
        </w:r>
      </w:ins>
      <w:r w:rsidR="00A07921" w:rsidRPr="0085486B">
        <w:t xml:space="preserve">: the zig-zag pattern </w:t>
      </w:r>
      <w:r w:rsidR="007E5C07" w:rsidRPr="0085486B">
        <w:t xml:space="preserve">projects </w:t>
      </w:r>
      <w:r w:rsidR="00AE1207" w:rsidRPr="0085486B">
        <w:t>quarter notes clearly</w:t>
      </w:r>
      <w:del w:id="964" w:author="Segall, Christopher (segallcr)" w:date="2025-10-03T09:53:00Z">
        <w:r w:rsidR="00AE1207" w:rsidRPr="0085486B" w:rsidDel="00520D84">
          <w:delText xml:space="preserve">; </w:delText>
        </w:r>
      </w:del>
      <w:ins w:id="965" w:author="Segall, Christopher (segallcr)" w:date="2025-10-03T09:53:00Z">
        <w:r w:rsidR="00520D84">
          <w:t>, and</w:t>
        </w:r>
        <w:r w:rsidR="00520D84" w:rsidRPr="0085486B">
          <w:t xml:space="preserve"> </w:t>
        </w:r>
      </w:ins>
      <w:r w:rsidR="00AE1207" w:rsidRPr="0085486B">
        <w:t>the bouncing back up of a metaphoric object in space is congruent with the notated meter</w:t>
      </w:r>
      <w:r w:rsidR="00B13C1D">
        <w:t>.</w:t>
      </w:r>
    </w:p>
    <w:p w14:paraId="7C8BD863" w14:textId="77777777" w:rsidR="008643C4" w:rsidRDefault="008643C4" w:rsidP="00B13C1D"/>
    <w:p w14:paraId="5ACAA436" w14:textId="00C691B0" w:rsidR="008F21BF" w:rsidRPr="0085486B" w:rsidRDefault="00E747DB" w:rsidP="00DC5C57">
      <w:r w:rsidRPr="0085486B">
        <w:t xml:space="preserve">Thus, we can narrate the events of the first 26 measures as follows: the symphony starts with a meter-finding problem through waves of arpeggiations translating the rhetoric of a keyboard fantasy </w:t>
      </w:r>
      <w:r w:rsidR="001E6B75">
        <w:t>in</w:t>
      </w:r>
      <w:r w:rsidRPr="0085486B">
        <w:t>to the symphonic medium; a tutti entrance solves the metric problem while introducing harmonic fantasy-like deceptions</w:t>
      </w:r>
      <w:r w:rsidR="00E105CA" w:rsidRPr="0085486B">
        <w:t>.</w:t>
      </w:r>
      <w:r w:rsidR="00806485" w:rsidRPr="0085486B">
        <w:t xml:space="preserve"> In this way, the piece</w:t>
      </w:r>
      <w:r w:rsidR="00435932" w:rsidRPr="0085486B">
        <w:t xml:space="preserve"> poses </w:t>
      </w:r>
      <w:del w:id="966" w:author="Segall, Christopher (segallcr)" w:date="2025-10-03T09:54:00Z">
        <w:r w:rsidR="00435932" w:rsidRPr="0085486B" w:rsidDel="002F3875">
          <w:delText xml:space="preserve">some compositional and generic </w:delText>
        </w:r>
      </w:del>
      <w:r w:rsidR="00435932" w:rsidRPr="0085486B">
        <w:t>problems</w:t>
      </w:r>
      <w:del w:id="967" w:author="Segall, Christopher (segallcr)" w:date="2025-10-03T09:54:00Z">
        <w:r w:rsidR="00435932" w:rsidRPr="0085486B" w:rsidDel="002F3875">
          <w:delText xml:space="preserve"> to be solved later</w:delText>
        </w:r>
      </w:del>
      <w:ins w:id="968" w:author="Segall, Christopher (segallcr)" w:date="2025-10-03T09:54:00Z">
        <w:r w:rsidR="002F3875">
          <w:t xml:space="preserve"> of com</w:t>
        </w:r>
      </w:ins>
      <w:ins w:id="969" w:author="Segall, Christopher (segallcr)" w:date="2025-10-03T09:55:00Z">
        <w:r w:rsidR="002F3875">
          <w:t>position and genre</w:t>
        </w:r>
      </w:ins>
      <w:r w:rsidR="00435932" w:rsidRPr="0085486B">
        <w:t>: how can the</w:t>
      </w:r>
      <w:r w:rsidR="008A3029" w:rsidRPr="0085486B">
        <w:t xml:space="preserve"> fantasy-like,</w:t>
      </w:r>
      <w:r w:rsidR="00435932" w:rsidRPr="0085486B">
        <w:t xml:space="preserve"> hesitant</w:t>
      </w:r>
      <w:del w:id="970" w:author="Segall, Christopher (segallcr)" w:date="2025-10-03T09:55:00Z">
        <w:r w:rsidR="00435932" w:rsidRPr="0085486B" w:rsidDel="00025FBB">
          <w:delText xml:space="preserve"> (</w:delText>
        </w:r>
      </w:del>
      <w:ins w:id="971" w:author="Segall, Christopher (segallcr)" w:date="2025-10-03T09:55:00Z">
        <w:r w:rsidR="00025FBB">
          <w:t>-</w:t>
        </w:r>
      </w:ins>
      <w:del w:id="972" w:author="Segall, Christopher (segallcr)" w:date="2025-10-03T09:55:00Z">
        <w:r w:rsidR="00435932" w:rsidRPr="0085486B" w:rsidDel="00025FBB">
          <w:delText xml:space="preserve">but </w:delText>
        </w:r>
      </w:del>
      <w:ins w:id="973" w:author="Segall, Christopher (segallcr)" w:date="2025-10-03T09:55:00Z">
        <w:r w:rsidR="00025FBB" w:rsidRPr="0085486B">
          <w:t>but</w:t>
        </w:r>
        <w:r w:rsidR="00025FBB">
          <w:t>-</w:t>
        </w:r>
      </w:ins>
      <w:r w:rsidR="00435932" w:rsidRPr="0085486B">
        <w:t>in-tempo</w:t>
      </w:r>
      <w:del w:id="974" w:author="Segall, Christopher (segallcr)" w:date="2025-10-03T09:55:00Z">
        <w:r w:rsidR="00435932" w:rsidRPr="0085486B" w:rsidDel="00025FBB">
          <w:delText>)</w:delText>
        </w:r>
      </w:del>
      <w:r w:rsidR="00435932" w:rsidRPr="0085486B">
        <w:t xml:space="preserve"> arpeggiations find their place in a more orderly symphonic </w:t>
      </w:r>
      <w:r w:rsidR="003C0416" w:rsidRPr="0085486B">
        <w:t>exposition</w:t>
      </w:r>
      <w:r w:rsidR="00435932" w:rsidRPr="0085486B">
        <w:t>?</w:t>
      </w:r>
      <w:r w:rsidR="007A7251" w:rsidRPr="0085486B">
        <w:t xml:space="preserve"> How would we know that we have entered the script of a sonata exposition and </w:t>
      </w:r>
      <w:del w:id="975" w:author="Segall, Christopher (segallcr)" w:date="2025-10-03T09:55:00Z">
        <w:r w:rsidR="007A7251" w:rsidRPr="0085486B" w:rsidDel="000E2D29">
          <w:delText xml:space="preserve">have decisively </w:delText>
        </w:r>
        <w:r w:rsidR="00003EA8" w:rsidDel="000E2D29">
          <w:delText>left</w:delText>
        </w:r>
        <w:r w:rsidR="007A7251" w:rsidRPr="0085486B" w:rsidDel="000E2D29">
          <w:delText xml:space="preserve"> </w:delText>
        </w:r>
      </w:del>
      <w:ins w:id="976" w:author="Segall, Christopher (segallcr)" w:date="2025-10-03T09:55:00Z">
        <w:r w:rsidR="000E2D29">
          <w:lastRenderedPageBreak/>
          <w:t xml:space="preserve">abandoned </w:t>
        </w:r>
      </w:ins>
      <w:del w:id="977" w:author="Segall, Christopher (segallcr)" w:date="2025-10-03T09:55:00Z">
        <w:r w:rsidR="007A7251" w:rsidRPr="0085486B" w:rsidDel="000E2D29">
          <w:delText xml:space="preserve">the </w:delText>
        </w:r>
        <w:r w:rsidR="00D55EDF" w:rsidRPr="0085486B" w:rsidDel="000E2D29">
          <w:delText xml:space="preserve">generic </w:delText>
        </w:r>
      </w:del>
      <w:r w:rsidR="00D55EDF" w:rsidRPr="0085486B">
        <w:t>allusions to the keyboard fantasy</w:t>
      </w:r>
      <w:r w:rsidR="007A7251" w:rsidRPr="0085486B">
        <w:t>?</w:t>
      </w:r>
      <w:r w:rsidR="000A784C" w:rsidRPr="00160991">
        <w:rPr>
          <w:rStyle w:val="FootnoteReference"/>
        </w:rPr>
        <w:footnoteReference w:id="22"/>
      </w:r>
      <w:r w:rsidR="00D55EDF" w:rsidRPr="0085486B">
        <w:t xml:space="preserve"> As I will demonstrate in </w:t>
      </w:r>
      <w:del w:id="985" w:author="Segall, Christopher (segallcr)" w:date="2025-10-03T09:56:00Z">
        <w:r w:rsidR="00D55EDF" w:rsidRPr="0085486B" w:rsidDel="006B4A51">
          <w:delText xml:space="preserve">the upcoming </w:delText>
        </w:r>
      </w:del>
      <w:ins w:id="986" w:author="Segall, Christopher (segallcr)" w:date="2025-10-03T09:56:00Z">
        <w:r w:rsidR="006B4A51">
          <w:t xml:space="preserve">subsequent </w:t>
        </w:r>
      </w:ins>
      <w:r w:rsidR="00D55EDF" w:rsidRPr="0085486B">
        <w:t>sections, Bach takes elements that were</w:t>
      </w:r>
      <w:r w:rsidR="003C0416" w:rsidRPr="0085486B">
        <w:t xml:space="preserve"> initially ambiguous or fantasy-like and embeds them in conventional positions </w:t>
      </w:r>
      <w:del w:id="987" w:author="Segall, Christopher (segallcr)" w:date="2025-10-03T09:56:00Z">
        <w:r w:rsidR="003C0416" w:rsidRPr="0085486B" w:rsidDel="00204B45">
          <w:delText xml:space="preserve">in the remainder of </w:delText>
        </w:r>
      </w:del>
      <w:ins w:id="988" w:author="Segall, Christopher (segallcr)" w:date="2025-10-03T09:56:00Z">
        <w:r w:rsidR="00204B45">
          <w:t xml:space="preserve">later in </w:t>
        </w:r>
      </w:ins>
      <w:r w:rsidR="003C0416" w:rsidRPr="0085486B">
        <w:t xml:space="preserve">the exposition. </w:t>
      </w:r>
      <w:r w:rsidR="00D55EDF" w:rsidRPr="0085486B">
        <w:t xml:space="preserve">Thus, he reinterprets </w:t>
      </w:r>
      <w:del w:id="989" w:author="Segall, Christopher (segallcr)" w:date="2025-10-03T09:57:00Z">
        <w:r w:rsidR="003C0416" w:rsidRPr="0085486B" w:rsidDel="009F132E">
          <w:delText xml:space="preserve">such </w:delText>
        </w:r>
      </w:del>
      <w:ins w:id="990" w:author="Segall, Christopher (segallcr)" w:date="2025-10-03T09:57:00Z">
        <w:r w:rsidR="009F132E">
          <w:t xml:space="preserve">each </w:t>
        </w:r>
      </w:ins>
      <w:r w:rsidR="003C0416" w:rsidRPr="0085486B">
        <w:t>“problematic” element</w:t>
      </w:r>
      <w:del w:id="991" w:author="Segall, Christopher (segallcr)" w:date="2025-10-03T09:57:00Z">
        <w:r w:rsidR="003C0416" w:rsidRPr="0085486B" w:rsidDel="009F132E">
          <w:delText>s</w:delText>
        </w:r>
      </w:del>
      <w:r w:rsidR="003C0416" w:rsidRPr="0085486B">
        <w:t xml:space="preserve"> </w:t>
      </w:r>
      <w:r w:rsidR="005B39F7" w:rsidRPr="0085486B">
        <w:t xml:space="preserve">as </w:t>
      </w:r>
      <w:ins w:id="992" w:author="Segall, Christopher (segallcr)" w:date="2025-10-03T09:57:00Z">
        <w:r w:rsidR="009F132E">
          <w:t xml:space="preserve">a </w:t>
        </w:r>
      </w:ins>
      <w:r w:rsidR="005B39F7" w:rsidRPr="0085486B">
        <w:t>conventional element</w:t>
      </w:r>
      <w:del w:id="993" w:author="Segall, Christopher (segallcr)" w:date="2025-10-03T09:57:00Z">
        <w:r w:rsidR="005B39F7" w:rsidRPr="0085486B" w:rsidDel="009F132E">
          <w:delText>s</w:delText>
        </w:r>
      </w:del>
      <w:r w:rsidR="005B39F7" w:rsidRPr="0085486B">
        <w:t xml:space="preserve"> </w:t>
      </w:r>
      <w:del w:id="994" w:author="Kyle Hutchinson" w:date="2025-08-22T17:24:00Z">
        <w:r w:rsidR="005B39F7" w:rsidRPr="0085486B" w:rsidDel="00E912E7">
          <w:delText xml:space="preserve">of the </w:delText>
        </w:r>
        <w:r w:rsidR="008A3029" w:rsidRPr="0085486B" w:rsidDel="00E912E7">
          <w:delText xml:space="preserve">mold </w:delText>
        </w:r>
      </w:del>
      <w:r w:rsidR="008A3029" w:rsidRPr="0085486B">
        <w:t>of a galant exposition</w:t>
      </w:r>
      <w:r w:rsidR="00FC13D5" w:rsidRPr="0085486B">
        <w:t>.</w:t>
      </w:r>
    </w:p>
    <w:p w14:paraId="79D5CDFA" w14:textId="0D79E678" w:rsidR="000D7387" w:rsidRPr="0085486B" w:rsidRDefault="000D7387" w:rsidP="00DC5C57"/>
    <w:p w14:paraId="20A22463" w14:textId="090EDC60" w:rsidR="00E07ABB" w:rsidRDefault="00C42CC0" w:rsidP="00DC5C57">
      <w:pPr>
        <w:pStyle w:val="Heading1"/>
      </w:pPr>
      <w:r w:rsidRPr="0085486B">
        <w:t>Rational Formal Deception</w:t>
      </w:r>
    </w:p>
    <w:p w14:paraId="37929AE8" w14:textId="26BACC54" w:rsidR="00712235" w:rsidRDefault="009C48AA" w:rsidP="00E84D72">
      <w:pPr>
        <w:rPr>
          <w:ins w:id="995" w:author="Kyle Hutchinson" w:date="2025-08-24T08:31:00Z"/>
        </w:rPr>
      </w:pPr>
      <w:r w:rsidRPr="0085486B">
        <w:t xml:space="preserve">As the opening </w:t>
      </w:r>
      <w:ins w:id="996" w:author="Kyle Hutchinson" w:date="2025-08-24T08:11:00Z">
        <w:r w:rsidR="004B1F14">
          <w:t xml:space="preserve">tonal and metric </w:t>
        </w:r>
      </w:ins>
      <w:del w:id="997" w:author="Kyle Hutchinson" w:date="2025-08-24T08:11:00Z">
        <w:r w:rsidRPr="0085486B" w:rsidDel="004B1F14">
          <w:delText xml:space="preserve">problems </w:delText>
        </w:r>
      </w:del>
      <w:ins w:id="998" w:author="Kyle Hutchinson" w:date="2025-08-24T08:11:00Z">
        <w:r w:rsidR="004B1F14">
          <w:t>amb</w:t>
        </w:r>
      </w:ins>
      <w:ins w:id="999" w:author="Kyle Hutchinson" w:date="2025-08-24T08:12:00Z">
        <w:r w:rsidR="004B1F14">
          <w:t>iguities</w:t>
        </w:r>
      </w:ins>
      <w:ins w:id="1000" w:author="Kyle Hutchinson" w:date="2025-08-24T08:11:00Z">
        <w:r w:rsidR="004B1F14" w:rsidRPr="0085486B">
          <w:t xml:space="preserve"> </w:t>
        </w:r>
      </w:ins>
      <w:r w:rsidRPr="0085486B">
        <w:t xml:space="preserve">subside, it becomes clear that </w:t>
      </w:r>
      <w:del w:id="1001" w:author="Kyle Hutchinson" w:date="2025-08-24T08:12:00Z">
        <w:r w:rsidRPr="0085486B" w:rsidDel="004B1F14">
          <w:delText>we have now</w:delText>
        </w:r>
      </w:del>
      <w:ins w:id="1002" w:author="Kyle Hutchinson" w:date="2025-08-24T08:12:00Z">
        <w:r w:rsidR="004B1F14">
          <w:t>the music has</w:t>
        </w:r>
      </w:ins>
      <w:r w:rsidRPr="0085486B">
        <w:t xml:space="preserve"> entered the real</w:t>
      </w:r>
      <w:r w:rsidR="00FA25D6" w:rsidRPr="0085486B">
        <w:t>m</w:t>
      </w:r>
      <w:r w:rsidRPr="0085486B">
        <w:t xml:space="preserve"> of a </w:t>
      </w:r>
      <w:r w:rsidR="00F44661" w:rsidRPr="0085486B">
        <w:rPr>
          <w:i/>
          <w:iCs/>
        </w:rPr>
        <w:t>galant exposition</w:t>
      </w:r>
      <w:r w:rsidR="00F44661" w:rsidRPr="0085486B">
        <w:t xml:space="preserve"> (</w:t>
      </w:r>
      <w:commentRangeStart w:id="1003"/>
      <w:r w:rsidR="00F44661" w:rsidRPr="0085486B">
        <w:t>Burstein 2020</w:t>
      </w:r>
      <w:commentRangeEnd w:id="1003"/>
      <w:r w:rsidR="004B1F14">
        <w:rPr>
          <w:rStyle w:val="CommentReference"/>
        </w:rPr>
        <w:commentReference w:id="1003"/>
      </w:r>
      <w:r w:rsidR="00F44661" w:rsidRPr="0085486B">
        <w:t>)</w:t>
      </w:r>
      <w:r w:rsidRPr="0085486B">
        <w:t>.</w:t>
      </w:r>
      <w:r w:rsidR="00F44661" w:rsidRPr="0085486B">
        <w:t xml:space="preserve"> A</w:t>
      </w:r>
      <w:r w:rsidR="000A784C" w:rsidRPr="0085486B">
        <w:t xml:space="preserve">fter dominant-tonic resolutions in mm. </w:t>
      </w:r>
      <w:r w:rsidR="00F44661" w:rsidRPr="0085486B">
        <w:t>27–30</w:t>
      </w:r>
      <w:r w:rsidR="00BD101F" w:rsidRPr="0085486B">
        <w:t xml:space="preserve"> (</w:t>
      </w:r>
      <w:commentRangeStart w:id="1004"/>
      <w:commentRangeStart w:id="1005"/>
      <w:r w:rsidR="00BD101F" w:rsidRPr="00FE4C77">
        <w:rPr>
          <w:b/>
          <w:bCs/>
          <w:u w:val="single"/>
        </w:rPr>
        <w:t>Example 11</w:t>
      </w:r>
      <w:commentRangeEnd w:id="1004"/>
      <w:r w:rsidR="004B1F14">
        <w:rPr>
          <w:rStyle w:val="CommentReference"/>
        </w:rPr>
        <w:commentReference w:id="1004"/>
      </w:r>
      <w:commentRangeEnd w:id="1005"/>
      <w:r w:rsidR="00EC0E4A">
        <w:rPr>
          <w:rStyle w:val="CommentReference"/>
        </w:rPr>
        <w:commentReference w:id="1005"/>
      </w:r>
      <w:r w:rsidR="00BD101F" w:rsidRPr="0085486B">
        <w:t>)</w:t>
      </w:r>
      <w:r w:rsidR="00F44661" w:rsidRPr="0085486B">
        <w:t xml:space="preserve">, </w:t>
      </w:r>
      <w:del w:id="1006" w:author="Segall, Christopher (segallcr)" w:date="2025-10-04T09:34:00Z">
        <w:r w:rsidR="000A784C" w:rsidRPr="0085486B" w:rsidDel="00DD0FF6">
          <w:delText>the onset of the</w:delText>
        </w:r>
      </w:del>
      <w:ins w:id="1007" w:author="Segall, Christopher (segallcr)" w:date="2025-10-04T09:34:00Z">
        <w:r w:rsidR="00DD0FF6">
          <w:t>a</w:t>
        </w:r>
      </w:ins>
      <w:r w:rsidR="000A784C" w:rsidRPr="0085486B">
        <w:t xml:space="preserve"> home-key Prinner schema in m. 31 is </w:t>
      </w:r>
      <w:r w:rsidRPr="0085486B">
        <w:t xml:space="preserve">a particularly </w:t>
      </w:r>
      <w:ins w:id="1008" w:author="Segall, Christopher (segallcr)" w:date="2025-10-04T09:34:00Z">
        <w:r w:rsidR="006E144F">
          <w:t xml:space="preserve">strong </w:t>
        </w:r>
      </w:ins>
      <w:r w:rsidRPr="0085486B">
        <w:t>orienting</w:t>
      </w:r>
      <w:r w:rsidR="000A784C" w:rsidRPr="0085486B">
        <w:t xml:space="preserve"> cue for </w:t>
      </w:r>
      <w:del w:id="1009" w:author="Kyle Hutchinson" w:date="2025-08-24T08:15:00Z">
        <w:r w:rsidRPr="0085486B" w:rsidDel="004B1F14">
          <w:delText>our</w:delText>
        </w:r>
        <w:r w:rsidR="000A784C" w:rsidRPr="0085486B" w:rsidDel="004B1F14">
          <w:delText xml:space="preserve"> position in </w:delText>
        </w:r>
      </w:del>
      <w:r w:rsidR="000A784C" w:rsidRPr="0085486B">
        <w:t>the exposition</w:t>
      </w:r>
      <w:r w:rsidR="00712235" w:rsidRPr="0085486B">
        <w:t xml:space="preserve">’s </w:t>
      </w:r>
      <w:ins w:id="1010" w:author="Kyle Hutchinson" w:date="2025-08-24T08:16:00Z">
        <w:r w:rsidR="004B1F14">
          <w:t>trajectory</w:t>
        </w:r>
      </w:ins>
      <w:del w:id="1011" w:author="Kyle Hutchinson" w:date="2025-08-24T08:16:00Z">
        <w:r w:rsidR="00712235" w:rsidRPr="0085486B" w:rsidDel="004B1F14">
          <w:delText>journey</w:delText>
        </w:r>
      </w:del>
      <w:r w:rsidR="00712235" w:rsidRPr="0085486B">
        <w:t>, yet one that arrives unusually late.</w:t>
      </w:r>
      <w:r w:rsidR="000A784C" w:rsidRPr="0085486B">
        <w:t xml:space="preserve"> </w:t>
      </w:r>
      <w:r w:rsidR="00E4717F" w:rsidRPr="0085486B">
        <w:t xml:space="preserve">A home-key Prinner </w:t>
      </w:r>
      <w:del w:id="1012" w:author="Segall, Christopher (segallcr)" w:date="2025-10-04T09:30:00Z">
        <w:r w:rsidR="00E4717F" w:rsidRPr="0085486B" w:rsidDel="00E96134">
          <w:delText xml:space="preserve">riposte </w:delText>
        </w:r>
      </w:del>
      <w:r w:rsidR="00E4717F" w:rsidRPr="0085486B">
        <w:t>is a hallmark of the galant style</w:t>
      </w:r>
      <w:r w:rsidR="00B25CE3" w:rsidRPr="0085486B">
        <w:t xml:space="preserve"> (</w:t>
      </w:r>
      <w:r w:rsidR="006E25C5" w:rsidRPr="0085486B">
        <w:t>Gjerdingen 2007)</w:t>
      </w:r>
      <w:r w:rsidR="0098025F" w:rsidRPr="0085486B">
        <w:t xml:space="preserve">: this schema is conventional and is </w:t>
      </w:r>
      <w:r w:rsidR="0027482B" w:rsidRPr="0085486B">
        <w:t xml:space="preserve">very often </w:t>
      </w:r>
      <w:r w:rsidR="0098025F" w:rsidRPr="0085486B">
        <w:t>a “riposte” to an opening</w:t>
      </w:r>
      <w:r w:rsidR="00FA25D6" w:rsidRPr="0085486B">
        <w:t xml:space="preserve"> idea</w:t>
      </w:r>
      <w:r w:rsidR="0027482B" w:rsidRPr="0085486B">
        <w:t>, be it an inter</w:t>
      </w:r>
      <w:ins w:id="1013" w:author="Kyle Hutchinson" w:date="2025-08-24T08:21:00Z">
        <w:r w:rsidR="00DB2A91">
          <w:t>-</w:t>
        </w:r>
      </w:ins>
      <w:r w:rsidR="0027482B" w:rsidRPr="0085486B">
        <w:t>opus schema or a piece-specific opening gambit.</w:t>
      </w:r>
      <w:r w:rsidR="008456ED" w:rsidRPr="0085486B">
        <w:t xml:space="preserve"> </w:t>
      </w:r>
      <w:r w:rsidR="007910BC" w:rsidRPr="0085486B">
        <w:t>In this particular case, the schema signals the shift from the fantasy-like opening into a conventional galant</w:t>
      </w:r>
      <w:del w:id="1014" w:author="Segall, Christopher (segallcr)" w:date="2025-10-04T09:30:00Z">
        <w:r w:rsidR="007910BC" w:rsidRPr="0085486B" w:rsidDel="00EC1282">
          <w:delText>-</w:delText>
        </w:r>
      </w:del>
      <w:ins w:id="1015" w:author="Segall, Christopher (segallcr)" w:date="2025-10-04T09:30:00Z">
        <w:r w:rsidR="00EC1282">
          <w:t xml:space="preserve"> </w:t>
        </w:r>
      </w:ins>
      <w:r w:rsidR="007910BC" w:rsidRPr="0085486B">
        <w:t>exposition</w:t>
      </w:r>
      <w:del w:id="1016" w:author="Kyle Hutchinson" w:date="2025-08-24T08:21:00Z">
        <w:r w:rsidR="007910BC" w:rsidRPr="0085486B" w:rsidDel="00DB2A91">
          <w:delText xml:space="preserve"> course of </w:delText>
        </w:r>
        <w:r w:rsidR="007910BC" w:rsidRPr="0085486B" w:rsidDel="00DB2A91">
          <w:lastRenderedPageBreak/>
          <w:delText>events</w:delText>
        </w:r>
      </w:del>
      <w:r w:rsidR="003F61C7" w:rsidRPr="0085486B">
        <w:t>: this shift is strongly supported through the subsequent chain of events, in which the music forges its way toward</w:t>
      </w:r>
      <w:del w:id="1017" w:author="Segall, Christopher (segallcr)" w:date="2025-10-04T09:35:00Z">
        <w:r w:rsidR="003F61C7" w:rsidRPr="0085486B" w:rsidDel="00052B83">
          <w:delText>s</w:delText>
        </w:r>
      </w:del>
      <w:r w:rsidR="003F61C7" w:rsidRPr="0085486B">
        <w:t xml:space="preserve"> </w:t>
      </w:r>
      <w:r w:rsidR="00AE7CC2" w:rsidRPr="0085486B">
        <w:t xml:space="preserve">conventional </w:t>
      </w:r>
      <w:r w:rsidR="003F61C7" w:rsidRPr="0085486B">
        <w:t>cadential points of articulation.</w:t>
      </w:r>
      <w:commentRangeStart w:id="1018"/>
      <w:ins w:id="1019" w:author="Kyle Hutchinson" w:date="2025-08-24T08:23:00Z">
        <w:r w:rsidR="00DB2A91" w:rsidRPr="00052B83">
          <w:rPr>
            <w:rStyle w:val="FootnoteReference"/>
          </w:rPr>
          <w:footnoteReference w:id="23"/>
        </w:r>
      </w:ins>
      <w:commentRangeEnd w:id="1018"/>
      <w:r w:rsidR="003D76BD">
        <w:rPr>
          <w:rStyle w:val="CommentReference"/>
        </w:rPr>
        <w:commentReference w:id="1018"/>
      </w:r>
    </w:p>
    <w:p w14:paraId="389A74FB" w14:textId="77777777" w:rsidR="004D2027" w:rsidRPr="0085486B" w:rsidRDefault="004D2027" w:rsidP="00A50271"/>
    <w:p w14:paraId="2B0534EA" w14:textId="4A3C53FE" w:rsidR="004D2027" w:rsidRDefault="004D2027" w:rsidP="00A50271">
      <w:r w:rsidRPr="0085486B">
        <w:rPr>
          <w:b/>
          <w:bCs/>
        </w:rPr>
        <w:t>Example 11</w:t>
      </w:r>
      <w:r w:rsidRPr="0085486B">
        <w:t xml:space="preserve"> </w:t>
      </w:r>
      <w:r w:rsidR="00A50271">
        <w:t>C. P. E. Bach, Symphony in D Major, Wq. 183/1, first movement, mm. 31–34.</w:t>
      </w:r>
    </w:p>
    <w:p w14:paraId="2FB6911C" w14:textId="77777777" w:rsidR="004D2027" w:rsidRDefault="004D2027" w:rsidP="003D76BD"/>
    <w:p w14:paraId="1EF94332" w14:textId="315FB6D5" w:rsidR="0065216B" w:rsidRDefault="0039628C" w:rsidP="005C59A2">
      <w:commentRangeStart w:id="1022"/>
      <w:commentRangeStart w:id="1023"/>
      <w:del w:id="1024" w:author="Segall, Christopher (segallcr)" w:date="2025-10-04T09:46:00Z">
        <w:r w:rsidRPr="0093379E" w:rsidDel="0073158A">
          <w:delText xml:space="preserve">Example </w:delText>
        </w:r>
        <w:r w:rsidR="00BD101F" w:rsidRPr="0093379E" w:rsidDel="0073158A">
          <w:delText>12</w:delText>
        </w:r>
        <w:r w:rsidRPr="0093379E" w:rsidDel="0073158A">
          <w:delText>a</w:delText>
        </w:r>
        <w:r w:rsidRPr="0085486B" w:rsidDel="0073158A">
          <w:delText xml:space="preserve"> </w:delText>
        </w:r>
        <w:commentRangeEnd w:id="1022"/>
        <w:r w:rsidR="00695964" w:rsidDel="0073158A">
          <w:rPr>
            <w:rStyle w:val="CommentReference"/>
          </w:rPr>
          <w:commentReference w:id="1022"/>
        </w:r>
        <w:commentRangeEnd w:id="1023"/>
        <w:r w:rsidR="00872691" w:rsidDel="0073158A">
          <w:rPr>
            <w:rStyle w:val="CommentReference"/>
          </w:rPr>
          <w:commentReference w:id="1023"/>
        </w:r>
        <w:r w:rsidRPr="0085486B" w:rsidDel="0073158A">
          <w:delText>shows the basic</w:delText>
        </w:r>
        <w:r w:rsidR="00D70AC5" w:rsidRPr="0085486B" w:rsidDel="0073158A">
          <w:delText xml:space="preserve"> punctuation</w:delText>
        </w:r>
        <w:r w:rsidRPr="0085486B" w:rsidDel="0073158A">
          <w:delText xml:space="preserve"> sequence; </w:delText>
        </w:r>
        <w:r w:rsidRPr="0093379E" w:rsidDel="0073158A">
          <w:delText xml:space="preserve">Example </w:delText>
        </w:r>
        <w:r w:rsidR="00BD101F" w:rsidRPr="0093379E" w:rsidDel="0073158A">
          <w:delText>12</w:delText>
        </w:r>
        <w:r w:rsidRPr="0093379E" w:rsidDel="0073158A">
          <w:delText>b</w:delText>
        </w:r>
        <w:r w:rsidRPr="0085486B" w:rsidDel="0073158A">
          <w:delText xml:space="preserve"> shows a possible sequence without a </w:delText>
        </w:r>
        <w:r w:rsidRPr="0085486B" w:rsidDel="0073158A">
          <w:rPr>
            <w:i/>
            <w:iCs/>
          </w:rPr>
          <w:delText>Grundabsatz</w:delText>
        </w:r>
        <w:r w:rsidRPr="0085486B" w:rsidDel="0073158A">
          <w:delText>, which is</w:delText>
        </w:r>
        <w:r w:rsidR="000D6264" w:rsidRPr="0085486B" w:rsidDel="0073158A">
          <w:delText xml:space="preserve"> echoed in Bach’s compositional choices</w:delText>
        </w:r>
        <w:r w:rsidRPr="0085486B" w:rsidDel="0073158A">
          <w:delText xml:space="preserve">; </w:delText>
        </w:r>
        <w:r w:rsidRPr="0093379E" w:rsidDel="0073158A">
          <w:delText xml:space="preserve">Example </w:delText>
        </w:r>
        <w:r w:rsidR="00BD101F" w:rsidRPr="0093379E" w:rsidDel="0073158A">
          <w:delText>12</w:delText>
        </w:r>
        <w:r w:rsidRPr="0093379E" w:rsidDel="0073158A">
          <w:delText>c</w:delText>
        </w:r>
        <w:r w:rsidRPr="0085486B" w:rsidDel="0073158A">
          <w:delText xml:space="preserve"> shows a sequence with two </w:delText>
        </w:r>
        <w:r w:rsidRPr="0085486B" w:rsidDel="0073158A">
          <w:rPr>
            <w:i/>
            <w:iCs/>
          </w:rPr>
          <w:delText>Quintabsätze</w:delText>
        </w:r>
        <w:r w:rsidRPr="0085486B" w:rsidDel="0073158A">
          <w:delText xml:space="preserve"> in the key of V, with a succession of a more active </w:delText>
        </w:r>
        <w:r w:rsidR="00696552" w:rsidRPr="0085486B" w:rsidDel="0073158A">
          <w:delText>one</w:delText>
        </w:r>
        <w:r w:rsidRPr="0085486B" w:rsidDel="0073158A">
          <w:delText xml:space="preserve"> leading to a point of articulation followed by a more lyrical one</w:delText>
        </w:r>
        <w:r w:rsidR="00696552" w:rsidRPr="0085486B" w:rsidDel="0073158A">
          <w:delText xml:space="preserve">, creating variety even as </w:delText>
        </w:r>
        <w:r w:rsidR="005018D4" w:rsidRPr="0085486B" w:rsidDel="0073158A">
          <w:delText>the exposition progresses twice towards the same punctuation point in the sequence.</w:delText>
        </w:r>
        <w:r w:rsidRPr="0085486B" w:rsidDel="0073158A">
          <w:delText xml:space="preserve"> </w:delText>
        </w:r>
      </w:del>
      <w:ins w:id="1025" w:author="Segall, Christopher (segallcr)" w:date="2025-10-04T09:47:00Z">
        <w:r w:rsidR="006A50BA">
          <w:rPr>
            <w:b/>
            <w:bCs/>
            <w:u w:val="single"/>
          </w:rPr>
          <w:t>Example 12</w:t>
        </w:r>
        <w:r w:rsidR="006A50BA">
          <w:t xml:space="preserve"> </w:t>
        </w:r>
        <w:r w:rsidR="00F22848">
          <w:t>diagrams the galant “punctuation for</w:t>
        </w:r>
      </w:ins>
      <w:ins w:id="1026" w:author="Segall, Christopher (segallcr)" w:date="2025-10-04T09:48:00Z">
        <w:r w:rsidR="00F22848">
          <w:t xml:space="preserve">m” (Burstein 2020) </w:t>
        </w:r>
        <w:r w:rsidR="00FD5CF0">
          <w:t>of the exposition.</w:t>
        </w:r>
      </w:ins>
      <w:r w:rsidR="006A50BA">
        <w:t xml:space="preserve"> </w:t>
      </w:r>
      <w:del w:id="1027" w:author="Segall, Christopher (segallcr)" w:date="2025-10-04T09:49:00Z">
        <w:r w:rsidRPr="0085486B" w:rsidDel="003C2E85">
          <w:delText xml:space="preserve">As we can glean from </w:delText>
        </w:r>
        <w:r w:rsidRPr="004649FB" w:rsidDel="003C2E85">
          <w:rPr>
            <w:b/>
            <w:bCs/>
            <w:u w:val="single"/>
          </w:rPr>
          <w:delText xml:space="preserve">Example </w:delText>
        </w:r>
        <w:r w:rsidR="00BD101F" w:rsidRPr="004649FB" w:rsidDel="003C2E85">
          <w:rPr>
            <w:b/>
            <w:bCs/>
            <w:u w:val="single"/>
          </w:rPr>
          <w:delText>12</w:delText>
        </w:r>
        <w:r w:rsidRPr="004649FB" w:rsidDel="003C2E85">
          <w:rPr>
            <w:b/>
            <w:bCs/>
            <w:u w:val="single"/>
          </w:rPr>
          <w:delText>d</w:delText>
        </w:r>
        <w:r w:rsidRPr="0085486B" w:rsidDel="003C2E85">
          <w:delText xml:space="preserve">, </w:delText>
        </w:r>
      </w:del>
      <w:r w:rsidRPr="0085486B">
        <w:t xml:space="preserve">Bach’s exposition </w:t>
      </w:r>
      <w:del w:id="1028" w:author="Segall, Christopher (segallcr)" w:date="2025-10-04T09:49:00Z">
        <w:r w:rsidRPr="0085486B" w:rsidDel="006F4EC2">
          <w:delText xml:space="preserve">both omits the </w:delText>
        </w:r>
        <w:r w:rsidRPr="0085486B" w:rsidDel="006F4EC2">
          <w:rPr>
            <w:i/>
            <w:iCs/>
          </w:rPr>
          <w:delText>Grundabsatz</w:delText>
        </w:r>
        <w:r w:rsidRPr="0085486B" w:rsidDel="006F4EC2">
          <w:delText xml:space="preserve"> and </w:delText>
        </w:r>
      </w:del>
      <w:r w:rsidRPr="0085486B">
        <w:t xml:space="preserve">repeats its motion towards a </w:t>
      </w:r>
      <w:r w:rsidRPr="0085486B">
        <w:rPr>
          <w:i/>
          <w:iCs/>
        </w:rPr>
        <w:t xml:space="preserve">Quintabsatz </w:t>
      </w:r>
      <w:r w:rsidRPr="0085486B">
        <w:t>in the key of V</w:t>
      </w:r>
      <w:ins w:id="1029" w:author="Segall, Christopher (segallcr)" w:date="2025-10-04T09:52:00Z">
        <w:r w:rsidR="004554F8">
          <w:t xml:space="preserve">, </w:t>
        </w:r>
        <w:r w:rsidR="00E74D27">
          <w:t xml:space="preserve">reversing the prototypical succession of </w:t>
        </w:r>
      </w:ins>
      <w:ins w:id="1030" w:author="Segall, Christopher (segallcr)" w:date="2025-10-04T09:53:00Z">
        <w:r w:rsidR="00BB7171">
          <w:t xml:space="preserve">active </w:t>
        </w:r>
        <w:r w:rsidR="009353DC">
          <w:t>(</w:t>
        </w:r>
        <w:r w:rsidR="009353DC">
          <w:rPr>
            <w:i/>
            <w:iCs/>
          </w:rPr>
          <w:t>rauschend</w:t>
        </w:r>
        <w:r w:rsidR="009353DC">
          <w:t xml:space="preserve">) </w:t>
        </w:r>
        <w:r w:rsidR="00BB7171">
          <w:t>followed by lyrical</w:t>
        </w:r>
        <w:r w:rsidR="009353DC">
          <w:t xml:space="preserve"> (cantabile)</w:t>
        </w:r>
      </w:ins>
      <w:ins w:id="1031" w:author="Segall, Christopher (segallcr)" w:date="2025-10-04T09:54:00Z">
        <w:r w:rsidR="009353DC">
          <w:t xml:space="preserve"> (Burstein 2020, 75)</w:t>
        </w:r>
      </w:ins>
      <w:r w:rsidRPr="0085486B">
        <w:t xml:space="preserve">. </w:t>
      </w:r>
      <w:del w:id="1032" w:author="Segall, Christopher (segallcr)" w:date="2025-10-04T09:55:00Z">
        <w:r w:rsidRPr="0085486B" w:rsidDel="00CF5131">
          <w:delText xml:space="preserve">As Burstein emphasizes, </w:delText>
        </w:r>
        <w:r w:rsidR="003F61C7" w:rsidRPr="0085486B" w:rsidDel="00CF5131">
          <w:delText xml:space="preserve">certain things </w:delText>
        </w:r>
      </w:del>
      <w:ins w:id="1033" w:author="Segall, Christopher (segallcr)" w:date="2025-10-04T09:55:00Z">
        <w:r w:rsidR="00CF5131">
          <w:t xml:space="preserve">Several elements </w:t>
        </w:r>
      </w:ins>
      <w:del w:id="1034" w:author="Segall, Christopher (segallcr)" w:date="2025-10-04T09:55:00Z">
        <w:r w:rsidR="003F61C7" w:rsidRPr="0085486B" w:rsidDel="00CF5131">
          <w:delText xml:space="preserve">about </w:delText>
        </w:r>
        <w:r w:rsidR="003F61C7" w:rsidRPr="0085486B" w:rsidDel="00CF5131">
          <w:lastRenderedPageBreak/>
          <w:delText>the punctuation outline</w:delText>
        </w:r>
      </w:del>
      <w:ins w:id="1035" w:author="Kyle Hutchinson" w:date="2025-08-24T08:28:00Z">
        <w:del w:id="1036" w:author="Segall, Christopher (segallcr)" w:date="2025-10-04T09:55:00Z">
          <w:r w:rsidR="00695964" w:rsidDel="00CF5131">
            <w:delText xml:space="preserve"> </w:delText>
          </w:r>
        </w:del>
        <w:r w:rsidR="00695964">
          <w:t xml:space="preserve">of </w:t>
        </w:r>
        <w:del w:id="1037" w:author="Segall, Christopher (segallcr)" w:date="2025-10-04T09:55:00Z">
          <w:r w:rsidR="00695964" w:rsidDel="00CF5131">
            <w:delText xml:space="preserve">a </w:delText>
          </w:r>
        </w:del>
        <w:r w:rsidR="00695964">
          <w:t>galant exposition</w:t>
        </w:r>
      </w:ins>
      <w:ins w:id="1038" w:author="Segall, Christopher (segallcr)" w:date="2025-10-04T09:55:00Z">
        <w:r w:rsidR="00CF5131">
          <w:t>s</w:t>
        </w:r>
      </w:ins>
      <w:r w:rsidR="003F61C7" w:rsidRPr="0085486B">
        <w:t xml:space="preserve"> </w:t>
      </w:r>
      <w:del w:id="1039" w:author="Segall, Christopher (segallcr)" w:date="2025-10-04T09:55:00Z">
        <w:r w:rsidR="003F61C7" w:rsidRPr="0085486B" w:rsidDel="006B2A88">
          <w:delText xml:space="preserve">are disorienting to </w:delText>
        </w:r>
        <w:r w:rsidR="00FA25D6" w:rsidRPr="0085486B" w:rsidDel="006B2A88">
          <w:delText xml:space="preserve">our </w:delText>
        </w:r>
      </w:del>
      <w:ins w:id="1040" w:author="Segall, Christopher (segallcr)" w:date="2025-10-04T09:55:00Z">
        <w:r w:rsidR="006B2A88">
          <w:t xml:space="preserve">contrast with the </w:t>
        </w:r>
      </w:ins>
      <w:r w:rsidR="00FA25D6" w:rsidRPr="0085486B">
        <w:t>high-classical</w:t>
      </w:r>
      <w:del w:id="1041" w:author="Segall, Christopher (segallcr)" w:date="2025-10-04T09:55:00Z">
        <w:r w:rsidR="00FA25D6" w:rsidRPr="0085486B" w:rsidDel="006B2A88">
          <w:delText>-biased</w:delText>
        </w:r>
      </w:del>
      <w:r w:rsidR="00FA25D6" w:rsidRPr="0085486B">
        <w:t xml:space="preserve"> </w:t>
      </w:r>
      <w:del w:id="1042" w:author="Segall, Christopher (segallcr)" w:date="2025-10-04T09:55:00Z">
        <w:r w:rsidR="00FA25D6" w:rsidRPr="0085486B" w:rsidDel="006B2A88">
          <w:delText>minds</w:delText>
        </w:r>
      </w:del>
      <w:ins w:id="1043" w:author="Segall, Christopher (segallcr)" w:date="2025-10-04T09:57:00Z">
        <w:r w:rsidR="00C10A9B">
          <w:t xml:space="preserve"> </w:t>
        </w:r>
      </w:ins>
      <w:ins w:id="1044" w:author="Segall, Christopher (segallcr)" w:date="2025-10-04T09:55:00Z">
        <w:r w:rsidR="006B2A88">
          <w:t>sonata form that has received much scholarly attention</w:t>
        </w:r>
        <w:r w:rsidR="008D2ABC">
          <w:t xml:space="preserve"> (Burstein </w:t>
        </w:r>
      </w:ins>
      <w:ins w:id="1045" w:author="Segall, Christopher (segallcr)" w:date="2025-10-04T09:56:00Z">
        <w:r w:rsidR="008D2ABC">
          <w:t>2020, 8–9)</w:t>
        </w:r>
      </w:ins>
      <w:r w:rsidR="003F61C7" w:rsidRPr="0085486B">
        <w:t>:</w:t>
      </w:r>
      <w:del w:id="1046" w:author="Segall, Christopher (segallcr)" w:date="2025-10-04T09:56:00Z">
        <w:r w:rsidR="00700FFA" w:rsidRPr="004A3054" w:rsidDel="008D2ABC">
          <w:rPr>
            <w:rStyle w:val="FootnoteReference"/>
          </w:rPr>
          <w:footnoteReference w:id="24"/>
        </w:r>
      </w:del>
    </w:p>
    <w:p w14:paraId="579C0732" w14:textId="77777777" w:rsidR="005C59A2" w:rsidRDefault="005C59A2" w:rsidP="005C59A2"/>
    <w:p w14:paraId="46BD0F82" w14:textId="5DFD3E82" w:rsidR="0004500D" w:rsidRDefault="0039628C" w:rsidP="000A370A">
      <w:pPr>
        <w:pStyle w:val="ListParagraph"/>
        <w:numPr>
          <w:ilvl w:val="0"/>
          <w:numId w:val="23"/>
        </w:numPr>
        <w:rPr>
          <w:ins w:id="1052" w:author="Segall, Christopher (segallcr)" w:date="2025-10-04T09:58:00Z"/>
        </w:rPr>
      </w:pPr>
      <w:r w:rsidRPr="0085486B">
        <w:t>Galant expositions work their way towards several</w:t>
      </w:r>
      <w:r w:rsidR="00F74A34" w:rsidRPr="0085486B">
        <w:t xml:space="preserve"> punctuation</w:t>
      </w:r>
      <w:r w:rsidRPr="0085486B">
        <w:t xml:space="preserve"> points, which may or may not overlap with present-day definitions of cadences</w:t>
      </w:r>
      <w:ins w:id="1053" w:author="Segall, Christopher (segallcr)" w:date="2025-10-04T09:57:00Z">
        <w:r w:rsidR="0054033C">
          <w:t>.</w:t>
        </w:r>
      </w:ins>
      <w:ins w:id="1054" w:author="Segall, Christopher (segallcr)" w:date="2025-10-04T10:04:00Z">
        <w:r w:rsidR="006A7100">
          <w:t xml:space="preserve"> </w:t>
        </w:r>
      </w:ins>
    </w:p>
    <w:p w14:paraId="5498250B" w14:textId="1C802BC7" w:rsidR="0039628C" w:rsidRPr="0085486B" w:rsidRDefault="0039628C" w:rsidP="000A370A">
      <w:pPr>
        <w:pStyle w:val="ListParagraph"/>
        <w:numPr>
          <w:ilvl w:val="0"/>
          <w:numId w:val="23"/>
        </w:numPr>
      </w:pPr>
      <w:r w:rsidRPr="0085486B">
        <w:t xml:space="preserve">There is no expectation for a big mid-exposition cadence akin to </w:t>
      </w:r>
      <w:ins w:id="1055" w:author="Segall, Christopher (segallcr)" w:date="2025-10-04T10:20:00Z">
        <w:r w:rsidR="00453160">
          <w:t>a medial caesura (</w:t>
        </w:r>
      </w:ins>
      <w:r w:rsidRPr="0085486B">
        <w:t xml:space="preserve">Hepokoski and </w:t>
      </w:r>
      <w:del w:id="1056" w:author="Segall, Christopher (segallcr)" w:date="2025-10-04T10:20:00Z">
        <w:r w:rsidRPr="0085486B" w:rsidDel="00453160">
          <w:delText xml:space="preserve">Darcy’s </w:delText>
        </w:r>
      </w:del>
      <w:ins w:id="1057" w:author="Segall, Christopher (segallcr)" w:date="2025-10-04T10:20:00Z">
        <w:r w:rsidR="00453160" w:rsidRPr="0085486B">
          <w:t>Darcy</w:t>
        </w:r>
        <w:r w:rsidR="00453160">
          <w:t>,</w:t>
        </w:r>
        <w:r w:rsidR="00453160" w:rsidRPr="0085486B">
          <w:t xml:space="preserve"> </w:t>
        </w:r>
      </w:ins>
      <w:del w:id="1058" w:author="Segall, Christopher (segallcr)" w:date="2025-10-04T10:20:00Z">
        <w:r w:rsidRPr="0085486B" w:rsidDel="00453160">
          <w:delText>(</w:delText>
        </w:r>
      </w:del>
      <w:r w:rsidRPr="0085486B">
        <w:t>2006)</w:t>
      </w:r>
      <w:del w:id="1059" w:author="Segall, Christopher (segallcr)" w:date="2025-10-04T10:20:00Z">
        <w:r w:rsidRPr="0085486B" w:rsidDel="00453160">
          <w:delText xml:space="preserve"> MC</w:delText>
        </w:r>
      </w:del>
      <w:r w:rsidRPr="0085486B">
        <w:t>;</w:t>
      </w:r>
      <w:r w:rsidR="00574FD7" w:rsidRPr="0085486B">
        <w:t xml:space="preserve"> there is also nothing unusual (or particularly marked for </w:t>
      </w:r>
      <w:del w:id="1060" w:author="Segall, Christopher (segallcr)" w:date="2025-10-04T10:01:00Z">
        <w:r w:rsidR="00574FD7" w:rsidRPr="0085486B" w:rsidDel="005E76ED">
          <w:delText xml:space="preserve">our </w:delText>
        </w:r>
      </w:del>
      <w:r w:rsidR="003F61C7" w:rsidRPr="0085486B">
        <w:t>attention</w:t>
      </w:r>
      <w:r w:rsidR="00574FD7" w:rsidRPr="0085486B">
        <w:t>) about a piece with</w:t>
      </w:r>
      <w:r w:rsidR="00F74A34" w:rsidRPr="0085486B">
        <w:t xml:space="preserve"> two half-cadential breaks</w:t>
      </w:r>
      <w:ins w:id="1061" w:author="Segall, Christopher (segallcr)" w:date="2025-10-04T10:02:00Z">
        <w:r w:rsidR="00A17BD2">
          <w:t xml:space="preserve"> (Burstein 2020, </w:t>
        </w:r>
        <w:r w:rsidR="00315719">
          <w:t>182–200)</w:t>
        </w:r>
      </w:ins>
      <w:r w:rsidR="003F61C7" w:rsidRPr="0085486B">
        <w:t>.</w:t>
      </w:r>
      <w:del w:id="1062" w:author="Segall, Christopher (segallcr)" w:date="2025-10-04T10:02:00Z">
        <w:r w:rsidR="003F61C7" w:rsidRPr="00A17BD2" w:rsidDel="00315719">
          <w:rPr>
            <w:rStyle w:val="FootnoteReference"/>
          </w:rPr>
          <w:footnoteReference w:id="25"/>
        </w:r>
      </w:del>
    </w:p>
    <w:p w14:paraId="6BD20B95" w14:textId="063BDD67" w:rsidR="0039628C" w:rsidRPr="0085486B" w:rsidRDefault="0039628C" w:rsidP="000A370A">
      <w:pPr>
        <w:pStyle w:val="ListParagraph"/>
        <w:numPr>
          <w:ilvl w:val="0"/>
          <w:numId w:val="23"/>
        </w:numPr>
      </w:pPr>
      <w:r w:rsidRPr="0085486B">
        <w:t xml:space="preserve">Areas of the exposition are not defined as </w:t>
      </w:r>
      <w:commentRangeStart w:id="1065"/>
      <w:r w:rsidRPr="0085486B">
        <w:t>containers</w:t>
      </w:r>
      <w:commentRangeEnd w:id="1065"/>
      <w:r w:rsidR="00695964">
        <w:rPr>
          <w:rStyle w:val="CommentReference"/>
        </w:rPr>
        <w:commentReference w:id="1065"/>
      </w:r>
      <w:r w:rsidRPr="0085486B">
        <w:t xml:space="preserve"> but </w:t>
      </w:r>
      <w:ins w:id="1066" w:author="Segall, Christopher (segallcr)" w:date="2025-10-04T10:03:00Z">
        <w:r w:rsidR="008859B4">
          <w:t xml:space="preserve">are </w:t>
        </w:r>
      </w:ins>
      <w:r w:rsidRPr="0085486B">
        <w:t xml:space="preserve">rather based on the </w:t>
      </w:r>
      <w:del w:id="1067" w:author="Segall, Christopher (segallcr)" w:date="2025-10-04T10:03:00Z">
        <w:r w:rsidRPr="0085486B" w:rsidDel="00F414FC">
          <w:delText xml:space="preserve">point </w:delText>
        </w:r>
      </w:del>
      <w:ins w:id="1068" w:author="Segall, Christopher (segallcr)" w:date="2025-10-04T10:03:00Z">
        <w:r w:rsidR="00F414FC">
          <w:t xml:space="preserve">type </w:t>
        </w:r>
      </w:ins>
      <w:r w:rsidRPr="0085486B">
        <w:t xml:space="preserve">of cadential </w:t>
      </w:r>
      <w:del w:id="1069" w:author="Segall, Christopher (segallcr)" w:date="2025-10-04T10:03:00Z">
        <w:r w:rsidRPr="0085486B" w:rsidDel="00F414FC">
          <w:delText xml:space="preserve">(or other) </w:delText>
        </w:r>
      </w:del>
      <w:r w:rsidRPr="0085486B">
        <w:t>articulation toward</w:t>
      </w:r>
      <w:del w:id="1070" w:author="Segall, Christopher (segallcr)" w:date="2025-10-04T10:03:00Z">
        <w:r w:rsidRPr="0085486B" w:rsidDel="00F414FC">
          <w:delText>s</w:delText>
        </w:r>
      </w:del>
      <w:r w:rsidRPr="0085486B">
        <w:t xml:space="preserve"> which they lead</w:t>
      </w:r>
      <w:del w:id="1071" w:author="Segall, Christopher (segallcr)" w:date="2025-10-04T10:03:00Z">
        <w:r w:rsidRPr="0085486B" w:rsidDel="008859B4">
          <w:delText>;</w:delText>
        </w:r>
      </w:del>
      <w:ins w:id="1072" w:author="Segall, Christopher (segallcr)" w:date="2025-10-04T10:03:00Z">
        <w:r w:rsidR="008859B4">
          <w:t>.</w:t>
        </w:r>
      </w:ins>
    </w:p>
    <w:p w14:paraId="22544DF1" w14:textId="452103CB" w:rsidR="0039628C" w:rsidRPr="0085486B" w:rsidRDefault="0039628C" w:rsidP="000A370A">
      <w:pPr>
        <w:pStyle w:val="ListParagraph"/>
        <w:numPr>
          <w:ilvl w:val="0"/>
          <w:numId w:val="23"/>
        </w:numPr>
      </w:pPr>
      <w:del w:id="1073" w:author="Segall, Christopher (segallcr)" w:date="2025-10-04T10:06:00Z">
        <w:r w:rsidRPr="0085486B" w:rsidDel="005C59A2">
          <w:delText>Though we expect t</w:delText>
        </w:r>
      </w:del>
      <w:ins w:id="1074" w:author="Segall, Christopher (segallcr)" w:date="2025-10-04T10:06:00Z">
        <w:r w:rsidR="005C59A2">
          <w:t>T</w:t>
        </w:r>
      </w:ins>
      <w:r w:rsidRPr="0085486B">
        <w:t xml:space="preserve">hematic contrast in the secondary key area </w:t>
      </w:r>
      <w:del w:id="1075" w:author="Segall, Christopher (segallcr)" w:date="2025-10-04T10:07:00Z">
        <w:r w:rsidRPr="0085486B" w:rsidDel="00372C90">
          <w:delText xml:space="preserve">with </w:delText>
        </w:r>
      </w:del>
      <w:ins w:id="1076" w:author="Segall, Christopher (segallcr)" w:date="2025-10-04T10:07:00Z">
        <w:r w:rsidR="00372C90">
          <w:t xml:space="preserve">by way of </w:t>
        </w:r>
      </w:ins>
      <w:r w:rsidRPr="0085486B">
        <w:t>a more lyrical theme</w:t>
      </w:r>
      <w:del w:id="1077" w:author="Segall, Christopher (segallcr)" w:date="2025-10-04T10:07:00Z">
        <w:r w:rsidRPr="0085486B" w:rsidDel="00372C90">
          <w:delText>, this</w:delText>
        </w:r>
      </w:del>
      <w:r w:rsidRPr="0085486B">
        <w:t xml:space="preserve"> was </w:t>
      </w:r>
      <w:del w:id="1078" w:author="Segall, Christopher (segallcr)" w:date="2025-10-04T10:07:00Z">
        <w:r w:rsidRPr="0085486B" w:rsidDel="00372C90">
          <w:delText xml:space="preserve">actually </w:delText>
        </w:r>
      </w:del>
      <w:r w:rsidRPr="0085486B">
        <w:t>an optional element</w:t>
      </w:r>
      <w:r w:rsidR="00B853E7" w:rsidRPr="0085486B">
        <w:t xml:space="preserve"> that would have been</w:t>
      </w:r>
      <w:r w:rsidRPr="0085486B">
        <w:t xml:space="preserve"> construed as an “insert”</w:t>
      </w:r>
      <w:r w:rsidR="00B853E7" w:rsidRPr="0085486B">
        <w:t xml:space="preserve"> in the period</w:t>
      </w:r>
      <w:ins w:id="1079" w:author="Segall, Christopher (segallcr)" w:date="2025-10-04T10:07:00Z">
        <w:r w:rsidR="00377752">
          <w:t xml:space="preserve"> (Burstein 2020, 94–95</w:t>
        </w:r>
      </w:ins>
      <w:ins w:id="1080" w:author="Segall, Christopher (segallcr)" w:date="2025-10-04T10:08:00Z">
        <w:r w:rsidR="00377752">
          <w:t>)</w:t>
        </w:r>
      </w:ins>
      <w:r w:rsidR="00B853E7" w:rsidRPr="0085486B">
        <w:t>.</w:t>
      </w:r>
      <w:del w:id="1081" w:author="Segall, Christopher (segallcr)" w:date="2025-10-04T10:08:00Z">
        <w:r w:rsidR="00B853E7" w:rsidRPr="00377752" w:rsidDel="00377752">
          <w:rPr>
            <w:rStyle w:val="FootnoteReference"/>
          </w:rPr>
          <w:footnoteReference w:id="26"/>
        </w:r>
      </w:del>
    </w:p>
    <w:p w14:paraId="03C6DE87" w14:textId="77777777" w:rsidR="009C5803" w:rsidRDefault="009C5803" w:rsidP="007227F8"/>
    <w:p w14:paraId="7938515F" w14:textId="6585D4D9" w:rsidR="007227F8" w:rsidRPr="007227F8" w:rsidRDefault="007227F8" w:rsidP="007227F8">
      <w:r>
        <w:rPr>
          <w:b/>
          <w:bCs/>
        </w:rPr>
        <w:t>Example 12</w:t>
      </w:r>
      <w:r>
        <w:t xml:space="preserve"> </w:t>
      </w:r>
      <w:r w:rsidR="008A6BF2">
        <w:t>C. P. E. Bach, Symphony in D Major, Wq. 183/1, first movement</w:t>
      </w:r>
      <w:r w:rsidR="00616444">
        <w:t>: punctuation form of exposition.</w:t>
      </w:r>
    </w:p>
    <w:p w14:paraId="2CC35CC8" w14:textId="77777777" w:rsidR="007227F8" w:rsidRPr="0085486B" w:rsidRDefault="007227F8" w:rsidP="007227F8"/>
    <w:p w14:paraId="26A5C309" w14:textId="027CB1EA" w:rsidR="009C5803" w:rsidRDefault="009C5803" w:rsidP="00377752">
      <w:r w:rsidRPr="0085486B">
        <w:lastRenderedPageBreak/>
        <w:t xml:space="preserve">Taking these issues </w:t>
      </w:r>
      <w:commentRangeStart w:id="1084"/>
      <w:del w:id="1085" w:author="Segall, Christopher (segallcr)" w:date="2025-10-04T10:15:00Z">
        <w:r w:rsidRPr="0085486B" w:rsidDel="00066DD0">
          <w:delText xml:space="preserve">in turn </w:delText>
        </w:r>
      </w:del>
      <w:commentRangeEnd w:id="1084"/>
      <w:r w:rsidR="00066DD0">
        <w:rPr>
          <w:rStyle w:val="CommentReference"/>
        </w:rPr>
        <w:commentReference w:id="1084"/>
      </w:r>
      <w:r w:rsidRPr="0085486B">
        <w:t xml:space="preserve">as they apply to Bach’s exposition, we can make the following </w:t>
      </w:r>
      <w:r w:rsidR="00186542" w:rsidRPr="0085486B">
        <w:t>o</w:t>
      </w:r>
      <w:r w:rsidRPr="0085486B">
        <w:t>bservations:</w:t>
      </w:r>
    </w:p>
    <w:p w14:paraId="6B853DE4" w14:textId="77777777" w:rsidR="00217DD1" w:rsidRPr="0085486B" w:rsidRDefault="00217DD1" w:rsidP="00217DD1"/>
    <w:p w14:paraId="072142DD" w14:textId="679AD27D" w:rsidR="009C5803" w:rsidRPr="0085486B" w:rsidRDefault="009C5803" w:rsidP="00217DD1">
      <w:pPr>
        <w:pStyle w:val="ListParagraph"/>
        <w:numPr>
          <w:ilvl w:val="0"/>
          <w:numId w:val="24"/>
        </w:numPr>
      </w:pPr>
      <w:r w:rsidRPr="0085486B">
        <w:t xml:space="preserve">All of the punctuation points in Example </w:t>
      </w:r>
      <w:r w:rsidR="00754D29" w:rsidRPr="0085486B">
        <w:t>12</w:t>
      </w:r>
      <w:del w:id="1086" w:author="Segall, Christopher (segallcr)" w:date="2025-10-04T10:17:00Z">
        <w:r w:rsidRPr="0085486B" w:rsidDel="00AD3D1F">
          <w:delText>d</w:delText>
        </w:r>
      </w:del>
      <w:r w:rsidRPr="0085486B">
        <w:t xml:space="preserve"> </w:t>
      </w:r>
      <w:del w:id="1087" w:author="Segall, Christopher (segallcr)" w:date="2025-10-04T10:17:00Z">
        <w:r w:rsidRPr="0085486B" w:rsidDel="00AD3D1F">
          <w:delText xml:space="preserve">manifest as </w:delText>
        </w:r>
      </w:del>
      <w:ins w:id="1088" w:author="Segall, Christopher (segallcr)" w:date="2025-10-04T10:17:00Z">
        <w:r w:rsidR="00AD3D1F">
          <w:t xml:space="preserve">correspond to </w:t>
        </w:r>
      </w:ins>
      <w:r w:rsidRPr="0085486B">
        <w:t xml:space="preserve">cadence points </w:t>
      </w:r>
      <w:del w:id="1089" w:author="Segall, Christopher (segallcr)" w:date="2025-10-04T10:17:00Z">
        <w:r w:rsidRPr="0085486B" w:rsidDel="00AD3D1F">
          <w:delText xml:space="preserve">that would be recognized as such </w:delText>
        </w:r>
      </w:del>
      <w:r w:rsidRPr="0085486B">
        <w:t>in modern-day terminology (HC in the home key, two HCs in the key of V, and an elided PAC in the key of V</w:t>
      </w:r>
      <w:del w:id="1090" w:author="Segall, Christopher (segallcr)" w:date="2025-10-04T10:17:00Z">
        <w:r w:rsidRPr="0085486B" w:rsidDel="00B97D37">
          <w:delText>);</w:delText>
        </w:r>
      </w:del>
      <w:ins w:id="1091" w:author="Segall, Christopher (segallcr)" w:date="2025-10-04T10:17:00Z">
        <w:r w:rsidR="00B97D37" w:rsidRPr="0085486B">
          <w:t>)</w:t>
        </w:r>
        <w:r w:rsidR="00B97D37">
          <w:t>.</w:t>
        </w:r>
      </w:ins>
    </w:p>
    <w:p w14:paraId="5134E1A6" w14:textId="1FD68558" w:rsidR="009C5803" w:rsidRPr="0085486B" w:rsidRDefault="009C5803" w:rsidP="00217DD1">
      <w:pPr>
        <w:pStyle w:val="ListParagraph"/>
        <w:numPr>
          <w:ilvl w:val="0"/>
          <w:numId w:val="24"/>
        </w:numPr>
      </w:pPr>
      <w:r w:rsidRPr="0085486B">
        <w:t xml:space="preserve">The </w:t>
      </w:r>
      <w:r w:rsidRPr="00217DD1">
        <w:rPr>
          <w:i/>
          <w:iCs/>
        </w:rPr>
        <w:t>Quintabsatz</w:t>
      </w:r>
      <w:r w:rsidRPr="0085486B">
        <w:t xml:space="preserve"> of m. 34 </w:t>
      </w:r>
      <w:r w:rsidR="00754D29" w:rsidRPr="0085486B">
        <w:t>(</w:t>
      </w:r>
      <w:del w:id="1092" w:author="Segall, Christopher (segallcr)" w:date="2025-10-04T10:19:00Z">
        <w:r w:rsidR="00754D29" w:rsidRPr="0085486B" w:rsidDel="00393B4E">
          <w:delText>see also</w:delText>
        </w:r>
      </w:del>
      <w:ins w:id="1093" w:author="Segall, Christopher (segallcr)" w:date="2025-10-04T10:19:00Z">
        <w:r w:rsidR="00393B4E">
          <w:t>indicated in</w:t>
        </w:r>
      </w:ins>
      <w:r w:rsidR="00754D29" w:rsidRPr="0085486B">
        <w:t xml:space="preserve"> Example 11) </w:t>
      </w:r>
      <w:del w:id="1094" w:author="Segall, Christopher (segallcr)" w:date="2025-10-04T10:20:00Z">
        <w:r w:rsidR="008A5C36" w:rsidDel="00024C03">
          <w:delText xml:space="preserve">is the punctuation that </w:delText>
        </w:r>
      </w:del>
      <w:del w:id="1095" w:author="Segall, Christopher (segallcr)" w:date="2025-10-04T10:21:00Z">
        <w:r w:rsidR="008A5C36" w:rsidDel="00704D00">
          <w:delText xml:space="preserve">resembles </w:delText>
        </w:r>
      </w:del>
      <w:r w:rsidR="008A5C36">
        <w:t xml:space="preserve">most strongly </w:t>
      </w:r>
      <w:ins w:id="1096" w:author="Segall, Christopher (segallcr)" w:date="2025-10-04T10:21:00Z">
        <w:r w:rsidR="00704D00">
          <w:t xml:space="preserve">resembles </w:t>
        </w:r>
      </w:ins>
      <w:r w:rsidR="008A5C36">
        <w:t xml:space="preserve">the </w:t>
      </w:r>
      <w:del w:id="1097" w:author="Segall, Christopher (segallcr)" w:date="2025-10-04T10:23:00Z">
        <w:r w:rsidR="008A5C36" w:rsidDel="00987410">
          <w:delText xml:space="preserve">MC </w:delText>
        </w:r>
      </w:del>
      <w:ins w:id="1098" w:author="Segall, Christopher (segallcr)" w:date="2025-10-04T10:23:00Z">
        <w:r w:rsidR="00987410">
          <w:t xml:space="preserve">medial caesura </w:t>
        </w:r>
      </w:ins>
      <w:del w:id="1099" w:author="Kyle Hutchinson" w:date="2025-08-24T08:35:00Z">
        <w:r w:rsidR="008A5C36" w:rsidDel="004D2027">
          <w:delText>through several features of this analytical prototype</w:delText>
        </w:r>
        <w:r w:rsidRPr="0085486B" w:rsidDel="004D2027">
          <w:delText xml:space="preserve"> </w:delText>
        </w:r>
      </w:del>
      <w:r w:rsidRPr="0085486B">
        <w:t>(</w:t>
      </w:r>
      <w:del w:id="1100" w:author="Segall, Christopher (segallcr)" w:date="2025-10-04T10:21:00Z">
        <w:r w:rsidRPr="0085486B" w:rsidDel="00496C71">
          <w:delText xml:space="preserve">energizing </w:delText>
        </w:r>
      </w:del>
      <w:ins w:id="1101" w:author="Segall, Christopher (segallcr)" w:date="2025-10-04T10:21:00Z">
        <w:r w:rsidR="00496C71">
          <w:t xml:space="preserve">energy-gain </w:t>
        </w:r>
      </w:ins>
      <w:del w:id="1102" w:author="Segall, Christopher (segallcr)" w:date="2025-10-04T10:21:00Z">
        <w:r w:rsidRPr="0085486B" w:rsidDel="00496C71">
          <w:delText xml:space="preserve">towards </w:delText>
        </w:r>
      </w:del>
      <w:ins w:id="1103" w:author="Segall, Christopher (segallcr)" w:date="2025-10-04T10:21:00Z">
        <w:r w:rsidR="00496C71">
          <w:t xml:space="preserve">preceding </w:t>
        </w:r>
      </w:ins>
      <w:r w:rsidRPr="0085486B">
        <w:t>it, a</w:t>
      </w:r>
      <w:ins w:id="1104" w:author="Kyle Hutchinson" w:date="2025-08-24T08:35:00Z">
        <w:r w:rsidR="004D2027">
          <w:t>nd a</w:t>
        </w:r>
      </w:ins>
      <w:del w:id="1105" w:author="Kyle Hutchinson" w:date="2025-08-24T08:35:00Z">
        <w:r w:rsidRPr="0085486B" w:rsidDel="004D2027">
          <w:delText xml:space="preserve"> literal</w:delText>
        </w:r>
      </w:del>
      <w:r w:rsidRPr="0085486B">
        <w:t xml:space="preserve"> gap </w:t>
      </w:r>
      <w:del w:id="1106" w:author="Kyle Hutchinson" w:date="2025-08-24T08:35:00Z">
        <w:r w:rsidRPr="0085486B" w:rsidDel="004D2027">
          <w:delText>after it, and a</w:delText>
        </w:r>
      </w:del>
      <w:ins w:id="1107" w:author="Kyle Hutchinson" w:date="2025-08-24T08:35:00Z">
        <w:r w:rsidR="004D2027">
          <w:t>followed by</w:t>
        </w:r>
      </w:ins>
      <w:r w:rsidRPr="0085486B">
        <w:t xml:space="preserve"> </w:t>
      </w:r>
      <w:ins w:id="1108" w:author="Segall, Christopher (segallcr)" w:date="2025-10-04T10:21:00Z">
        <w:r w:rsidR="00496C71">
          <w:t xml:space="preserve">a </w:t>
        </w:r>
      </w:ins>
      <w:r w:rsidRPr="0085486B">
        <w:t xml:space="preserve">significant textural drop after it), yet the second </w:t>
      </w:r>
      <w:r w:rsidRPr="00217DD1">
        <w:rPr>
          <w:i/>
          <w:iCs/>
        </w:rPr>
        <w:t xml:space="preserve">Quintabsatz </w:t>
      </w:r>
      <w:r w:rsidRPr="0085486B">
        <w:t>in V of m. 56 might be more decisive</w:t>
      </w:r>
      <w:r w:rsidR="005D3AA6" w:rsidRPr="0085486B">
        <w:t xml:space="preserve"> and is followed by the drive toward</w:t>
      </w:r>
      <w:del w:id="1109" w:author="Segall, Christopher (segallcr)" w:date="2025-10-04T10:22:00Z">
        <w:r w:rsidR="005D3AA6" w:rsidRPr="0085486B" w:rsidDel="007D09C6">
          <w:delText>s</w:delText>
        </w:r>
      </w:del>
      <w:r w:rsidR="005D3AA6" w:rsidRPr="0085486B">
        <w:t xml:space="preserve"> ultimate cadential closure for the exposition</w:t>
      </w:r>
      <w:del w:id="1110" w:author="Segall, Christopher (segallcr)" w:date="2025-10-04T10:22:00Z">
        <w:r w:rsidR="005D3AA6" w:rsidRPr="0085486B" w:rsidDel="007D09C6">
          <w:delText xml:space="preserve">; </w:delText>
        </w:r>
      </w:del>
      <w:ins w:id="1111" w:author="Segall, Christopher (segallcr)" w:date="2025-10-04T10:22:00Z">
        <w:r w:rsidR="007D09C6">
          <w:t>.</w:t>
        </w:r>
      </w:ins>
      <w:del w:id="1112" w:author="Segall, Christopher (segallcr)" w:date="2025-10-04T10:22:00Z">
        <w:r w:rsidR="003F61C7" w:rsidRPr="0085486B" w:rsidDel="002D1404">
          <w:delText xml:space="preserve">the multiplicity of cadence points </w:delText>
        </w:r>
        <w:r w:rsidR="00696552" w:rsidRPr="0085486B" w:rsidDel="002D1404">
          <w:delText xml:space="preserve">should not be particularly marked for </w:delText>
        </w:r>
        <w:r w:rsidR="00551A05" w:rsidRPr="0085486B" w:rsidDel="002D1404">
          <w:delText xml:space="preserve">our </w:delText>
        </w:r>
        <w:r w:rsidR="00696552" w:rsidRPr="0085486B" w:rsidDel="002D1404">
          <w:delText>analytical</w:delText>
        </w:r>
        <w:r w:rsidR="00FA25D6" w:rsidRPr="0085486B" w:rsidDel="002D1404">
          <w:delText xml:space="preserve"> attention</w:delText>
        </w:r>
        <w:r w:rsidR="00551A05" w:rsidRPr="0085486B" w:rsidDel="002D1404">
          <w:delText xml:space="preserve"> but rather represents earlier compositional practices</w:delText>
        </w:r>
        <w:r w:rsidR="00F74A34" w:rsidRPr="0085486B" w:rsidDel="002D1404">
          <w:delText>;</w:delText>
        </w:r>
      </w:del>
      <w:r w:rsidR="008B0F08" w:rsidRPr="00C60E10">
        <w:rPr>
          <w:rStyle w:val="FootnoteReference"/>
        </w:rPr>
        <w:footnoteReference w:id="27"/>
      </w:r>
    </w:p>
    <w:p w14:paraId="417B8896" w14:textId="056EF7C6" w:rsidR="009C5803" w:rsidRDefault="009C5803" w:rsidP="00217DD1">
      <w:pPr>
        <w:pStyle w:val="ListParagraph"/>
        <w:numPr>
          <w:ilvl w:val="0"/>
          <w:numId w:val="24"/>
        </w:numPr>
      </w:pPr>
      <w:r w:rsidRPr="0085486B">
        <w:lastRenderedPageBreak/>
        <w:t xml:space="preserve">If anything is “redundant” about Bach’s form as represented in </w:t>
      </w:r>
      <w:ins w:id="1135" w:author="Kyle Hutchinson" w:date="2025-08-24T08:36:00Z">
        <w:r w:rsidR="004D2027">
          <w:t xml:space="preserve">Example </w:t>
        </w:r>
      </w:ins>
      <w:r w:rsidR="00754D29" w:rsidRPr="0085486B">
        <w:t>12</w:t>
      </w:r>
      <w:del w:id="1136" w:author="Segall, Christopher (segallcr)" w:date="2025-10-12T17:20:00Z">
        <w:r w:rsidRPr="0085486B" w:rsidDel="001E7AFD">
          <w:delText>d</w:delText>
        </w:r>
      </w:del>
      <w:ins w:id="1137" w:author="Segall, Christopher (segallcr)" w:date="2025-10-12T17:20:00Z">
        <w:r w:rsidR="001E7AFD">
          <w:t>,</w:t>
        </w:r>
      </w:ins>
      <w:r w:rsidRPr="0085486B">
        <w:t xml:space="preserve"> it is not the second </w:t>
      </w:r>
      <w:r w:rsidRPr="00217DD1">
        <w:rPr>
          <w:i/>
          <w:iCs/>
        </w:rPr>
        <w:t>Quintabsatz</w:t>
      </w:r>
      <w:r w:rsidRPr="0085486B">
        <w:t xml:space="preserve"> in V, but rather </w:t>
      </w:r>
      <w:r w:rsidR="009C6B51" w:rsidRPr="0085486B">
        <w:t xml:space="preserve">the </w:t>
      </w:r>
      <w:ins w:id="1138" w:author="Segall, Christopher (segallcr)" w:date="2025-10-12T17:22:00Z">
        <w:r w:rsidR="0029786E">
          <w:t xml:space="preserve">first. The </w:t>
        </w:r>
      </w:ins>
      <w:r w:rsidR="009C6B51" w:rsidRPr="0085486B">
        <w:t>cantabile materials of mm. 35–48</w:t>
      </w:r>
      <w:r w:rsidR="00617400" w:rsidRPr="0085486B">
        <w:t xml:space="preserve"> (</w:t>
      </w:r>
      <w:del w:id="1139" w:author="Segall, Christopher (segallcr)" w:date="2025-10-12T17:20:00Z">
        <w:r w:rsidR="00617400" w:rsidRPr="0085486B" w:rsidDel="0075396A">
          <w:delText xml:space="preserve">see </w:delText>
        </w:r>
      </w:del>
      <w:r w:rsidR="00617400" w:rsidRPr="00217DD1">
        <w:rPr>
          <w:b/>
          <w:bCs/>
          <w:u w:val="single"/>
        </w:rPr>
        <w:t>Example 14</w:t>
      </w:r>
      <w:r w:rsidR="00617400" w:rsidRPr="0075396A">
        <w:t>)</w:t>
      </w:r>
      <w:r w:rsidR="009C6B51" w:rsidRPr="009D068A">
        <w:t>,</w:t>
      </w:r>
      <w:r w:rsidR="009C6B51" w:rsidRPr="0085486B">
        <w:t xml:space="preserve"> which can be considered an insert</w:t>
      </w:r>
      <w:del w:id="1140" w:author="Segall, Christopher (segallcr)" w:date="2025-10-12T17:22:00Z">
        <w:r w:rsidR="009C6B51" w:rsidRPr="0085486B" w:rsidDel="00163007">
          <w:delText xml:space="preserve">. </w:delText>
        </w:r>
      </w:del>
      <w:ins w:id="1141" w:author="Segall, Christopher (segallcr)" w:date="2025-10-12T17:22:00Z">
        <w:r w:rsidR="00163007">
          <w:t>,</w:t>
        </w:r>
        <w:r w:rsidR="00163007" w:rsidRPr="0085486B">
          <w:t xml:space="preserve"> </w:t>
        </w:r>
      </w:ins>
      <w:del w:id="1142" w:author="Segall, Christopher (segallcr)" w:date="2025-10-12T17:22:00Z">
        <w:r w:rsidR="00574FD7" w:rsidRPr="0085486B" w:rsidDel="00163007">
          <w:delText xml:space="preserve">Note that the piece could have progressed through the punctuation sequence even without one of the </w:delText>
        </w:r>
        <w:r w:rsidR="00574FD7" w:rsidRPr="00217DD1" w:rsidDel="00163007">
          <w:rPr>
            <w:i/>
            <w:iCs/>
          </w:rPr>
          <w:delText>Quintabsätze</w:delText>
        </w:r>
        <w:r w:rsidR="00574FD7" w:rsidRPr="0085486B" w:rsidDel="00163007">
          <w:delText xml:space="preserve"> in V and it is the slower</w:delText>
        </w:r>
        <w:r w:rsidR="008B0F08" w:rsidRPr="0085486B" w:rsidDel="00163007">
          <w:delText xml:space="preserve">, </w:delText>
        </w:r>
        <w:r w:rsidR="00574FD7" w:rsidRPr="0085486B" w:rsidDel="00163007">
          <w:delText xml:space="preserve">cantabile one in mm. 35–48 that </w:delText>
        </w:r>
      </w:del>
      <w:r w:rsidR="00574FD7" w:rsidRPr="0085486B">
        <w:t>impede</w:t>
      </w:r>
      <w:del w:id="1143" w:author="Segall, Christopher (segallcr)" w:date="2025-10-12T17:22:00Z">
        <w:r w:rsidR="00574FD7" w:rsidRPr="0085486B" w:rsidDel="00163007">
          <w:delText>s</w:delText>
        </w:r>
      </w:del>
      <w:r w:rsidR="00574FD7" w:rsidRPr="0085486B">
        <w:t xml:space="preserve"> </w:t>
      </w:r>
      <w:del w:id="1144" w:author="Segall, Christopher (segallcr)" w:date="2025-10-12T17:22:00Z">
        <w:r w:rsidR="00574FD7" w:rsidRPr="0085486B" w:rsidDel="00163007">
          <w:delText xml:space="preserve">its </w:delText>
        </w:r>
      </w:del>
      <w:ins w:id="1145" w:author="Segall, Christopher (segallcr)" w:date="2025-10-12T17:22:00Z">
        <w:r w:rsidR="00163007">
          <w:t xml:space="preserve">the </w:t>
        </w:r>
      </w:ins>
      <w:r w:rsidR="00574FD7" w:rsidRPr="0085486B">
        <w:t>progress</w:t>
      </w:r>
      <w:ins w:id="1146" w:author="Segall, Christopher (segallcr)" w:date="2025-10-12T17:22:00Z">
        <w:r w:rsidR="00163007">
          <w:t xml:space="preserve"> of the overall punctuation sequence</w:t>
        </w:r>
      </w:ins>
      <w:r w:rsidR="00574FD7" w:rsidRPr="0085486B">
        <w:t xml:space="preserve">. </w:t>
      </w:r>
      <w:r w:rsidR="009C6B51" w:rsidRPr="0085486B">
        <w:t>Neverthel</w:t>
      </w:r>
      <w:r w:rsidR="00FE79FB" w:rsidRPr="0085486B">
        <w:t xml:space="preserve">ess, in the </w:t>
      </w:r>
      <w:del w:id="1147" w:author="Kyle Hutchinson" w:date="2025-08-24T08:37:00Z">
        <w:r w:rsidR="00E13519" w:rsidRPr="0085486B" w:rsidDel="004D2027">
          <w:delText xml:space="preserve">compositional game </w:delText>
        </w:r>
      </w:del>
      <w:ins w:id="1148" w:author="Kyle Hutchinson" w:date="2025-08-24T08:37:00Z">
        <w:r w:rsidR="004D2027">
          <w:t xml:space="preserve">trajectory </w:t>
        </w:r>
      </w:ins>
      <w:r w:rsidR="00E13519" w:rsidRPr="0085486B">
        <w:t xml:space="preserve">of this particular piece, the materials </w:t>
      </w:r>
      <w:r w:rsidR="001A2A68" w:rsidRPr="0085486B">
        <w:t>leading up to these punctuation points provide opportunities for adapting the opening fantasy-like materials and for solving the</w:t>
      </w:r>
      <w:r w:rsidR="00F01A0E" w:rsidRPr="0085486B">
        <w:t xml:space="preserve"> ambiguities and</w:t>
      </w:r>
      <w:r w:rsidR="001A2A68" w:rsidRPr="0085486B">
        <w:t xml:space="preserve"> problems that they pose.</w:t>
      </w:r>
    </w:p>
    <w:p w14:paraId="60EFDB83" w14:textId="77777777" w:rsidR="004D2800" w:rsidRDefault="004D2800" w:rsidP="004D2800"/>
    <w:p w14:paraId="67D450DB" w14:textId="028D8A3C" w:rsidR="004D2800" w:rsidRPr="004D2800" w:rsidRDefault="004D2800" w:rsidP="004D2800">
      <w:commentRangeStart w:id="1149"/>
      <w:r>
        <w:rPr>
          <w:b/>
          <w:bCs/>
        </w:rPr>
        <w:t>Example 14.</w:t>
      </w:r>
      <w:commentRangeEnd w:id="1149"/>
      <w:r>
        <w:rPr>
          <w:rStyle w:val="CommentReference"/>
        </w:rPr>
        <w:commentReference w:id="1149"/>
      </w:r>
      <w:r>
        <w:rPr>
          <w:b/>
          <w:bCs/>
        </w:rPr>
        <w:t xml:space="preserve"> </w:t>
      </w:r>
      <w:r>
        <w:t>C. P. E. Bach, Symphony in D Major, Wq. 183/1, first movement, mm. 35–48.</w:t>
      </w:r>
    </w:p>
    <w:p w14:paraId="29B251D2" w14:textId="77777777" w:rsidR="007B6B0F" w:rsidRDefault="007B6B0F" w:rsidP="004D2800"/>
    <w:p w14:paraId="7B8AEFC4" w14:textId="4395FF72" w:rsidR="00C07C4C" w:rsidRDefault="008B0F08" w:rsidP="0028233E">
      <w:pPr>
        <w:rPr>
          <w:ins w:id="1150" w:author="Kyle Hutchinson" w:date="2025-08-24T08:40:00Z"/>
        </w:rPr>
      </w:pPr>
      <w:r w:rsidRPr="0085486B">
        <w:t xml:space="preserve">Overall, the story of Example </w:t>
      </w:r>
      <w:r w:rsidR="00617400" w:rsidRPr="0085486B">
        <w:t>12</w:t>
      </w:r>
      <w:del w:id="1151" w:author="Segall, Christopher (segallcr)" w:date="2025-10-12T17:26:00Z">
        <w:r w:rsidRPr="0085486B" w:rsidDel="00201548">
          <w:delText>a</w:delText>
        </w:r>
        <w:r w:rsidR="00617400" w:rsidRPr="0085486B" w:rsidDel="00201548">
          <w:delText>–12d</w:delText>
        </w:r>
      </w:del>
      <w:r w:rsidR="00617400" w:rsidRPr="0085486B">
        <w:t xml:space="preserve"> </w:t>
      </w:r>
      <w:r w:rsidRPr="0085486B">
        <w:t xml:space="preserve">is one of a </w:t>
      </w:r>
      <w:r w:rsidR="003F61C7" w:rsidRPr="0085486B">
        <w:t>musical work</w:t>
      </w:r>
      <w:r w:rsidRPr="0085486B">
        <w:t xml:space="preserve"> conforming to convention</w:t>
      </w:r>
      <w:r w:rsidR="00C75619" w:rsidRPr="0085486B">
        <w:t>s of its time</w:t>
      </w:r>
      <w:r w:rsidR="003F61C7" w:rsidRPr="0085486B">
        <w:t>.</w:t>
      </w:r>
      <w:r w:rsidR="00B27EC3" w:rsidRPr="0085486B">
        <w:t xml:space="preserve"> How then can we explain the shock value of the home-</w:t>
      </w:r>
      <w:del w:id="1152" w:author="Segall, Christopher (segallcr)" w:date="2025-10-12T17:26:00Z">
        <w:r w:rsidR="00B27EC3" w:rsidRPr="0085486B" w:rsidDel="00DA3DB2">
          <w:delText xml:space="preserve">ley </w:delText>
        </w:r>
      </w:del>
      <w:ins w:id="1153" w:author="Segall, Christopher (segallcr)" w:date="2025-10-12T17:26:00Z">
        <w:r w:rsidR="00DA3DB2">
          <w:t>k</w:t>
        </w:r>
        <w:r w:rsidR="00DA3DB2" w:rsidRPr="0085486B">
          <w:t xml:space="preserve">ey </w:t>
        </w:r>
      </w:ins>
      <w:r w:rsidR="00B27EC3" w:rsidRPr="0085486B">
        <w:t xml:space="preserve">Prinner </w:t>
      </w:r>
      <w:del w:id="1154" w:author="Segall, Christopher (segallcr)" w:date="2025-10-12T17:26:00Z">
        <w:r w:rsidR="00B27EC3" w:rsidRPr="0085486B" w:rsidDel="00DA3DB2">
          <w:delText xml:space="preserve">of </w:delText>
        </w:r>
      </w:del>
      <w:ins w:id="1155" w:author="Segall, Christopher (segallcr)" w:date="2025-10-12T17:26:00Z">
        <w:r w:rsidR="00DA3DB2">
          <w:t>in</w:t>
        </w:r>
        <w:r w:rsidR="00DA3DB2" w:rsidRPr="0085486B">
          <w:t xml:space="preserve"> </w:t>
        </w:r>
      </w:ins>
      <w:r w:rsidR="00B27EC3" w:rsidRPr="0085486B">
        <w:t>m. 31?</w:t>
      </w:r>
      <w:r w:rsidR="00C75619" w:rsidRPr="0085486B">
        <w:t xml:space="preserve"> I have explored above the notion that this “riposte” </w:t>
      </w:r>
      <w:del w:id="1156" w:author="Segall, Christopher (segallcr)" w:date="2025-10-12T17:26:00Z">
        <w:r w:rsidR="00C75619" w:rsidRPr="0085486B" w:rsidDel="007F5992">
          <w:delText xml:space="preserve">to an opening </w:delText>
        </w:r>
      </w:del>
      <w:r w:rsidR="00C75619" w:rsidRPr="0085486B">
        <w:t xml:space="preserve">arrives too late, or, viewed differently, puts the piece back </w:t>
      </w:r>
      <w:del w:id="1157" w:author="Kyle Hutchinson" w:date="2025-08-24T08:38:00Z">
        <w:r w:rsidR="00C75619" w:rsidRPr="0085486B" w:rsidDel="004D2027">
          <w:delText>in its</w:delText>
        </w:r>
      </w:del>
      <w:ins w:id="1158" w:author="Kyle Hutchinson" w:date="2025-08-24T08:38:00Z">
        <w:r w:rsidR="004D2027">
          <w:t>on</w:t>
        </w:r>
      </w:ins>
      <w:r w:rsidR="00C75619" w:rsidRPr="0085486B">
        <w:t xml:space="preserve"> track</w:t>
      </w:r>
      <w:del w:id="1159" w:author="Kyle Hutchinson" w:date="2025-08-24T08:38:00Z">
        <w:r w:rsidR="00C75619" w:rsidRPr="0085486B" w:rsidDel="004D2027">
          <w:delText>s</w:delText>
        </w:r>
      </w:del>
      <w:r w:rsidR="00C75619" w:rsidRPr="0085486B">
        <w:t xml:space="preserve">. </w:t>
      </w:r>
      <w:del w:id="1160" w:author="Segall, Christopher (segallcr)" w:date="2025-10-12T17:26:00Z">
        <w:r w:rsidR="00B27EC3" w:rsidRPr="0085486B" w:rsidDel="007F5992">
          <w:delText>This schema</w:delText>
        </w:r>
      </w:del>
      <w:ins w:id="1161" w:author="Segall, Christopher (segallcr)" w:date="2025-10-12T17:26:00Z">
        <w:r w:rsidR="007F5992">
          <w:t xml:space="preserve">The </w:t>
        </w:r>
      </w:ins>
      <w:ins w:id="1162" w:author="Segall, Christopher (segallcr)" w:date="2025-10-12T17:27:00Z">
        <w:r w:rsidR="007F5992">
          <w:t>Prinner</w:t>
        </w:r>
      </w:ins>
      <w:r w:rsidR="00B27EC3" w:rsidRPr="0085486B">
        <w:t xml:space="preserve"> often leads to a galant punctuation point, be it a </w:t>
      </w:r>
      <w:r w:rsidR="00B27EC3" w:rsidRPr="0085486B">
        <w:rPr>
          <w:i/>
          <w:iCs/>
        </w:rPr>
        <w:t>Grundabsatz</w:t>
      </w:r>
      <w:r w:rsidR="00B27EC3" w:rsidRPr="0085486B">
        <w:t xml:space="preserve"> ending on </w:t>
      </w:r>
      <w:del w:id="1163" w:author="Segall, Christopher (segallcr)" w:date="2025-10-12T17:27:00Z">
        <w:r w:rsidR="00B27EC3" w:rsidRPr="0085486B" w:rsidDel="00D03CCF">
          <w:delText xml:space="preserve">its </w:delText>
        </w:r>
      </w:del>
      <w:r w:rsidR="00B27EC3" w:rsidRPr="0085486B">
        <w:t xml:space="preserve">^3 or a home-key </w:t>
      </w:r>
      <w:r w:rsidR="00B27EC3" w:rsidRPr="0085486B">
        <w:rPr>
          <w:i/>
          <w:iCs/>
        </w:rPr>
        <w:t xml:space="preserve">Quintabsatz </w:t>
      </w:r>
      <w:r w:rsidR="00B27EC3" w:rsidRPr="0085486B">
        <w:t>with an added descent to ^2</w:t>
      </w:r>
      <w:ins w:id="1164" w:author="Kyle Hutchinson" w:date="2025-08-24T08:38:00Z">
        <w:r w:rsidR="004D2027">
          <w:t>. B</w:t>
        </w:r>
      </w:ins>
      <w:del w:id="1165" w:author="Kyle Hutchinson" w:date="2025-08-24T08:38:00Z">
        <w:r w:rsidR="00821420" w:rsidRPr="0085486B" w:rsidDel="004D2027">
          <w:delText>: b</w:delText>
        </w:r>
      </w:del>
      <w:r w:rsidR="00821420" w:rsidRPr="0085486B">
        <w:t xml:space="preserve">y reaching the latter resting point, </w:t>
      </w:r>
      <w:ins w:id="1166" w:author="Kyle Hutchinson" w:date="2025-08-24T08:38:00Z">
        <w:r w:rsidR="004D2027">
          <w:t>the symphony</w:t>
        </w:r>
      </w:ins>
      <w:del w:id="1167" w:author="Kyle Hutchinson" w:date="2025-08-24T08:38:00Z">
        <w:r w:rsidR="00821420" w:rsidRPr="0085486B" w:rsidDel="004D2027">
          <w:delText>it</w:delText>
        </w:r>
      </w:del>
      <w:r w:rsidR="00821420" w:rsidRPr="0085486B">
        <w:t xml:space="preserve"> </w:t>
      </w:r>
      <w:r w:rsidR="003F61C7" w:rsidRPr="0085486B">
        <w:t xml:space="preserve">retroactively clarifies that </w:t>
      </w:r>
      <w:r w:rsidR="003F61C7" w:rsidRPr="0085486B">
        <w:lastRenderedPageBreak/>
        <w:t>the piece so far had been working toward</w:t>
      </w:r>
      <w:del w:id="1168" w:author="Segall, Christopher (segallcr)" w:date="2025-10-12T17:27:00Z">
        <w:r w:rsidR="003F61C7" w:rsidRPr="0085486B" w:rsidDel="00515B6C">
          <w:delText>s</w:delText>
        </w:r>
      </w:del>
      <w:r w:rsidR="003F61C7" w:rsidRPr="0085486B">
        <w:t xml:space="preserve"> a </w:t>
      </w:r>
      <w:r w:rsidR="00821420" w:rsidRPr="0085486B">
        <w:t xml:space="preserve">home-key </w:t>
      </w:r>
      <w:r w:rsidR="00821420" w:rsidRPr="0085486B">
        <w:rPr>
          <w:i/>
          <w:iCs/>
        </w:rPr>
        <w:t>Quintabsatz</w:t>
      </w:r>
      <w:del w:id="1169" w:author="Segall, Christopher (segallcr)" w:date="2025-10-12T17:27:00Z">
        <w:r w:rsidR="00FE6C85" w:rsidRPr="0085486B" w:rsidDel="00515B6C">
          <w:delText xml:space="preserve"> </w:delText>
        </w:r>
        <w:r w:rsidR="003F61C7" w:rsidRPr="0085486B" w:rsidDel="00515B6C">
          <w:delText>(</w:delText>
        </w:r>
        <w:commentRangeStart w:id="1170"/>
        <w:commentRangeStart w:id="1171"/>
        <w:r w:rsidR="003F61C7" w:rsidRPr="0085486B" w:rsidDel="00515B6C">
          <w:delText>see Burstein 2020, 44–45</w:delText>
        </w:r>
        <w:commentRangeEnd w:id="1170"/>
        <w:r w:rsidR="004D2027" w:rsidDel="00515B6C">
          <w:rPr>
            <w:rStyle w:val="CommentReference"/>
          </w:rPr>
          <w:commentReference w:id="1170"/>
        </w:r>
      </w:del>
      <w:commentRangeEnd w:id="1171"/>
      <w:r w:rsidR="00515B6C">
        <w:rPr>
          <w:rStyle w:val="CommentReference"/>
        </w:rPr>
        <w:commentReference w:id="1171"/>
      </w:r>
      <w:del w:id="1172" w:author="Segall, Christopher (segallcr)" w:date="2025-10-12T17:27:00Z">
        <w:r w:rsidR="003F61C7" w:rsidRPr="0085486B" w:rsidDel="00515B6C">
          <w:delText>)</w:delText>
        </w:r>
      </w:del>
      <w:r w:rsidR="00821420" w:rsidRPr="0085486B">
        <w:t>.</w:t>
      </w:r>
      <w:r w:rsidR="009A108D" w:rsidRPr="00A524CA">
        <w:rPr>
          <w:rStyle w:val="FootnoteReference"/>
        </w:rPr>
        <w:footnoteReference w:id="28"/>
      </w:r>
      <w:r w:rsidR="00821420" w:rsidRPr="0085486B">
        <w:t xml:space="preserve"> In this particular case, the entrance of the Prinner (as a strong cue for position within form) </w:t>
      </w:r>
      <w:r w:rsidR="00FE6C85" w:rsidRPr="0085486B">
        <w:t xml:space="preserve">signals </w:t>
      </w:r>
      <w:r w:rsidR="000C7934" w:rsidRPr="0085486B">
        <w:t>that we have now departed from the idiosyncratic, fantasy-like opening and reconnected to a much more conventional course of event</w:t>
      </w:r>
      <w:r w:rsidR="00AF4365" w:rsidRPr="0085486B">
        <w:t>s</w:t>
      </w:r>
      <w:r w:rsidR="000C7934" w:rsidRPr="0085486B">
        <w:t xml:space="preserve"> within a galant exposition</w:t>
      </w:r>
      <w:r w:rsidR="006E0D3D" w:rsidRPr="0085486B">
        <w:t>.</w:t>
      </w:r>
      <w:r w:rsidR="00A61F11">
        <w:t xml:space="preserve"> </w:t>
      </w:r>
      <w:del w:id="1194" w:author="Segall, Christopher (segallcr)" w:date="2025-10-12T17:35:00Z">
        <w:r w:rsidR="003F61C7" w:rsidRPr="0085486B" w:rsidDel="00A61F11">
          <w:delText>The Prinner’s rush toward</w:delText>
        </w:r>
      </w:del>
      <w:del w:id="1195" w:author="Segall, Christopher (segallcr)" w:date="2025-10-12T17:33:00Z">
        <w:r w:rsidR="003F61C7" w:rsidRPr="0085486B" w:rsidDel="00B71394">
          <w:delText>s</w:delText>
        </w:r>
      </w:del>
      <w:del w:id="1196" w:author="Segall, Christopher (segallcr)" w:date="2025-10-12T17:35:00Z">
        <w:r w:rsidR="003F61C7" w:rsidRPr="0085486B" w:rsidDel="00A61F11">
          <w:delText xml:space="preserve"> a conventional punctuation point therefore leads to a conventional formal outline</w:delText>
        </w:r>
        <w:r w:rsidR="00A20761" w:rsidRPr="0085486B" w:rsidDel="00A61F11">
          <w:delText xml:space="preserve"> as </w:delText>
        </w:r>
        <w:r w:rsidR="004452D9" w:rsidDel="00A61F11">
          <w:delText>displayed</w:delText>
        </w:r>
        <w:r w:rsidR="00A20761" w:rsidRPr="0085486B" w:rsidDel="00A61F11">
          <w:delText xml:space="preserve"> in Example </w:delText>
        </w:r>
        <w:r w:rsidR="00F83A3C" w:rsidRPr="0085486B" w:rsidDel="00A61F11">
          <w:delText>12</w:delText>
        </w:r>
        <w:r w:rsidR="00A20761" w:rsidRPr="0085486B" w:rsidDel="00A61F11">
          <w:delText xml:space="preserve">d. </w:delText>
        </w:r>
      </w:del>
      <w:r w:rsidR="00A20761" w:rsidRPr="0085486B">
        <w:t xml:space="preserve">Yet the symphony’s stark shift from fantasy to conventional sonata also comes into play through </w:t>
      </w:r>
      <w:del w:id="1197" w:author="Segall, Christopher (segallcr)" w:date="2025-10-12T17:36:00Z">
        <w:r w:rsidR="00A20761" w:rsidRPr="0085486B" w:rsidDel="00B721F8">
          <w:delText xml:space="preserve">a </w:delText>
        </w:r>
      </w:del>
      <w:r w:rsidR="00A20761" w:rsidRPr="0085486B">
        <w:t xml:space="preserve">recasting </w:t>
      </w:r>
      <w:del w:id="1198" w:author="Segall, Christopher (segallcr)" w:date="2025-10-12T17:36:00Z">
        <w:r w:rsidR="00A20761" w:rsidRPr="0085486B" w:rsidDel="00B721F8">
          <w:delText xml:space="preserve">of </w:delText>
        </w:r>
      </w:del>
      <w:r w:rsidR="00A20761" w:rsidRPr="0085486B">
        <w:t>former</w:t>
      </w:r>
      <w:ins w:id="1199" w:author="Segall, Christopher (segallcr)" w:date="2025-10-12T17:36:00Z">
        <w:r w:rsidR="00B721F8">
          <w:t>ly</w:t>
        </w:r>
      </w:ins>
      <w:r w:rsidR="00A20761" w:rsidRPr="0085486B">
        <w:t xml:space="preserve"> “problem</w:t>
      </w:r>
      <w:ins w:id="1200" w:author="Segall, Christopher (segallcr)" w:date="2025-10-12T17:36:00Z">
        <w:r w:rsidR="00B721F8">
          <w:t>atic</w:t>
        </w:r>
      </w:ins>
      <w:del w:id="1201" w:author="Segall, Christopher (segallcr)" w:date="2025-10-12T17:36:00Z">
        <w:r w:rsidR="00A20761" w:rsidRPr="0085486B" w:rsidDel="00B721F8">
          <w:delText>,</w:delText>
        </w:r>
      </w:del>
      <w:r w:rsidR="00A20761" w:rsidRPr="0085486B">
        <w:t>” fantasy elements into</w:t>
      </w:r>
      <w:r w:rsidR="00D00B23" w:rsidRPr="0085486B">
        <w:t xml:space="preserve"> more conventional molds.</w:t>
      </w:r>
      <w:r w:rsidR="00A20761" w:rsidRPr="0085486B">
        <w:t xml:space="preserve"> </w:t>
      </w:r>
      <w:del w:id="1202" w:author="Segall, Christopher (segallcr)" w:date="2025-10-12T17:36:00Z">
        <w:r w:rsidR="00C07C4C" w:rsidRPr="0085486B" w:rsidDel="00750F75">
          <w:delText>In describing t</w:delText>
        </w:r>
      </w:del>
      <w:ins w:id="1203" w:author="Segall, Christopher (segallcr)" w:date="2025-10-12T17:36:00Z">
        <w:r w:rsidR="00750F75">
          <w:t>T</w:t>
        </w:r>
      </w:ins>
      <w:r w:rsidR="00C07C4C" w:rsidRPr="0085486B">
        <w:t xml:space="preserve">he materials following the </w:t>
      </w:r>
      <w:r w:rsidR="00C07C4C" w:rsidRPr="0085486B">
        <w:rPr>
          <w:i/>
          <w:iCs/>
        </w:rPr>
        <w:t>Quintabsatz</w:t>
      </w:r>
      <w:r w:rsidR="00C07C4C" w:rsidRPr="0085486B">
        <w:t xml:space="preserve"> of m. 34</w:t>
      </w:r>
      <w:del w:id="1204" w:author="Segall, Christopher (segallcr)" w:date="2025-10-12T17:36:00Z">
        <w:r w:rsidR="00C07C4C" w:rsidRPr="0085486B" w:rsidDel="00750F75">
          <w:delText xml:space="preserve">, I will not proceed </w:delText>
        </w:r>
        <w:r w:rsidR="00F94AB9" w:rsidRPr="0085486B" w:rsidDel="00750F75">
          <w:delText>in</w:delText>
        </w:r>
        <w:r w:rsidR="00C07C4C" w:rsidRPr="0085486B" w:rsidDel="00750F75">
          <w:delText xml:space="preserve"> chronological order but will rather examine </w:delText>
        </w:r>
      </w:del>
      <w:ins w:id="1205" w:author="Segall, Christopher (segallcr)" w:date="2025-10-12T17:36:00Z">
        <w:r w:rsidR="00750F75">
          <w:t xml:space="preserve"> exhibit </w:t>
        </w:r>
      </w:ins>
      <w:r w:rsidR="00FA25D6" w:rsidRPr="0085486B">
        <w:t xml:space="preserve">transformations of </w:t>
      </w:r>
      <w:r w:rsidR="00F01A0E" w:rsidRPr="0085486B">
        <w:t>individual compositional ideas.</w:t>
      </w:r>
    </w:p>
    <w:p w14:paraId="0E72A68A" w14:textId="77777777" w:rsidR="0003472D" w:rsidRPr="0085486B" w:rsidRDefault="0003472D" w:rsidP="00133568"/>
    <w:p w14:paraId="75C98B30" w14:textId="4D1F84E0" w:rsidR="00111549" w:rsidRDefault="00FA25D6" w:rsidP="00133568">
      <w:r w:rsidRPr="0085486B">
        <w:t>The punctuation form also interacts with the metric play</w:t>
      </w:r>
      <w:del w:id="1206" w:author="Segall, Christopher (segallcr)" w:date="2025-10-12T17:39:00Z">
        <w:r w:rsidR="00C63933" w:rsidDel="00E62B00">
          <w:delText>:</w:delText>
        </w:r>
        <w:r w:rsidRPr="0085486B" w:rsidDel="00E62B00">
          <w:delText xml:space="preserve"> </w:delText>
        </w:r>
      </w:del>
      <w:ins w:id="1207" w:author="Segall, Christopher (segallcr)" w:date="2025-10-12T17:39:00Z">
        <w:r w:rsidR="00E62B00">
          <w:t>.</w:t>
        </w:r>
        <w:r w:rsidR="00E62B00" w:rsidRPr="0085486B">
          <w:t xml:space="preserve"> </w:t>
        </w:r>
      </w:ins>
      <w:del w:id="1208" w:author="Segall, Christopher (segallcr)" w:date="2025-10-12T17:39:00Z">
        <w:r w:rsidR="001C32FA" w:rsidRPr="0085486B" w:rsidDel="00E62B00">
          <w:delText xml:space="preserve">at </w:delText>
        </w:r>
      </w:del>
      <w:ins w:id="1209" w:author="Segall, Christopher (segallcr)" w:date="2025-10-12T17:39:00Z">
        <w:r w:rsidR="00E62B00">
          <w:t>A</w:t>
        </w:r>
        <w:r w:rsidR="00E62B00" w:rsidRPr="0085486B">
          <w:t xml:space="preserve">t </w:t>
        </w:r>
      </w:ins>
      <w:r w:rsidR="001C32FA" w:rsidRPr="0085486B">
        <w:t>each point, there is a lowest-available metric subdivision</w:t>
      </w:r>
      <w:r w:rsidR="007E2C18" w:rsidRPr="0085486B">
        <w:t xml:space="preserve"> available for use</w:t>
      </w:r>
      <w:ins w:id="1210" w:author="Segall, Christopher (segallcr)" w:date="2025-10-12T17:39:00Z">
        <w:r w:rsidR="00334719">
          <w:t xml:space="preserve"> (quarter, eighth, or sixteenth note)</w:t>
        </w:r>
      </w:ins>
      <w:del w:id="1211" w:author="Segall, Christopher (segallcr)" w:date="2025-10-12T17:39:00Z">
        <w:r w:rsidR="007E2C18" w:rsidRPr="0085486B" w:rsidDel="00E62B00">
          <w:delText xml:space="preserve">: </w:delText>
        </w:r>
      </w:del>
      <w:ins w:id="1212" w:author="Segall, Christopher (segallcr)" w:date="2025-10-12T17:39:00Z">
        <w:r w:rsidR="00E62B00">
          <w:t>,</w:t>
        </w:r>
        <w:r w:rsidR="00E62B00" w:rsidRPr="0085486B">
          <w:t xml:space="preserve"> </w:t>
        </w:r>
      </w:ins>
      <w:del w:id="1213" w:author="Segall, Christopher (segallcr)" w:date="2025-10-12T17:39:00Z">
        <w:r w:rsidR="007E2C18" w:rsidRPr="0085486B" w:rsidDel="00E62B00">
          <w:delText xml:space="preserve">this is </w:delText>
        </w:r>
      </w:del>
      <w:ins w:id="1214" w:author="Segall, Christopher (segallcr)" w:date="2025-10-12T17:39:00Z">
        <w:r w:rsidR="00E62B00">
          <w:t xml:space="preserve">as </w:t>
        </w:r>
      </w:ins>
      <w:r w:rsidR="007E2C18" w:rsidRPr="0085486B">
        <w:t xml:space="preserve">marked on the bottom row of </w:t>
      </w:r>
      <w:del w:id="1215" w:author="Segall, Christopher (segallcr)" w:date="2025-10-12T17:39:00Z">
        <w:r w:rsidR="007E2C18" w:rsidRPr="0085486B" w:rsidDel="00E62B00">
          <w:delText xml:space="preserve">the table of </w:delText>
        </w:r>
      </w:del>
      <w:r w:rsidR="007E2C18" w:rsidRPr="0085486B">
        <w:t xml:space="preserve">Example </w:t>
      </w:r>
      <w:r w:rsidR="00F83A3C" w:rsidRPr="0085486B">
        <w:t>12</w:t>
      </w:r>
      <w:del w:id="1216" w:author="Segall, Christopher (segallcr)" w:date="2025-10-12T17:39:00Z">
        <w:r w:rsidR="00D00B23" w:rsidRPr="0085486B" w:rsidDel="00E62B00">
          <w:delText>d</w:delText>
        </w:r>
      </w:del>
      <w:r w:rsidR="007E2C18" w:rsidRPr="0085486B">
        <w:t xml:space="preserve">. </w:t>
      </w:r>
      <w:del w:id="1217" w:author="Segall, Christopher (segallcr)" w:date="2025-10-12T17:37:00Z">
        <w:r w:rsidR="007E2C18" w:rsidRPr="0085486B" w:rsidDel="00676B9F">
          <w:delText xml:space="preserve"> </w:delText>
        </w:r>
      </w:del>
      <w:del w:id="1218" w:author="Segall, Christopher (segallcr)" w:date="2025-10-12T17:39:00Z">
        <w:r w:rsidR="001D660B" w:rsidRPr="0085486B" w:rsidDel="00334719">
          <w:delText xml:space="preserve">Each one of the processes of motion towards a resting point is associated with the availability of a lowest-possible subdivision, i.e., eighth note, sixteenth note, or quarter note. </w:delText>
        </w:r>
      </w:del>
      <w:r w:rsidR="001D660B" w:rsidRPr="0085486B">
        <w:t>The only exception</w:t>
      </w:r>
      <w:r w:rsidR="00F24A01" w:rsidRPr="0085486B">
        <w:t xml:space="preserve"> </w:t>
      </w:r>
      <w:del w:id="1219" w:author="Segall, Christopher (segallcr)" w:date="2025-10-12T17:40:00Z">
        <w:r w:rsidR="00F24A01" w:rsidRPr="0085486B" w:rsidDel="00334719">
          <w:delText xml:space="preserve">to this rule </w:delText>
        </w:r>
      </w:del>
      <w:r w:rsidR="00F24A01" w:rsidRPr="0085486B">
        <w:t>is the process leading to the initial</w:t>
      </w:r>
      <w:r w:rsidR="00D00B23" w:rsidRPr="0085486B">
        <w:t xml:space="preserve"> </w:t>
      </w:r>
      <w:r w:rsidR="00F24A01" w:rsidRPr="0085486B">
        <w:rPr>
          <w:i/>
          <w:iCs/>
        </w:rPr>
        <w:t>Quintabsatz</w:t>
      </w:r>
      <w:r w:rsidR="00F24A01" w:rsidRPr="0085486B">
        <w:t xml:space="preserve">, which starts out with eighth notes </w:t>
      </w:r>
      <w:del w:id="1220" w:author="Segall, Christopher (segallcr)" w:date="2025-10-12T17:40:00Z">
        <w:r w:rsidR="00F24A01" w:rsidRPr="0085486B" w:rsidDel="005B23F0">
          <w:delText xml:space="preserve">as the lowest possible </w:delText>
        </w:r>
        <w:r w:rsidR="00D14405" w:rsidRPr="0085486B" w:rsidDel="005B23F0">
          <w:delText xml:space="preserve">division </w:delText>
        </w:r>
      </w:del>
      <w:r w:rsidR="00D14405" w:rsidRPr="0085486B">
        <w:t xml:space="preserve">and </w:t>
      </w:r>
      <w:r w:rsidR="00D14405" w:rsidRPr="0085486B">
        <w:lastRenderedPageBreak/>
        <w:t xml:space="preserve">adds in sixteenth notes around the point </w:t>
      </w:r>
      <w:del w:id="1221" w:author="Segall, Christopher (segallcr)" w:date="2025-10-12T17:40:00Z">
        <w:r w:rsidR="00D14405" w:rsidRPr="0085486B" w:rsidDel="005B23F0">
          <w:delText>in which</w:delText>
        </w:r>
      </w:del>
      <w:ins w:id="1222" w:author="Segall, Christopher (segallcr)" w:date="2025-10-12T17:40:00Z">
        <w:r w:rsidR="005B23F0">
          <w:t>where</w:t>
        </w:r>
      </w:ins>
      <w:r w:rsidR="00D14405" w:rsidRPr="0085486B">
        <w:t xml:space="preserve"> the fantasy becomes a sonata.</w:t>
      </w:r>
      <w:commentRangeStart w:id="1223"/>
      <w:del w:id="1224" w:author="Segall, Christopher (segallcr)" w:date="2025-10-12T17:41:00Z">
        <w:r w:rsidR="00D00B23" w:rsidRPr="00DC3951" w:rsidDel="00716E78">
          <w:rPr>
            <w:rStyle w:val="FootnoteReference"/>
          </w:rPr>
          <w:footnoteReference w:id="29"/>
        </w:r>
      </w:del>
      <w:commentRangeEnd w:id="1223"/>
      <w:r w:rsidR="00716E78">
        <w:rPr>
          <w:rStyle w:val="CommentReference"/>
        </w:rPr>
        <w:commentReference w:id="1223"/>
      </w:r>
      <w:r w:rsidR="00D00B23" w:rsidRPr="0085486B">
        <w:t xml:space="preserve"> </w:t>
      </w:r>
      <w:r w:rsidR="001D660B" w:rsidRPr="0085486B">
        <w:t>This compositional constraint</w:t>
      </w:r>
      <w:r w:rsidR="0005477E" w:rsidRPr="0085486B">
        <w:t>, akin to a counterpoint exercise,</w:t>
      </w:r>
      <w:r w:rsidR="001D660B" w:rsidRPr="0085486B">
        <w:t xml:space="preserve"> facilitates</w:t>
      </w:r>
      <w:r w:rsidR="00F24A01" w:rsidRPr="0085486B">
        <w:t xml:space="preserve"> some of the motivic connections</w:t>
      </w:r>
      <w:r w:rsidR="00D00B23" w:rsidRPr="0085486B">
        <w:t xml:space="preserve"> and interplay between the compositional “problems” of the opening fantasy and their resolution in the more sonata-like portion of </w:t>
      </w:r>
      <w:del w:id="1227" w:author="Segall, Christopher (segallcr)" w:date="2025-10-12T17:40:00Z">
        <w:r w:rsidR="00D00B23" w:rsidRPr="0085486B" w:rsidDel="00A612E4">
          <w:delText xml:space="preserve">this </w:delText>
        </w:r>
      </w:del>
      <w:ins w:id="1228" w:author="Segall, Christopher (segallcr)" w:date="2025-10-12T17:40:00Z">
        <w:r w:rsidR="00A612E4">
          <w:t>the</w:t>
        </w:r>
        <w:r w:rsidR="00A612E4" w:rsidRPr="0085486B">
          <w:t xml:space="preserve"> </w:t>
        </w:r>
      </w:ins>
      <w:r w:rsidR="00D00B23" w:rsidRPr="0085486B">
        <w:t>exposition</w:t>
      </w:r>
      <w:r w:rsidR="00960E63" w:rsidRPr="0085486B">
        <w:t>.</w:t>
      </w:r>
      <w:r w:rsidR="00941E5F">
        <w:t xml:space="preserve"> As discussed above, </w:t>
      </w:r>
      <w:r w:rsidR="009B5AF2">
        <w:t>the work with lowest-possible subdivisions may also be a playful reaction to Kirnberger’s metric notions.</w:t>
      </w:r>
    </w:p>
    <w:p w14:paraId="532B769D" w14:textId="77777777" w:rsidR="00CA4246" w:rsidRPr="0085486B" w:rsidRDefault="00CA4246" w:rsidP="0028734A"/>
    <w:p w14:paraId="41C8B15B" w14:textId="32129B2D" w:rsidR="00CE2CB4" w:rsidRDefault="009C270F" w:rsidP="0028734A">
      <w:pPr>
        <w:pStyle w:val="Heading1"/>
      </w:pPr>
      <w:r w:rsidRPr="0085486B">
        <w:t>Transforming Ideas</w:t>
      </w:r>
    </w:p>
    <w:p w14:paraId="64F860BA" w14:textId="68FD057C" w:rsidR="00935741" w:rsidRPr="0085486B" w:rsidRDefault="00935741" w:rsidP="0028734A">
      <w:pPr>
        <w:pStyle w:val="Heading2"/>
      </w:pPr>
      <w:r w:rsidRPr="0085486B">
        <w:t>Single-</w:t>
      </w:r>
      <w:r w:rsidR="0028734A">
        <w:t>N</w:t>
      </w:r>
      <w:r w:rsidRPr="0085486B">
        <w:t xml:space="preserve">ote </w:t>
      </w:r>
      <w:r w:rsidR="0028734A">
        <w:t>I</w:t>
      </w:r>
      <w:r w:rsidRPr="0085486B">
        <w:t>dea</w:t>
      </w:r>
    </w:p>
    <w:p w14:paraId="39EC44AD" w14:textId="7AFB1613" w:rsidR="007641B3" w:rsidRPr="0085486B" w:rsidRDefault="006037CE" w:rsidP="0028734A">
      <w:r w:rsidRPr="0085486B">
        <w:t xml:space="preserve">Bach’s </w:t>
      </w:r>
      <w:ins w:id="1229" w:author="Segall, Christopher (segallcr)" w:date="2025-10-12T17:46:00Z">
        <w:r w:rsidR="009F4DDC">
          <w:t xml:space="preserve">choice of minor v (A minor) for the </w:t>
        </w:r>
      </w:ins>
      <w:del w:id="1230" w:author="Kyle Hutchinson" w:date="2025-08-24T08:41:00Z">
        <w:r w:rsidR="009C06EE" w:rsidRPr="0085486B" w:rsidDel="0003472D">
          <w:delText xml:space="preserve">compositional choice of a </w:delText>
        </w:r>
      </w:del>
      <w:r w:rsidR="009C06EE" w:rsidRPr="0085486B">
        <w:t xml:space="preserve">fantasy-like deception </w:t>
      </w:r>
      <w:del w:id="1231" w:author="Segall, Christopher (segallcr)" w:date="2025-10-12T17:46:00Z">
        <w:r w:rsidR="009C06EE" w:rsidRPr="0085486B" w:rsidDel="009F4DDC">
          <w:delText xml:space="preserve">in the key of minor v, </w:delText>
        </w:r>
      </w:del>
      <w:ins w:id="1232" w:author="Kyle Hutchinson" w:date="2025-08-24T08:41:00Z">
        <w:del w:id="1233" w:author="Segall, Christopher (segallcr)" w:date="2025-10-12T17:46:00Z">
          <w:r w:rsidR="0003472D" w:rsidDel="009F4DDC">
            <w:delText>(A</w:delText>
          </w:r>
        </w:del>
      </w:ins>
      <w:del w:id="1234" w:author="Segall, Christopher (segallcr)" w:date="2025-10-12T17:46:00Z">
        <w:r w:rsidR="009C06EE" w:rsidRPr="0085486B" w:rsidDel="009F4DDC">
          <w:delText>a minor</w:delText>
        </w:r>
      </w:del>
      <w:ins w:id="1235" w:author="Kyle Hutchinson" w:date="2025-08-24T08:41:00Z">
        <w:del w:id="1236" w:author="Segall, Christopher (segallcr)" w:date="2025-10-12T17:46:00Z">
          <w:r w:rsidR="0003472D" w:rsidDel="009F4DDC">
            <w:delText>)</w:delText>
          </w:r>
        </w:del>
      </w:ins>
      <w:del w:id="1237" w:author="Segall, Christopher (segallcr)" w:date="2025-10-12T17:46:00Z">
        <w:r w:rsidR="009C06EE" w:rsidRPr="0085486B" w:rsidDel="009F4DDC">
          <w:delText xml:space="preserve">, </w:delText>
        </w:r>
      </w:del>
      <w:r w:rsidR="009C06EE" w:rsidRPr="0085486B">
        <w:t xml:space="preserve">was felicitous: this allows the same </w:t>
      </w:r>
      <w:del w:id="1238" w:author="Segall, Christopher (segallcr)" w:date="2025-10-12T17:46:00Z">
        <w:r w:rsidR="009C06EE" w:rsidRPr="0085486B" w:rsidDel="00AE4FB8">
          <w:delText>a</w:delText>
        </w:r>
        <w:r w:rsidRPr="0085486B" w:rsidDel="00AE4FB8">
          <w:delText xml:space="preserve">bsolute </w:delText>
        </w:r>
      </w:del>
      <w:r w:rsidRPr="0085486B">
        <w:t>bass pitches, D</w:t>
      </w:r>
      <w:r w:rsidR="00084197">
        <w:t>ƒ</w:t>
      </w:r>
      <w:r w:rsidR="00A64787" w:rsidRPr="0085486B">
        <w:t>–E</w:t>
      </w:r>
      <w:r w:rsidR="009C06EE" w:rsidRPr="0085486B">
        <w:t xml:space="preserve">, to contribute to </w:t>
      </w:r>
      <w:del w:id="1239" w:author="Segall, Christopher (segallcr)" w:date="2025-10-12T17:47:00Z">
        <w:r w:rsidR="009C06EE" w:rsidRPr="0085486B" w:rsidDel="001841D3">
          <w:delText xml:space="preserve">conventional </w:delText>
        </w:r>
      </w:del>
      <w:ins w:id="1240" w:author="Segall, Christopher (segallcr)" w:date="2025-10-12T17:47:00Z">
        <w:r w:rsidR="001841D3">
          <w:t xml:space="preserve">several </w:t>
        </w:r>
      </w:ins>
      <w:r w:rsidR="009C06EE" w:rsidRPr="0085486B">
        <w:t xml:space="preserve">punctuations within the galant exposition. </w:t>
      </w:r>
      <w:r w:rsidRPr="0085486B">
        <w:t>The</w:t>
      </w:r>
      <w:commentRangeStart w:id="1241"/>
      <w:r w:rsidRPr="0085486B">
        <w:t xml:space="preserve"> softer </w:t>
      </w:r>
      <w:commentRangeEnd w:id="1241"/>
      <w:r w:rsidR="00B571B5">
        <w:rPr>
          <w:rStyle w:val="CommentReference"/>
        </w:rPr>
        <w:commentReference w:id="1241"/>
      </w:r>
      <w:r w:rsidRPr="0085486B">
        <w:t>material</w:t>
      </w:r>
      <w:del w:id="1242" w:author="Kyle Hutchinson" w:date="2025-08-24T08:43:00Z">
        <w:r w:rsidRPr="0085486B" w:rsidDel="00B571B5">
          <w:delText>s</w:delText>
        </w:r>
      </w:del>
      <w:r w:rsidRPr="0085486B">
        <w:t xml:space="preserve"> </w:t>
      </w:r>
      <w:del w:id="1243" w:author="Kyle Hutchinson" w:date="2025-08-24T08:42:00Z">
        <w:r w:rsidRPr="0085486B" w:rsidDel="00B571B5">
          <w:delText>presented starting</w:delText>
        </w:r>
      </w:del>
      <w:ins w:id="1244" w:author="Kyle Hutchinson" w:date="2025-08-24T08:42:00Z">
        <w:r w:rsidR="00B571B5">
          <w:t>beginning</w:t>
        </w:r>
      </w:ins>
      <w:r w:rsidRPr="0085486B">
        <w:t xml:space="preserve"> in m. 35 </w:t>
      </w:r>
      <w:r w:rsidR="00F564C9" w:rsidRPr="0085486B">
        <w:t>(</w:t>
      </w:r>
      <w:r w:rsidR="00F564C9" w:rsidRPr="00F33963">
        <w:t>Ex</w:t>
      </w:r>
      <w:r w:rsidR="00551A05" w:rsidRPr="00F33963">
        <w:t>a</w:t>
      </w:r>
      <w:r w:rsidR="00F564C9" w:rsidRPr="00F33963">
        <w:t>mple 14</w:t>
      </w:r>
      <w:r w:rsidR="00F564C9" w:rsidRPr="0085486B">
        <w:t xml:space="preserve">) </w:t>
      </w:r>
      <w:del w:id="1245" w:author="Segall, Christopher (segallcr)" w:date="2025-10-12T17:48:00Z">
        <w:r w:rsidRPr="0085486B" w:rsidDel="007E068F">
          <w:delText xml:space="preserve">contain </w:delText>
        </w:r>
      </w:del>
      <w:r w:rsidRPr="0085486B">
        <w:t xml:space="preserve">“touches” upon </w:t>
      </w:r>
      <w:del w:id="1246" w:author="Segall, Christopher (segallcr)" w:date="2025-10-12T17:49:00Z">
        <w:r w:rsidRPr="0085486B" w:rsidDel="00505D98">
          <w:delText>bass</w:delText>
        </w:r>
        <w:r w:rsidR="00A64787" w:rsidRPr="0085486B" w:rsidDel="00505D98">
          <w:delText xml:space="preserve"> </w:delText>
        </w:r>
      </w:del>
      <w:r w:rsidR="00A64787" w:rsidRPr="0085486B">
        <w:t>D</w:t>
      </w:r>
      <w:r w:rsidR="00CA4246">
        <w:t>ƒ</w:t>
      </w:r>
      <w:r w:rsidR="00A64787" w:rsidRPr="0085486B">
        <w:t>–E</w:t>
      </w:r>
      <w:r w:rsidR="00DE3ACF" w:rsidRPr="0085486B">
        <w:t xml:space="preserve"> (m. 41, mm. 43–44)</w:t>
      </w:r>
      <w:del w:id="1247" w:author="Segall, Christopher (segallcr)" w:date="2025-10-12T17:49:00Z">
        <w:r w:rsidR="00A64787" w:rsidRPr="0085486B" w:rsidDel="00A07D6E">
          <w:delText>,</w:delText>
        </w:r>
      </w:del>
      <w:r w:rsidR="00A64787" w:rsidRPr="0085486B">
        <w:t xml:space="preserve"> </w:t>
      </w:r>
      <w:del w:id="1248" w:author="Segall, Christopher (segallcr)" w:date="2025-10-12T17:49:00Z">
        <w:r w:rsidRPr="0085486B" w:rsidDel="00A07D6E">
          <w:delText xml:space="preserve">which are then </w:delText>
        </w:r>
      </w:del>
      <w:ins w:id="1249" w:author="Segall, Christopher (segallcr)" w:date="2025-10-12T17:49:00Z">
        <w:r w:rsidR="00A07D6E">
          <w:t xml:space="preserve">before </w:t>
        </w:r>
      </w:ins>
      <w:del w:id="1250" w:author="Segall, Christopher (segallcr)" w:date="2025-10-12T17:49:00Z">
        <w:r w:rsidRPr="0085486B" w:rsidDel="00A07D6E">
          <w:delText xml:space="preserve">transformed </w:delText>
        </w:r>
      </w:del>
      <w:ins w:id="1251" w:author="Segall, Christopher (segallcr)" w:date="2025-10-12T17:49:00Z">
        <w:r w:rsidR="00A07D6E" w:rsidRPr="0085486B">
          <w:t>transform</w:t>
        </w:r>
        <w:r w:rsidR="00A07D6E">
          <w:t>ing</w:t>
        </w:r>
        <w:r w:rsidR="00A07D6E" w:rsidRPr="0085486B">
          <w:t xml:space="preserve"> </w:t>
        </w:r>
      </w:ins>
      <w:r w:rsidRPr="0085486B">
        <w:t xml:space="preserve">into </w:t>
      </w:r>
      <w:r w:rsidR="00873EAE" w:rsidRPr="0085486B">
        <w:t>the first</w:t>
      </w:r>
      <w:r w:rsidRPr="0085486B">
        <w:t xml:space="preserve"> </w:t>
      </w:r>
      <w:r w:rsidRPr="0085486B">
        <w:rPr>
          <w:i/>
          <w:iCs/>
        </w:rPr>
        <w:t>Quintabsatz</w:t>
      </w:r>
      <w:r w:rsidRPr="0085486B">
        <w:t xml:space="preserve"> in V. </w:t>
      </w:r>
      <w:r w:rsidR="00DE3ACF" w:rsidRPr="0085486B">
        <w:t>M</w:t>
      </w:r>
      <w:ins w:id="1252" w:author="Kyle Hutchinson" w:date="2025-08-24T08:43:00Z">
        <w:r w:rsidR="00B571B5">
          <w:t>easure</w:t>
        </w:r>
      </w:ins>
      <w:del w:id="1253" w:author="Kyle Hutchinson" w:date="2025-08-24T08:43:00Z">
        <w:r w:rsidR="00DE3ACF" w:rsidRPr="0085486B" w:rsidDel="00B571B5">
          <w:delText>.</w:delText>
        </w:r>
      </w:del>
      <w:r w:rsidR="00DE3ACF" w:rsidRPr="0085486B">
        <w:t xml:space="preserve"> 4</w:t>
      </w:r>
      <w:r w:rsidR="004B4637">
        <w:t>8</w:t>
      </w:r>
      <w:r w:rsidR="00DE3ACF" w:rsidRPr="0085486B">
        <w:t xml:space="preserve"> attains this </w:t>
      </w:r>
      <w:r w:rsidR="00873EAE" w:rsidRPr="0085486B">
        <w:t>punctuation</w:t>
      </w:r>
      <w:r w:rsidR="00DE3ACF" w:rsidRPr="0085486B">
        <w:t xml:space="preserve"> point </w:t>
      </w:r>
      <w:r w:rsidR="00413A2E" w:rsidRPr="0085486B">
        <w:t xml:space="preserve">softly, in a </w:t>
      </w:r>
      <w:del w:id="1254" w:author="Kyle Hutchinson" w:date="2025-08-24T08:44:00Z">
        <w:r w:rsidR="00413A2E" w:rsidRPr="0085486B" w:rsidDel="00B571B5">
          <w:delText xml:space="preserve">light </w:delText>
        </w:r>
      </w:del>
      <w:ins w:id="1255" w:author="Kyle Hutchinson" w:date="2025-08-24T08:44:00Z">
        <w:r w:rsidR="00B571B5">
          <w:t>sparse</w:t>
        </w:r>
        <w:r w:rsidR="00B571B5" w:rsidRPr="0085486B">
          <w:t xml:space="preserve"> </w:t>
        </w:r>
      </w:ins>
      <w:r w:rsidR="00413A2E" w:rsidRPr="0085486B">
        <w:t>texture.</w:t>
      </w:r>
      <w:r w:rsidR="00960E63" w:rsidRPr="0085486B">
        <w:t xml:space="preserve"> </w:t>
      </w:r>
      <w:r w:rsidRPr="0085486B">
        <w:t>In this way, the fantasy-like tutti burst is tamed</w:t>
      </w:r>
      <w:r w:rsidR="008E6E87" w:rsidRPr="0085486B">
        <w:t xml:space="preserve"> </w:t>
      </w:r>
      <w:r w:rsidRPr="0085486B">
        <w:t xml:space="preserve">into a </w:t>
      </w:r>
      <w:del w:id="1256" w:author="Segall, Christopher (segallcr)" w:date="2025-10-12T17:51:00Z">
        <w:r w:rsidRPr="0085486B" w:rsidDel="006A2E43">
          <w:delText>reduced texture and also</w:delText>
        </w:r>
      </w:del>
      <w:ins w:id="1257" w:author="Kyle Hutchinson" w:date="2025-08-24T08:44:00Z">
        <w:del w:id="1258" w:author="Segall, Christopher (segallcr)" w:date="2025-10-12T17:51:00Z">
          <w:r w:rsidR="00B571B5" w:rsidDel="006A2E43">
            <w:delText>that</w:delText>
          </w:r>
        </w:del>
      </w:ins>
      <w:del w:id="1259" w:author="Segall, Christopher (segallcr)" w:date="2025-10-12T17:51:00Z">
        <w:r w:rsidRPr="0085486B" w:rsidDel="006A2E43">
          <w:delText xml:space="preserve"> becomes part of the </w:delText>
        </w:r>
      </w:del>
      <w:r w:rsidRPr="0085486B">
        <w:t xml:space="preserve">conventional </w:t>
      </w:r>
      <w:del w:id="1260" w:author="Segall, Christopher (segallcr)" w:date="2025-10-12T17:51:00Z">
        <w:r w:rsidRPr="0085486B" w:rsidDel="006A2E43">
          <w:delText xml:space="preserve">course of events in the </w:delText>
        </w:r>
        <w:r w:rsidR="00E107D6" w:rsidRPr="0085486B" w:rsidDel="006A2E43">
          <w:delText>galant</w:delText>
        </w:r>
        <w:r w:rsidRPr="0085486B" w:rsidDel="006A2E43">
          <w:delText xml:space="preserve"> exposition</w:delText>
        </w:r>
      </w:del>
      <w:ins w:id="1261" w:author="Segall, Christopher (segallcr)" w:date="2025-10-12T17:51:00Z">
        <w:r w:rsidR="006A2E43">
          <w:t>punctuation point</w:t>
        </w:r>
      </w:ins>
      <w:r w:rsidRPr="0085486B">
        <w:t xml:space="preserve">. But the story of </w:t>
      </w:r>
      <w:ins w:id="1262" w:author="Segall, Christopher (segallcr)" w:date="2025-10-12T17:52:00Z">
        <w:r w:rsidR="00123678" w:rsidRPr="0085486B">
          <w:t>D</w:t>
        </w:r>
        <w:r w:rsidR="00123678">
          <w:t>ƒ</w:t>
        </w:r>
        <w:r w:rsidR="00123678" w:rsidRPr="0085486B">
          <w:t>–E</w:t>
        </w:r>
        <w:r w:rsidR="00123678" w:rsidRPr="0085486B" w:rsidDel="00123678">
          <w:t xml:space="preserve"> </w:t>
        </w:r>
      </w:ins>
      <w:del w:id="1263" w:author="Segall, Christopher (segallcr)" w:date="2025-10-12T17:52:00Z">
        <w:r w:rsidRPr="0085486B" w:rsidDel="00123678">
          <w:delText xml:space="preserve">these pitches </w:delText>
        </w:r>
      </w:del>
      <w:r w:rsidRPr="0085486B">
        <w:t>is not over:</w:t>
      </w:r>
      <w:r w:rsidR="00167437" w:rsidRPr="0085486B">
        <w:t xml:space="preserve"> </w:t>
      </w:r>
      <w:del w:id="1264" w:author="Segall, Christopher (segallcr)" w:date="2025-10-12T17:52:00Z">
        <w:r w:rsidR="00167437" w:rsidRPr="0085486B" w:rsidDel="00123678">
          <w:delText xml:space="preserve">they </w:delText>
        </w:r>
      </w:del>
      <w:ins w:id="1265" w:author="Segall, Christopher (segallcr)" w:date="2025-10-12T17:52:00Z">
        <w:r w:rsidR="00123678">
          <w:t>these pitches</w:t>
        </w:r>
        <w:r w:rsidR="00123678" w:rsidRPr="0085486B">
          <w:t xml:space="preserve"> </w:t>
        </w:r>
      </w:ins>
      <w:r w:rsidR="00167437" w:rsidRPr="0085486B">
        <w:t>are also integrated into another point of arrival</w:t>
      </w:r>
      <w:del w:id="1266" w:author="Kyle Hutchinson" w:date="2025-08-24T08:44:00Z">
        <w:r w:rsidR="00167437" w:rsidRPr="0085486B" w:rsidDel="00B571B5">
          <w:delText xml:space="preserve">, </w:delText>
        </w:r>
        <w:r w:rsidR="002262BB" w:rsidRPr="0085486B" w:rsidDel="00B571B5">
          <w:delText xml:space="preserve">that </w:delText>
        </w:r>
        <w:r w:rsidR="002262BB" w:rsidRPr="0085486B" w:rsidDel="00B571B5">
          <w:lastRenderedPageBreak/>
          <w:delText>is</w:delText>
        </w:r>
      </w:del>
      <w:r w:rsidR="002262BB" w:rsidRPr="0085486B">
        <w:t xml:space="preserve">, the second </w:t>
      </w:r>
      <w:r w:rsidR="00167437" w:rsidRPr="0085486B">
        <w:rPr>
          <w:i/>
          <w:iCs/>
        </w:rPr>
        <w:t xml:space="preserve">Quintabsatz </w:t>
      </w:r>
      <w:r w:rsidR="00167437" w:rsidRPr="0085486B">
        <w:t>in V</w:t>
      </w:r>
      <w:r w:rsidR="002262BB" w:rsidRPr="0085486B">
        <w:t xml:space="preserve"> of</w:t>
      </w:r>
      <w:r w:rsidR="00167437" w:rsidRPr="0085486B">
        <w:t xml:space="preserve"> m</w:t>
      </w:r>
      <w:r w:rsidR="00DC748C" w:rsidRPr="0085486B">
        <w:t>. 56</w:t>
      </w:r>
      <w:r w:rsidR="00167437" w:rsidRPr="0085486B">
        <w:t>.</w:t>
      </w:r>
      <w:r w:rsidR="00EB1E1D" w:rsidRPr="0085486B">
        <w:t xml:space="preserve"> The tutti-texture drive toward</w:t>
      </w:r>
      <w:del w:id="1267" w:author="Segall, Christopher (segallcr)" w:date="2025-10-12T17:52:00Z">
        <w:r w:rsidR="00EB1E1D" w:rsidRPr="0085486B" w:rsidDel="00123678">
          <w:delText>s</w:delText>
        </w:r>
      </w:del>
      <w:r w:rsidR="00EB1E1D" w:rsidRPr="0085486B">
        <w:t xml:space="preserve"> this </w:t>
      </w:r>
      <w:del w:id="1268" w:author="Segall, Christopher (segallcr)" w:date="2025-10-12T17:53:00Z">
        <w:r w:rsidR="00EB1E1D" w:rsidRPr="0085486B" w:rsidDel="00097559">
          <w:delText xml:space="preserve">repeated </w:delText>
        </w:r>
      </w:del>
      <w:r w:rsidR="00EB1E1D" w:rsidRPr="0085486B">
        <w:t xml:space="preserve">point of formal articulation </w:t>
      </w:r>
      <w:del w:id="1269" w:author="Segall, Christopher (segallcr)" w:date="2025-10-13T08:06:00Z">
        <w:r w:rsidR="00717E29" w:rsidRPr="0085486B" w:rsidDel="000B3857">
          <w:delText xml:space="preserve">is accompanied by a </w:delText>
        </w:r>
      </w:del>
      <w:r w:rsidR="00717E29" w:rsidRPr="0085486B">
        <w:t>shift</w:t>
      </w:r>
      <w:ins w:id="1270" w:author="Segall, Christopher (segallcr)" w:date="2025-10-13T08:06:00Z">
        <w:r w:rsidR="000B3857">
          <w:t>s</w:t>
        </w:r>
      </w:ins>
      <w:r w:rsidR="00717E29" w:rsidRPr="0085486B">
        <w:t xml:space="preserve"> to the parallel minor, </w:t>
      </w:r>
      <w:del w:id="1271" w:author="Segall, Christopher (segallcr)" w:date="2025-10-12T17:54:00Z">
        <w:r w:rsidR="00F94AB9" w:rsidRPr="0085486B" w:rsidDel="008441D7">
          <w:delText xml:space="preserve">along with the </w:delText>
        </w:r>
      </w:del>
      <w:r w:rsidR="00F94AB9" w:rsidRPr="0085486B">
        <w:t xml:space="preserve">embedding </w:t>
      </w:r>
      <w:del w:id="1272" w:author="Segall, Christopher (segallcr)" w:date="2025-10-12T17:54:00Z">
        <w:r w:rsidR="00F94AB9" w:rsidRPr="0085486B" w:rsidDel="008441D7">
          <w:delText>of</w:delText>
        </w:r>
        <w:r w:rsidR="00A64787" w:rsidRPr="0085486B" w:rsidDel="008441D7">
          <w:delText xml:space="preserve"> </w:delText>
        </w:r>
      </w:del>
      <w:r w:rsidR="00A64787" w:rsidRPr="0085486B">
        <w:t>D</w:t>
      </w:r>
      <w:ins w:id="1273" w:author="Kyle Hutchinson" w:date="2025-08-24T08:45:00Z">
        <w:r w:rsidR="00B571B5">
          <w:t>ƒ</w:t>
        </w:r>
      </w:ins>
      <w:del w:id="1274" w:author="Kyle Hutchinson" w:date="2025-08-24T08:45:00Z">
        <w:r w:rsidR="00A64787" w:rsidRPr="0085486B" w:rsidDel="00B571B5">
          <w:delText>#</w:delText>
        </w:r>
      </w:del>
      <w:r w:rsidR="00A64787" w:rsidRPr="0085486B">
        <w:t xml:space="preserve">–E into </w:t>
      </w:r>
      <w:del w:id="1275" w:author="Segall, Christopher (segallcr)" w:date="2025-10-12T17:54:00Z">
        <w:r w:rsidR="00A64787" w:rsidRPr="0085486B" w:rsidDel="008441D7">
          <w:delText>Byros’s</w:delText>
        </w:r>
        <w:r w:rsidR="00367AEE" w:rsidRPr="0085486B" w:rsidDel="008441D7">
          <w:delText xml:space="preserve"> (2012)</w:delText>
        </w:r>
        <w:r w:rsidR="00F94AB9" w:rsidRPr="0085486B" w:rsidDel="008441D7">
          <w:delText xml:space="preserve"> </w:delText>
        </w:r>
      </w:del>
      <w:ins w:id="1276" w:author="Segall, Christopher (segallcr)" w:date="2025-10-12T17:54:00Z">
        <w:r w:rsidR="008441D7">
          <w:t xml:space="preserve">the </w:t>
        </w:r>
      </w:ins>
      <w:r w:rsidR="003157D3" w:rsidRPr="0085486B">
        <w:t>le</w:t>
      </w:r>
      <w:del w:id="1277" w:author="Segall, Christopher (segallcr)" w:date="2025-10-12T17:54:00Z">
        <w:r w:rsidR="003157D3" w:rsidRPr="0085486B" w:rsidDel="008441D7">
          <w:delText>-</w:delText>
        </w:r>
      </w:del>
      <w:ins w:id="1278" w:author="Segall, Christopher (segallcr)" w:date="2025-10-12T17:54:00Z">
        <w:r w:rsidR="008441D7">
          <w:t>–</w:t>
        </w:r>
      </w:ins>
      <w:r w:rsidR="003157D3" w:rsidRPr="0085486B">
        <w:t>sol</w:t>
      </w:r>
      <w:del w:id="1279" w:author="Segall, Christopher (segallcr)" w:date="2025-10-12T17:54:00Z">
        <w:r w:rsidR="003157D3" w:rsidRPr="0085486B" w:rsidDel="008441D7">
          <w:delText>-</w:delText>
        </w:r>
      </w:del>
      <w:ins w:id="1280" w:author="Segall, Christopher (segallcr)" w:date="2025-10-12T17:54:00Z">
        <w:r w:rsidR="008441D7">
          <w:t>–</w:t>
        </w:r>
      </w:ins>
      <w:r w:rsidR="003157D3" w:rsidRPr="0085486B">
        <w:t>fi</w:t>
      </w:r>
      <w:del w:id="1281" w:author="Segall, Christopher (segallcr)" w:date="2025-10-12T17:54:00Z">
        <w:r w:rsidR="003157D3" w:rsidRPr="0085486B" w:rsidDel="008441D7">
          <w:delText>-</w:delText>
        </w:r>
      </w:del>
      <w:ins w:id="1282" w:author="Segall, Christopher (segallcr)" w:date="2025-10-12T17:54:00Z">
        <w:r w:rsidR="008441D7">
          <w:t>–</w:t>
        </w:r>
      </w:ins>
      <w:r w:rsidR="003157D3" w:rsidRPr="0085486B">
        <w:t>sol schema (</w:t>
      </w:r>
      <w:del w:id="1283" w:author="Segall, Christopher (segallcr)" w:date="2025-10-12T17:54:00Z">
        <w:r w:rsidR="00367AEE" w:rsidRPr="0085486B" w:rsidDel="008441D7">
          <w:delText>not shown as a score example</w:delText>
        </w:r>
      </w:del>
      <w:ins w:id="1284" w:author="Segall, Christopher (segallcr)" w:date="2025-10-12T17:54:00Z">
        <w:r w:rsidR="008441D7">
          <w:t>Byros 2012</w:t>
        </w:r>
      </w:ins>
      <w:r w:rsidR="00367AEE" w:rsidRPr="0085486B">
        <w:t>)</w:t>
      </w:r>
      <w:del w:id="1285" w:author="Segall, Christopher (segallcr)" w:date="2025-10-12T17:54:00Z">
        <w:r w:rsidR="00A64787" w:rsidRPr="0085486B" w:rsidDel="008441D7">
          <w:delText>:</w:delText>
        </w:r>
      </w:del>
      <w:r w:rsidR="00A64787" w:rsidRPr="0085486B">
        <w:t xml:space="preserve"> </w:t>
      </w:r>
      <w:del w:id="1286" w:author="Segall, Christopher (segallcr)" w:date="2025-10-12T17:54:00Z">
        <w:r w:rsidR="00A64787" w:rsidRPr="0085486B" w:rsidDel="008441D7">
          <w:delText xml:space="preserve">this </w:delText>
        </w:r>
      </w:del>
      <w:ins w:id="1287" w:author="Segall, Christopher (segallcr)" w:date="2025-10-12T17:54:00Z">
        <w:r w:rsidR="008441D7">
          <w:t xml:space="preserve">to </w:t>
        </w:r>
      </w:ins>
      <w:del w:id="1288" w:author="Segall, Christopher (segallcr)" w:date="2025-10-12T17:55:00Z">
        <w:r w:rsidR="00A64787" w:rsidRPr="0085486B" w:rsidDel="007C301E">
          <w:delText xml:space="preserve">creates a more </w:delText>
        </w:r>
      </w:del>
      <w:ins w:id="1289" w:author="Segall, Christopher (segallcr)" w:date="2025-10-12T17:55:00Z">
        <w:r w:rsidR="007C301E">
          <w:t xml:space="preserve">increase </w:t>
        </w:r>
      </w:ins>
      <w:del w:id="1290" w:author="Segall, Christopher (segallcr)" w:date="2025-10-12T17:55:00Z">
        <w:r w:rsidR="00A64787" w:rsidRPr="0085486B" w:rsidDel="007C301E">
          <w:delText>emphatic arrival</w:delText>
        </w:r>
        <w:r w:rsidR="00FD5EA9" w:rsidRPr="0085486B" w:rsidDel="007C301E">
          <w:delText xml:space="preserve"> </w:delText>
        </w:r>
      </w:del>
      <w:ins w:id="1291" w:author="Segall, Christopher (segallcr)" w:date="2025-10-12T17:55:00Z">
        <w:r w:rsidR="007C301E">
          <w:t xml:space="preserve">emphasis </w:t>
        </w:r>
      </w:ins>
      <w:r w:rsidR="00FD5EA9" w:rsidRPr="0085486B">
        <w:t>on these pitches</w:t>
      </w:r>
      <w:ins w:id="1292" w:author="Segall, Christopher (segallcr)" w:date="2025-10-12T17:55:00Z">
        <w:r w:rsidR="00970915">
          <w:t xml:space="preserve"> (not shown)</w:t>
        </w:r>
      </w:ins>
      <w:r w:rsidR="00FD5EA9" w:rsidRPr="0085486B">
        <w:t>.</w:t>
      </w:r>
      <w:r w:rsidR="00CF1520" w:rsidRPr="005612E9">
        <w:rPr>
          <w:rStyle w:val="FootnoteReference"/>
        </w:rPr>
        <w:footnoteReference w:id="30"/>
      </w:r>
      <w:r w:rsidR="00FD5EA9" w:rsidRPr="0085486B">
        <w:t xml:space="preserve"> With the le</w:t>
      </w:r>
      <w:del w:id="1309" w:author="Segall, Christopher (segallcr)" w:date="2025-10-12T18:00:00Z">
        <w:r w:rsidR="00FD5EA9" w:rsidRPr="0085486B" w:rsidDel="00EB05E5">
          <w:delText>-</w:delText>
        </w:r>
      </w:del>
      <w:ins w:id="1310" w:author="Segall, Christopher (segallcr)" w:date="2025-10-12T18:00:00Z">
        <w:r w:rsidR="00EB05E5">
          <w:t>–</w:t>
        </w:r>
      </w:ins>
      <w:r w:rsidR="00FD5EA9" w:rsidRPr="0085486B">
        <w:t>sol</w:t>
      </w:r>
      <w:del w:id="1311" w:author="Segall, Christopher (segallcr)" w:date="2025-10-12T18:00:00Z">
        <w:r w:rsidR="00FD5EA9" w:rsidRPr="0085486B" w:rsidDel="00EB05E5">
          <w:delText>-</w:delText>
        </w:r>
      </w:del>
      <w:ins w:id="1312" w:author="Segall, Christopher (segallcr)" w:date="2025-10-12T18:00:00Z">
        <w:r w:rsidR="00EB05E5">
          <w:t>–</w:t>
        </w:r>
      </w:ins>
      <w:r w:rsidR="00FD5EA9" w:rsidRPr="0085486B">
        <w:t>fi</w:t>
      </w:r>
      <w:del w:id="1313" w:author="Segall, Christopher (segallcr)" w:date="2025-10-12T18:00:00Z">
        <w:r w:rsidR="00FD5EA9" w:rsidRPr="0085486B" w:rsidDel="00EB05E5">
          <w:delText>-</w:delText>
        </w:r>
      </w:del>
      <w:ins w:id="1314" w:author="Segall, Christopher (segallcr)" w:date="2025-10-12T18:00:00Z">
        <w:r w:rsidR="00EB05E5">
          <w:t>–</w:t>
        </w:r>
      </w:ins>
      <w:r w:rsidR="00FD5EA9" w:rsidRPr="0085486B">
        <w:t>sol</w:t>
      </w:r>
      <w:ins w:id="1315" w:author="Kyle Hutchinson" w:date="2025-08-24T08:45:00Z">
        <w:r w:rsidR="00B571B5">
          <w:t xml:space="preserve"> schema</w:t>
        </w:r>
      </w:ins>
      <w:ins w:id="1316" w:author="Kyle Hutchinson" w:date="2025-08-24T08:46:00Z">
        <w:r w:rsidR="00B571B5">
          <w:t xml:space="preserve"> </w:t>
        </w:r>
      </w:ins>
      <w:del w:id="1317" w:author="Kyle Hutchinson" w:date="2025-08-24T08:46:00Z">
        <w:r w:rsidR="00FD5EA9" w:rsidRPr="0085486B" w:rsidDel="00B571B5">
          <w:delText xml:space="preserve">, </w:delText>
        </w:r>
      </w:del>
      <w:r w:rsidR="00A64787" w:rsidRPr="0085486B">
        <w:t xml:space="preserve">we </w:t>
      </w:r>
      <w:del w:id="1318" w:author="Kyle Hutchinson" w:date="2025-08-24T08:46:00Z">
        <w:r w:rsidR="00A64787" w:rsidRPr="0085486B" w:rsidDel="00B571B5">
          <w:delText xml:space="preserve">have </w:delText>
        </w:r>
      </w:del>
      <w:ins w:id="1319" w:author="Kyle Hutchinson" w:date="2025-08-24T08:46:00Z">
        <w:r w:rsidR="00B571B5">
          <w:t>find</w:t>
        </w:r>
        <w:r w:rsidR="00B571B5" w:rsidRPr="0085486B">
          <w:t xml:space="preserve"> </w:t>
        </w:r>
      </w:ins>
      <w:r w:rsidR="00A64787" w:rsidRPr="0085486B">
        <w:t xml:space="preserve">a tutti-forte counterpart to the surprise of m. 19, </w:t>
      </w:r>
      <w:del w:id="1320" w:author="Segall, Christopher (segallcr)" w:date="2025-10-12T18:00:00Z">
        <w:r w:rsidR="00A64787" w:rsidRPr="0085486B" w:rsidDel="004E241C">
          <w:delText xml:space="preserve">which is </w:delText>
        </w:r>
      </w:del>
      <w:r w:rsidR="00A64787" w:rsidRPr="0085486B">
        <w:t xml:space="preserve">now </w:t>
      </w:r>
      <w:del w:id="1321" w:author="Kyle Hutchinson" w:date="2025-08-24T08:46:00Z">
        <w:r w:rsidR="00960E63" w:rsidRPr="0085486B" w:rsidDel="00B571B5">
          <w:delText>f</w:delText>
        </w:r>
        <w:r w:rsidR="00A64787" w:rsidRPr="0085486B" w:rsidDel="00B571B5">
          <w:delText xml:space="preserve">itted </w:delText>
        </w:r>
      </w:del>
      <w:ins w:id="1322" w:author="Kyle Hutchinson" w:date="2025-08-24T08:46:00Z">
        <w:r w:rsidR="00B571B5">
          <w:t>integrated</w:t>
        </w:r>
        <w:r w:rsidR="00B571B5" w:rsidRPr="0085486B">
          <w:t xml:space="preserve"> </w:t>
        </w:r>
      </w:ins>
      <w:r w:rsidR="00A64787" w:rsidRPr="0085486B">
        <w:t>into the mold of the galant exposition.</w:t>
      </w:r>
      <w:r w:rsidR="00305394" w:rsidRPr="0085486B">
        <w:t xml:space="preserve"> </w:t>
      </w:r>
      <w:r w:rsidR="00684285" w:rsidRPr="0085486B">
        <w:t xml:space="preserve">The </w:t>
      </w:r>
      <w:del w:id="1323" w:author="Segall, Christopher (segallcr)" w:date="2025-10-12T18:00:00Z">
        <w:r w:rsidR="00684285" w:rsidRPr="0085486B" w:rsidDel="00D158E5">
          <w:delText xml:space="preserve">le-sol-fi-sol </w:delText>
        </w:r>
      </w:del>
      <w:r w:rsidR="00684285" w:rsidRPr="0085486B">
        <w:t xml:space="preserve">schema </w:t>
      </w:r>
      <w:del w:id="1324" w:author="Segall, Christopher (segallcr)" w:date="2025-10-12T18:02:00Z">
        <w:r w:rsidR="00684285" w:rsidRPr="0085486B" w:rsidDel="00822A84">
          <w:delText xml:space="preserve">also provides </w:delText>
        </w:r>
      </w:del>
      <w:del w:id="1325" w:author="Segall, Christopher (segallcr)" w:date="2025-10-12T18:00:00Z">
        <w:r w:rsidR="00684285" w:rsidRPr="0085486B" w:rsidDel="00D158E5">
          <w:delText xml:space="preserve">us </w:delText>
        </w:r>
      </w:del>
      <w:del w:id="1326" w:author="Segall, Christopher (segallcr)" w:date="2025-10-12T18:02:00Z">
        <w:r w:rsidR="00684285" w:rsidRPr="0085486B" w:rsidDel="00822A84">
          <w:delText xml:space="preserve">a wider </w:delText>
        </w:r>
      </w:del>
      <w:del w:id="1327" w:author="Segall, Christopher (segallcr)" w:date="2025-10-12T18:00:00Z">
        <w:r w:rsidR="00684285" w:rsidRPr="0085486B" w:rsidDel="00D158E5">
          <w:delText xml:space="preserve">schematic </w:delText>
        </w:r>
      </w:del>
      <w:del w:id="1328" w:author="Segall, Christopher (segallcr)" w:date="2025-10-12T18:02:00Z">
        <w:r w:rsidR="00684285" w:rsidRPr="0085486B" w:rsidDel="00822A84">
          <w:delText>context that was tonally unambiguous at the time (Byros 2012, 291)</w:delText>
        </w:r>
      </w:del>
      <w:ins w:id="1329" w:author="Segall, Christopher (segallcr)" w:date="2025-10-12T18:02:00Z">
        <w:r w:rsidR="00822A84">
          <w:t xml:space="preserve">reinforces </w:t>
        </w:r>
      </w:ins>
      <w:ins w:id="1330" w:author="Segall, Christopher (segallcr)" w:date="2025-10-12T18:03:00Z">
        <w:r w:rsidR="002F5968">
          <w:t xml:space="preserve">the </w:t>
        </w:r>
      </w:ins>
      <w:ins w:id="1331" w:author="Segall, Christopher (segallcr)" w:date="2025-10-12T18:02:00Z">
        <w:r w:rsidR="00822A84">
          <w:t>contemporaneous convention</w:t>
        </w:r>
      </w:ins>
      <w:del w:id="1332" w:author="Segall, Christopher (segallcr)" w:date="2025-10-12T18:03:00Z">
        <w:r w:rsidR="00684285" w:rsidRPr="0085486B" w:rsidDel="002E7130">
          <w:delText>:</w:delText>
        </w:r>
      </w:del>
      <w:r w:rsidR="00684285" w:rsidRPr="0085486B">
        <w:t xml:space="preserve"> </w:t>
      </w:r>
      <w:del w:id="1333" w:author="Segall, Christopher (segallcr)" w:date="2025-10-12T18:03:00Z">
        <w:r w:rsidR="00684285" w:rsidRPr="0085486B" w:rsidDel="002E7130">
          <w:delText>th</w:delText>
        </w:r>
        <w:r w:rsidR="00CB00BA" w:rsidRPr="0085486B" w:rsidDel="002E7130">
          <w:delText xml:space="preserve">e tonal shift at the opening was </w:delText>
        </w:r>
        <w:r w:rsidR="00960E63" w:rsidRPr="0085486B" w:rsidDel="002E7130">
          <w:delText>unexpected;</w:delText>
        </w:r>
        <w:r w:rsidR="00CB00BA" w:rsidRPr="0085486B" w:rsidDel="002E7130">
          <w:delText xml:space="preserve"> the shift to</w:delText>
        </w:r>
        <w:r w:rsidR="00960E63" w:rsidRPr="0085486B" w:rsidDel="002E7130">
          <w:delText xml:space="preserve"> the</w:delText>
        </w:r>
        <w:r w:rsidR="00CB00BA" w:rsidRPr="0085486B" w:rsidDel="002E7130">
          <w:delText xml:space="preserve"> parallel minor that </w:delText>
        </w:r>
      </w:del>
      <w:ins w:id="1334" w:author="Segall, Christopher (segallcr)" w:date="2025-10-12T18:03:00Z">
        <w:r w:rsidR="002E7130">
          <w:t xml:space="preserve">of </w:t>
        </w:r>
      </w:ins>
      <w:del w:id="1335" w:author="Segall, Christopher (segallcr)" w:date="2025-10-12T18:03:00Z">
        <w:r w:rsidR="00CB00BA" w:rsidRPr="0085486B" w:rsidDel="002E7130">
          <w:delText xml:space="preserve">embeds </w:delText>
        </w:r>
      </w:del>
      <w:ins w:id="1336" w:author="Segall, Christopher (segallcr)" w:date="2025-10-12T18:03:00Z">
        <w:r w:rsidR="002E7130">
          <w:t xml:space="preserve">embedding </w:t>
        </w:r>
      </w:ins>
      <w:del w:id="1337" w:author="Segall, Christopher (segallcr)" w:date="2025-10-12T18:03:00Z">
        <w:r w:rsidR="00CB00BA" w:rsidRPr="0085486B" w:rsidDel="002E7130">
          <w:delText xml:space="preserve">a </w:delText>
        </w:r>
      </w:del>
      <w:r w:rsidR="00CB00BA" w:rsidRPr="0085486B">
        <w:t>le</w:t>
      </w:r>
      <w:del w:id="1338" w:author="Segall, Christopher (segallcr)" w:date="2025-10-12T18:03:00Z">
        <w:r w:rsidR="00CB00BA" w:rsidRPr="0085486B" w:rsidDel="002E7130">
          <w:delText>-</w:delText>
        </w:r>
      </w:del>
      <w:ins w:id="1339" w:author="Segall, Christopher (segallcr)" w:date="2025-10-12T18:03:00Z">
        <w:r w:rsidR="002E7130">
          <w:t>–</w:t>
        </w:r>
      </w:ins>
      <w:r w:rsidR="00CB00BA" w:rsidRPr="0085486B">
        <w:t>sol</w:t>
      </w:r>
      <w:del w:id="1340" w:author="Segall, Christopher (segallcr)" w:date="2025-10-12T18:03:00Z">
        <w:r w:rsidR="00CB00BA" w:rsidRPr="0085486B" w:rsidDel="002E7130">
          <w:delText>-</w:delText>
        </w:r>
      </w:del>
      <w:ins w:id="1341" w:author="Segall, Christopher (segallcr)" w:date="2025-10-12T18:03:00Z">
        <w:r w:rsidR="002E7130">
          <w:t>–</w:t>
        </w:r>
      </w:ins>
      <w:r w:rsidR="00CB00BA" w:rsidRPr="0085486B">
        <w:t>fi</w:t>
      </w:r>
      <w:del w:id="1342" w:author="Segall, Christopher (segallcr)" w:date="2025-10-12T18:03:00Z">
        <w:r w:rsidR="00CB00BA" w:rsidRPr="0085486B" w:rsidDel="002E7130">
          <w:delText>-</w:delText>
        </w:r>
      </w:del>
      <w:ins w:id="1343" w:author="Segall, Christopher (segallcr)" w:date="2025-10-12T18:03:00Z">
        <w:r w:rsidR="002E7130">
          <w:t>–</w:t>
        </w:r>
      </w:ins>
      <w:r w:rsidR="00CB00BA" w:rsidRPr="0085486B">
        <w:t xml:space="preserve">sol </w:t>
      </w:r>
      <w:r w:rsidR="00960E63" w:rsidRPr="0085486B">
        <w:t>on the way to a</w:t>
      </w:r>
      <w:r w:rsidR="00CB00BA" w:rsidRPr="0085486B">
        <w:t xml:space="preserve"> </w:t>
      </w:r>
      <w:r w:rsidR="00684285" w:rsidRPr="0085486B">
        <w:rPr>
          <w:i/>
          <w:iCs/>
        </w:rPr>
        <w:t>Quintabsatz</w:t>
      </w:r>
      <w:r w:rsidR="00684285" w:rsidRPr="0085486B">
        <w:t xml:space="preserve"> in V</w:t>
      </w:r>
      <w:del w:id="1344" w:author="Segall, Christopher (segallcr)" w:date="2025-10-12T18:03:00Z">
        <w:r w:rsidR="00CB00BA" w:rsidRPr="0085486B" w:rsidDel="002E7130">
          <w:delText xml:space="preserve"> is more conventional</w:delText>
        </w:r>
      </w:del>
      <w:ins w:id="1345" w:author="Segall, Christopher (segallcr)" w:date="2025-10-12T18:03:00Z">
        <w:r w:rsidR="002E7130">
          <w:t xml:space="preserve"> (Byros 2012, 295–99)</w:t>
        </w:r>
      </w:ins>
      <w:r w:rsidR="00684285" w:rsidRPr="0085486B">
        <w:t>.</w:t>
      </w:r>
      <w:del w:id="1346" w:author="Segall, Christopher (segallcr)" w:date="2025-10-12T18:04:00Z">
        <w:r w:rsidR="00515FC7" w:rsidRPr="00B6107D" w:rsidDel="00B6107D">
          <w:rPr>
            <w:rStyle w:val="FootnoteReference"/>
          </w:rPr>
          <w:footnoteReference w:id="31"/>
        </w:r>
      </w:del>
      <w:r w:rsidR="00684285" w:rsidRPr="0085486B">
        <w:t xml:space="preserve"> </w:t>
      </w:r>
      <w:r w:rsidR="00305394" w:rsidRPr="0085486B">
        <w:t xml:space="preserve">With the risk </w:t>
      </w:r>
      <w:del w:id="1349" w:author="Kyle Hutchinson" w:date="2025-08-24T08:47:00Z">
        <w:r w:rsidR="00305394" w:rsidRPr="0085486B" w:rsidDel="004A61ED">
          <w:delText xml:space="preserve">of committing </w:delText>
        </w:r>
        <w:r w:rsidR="006608BA" w:rsidRPr="0085486B" w:rsidDel="004A61ED">
          <w:delText>the</w:delText>
        </w:r>
        <w:r w:rsidR="00AF4365" w:rsidRPr="0085486B" w:rsidDel="004A61ED">
          <w:delText xml:space="preserve"> grave</w:delText>
        </w:r>
        <w:r w:rsidR="008872BB" w:rsidRPr="0085486B" w:rsidDel="004A61ED">
          <w:delText xml:space="preserve"> </w:delText>
        </w:r>
        <w:r w:rsidR="00305394" w:rsidRPr="0085486B" w:rsidDel="004A61ED">
          <w:delText xml:space="preserve">anachronism </w:delText>
        </w:r>
      </w:del>
      <w:r w:rsidR="00305394" w:rsidRPr="0085486B">
        <w:t xml:space="preserve">of equating the </w:t>
      </w:r>
      <w:r w:rsidR="00305394" w:rsidRPr="0085486B">
        <w:rPr>
          <w:i/>
          <w:iCs/>
        </w:rPr>
        <w:t>Quintabsatz</w:t>
      </w:r>
      <w:r w:rsidR="00305394" w:rsidRPr="0085486B">
        <w:t xml:space="preserve"> in V </w:t>
      </w:r>
      <w:ins w:id="1350" w:author="Kyle Hutchinson" w:date="2025-08-24T08:47:00Z">
        <w:r w:rsidR="004A61ED">
          <w:t>to</w:t>
        </w:r>
      </w:ins>
      <w:del w:id="1351" w:author="Kyle Hutchinson" w:date="2025-08-24T08:47:00Z">
        <w:r w:rsidR="00305394" w:rsidRPr="0085486B" w:rsidDel="004A61ED">
          <w:delText>with</w:delText>
        </w:r>
      </w:del>
      <w:r w:rsidR="00305394" w:rsidRPr="0085486B">
        <w:t xml:space="preserve"> its descendent in the high-classical exposition</w:t>
      </w:r>
      <w:ins w:id="1352" w:author="Kyle Hutchinson" w:date="2025-08-24T08:47:00Z">
        <w:r w:rsidR="004A61ED">
          <w:t>—</w:t>
        </w:r>
      </w:ins>
      <w:del w:id="1353" w:author="Kyle Hutchinson" w:date="2025-08-24T08:47:00Z">
        <w:r w:rsidR="00305394" w:rsidRPr="0085486B" w:rsidDel="004A61ED">
          <w:delText>,</w:delText>
        </w:r>
        <w:r w:rsidR="008872BB" w:rsidRPr="0085486B" w:rsidDel="004A61ED">
          <w:delText xml:space="preserve"> </w:delText>
        </w:r>
      </w:del>
      <w:ins w:id="1354" w:author="Kyle Hutchinson" w:date="2025-08-24T08:47:00Z">
        <w:r w:rsidR="004A61ED">
          <w:t xml:space="preserve">the </w:t>
        </w:r>
      </w:ins>
      <w:r w:rsidR="00305394" w:rsidRPr="0085486B">
        <w:t>V: HC MC</w:t>
      </w:r>
      <w:ins w:id="1355" w:author="Kyle Hutchinson" w:date="2025-08-24T08:47:00Z">
        <w:r w:rsidR="004A61ED">
          <w:t>—</w:t>
        </w:r>
      </w:ins>
      <w:del w:id="1356" w:author="Kyle Hutchinson" w:date="2025-08-24T08:47:00Z">
        <w:r w:rsidR="00305394" w:rsidRPr="0085486B" w:rsidDel="004A61ED">
          <w:delText xml:space="preserve">, </w:delText>
        </w:r>
      </w:del>
      <w:r w:rsidR="00305394" w:rsidRPr="0085486B">
        <w:t xml:space="preserve">note that </w:t>
      </w:r>
      <w:r w:rsidR="007F4327" w:rsidRPr="0085486B">
        <w:t xml:space="preserve">the latter cadence point is </w:t>
      </w:r>
      <w:r w:rsidR="00CA4246">
        <w:t>sometimes</w:t>
      </w:r>
      <w:r w:rsidR="00305394" w:rsidRPr="0085486B">
        <w:t xml:space="preserve"> preceded by a shift to the parallel minor.</w:t>
      </w:r>
      <w:r w:rsidR="00305394" w:rsidRPr="00202A56">
        <w:rPr>
          <w:rStyle w:val="FootnoteReference"/>
        </w:rPr>
        <w:footnoteReference w:id="32"/>
      </w:r>
      <w:r w:rsidR="00124300" w:rsidRPr="0085486B">
        <w:t xml:space="preserve"> </w:t>
      </w:r>
      <w:commentRangeStart w:id="1359"/>
      <w:ins w:id="1360" w:author="Kyle Hutchinson" w:date="2025-08-24T08:49:00Z">
        <w:del w:id="1361" w:author="Segall, Christopher (segallcr)" w:date="2025-10-12T18:06:00Z">
          <w:r w:rsidR="004A61ED" w:rsidDel="00894E62">
            <w:delText xml:space="preserve">As </w:delText>
          </w:r>
        </w:del>
      </w:ins>
      <w:commentRangeEnd w:id="1359"/>
      <w:r w:rsidR="008B5C16">
        <w:rPr>
          <w:rStyle w:val="CommentReference"/>
        </w:rPr>
        <w:commentReference w:id="1359"/>
      </w:r>
      <w:del w:id="1362" w:author="Segall, Christopher (segallcr)" w:date="2025-10-12T18:06:00Z">
        <w:r w:rsidR="008872BB" w:rsidRPr="0085486B" w:rsidDel="00894E62">
          <w:delText>Though words of caution about anachronism</w:delText>
        </w:r>
        <w:r w:rsidR="005B39F7" w:rsidRPr="0085486B" w:rsidDel="00894E62">
          <w:delText>s</w:delText>
        </w:r>
        <w:r w:rsidR="008872BB" w:rsidRPr="0085486B" w:rsidDel="00894E62">
          <w:delText xml:space="preserve"> are </w:delText>
        </w:r>
        <w:r w:rsidR="008B2094" w:rsidRPr="0085486B" w:rsidDel="00894E62">
          <w:delText xml:space="preserve">surely </w:delText>
        </w:r>
        <w:r w:rsidR="008872BB" w:rsidRPr="0085486B" w:rsidDel="00894E62">
          <w:delText>necessary</w:delText>
        </w:r>
        <w:r w:rsidR="005A75B1" w:rsidRPr="0085486B" w:rsidDel="00894E62">
          <w:delText xml:space="preserve"> here</w:delText>
        </w:r>
        <w:r w:rsidR="008872BB" w:rsidRPr="0085486B" w:rsidDel="00894E62">
          <w:delText xml:space="preserve">, </w:delText>
        </w:r>
        <w:r w:rsidR="00AF4365" w:rsidRPr="0085486B" w:rsidDel="00894E62">
          <w:delText>the predecessor f</w:delText>
        </w:r>
        <w:r w:rsidR="008872BB" w:rsidRPr="0085486B" w:rsidDel="00894E62">
          <w:delText xml:space="preserve">ormal juncture </w:delText>
        </w:r>
        <w:r w:rsidR="00124300" w:rsidRPr="0085486B" w:rsidDel="00894E62">
          <w:delText>(</w:delText>
        </w:r>
        <w:r w:rsidR="00124300" w:rsidRPr="0085486B" w:rsidDel="00894E62">
          <w:rPr>
            <w:i/>
            <w:iCs/>
          </w:rPr>
          <w:delText xml:space="preserve">Quintabsatz </w:delText>
        </w:r>
        <w:r w:rsidR="00124300" w:rsidRPr="0085486B" w:rsidDel="00894E62">
          <w:delText xml:space="preserve">in V) </w:delText>
        </w:r>
        <w:r w:rsidR="008872BB" w:rsidRPr="0085486B" w:rsidDel="00894E62">
          <w:delText>in galant expositions cited by Burstein</w:delText>
        </w:r>
        <w:r w:rsidR="00F01A0E" w:rsidRPr="0085486B" w:rsidDel="00894E62">
          <w:delText xml:space="preserve"> (2020)</w:delText>
        </w:r>
      </w:del>
      <w:ins w:id="1363" w:author="Kyle Hutchinson" w:date="2025-08-24T08:49:00Z">
        <w:del w:id="1364" w:author="Segall, Christopher (segallcr)" w:date="2025-10-12T18:06:00Z">
          <w:r w:rsidR="004A61ED" w:rsidDel="00894E62">
            <w:delText xml:space="preserve"> describes, so too are the galant-style </w:delText>
          </w:r>
          <w:r w:rsidR="004A61ED" w:rsidDel="00894E62">
            <w:rPr>
              <w:i/>
              <w:iCs/>
            </w:rPr>
            <w:delText>Quintabsatz</w:delText>
          </w:r>
          <w:r w:rsidR="004A61ED" w:rsidDel="00894E62">
            <w:delText xml:space="preserve"> in V</w:delText>
          </w:r>
        </w:del>
      </w:ins>
      <w:del w:id="1365" w:author="Segall, Christopher (segallcr)" w:date="2025-10-12T18:06:00Z">
        <w:r w:rsidR="008872BB" w:rsidRPr="0085486B" w:rsidDel="00894E62">
          <w:delText xml:space="preserve"> are sometimes </w:delText>
        </w:r>
        <w:r w:rsidR="008872BB" w:rsidRPr="0085486B" w:rsidDel="00894E62">
          <w:lastRenderedPageBreak/>
          <w:delText xml:space="preserve">preceded by a </w:delText>
        </w:r>
        <w:r w:rsidR="00AA3C0E" w:rsidRPr="0085486B" w:rsidDel="00894E62">
          <w:delText>parallel-minor effect</w:delText>
        </w:r>
        <w:r w:rsidR="00124300" w:rsidRPr="0085486B" w:rsidDel="00894E62">
          <w:delText xml:space="preserve"> (e.g., those </w:delText>
        </w:r>
        <w:r w:rsidR="00F564C9" w:rsidRPr="0085486B" w:rsidDel="00894E62">
          <w:delText xml:space="preserve">composed </w:delText>
        </w:r>
        <w:r w:rsidR="00124300" w:rsidRPr="0085486B" w:rsidDel="00894E62">
          <w:delText xml:space="preserve">by Marpurg, </w:delText>
        </w:r>
      </w:del>
      <w:ins w:id="1366" w:author="Kyle Hutchinson" w:date="2025-08-24T08:49:00Z">
        <w:del w:id="1367" w:author="Segall, Christopher (segallcr)" w:date="2025-10-12T18:06:00Z">
          <w:r w:rsidR="004A61ED" w:rsidDel="00894E62">
            <w:delText>[Burstein</w:delText>
          </w:r>
        </w:del>
      </w:ins>
      <w:ins w:id="1368" w:author="Kyle Hutchinson" w:date="2025-08-24T08:50:00Z">
        <w:del w:id="1369" w:author="Segall, Christopher (segallcr)" w:date="2025-10-12T18:06:00Z">
          <w:r w:rsidR="004A61ED" w:rsidDel="00894E62">
            <w:delText xml:space="preserve"> 2020, </w:delText>
          </w:r>
        </w:del>
      </w:ins>
      <w:del w:id="1370" w:author="Segall, Christopher (segallcr)" w:date="2025-10-12T18:06:00Z">
        <w:r w:rsidR="00124300" w:rsidRPr="0085486B" w:rsidDel="00894E62">
          <w:delText xml:space="preserve">126, </w:delText>
        </w:r>
        <w:r w:rsidR="00A73F67" w:rsidRPr="0085486B" w:rsidDel="00894E62">
          <w:delText>ex. 7.2</w:delText>
        </w:r>
      </w:del>
      <w:ins w:id="1371" w:author="Kyle Hutchinson" w:date="2025-08-24T08:50:00Z">
        <w:del w:id="1372" w:author="Segall, Christopher (segallcr)" w:date="2025-10-12T18:06:00Z">
          <w:r w:rsidR="004A61ED" w:rsidDel="00894E62">
            <w:delText>]</w:delText>
          </w:r>
        </w:del>
      </w:ins>
      <w:del w:id="1373" w:author="Segall, Christopher (segallcr)" w:date="2025-10-12T18:06:00Z">
        <w:r w:rsidR="00124300" w:rsidRPr="0085486B" w:rsidDel="00894E62">
          <w:delText xml:space="preserve"> and</w:delText>
        </w:r>
        <w:r w:rsidR="00A73F67" w:rsidRPr="0085486B" w:rsidDel="00894E62">
          <w:delText xml:space="preserve"> W. A. Mozart, </w:delText>
        </w:r>
      </w:del>
      <w:ins w:id="1374" w:author="Kyle Hutchinson" w:date="2025-08-24T08:50:00Z">
        <w:del w:id="1375" w:author="Segall, Christopher (segallcr)" w:date="2025-10-12T18:06:00Z">
          <w:r w:rsidR="004A61ED" w:rsidDel="00894E62">
            <w:delText xml:space="preserve">[Burstein 2020, 183–4, </w:delText>
          </w:r>
        </w:del>
      </w:ins>
      <w:del w:id="1376" w:author="Segall, Christopher (segallcr)" w:date="2025-10-12T18:06:00Z">
        <w:r w:rsidR="00A73F67" w:rsidRPr="0085486B" w:rsidDel="00894E62">
          <w:delText>ex. 11.1</w:delText>
        </w:r>
      </w:del>
      <w:ins w:id="1377" w:author="Kyle Hutchinson" w:date="2025-08-24T08:50:00Z">
        <w:del w:id="1378" w:author="Segall, Christopher (segallcr)" w:date="2025-10-12T18:06:00Z">
          <w:r w:rsidR="004A61ED" w:rsidDel="00894E62">
            <w:delText>]</w:delText>
          </w:r>
        </w:del>
      </w:ins>
      <w:del w:id="1379" w:author="Segall, Christopher (segallcr)" w:date="2025-10-12T18:06:00Z">
        <w:r w:rsidR="00A73F67" w:rsidRPr="0085486B" w:rsidDel="00894E62">
          <w:delText xml:space="preserve">, 183–4). </w:delText>
        </w:r>
      </w:del>
      <w:r w:rsidR="000D7D7B" w:rsidRPr="0085486B">
        <w:t xml:space="preserve">In any case, the formerly disruptive </w:t>
      </w:r>
      <w:r w:rsidR="005A75B1" w:rsidRPr="0085486B">
        <w:t xml:space="preserve">tonal shift </w:t>
      </w:r>
      <w:del w:id="1380" w:author="Segall, Christopher (segallcr)" w:date="2025-10-12T18:11:00Z">
        <w:r w:rsidR="005A75B1" w:rsidRPr="0085486B" w:rsidDel="007C5626">
          <w:delText xml:space="preserve">finds </w:delText>
        </w:r>
        <w:r w:rsidR="00AF4365" w:rsidRPr="0085486B" w:rsidDel="007C5626">
          <w:delText>a</w:delText>
        </w:r>
        <w:r w:rsidR="000D7D7B" w:rsidRPr="0085486B" w:rsidDel="007C5626">
          <w:delText xml:space="preserve"> proper place in the galant exposition</w:delText>
        </w:r>
        <w:r w:rsidR="00AB5108" w:rsidRPr="0085486B" w:rsidDel="007C5626">
          <w:delText xml:space="preserve"> and </w:delText>
        </w:r>
      </w:del>
      <w:r w:rsidR="00AB5108" w:rsidRPr="0085486B">
        <w:t xml:space="preserve">is </w:t>
      </w:r>
      <w:del w:id="1381" w:author="Segall, Christopher (segallcr)" w:date="2025-10-12T18:11:00Z">
        <w:r w:rsidR="00AB5108" w:rsidRPr="0085486B" w:rsidDel="007C5626">
          <w:delText xml:space="preserve">embedded </w:delText>
        </w:r>
      </w:del>
      <w:ins w:id="1382" w:author="Segall, Christopher (segallcr)" w:date="2025-10-12T18:11:00Z">
        <w:r w:rsidR="007C5626">
          <w:t xml:space="preserve">rehabilitated </w:t>
        </w:r>
      </w:ins>
      <w:del w:id="1383" w:author="Segall, Christopher (segallcr)" w:date="2025-10-12T18:12:00Z">
        <w:r w:rsidR="00AB5108" w:rsidRPr="0085486B" w:rsidDel="00CC25E3">
          <w:delText xml:space="preserve">in a conventional schema that suits a switch to the </w:delText>
        </w:r>
      </w:del>
      <w:ins w:id="1384" w:author="Segall, Christopher (segallcr)" w:date="2025-10-12T18:12:00Z">
        <w:r w:rsidR="00CC25E3">
          <w:t xml:space="preserve">through a </w:t>
        </w:r>
      </w:ins>
      <w:del w:id="1385" w:author="Segall, Christopher (segallcr)" w:date="2025-10-12T18:12:00Z">
        <w:r w:rsidR="00AB5108" w:rsidRPr="0085486B" w:rsidDel="00CC25E3">
          <w:delText xml:space="preserve">parallel </w:delText>
        </w:r>
      </w:del>
      <w:ins w:id="1386" w:author="Segall, Christopher (segallcr)" w:date="2025-10-12T18:12:00Z">
        <w:r w:rsidR="00CC25E3" w:rsidRPr="0085486B">
          <w:t>parallel</w:t>
        </w:r>
        <w:r w:rsidR="00CC25E3">
          <w:t>-</w:t>
        </w:r>
      </w:ins>
      <w:r w:rsidR="00AB5108" w:rsidRPr="0085486B">
        <w:t xml:space="preserve">minor </w:t>
      </w:r>
      <w:ins w:id="1387" w:author="Segall, Christopher (segallcr)" w:date="2025-10-12T18:12:00Z">
        <w:r w:rsidR="00CC25E3">
          <w:t>schema</w:t>
        </w:r>
        <w:r w:rsidR="00DE035C">
          <w:t xml:space="preserve"> </w:t>
        </w:r>
      </w:ins>
      <w:del w:id="1388" w:author="Segall, Christopher (segallcr)" w:date="2025-10-12T18:12:00Z">
        <w:r w:rsidR="00AB5108" w:rsidRPr="0085486B" w:rsidDel="00CC25E3">
          <w:delText xml:space="preserve">(the le-sol-fi-sol) </w:delText>
        </w:r>
        <w:r w:rsidR="00AB5108" w:rsidRPr="0085486B" w:rsidDel="00DE035C">
          <w:delText xml:space="preserve">and </w:delText>
        </w:r>
      </w:del>
      <w:ins w:id="1389" w:author="Segall, Christopher (segallcr)" w:date="2025-10-12T18:12:00Z">
        <w:r w:rsidR="00DE035C">
          <w:t>that</w:t>
        </w:r>
        <w:r w:rsidR="00DE035C" w:rsidRPr="0085486B">
          <w:t xml:space="preserve"> </w:t>
        </w:r>
      </w:ins>
      <w:r w:rsidR="00AB5108" w:rsidRPr="0085486B">
        <w:t>reaches a conventional punctuation point.</w:t>
      </w:r>
      <w:r w:rsidR="00657DE4" w:rsidRPr="00EB0487">
        <w:rPr>
          <w:rStyle w:val="FootnoteReference"/>
        </w:rPr>
        <w:footnoteReference w:id="33"/>
      </w:r>
    </w:p>
    <w:p w14:paraId="6E1EC4C5" w14:textId="77777777" w:rsidR="008E6E87" w:rsidRPr="0085486B" w:rsidRDefault="008E6E87" w:rsidP="00DA30DD"/>
    <w:p w14:paraId="6E232504" w14:textId="2E1E7B83" w:rsidR="00B2458F" w:rsidRPr="0085486B" w:rsidRDefault="008E6E87" w:rsidP="0039555F">
      <w:del w:id="1394" w:author="Segall, Christopher (segallcr)" w:date="2025-10-13T08:09:00Z">
        <w:r w:rsidRPr="0085486B" w:rsidDel="00471E8C">
          <w:delText>T</w:delText>
        </w:r>
        <w:r w:rsidR="00BA7371" w:rsidRPr="0085486B" w:rsidDel="00471E8C">
          <w:delText xml:space="preserve">hough </w:delText>
        </w:r>
      </w:del>
      <w:ins w:id="1395" w:author="Segall, Christopher (segallcr)" w:date="2025-10-13T08:09:00Z">
        <w:r w:rsidR="00471E8C">
          <w:t>Alt</w:t>
        </w:r>
        <w:r w:rsidR="00471E8C" w:rsidRPr="0085486B">
          <w:t xml:space="preserve">hough </w:t>
        </w:r>
      </w:ins>
      <w:r w:rsidR="00BA7371" w:rsidRPr="0085486B">
        <w:t xml:space="preserve">the </w:t>
      </w:r>
      <w:r w:rsidR="00551590" w:rsidRPr="0085486B">
        <w:t xml:space="preserve">materials </w:t>
      </w:r>
      <w:del w:id="1396" w:author="Segall, Christopher (segallcr)" w:date="2025-10-13T08:09:00Z">
        <w:r w:rsidR="00551590" w:rsidRPr="0085486B" w:rsidDel="007879C7">
          <w:delText xml:space="preserve">from </w:delText>
        </w:r>
      </w:del>
      <w:ins w:id="1397" w:author="Segall, Christopher (segallcr)" w:date="2025-10-13T08:09:00Z">
        <w:r w:rsidR="007879C7">
          <w:t xml:space="preserve">after </w:t>
        </w:r>
      </w:ins>
      <w:r w:rsidR="00551590" w:rsidRPr="0085486B">
        <w:t xml:space="preserve">m. 35 </w:t>
      </w:r>
      <w:del w:id="1398" w:author="Segall, Christopher (segallcr)" w:date="2025-10-13T08:09:00Z">
        <w:r w:rsidR="00551590" w:rsidRPr="0085486B" w:rsidDel="007879C7">
          <w:delText xml:space="preserve">onwards </w:delText>
        </w:r>
      </w:del>
      <w:r w:rsidR="00551590" w:rsidRPr="0085486B">
        <w:t>so</w:t>
      </w:r>
      <w:r w:rsidR="00BA7371" w:rsidRPr="0085486B">
        <w:t xml:space="preserve">und fresh, </w:t>
      </w:r>
      <w:del w:id="1399" w:author="Segall, Christopher (segallcr)" w:date="2025-10-13T08:10:00Z">
        <w:r w:rsidR="00BA7371" w:rsidRPr="0085486B" w:rsidDel="00583297">
          <w:delText xml:space="preserve">the piece exhibits an intricate web of </w:delText>
        </w:r>
      </w:del>
      <w:ins w:id="1400" w:author="Segall, Christopher (segallcr)" w:date="2025-10-13T08:10:00Z">
        <w:r w:rsidR="00583297">
          <w:t>they</w:t>
        </w:r>
      </w:ins>
      <w:ins w:id="1401" w:author="Segall, Christopher (segallcr)" w:date="2025-10-13T08:11:00Z">
        <w:r w:rsidR="00583297">
          <w:t xml:space="preserve"> derive from </w:t>
        </w:r>
      </w:ins>
      <w:ins w:id="1402" w:author="Kyle Hutchinson" w:date="2025-08-24T08:52:00Z">
        <w:r w:rsidR="00A322E6">
          <w:t xml:space="preserve">revisiting </w:t>
        </w:r>
      </w:ins>
      <w:ins w:id="1403" w:author="Segall, Christopher (segallcr)" w:date="2025-10-13T08:11:00Z">
        <w:r w:rsidR="00583297">
          <w:t xml:space="preserve">earlier </w:t>
        </w:r>
      </w:ins>
      <w:r w:rsidR="00BA7371" w:rsidRPr="0085486B">
        <w:t>compositional ideas</w:t>
      </w:r>
      <w:ins w:id="1404" w:author="Kyle Hutchinson" w:date="2025-08-24T08:52:00Z">
        <w:r w:rsidR="00A322E6">
          <w:t xml:space="preserve"> </w:t>
        </w:r>
      </w:ins>
      <w:del w:id="1405" w:author="Kyle Hutchinson" w:date="2025-08-24T08:52:00Z">
        <w:r w:rsidR="00E107D6" w:rsidRPr="0085486B" w:rsidDel="00A322E6">
          <w:delText xml:space="preserve"> that are</w:delText>
        </w:r>
        <w:r w:rsidR="00BA7371" w:rsidRPr="0085486B" w:rsidDel="00A322E6">
          <w:delText xml:space="preserve"> </w:delText>
        </w:r>
        <w:r w:rsidR="00551590" w:rsidRPr="0085486B" w:rsidDel="00A322E6">
          <w:delText>revisited</w:delText>
        </w:r>
        <w:r w:rsidR="00177865" w:rsidRPr="0085486B" w:rsidDel="00A322E6">
          <w:delText xml:space="preserve"> </w:delText>
        </w:r>
      </w:del>
      <w:r w:rsidR="00177865" w:rsidRPr="0085486B">
        <w:t>(</w:t>
      </w:r>
      <w:ins w:id="1406" w:author="Segall, Christopher (segallcr)" w:date="2025-10-13T08:11:00Z">
        <w:r w:rsidR="00BB5F85">
          <w:t xml:space="preserve">see again </w:t>
        </w:r>
      </w:ins>
      <w:r w:rsidR="00177865" w:rsidRPr="0085486B">
        <w:t>Example 14)</w:t>
      </w:r>
      <w:r w:rsidR="00BA7371" w:rsidRPr="0085486B">
        <w:t xml:space="preserve">. </w:t>
      </w:r>
      <w:r w:rsidR="00B30047" w:rsidRPr="0085486B">
        <w:t>The second oboe in mm. 35–36 articulates the single-note idea with which the first violins opened the piece</w:t>
      </w:r>
      <w:del w:id="1407" w:author="Segall, Christopher (segallcr)" w:date="2025-10-13T08:11:00Z">
        <w:r w:rsidR="00B30047" w:rsidRPr="0085486B" w:rsidDel="006D5FC0">
          <w:delText xml:space="preserve">: </w:delText>
        </w:r>
      </w:del>
      <w:ins w:id="1408" w:author="Segall, Christopher (segallcr)" w:date="2025-10-13T08:11:00Z">
        <w:r w:rsidR="006D5FC0">
          <w:t>;</w:t>
        </w:r>
        <w:r w:rsidR="006D5FC0" w:rsidRPr="0085486B">
          <w:t xml:space="preserve"> </w:t>
        </w:r>
      </w:ins>
      <w:r w:rsidR="00B30047" w:rsidRPr="0085486B">
        <w:t>the oboes subsequently enter a chain of 2</w:t>
      </w:r>
      <w:r w:rsidR="000E7730" w:rsidRPr="0085486B">
        <w:t>–</w:t>
      </w:r>
      <w:r w:rsidR="00B30047" w:rsidRPr="0085486B">
        <w:t xml:space="preserve">3 suspensions that </w:t>
      </w:r>
      <w:r w:rsidR="00B460E9" w:rsidRPr="0085486B">
        <w:t>supports the notated meter</w:t>
      </w:r>
      <w:del w:id="1409" w:author="Kyle Hutchinson" w:date="2025-08-24T08:53:00Z">
        <w:r w:rsidR="00B460E9" w:rsidRPr="0085486B" w:rsidDel="00A322E6">
          <w:delText xml:space="preserve"> through the</w:delText>
        </w:r>
        <w:r w:rsidR="00F776C7" w:rsidRPr="0085486B" w:rsidDel="00A322E6">
          <w:delText xml:space="preserve"> suspension</w:delText>
        </w:r>
        <w:r w:rsidR="00385F3C" w:rsidRPr="0085486B" w:rsidDel="00A322E6">
          <w:delText>s</w:delText>
        </w:r>
      </w:del>
      <w:ins w:id="1410" w:author="Kyle Hutchinson" w:date="2025-08-24T08:54:00Z">
        <w:r w:rsidR="00A322E6">
          <w:t xml:space="preserve"> through an </w:t>
        </w:r>
      </w:ins>
      <w:del w:id="1411" w:author="Kyle Hutchinson" w:date="2025-08-24T08:54:00Z">
        <w:r w:rsidR="00385F3C" w:rsidRPr="0085486B" w:rsidDel="00A322E6">
          <w:delText xml:space="preserve">, which are </w:delText>
        </w:r>
      </w:del>
      <w:r w:rsidR="00385F3C" w:rsidRPr="0085486B">
        <w:t>unambiguous</w:t>
      </w:r>
      <w:del w:id="1412" w:author="Kyle Hutchinson" w:date="2025-08-24T08:54:00Z">
        <w:r w:rsidR="00385F3C" w:rsidRPr="0085486B" w:rsidDel="00A322E6">
          <w:delText>ly</w:delText>
        </w:r>
      </w:del>
      <w:r w:rsidR="00385F3C" w:rsidRPr="0085486B">
        <w:t xml:space="preserve"> associat</w:t>
      </w:r>
      <w:ins w:id="1413" w:author="Kyle Hutchinson" w:date="2025-08-24T08:54:00Z">
        <w:r w:rsidR="00A322E6">
          <w:t>ion</w:t>
        </w:r>
      </w:ins>
      <w:del w:id="1414" w:author="Kyle Hutchinson" w:date="2025-08-24T08:54:00Z">
        <w:r w:rsidR="00385F3C" w:rsidRPr="0085486B" w:rsidDel="00A322E6">
          <w:delText>ed</w:delText>
        </w:r>
      </w:del>
      <w:r w:rsidR="00385F3C" w:rsidRPr="0085486B">
        <w:t xml:space="preserve"> with metric stress.</w:t>
      </w:r>
      <w:r w:rsidR="00FB0D00" w:rsidRPr="00336096">
        <w:rPr>
          <w:rStyle w:val="FootnoteReference"/>
        </w:rPr>
        <w:footnoteReference w:id="34"/>
      </w:r>
      <w:r w:rsidR="00385F3C" w:rsidRPr="0085486B">
        <w:t xml:space="preserve"> </w:t>
      </w:r>
      <w:r w:rsidR="00B2458F" w:rsidRPr="0085486B">
        <w:t xml:space="preserve">The syncopations of the </w:t>
      </w:r>
      <w:del w:id="1418" w:author="Segall, Christopher (segallcr)" w:date="2025-10-13T08:16:00Z">
        <w:r w:rsidR="00B2458F" w:rsidRPr="0085486B" w:rsidDel="00901929">
          <w:delText xml:space="preserve">opening </w:delText>
        </w:r>
      </w:del>
      <w:commentRangeStart w:id="1419"/>
      <w:r w:rsidR="00B2458F" w:rsidRPr="0085486B">
        <w:t>repeated-note idea</w:t>
      </w:r>
      <w:commentRangeEnd w:id="1419"/>
      <w:r w:rsidR="00901929">
        <w:rPr>
          <w:rStyle w:val="CommentReference"/>
        </w:rPr>
        <w:commentReference w:id="1419"/>
      </w:r>
      <w:r w:rsidR="00B2458F" w:rsidRPr="0085486B">
        <w:t xml:space="preserve"> </w:t>
      </w:r>
      <w:del w:id="1420" w:author="Segall, Christopher (segallcr)" w:date="2025-10-13T08:16:00Z">
        <w:r w:rsidR="00B2458F" w:rsidRPr="0085486B" w:rsidDel="00901929">
          <w:delText xml:space="preserve">are translated into </w:delText>
        </w:r>
      </w:del>
      <w:ins w:id="1421" w:author="Segall, Christopher (segallcr)" w:date="2025-10-13T08:16:00Z">
        <w:r w:rsidR="00901929">
          <w:t xml:space="preserve">migrate to </w:t>
        </w:r>
      </w:ins>
      <w:r w:rsidR="00B2458F" w:rsidRPr="0085486B">
        <w:t>the bassoon part, where the</w:t>
      </w:r>
      <w:r w:rsidR="004A6B9C" w:rsidRPr="0085486B">
        <w:t>y are set in relief as</w:t>
      </w:r>
      <w:r w:rsidR="00B2458F" w:rsidRPr="0085486B">
        <w:t xml:space="preserve"> local melodic high</w:t>
      </w:r>
      <w:ins w:id="1422" w:author="Segall, Christopher (segallcr)" w:date="2025-10-13T08:17:00Z">
        <w:r w:rsidR="00EF55F7">
          <w:t xml:space="preserve"> </w:t>
        </w:r>
      </w:ins>
      <w:r w:rsidR="00B2458F" w:rsidRPr="0085486B">
        <w:t>points</w:t>
      </w:r>
      <w:del w:id="1423" w:author="Segall, Christopher (segallcr)" w:date="2025-10-13T08:18:00Z">
        <w:r w:rsidR="00662752" w:rsidDel="00CC5564">
          <w:delText xml:space="preserve"> (</w:delText>
        </w:r>
      </w:del>
      <w:ins w:id="1424" w:author="Segall, Christopher (segallcr)" w:date="2025-10-13T08:18:00Z">
        <w:r w:rsidR="00CC5564">
          <w:t xml:space="preserve">, </w:t>
        </w:r>
      </w:ins>
      <w:r w:rsidR="00662752">
        <w:t>and in one case a salient low</w:t>
      </w:r>
      <w:del w:id="1425" w:author="Segall, Christopher (segallcr)" w:date="2025-10-13T08:17:00Z">
        <w:r w:rsidR="00662752" w:rsidDel="00EF55F7">
          <w:delText>-</w:delText>
        </w:r>
      </w:del>
      <w:ins w:id="1426" w:author="Segall, Christopher (segallcr)" w:date="2025-10-13T08:17:00Z">
        <w:r w:rsidR="00EF55F7">
          <w:t xml:space="preserve"> </w:t>
        </w:r>
      </w:ins>
      <w:r w:rsidR="00662752">
        <w:t>point</w:t>
      </w:r>
      <w:del w:id="1427" w:author="Segall, Christopher (segallcr)" w:date="2025-10-13T08:18:00Z">
        <w:r w:rsidR="00662752" w:rsidDel="00CC5564">
          <w:delText>)</w:delText>
        </w:r>
        <w:r w:rsidR="00B2458F" w:rsidRPr="0085486B" w:rsidDel="00CC5564">
          <w:delText xml:space="preserve"> </w:delText>
        </w:r>
      </w:del>
      <w:ins w:id="1428" w:author="Segall, Christopher (segallcr)" w:date="2025-10-13T08:18:00Z">
        <w:r w:rsidR="00CC5564">
          <w:t>,</w:t>
        </w:r>
        <w:r w:rsidR="00CC5564" w:rsidRPr="0085486B">
          <w:t xml:space="preserve"> </w:t>
        </w:r>
      </w:ins>
      <w:r w:rsidR="00B2458F" w:rsidRPr="0085486B">
        <w:t>on weak beats</w:t>
      </w:r>
      <w:del w:id="1429" w:author="Segall, Christopher (segallcr)" w:date="2025-10-13T08:18:00Z">
        <w:r w:rsidR="00662752" w:rsidDel="00CC5564">
          <w:delText>—</w:delText>
        </w:r>
      </w:del>
      <w:ins w:id="1430" w:author="Segall, Christopher (segallcr)" w:date="2025-10-13T08:18:00Z">
        <w:r w:rsidR="00CC5564">
          <w:t xml:space="preserve"> (</w:t>
        </w:r>
      </w:ins>
      <w:del w:id="1431" w:author="Segall, Christopher (segallcr)" w:date="2025-10-13T08:18:00Z">
        <w:r w:rsidR="00B2458F" w:rsidRPr="0085486B" w:rsidDel="00CC5564">
          <w:delText xml:space="preserve">see </w:delText>
        </w:r>
      </w:del>
      <w:ins w:id="1432" w:author="Segall, Christopher (segallcr)" w:date="2025-10-13T08:18:00Z">
        <w:r w:rsidR="00CC5564">
          <w:t xml:space="preserve">indicated with </w:t>
        </w:r>
      </w:ins>
      <w:r w:rsidR="00B2458F" w:rsidRPr="0085486B">
        <w:t xml:space="preserve">asterisks in </w:t>
      </w:r>
      <w:r w:rsidR="00B2458F" w:rsidRPr="00EF22BB">
        <w:t xml:space="preserve">Example </w:t>
      </w:r>
      <w:r w:rsidR="00F564C9" w:rsidRPr="00EF22BB">
        <w:t>1</w:t>
      </w:r>
      <w:r w:rsidR="005B39F7" w:rsidRPr="00EF22BB">
        <w:t>4</w:t>
      </w:r>
      <w:ins w:id="1433" w:author="Segall, Christopher (segallcr)" w:date="2025-10-13T08:18:00Z">
        <w:r w:rsidR="00CC5564">
          <w:t>)</w:t>
        </w:r>
      </w:ins>
      <w:del w:id="1434" w:author="Kyle Hutchinson" w:date="2025-08-24T08:55:00Z">
        <w:r w:rsidR="00B2458F" w:rsidRPr="0085486B" w:rsidDel="00A322E6">
          <w:delText>:</w:delText>
        </w:r>
      </w:del>
      <w:del w:id="1435" w:author="Kyle Hutchinson" w:date="2025-08-24T08:56:00Z">
        <w:r w:rsidR="00B2458F" w:rsidRPr="0085486B" w:rsidDel="00A322E6">
          <w:delText xml:space="preserve"> </w:delText>
        </w:r>
      </w:del>
      <w:del w:id="1436" w:author="Kyle Hutchinson" w:date="2025-08-24T08:55:00Z">
        <w:r w:rsidR="00B2458F" w:rsidRPr="0085486B" w:rsidDel="00A322E6">
          <w:delText>m</w:delText>
        </w:r>
      </w:del>
      <w:del w:id="1437" w:author="Kyle Hutchinson" w:date="2025-08-24T08:56:00Z">
        <w:r w:rsidR="00B2458F" w:rsidRPr="0085486B" w:rsidDel="00A322E6">
          <w:delText>elodic highpoints, often preceded by wide leaps into them, in mm. 37–44 set in relief a variant of the growingly dense opening syncopations of the first violins</w:delText>
        </w:r>
      </w:del>
      <w:r w:rsidR="00B2458F" w:rsidRPr="0085486B">
        <w:t xml:space="preserve">. </w:t>
      </w:r>
      <w:del w:id="1438" w:author="Segall, Christopher (segallcr)" w:date="2025-10-13T08:21:00Z">
        <w:r w:rsidR="00B2458F" w:rsidRPr="0085486B" w:rsidDel="00BA358C">
          <w:delText xml:space="preserve">This is </w:delText>
        </w:r>
        <w:r w:rsidR="00B2458F" w:rsidRPr="0085486B" w:rsidDel="00BA358C">
          <w:lastRenderedPageBreak/>
          <w:delText>constrained by the fastest-available pulse in this area</w:delText>
        </w:r>
        <w:r w:rsidR="008A332D" w:rsidRPr="0085486B" w:rsidDel="00BA358C">
          <w:delText>.</w:delText>
        </w:r>
        <w:r w:rsidR="00B2458F" w:rsidRPr="0085486B" w:rsidDel="00BA358C">
          <w:delText xml:space="preserve"> </w:delText>
        </w:r>
      </w:del>
      <w:del w:id="1439" w:author="Segall, Christopher (segallcr)" w:date="2025-10-13T08:20:00Z">
        <w:r w:rsidR="00B2458F" w:rsidRPr="0085486B" w:rsidDel="000F6E01">
          <w:delText>In other words, t</w:delText>
        </w:r>
      </w:del>
      <w:ins w:id="1440" w:author="Segall, Christopher (segallcr)" w:date="2025-10-13T08:20:00Z">
        <w:r w:rsidR="000F6E01">
          <w:t>T</w:t>
        </w:r>
      </w:ins>
      <w:r w:rsidR="00B2458F" w:rsidRPr="0085486B">
        <w:t xml:space="preserve">he bassoon’s active melodic line </w:t>
      </w:r>
      <w:ins w:id="1441" w:author="Segall, Christopher (segallcr)" w:date="2025-10-13T08:20:00Z">
        <w:r w:rsidR="000F6E01">
          <w:t xml:space="preserve">thus </w:t>
        </w:r>
      </w:ins>
      <w:r w:rsidR="00B2458F" w:rsidRPr="0085486B">
        <w:t xml:space="preserve">“translates” through its melodic accents the </w:t>
      </w:r>
      <w:del w:id="1442" w:author="Kyle Hutchinson" w:date="2025-08-24T08:57:00Z">
        <w:r w:rsidR="00B2458F" w:rsidRPr="0085486B" w:rsidDel="00A322E6">
          <w:delText xml:space="preserve">compositional </w:delText>
        </w:r>
      </w:del>
      <w:r w:rsidR="00B2458F" w:rsidRPr="0085486B">
        <w:t>idea of syncopation</w:t>
      </w:r>
      <w:del w:id="1443" w:author="Kyle Hutchinson" w:date="2025-08-24T08:57:00Z">
        <w:r w:rsidR="00B2458F" w:rsidRPr="0085486B" w:rsidDel="00A322E6">
          <w:delText>s</w:delText>
        </w:r>
      </w:del>
      <w:r w:rsidR="00B2458F" w:rsidRPr="0085486B">
        <w:t xml:space="preserve"> from the single-note idea</w:t>
      </w:r>
      <w:del w:id="1444" w:author="Segall, Christopher (segallcr)" w:date="2025-10-13T08:20:00Z">
        <w:r w:rsidR="00B2458F" w:rsidRPr="0085486B" w:rsidDel="00D70C7C">
          <w:delText>s</w:delText>
        </w:r>
      </w:del>
      <w:r w:rsidR="00B2458F" w:rsidRPr="0085486B">
        <w:t xml:space="preserve"> into a freely floating counter-melody</w:t>
      </w:r>
      <w:ins w:id="1445" w:author="Segall, Christopher (segallcr)" w:date="2025-10-13T08:21:00Z">
        <w:r w:rsidR="00BA358C">
          <w:t>, adapting it to the fastest pulse</w:t>
        </w:r>
      </w:ins>
      <w:ins w:id="1446" w:author="Segall, Christopher (segallcr)" w:date="2025-10-13T08:22:00Z">
        <w:r w:rsidR="0039555F">
          <w:t xml:space="preserve"> available in the section</w:t>
        </w:r>
      </w:ins>
      <w:r w:rsidR="00B2458F" w:rsidRPr="0085486B">
        <w:t>.</w:t>
      </w:r>
      <w:r w:rsidR="00A806BA">
        <w:t xml:space="preserve"> </w:t>
      </w:r>
      <w:commentRangeStart w:id="1447"/>
      <w:r w:rsidR="00B2458F" w:rsidRPr="00CA4C7E">
        <w:rPr>
          <w:b/>
          <w:bCs/>
          <w:u w:val="single"/>
        </w:rPr>
        <w:t xml:space="preserve">Example </w:t>
      </w:r>
      <w:r w:rsidR="00F564C9" w:rsidRPr="00CA4C7E">
        <w:rPr>
          <w:b/>
          <w:bCs/>
          <w:u w:val="single"/>
        </w:rPr>
        <w:t>13</w:t>
      </w:r>
      <w:commentRangeEnd w:id="1447"/>
      <w:r w:rsidR="00B95A60">
        <w:rPr>
          <w:rStyle w:val="CommentReference"/>
        </w:rPr>
        <w:commentReference w:id="1447"/>
      </w:r>
      <w:r w:rsidR="00B2458F" w:rsidRPr="0085486B">
        <w:t xml:space="preserve"> </w:t>
      </w:r>
      <w:r w:rsidR="00385F3C" w:rsidRPr="0085486B">
        <w:t xml:space="preserve">turns </w:t>
      </w:r>
      <w:r w:rsidR="00B2458F" w:rsidRPr="0085486B">
        <w:t>the bassoon’s melodic accent</w:t>
      </w:r>
      <w:r w:rsidR="00385F3C" w:rsidRPr="0085486B">
        <w:t>s</w:t>
      </w:r>
      <w:r w:rsidR="00B2458F" w:rsidRPr="0085486B">
        <w:t xml:space="preserve"> into a single-note syncopated line, demonstrating how this </w:t>
      </w:r>
      <w:r w:rsidR="00385F3C" w:rsidRPr="0085486B">
        <w:t>ornate and galant</w:t>
      </w:r>
      <w:r w:rsidR="00B2458F" w:rsidRPr="0085486B">
        <w:t xml:space="preserve"> contour is in fact a motivic transformation of the single-note idea.</w:t>
      </w:r>
      <w:commentRangeStart w:id="1448"/>
      <w:ins w:id="1449" w:author="Kyle Hutchinson" w:date="2025-08-24T08:59:00Z">
        <w:r w:rsidR="00357975" w:rsidRPr="00246E1E">
          <w:rPr>
            <w:rStyle w:val="FootnoteReference"/>
          </w:rPr>
          <w:footnoteReference w:id="35"/>
        </w:r>
      </w:ins>
      <w:commentRangeEnd w:id="1448"/>
      <w:ins w:id="1471" w:author="Kyle Hutchinson" w:date="2025-08-24T09:00:00Z">
        <w:r w:rsidR="00357975" w:rsidRPr="00246E1E">
          <w:rPr>
            <w:rStyle w:val="FootnoteReference"/>
          </w:rPr>
          <w:commentReference w:id="1448"/>
        </w:r>
      </w:ins>
    </w:p>
    <w:p w14:paraId="432A7E6E" w14:textId="77777777" w:rsidR="008A332D" w:rsidRPr="0085486B" w:rsidRDefault="008A332D" w:rsidP="00D21C3D"/>
    <w:p w14:paraId="2123A32A" w14:textId="7725FD3E" w:rsidR="008643C4" w:rsidRDefault="00CF3E0D">
      <w:pPr>
        <w:rPr>
          <w:rFonts w:ascii="Garamond" w:hAnsi="Garamond"/>
        </w:rPr>
      </w:pPr>
      <w:r w:rsidRPr="00831360">
        <w:rPr>
          <w:b/>
          <w:bCs/>
        </w:rPr>
        <w:t xml:space="preserve">Example </w:t>
      </w:r>
      <w:r w:rsidR="00782C1E" w:rsidRPr="00831360">
        <w:rPr>
          <w:b/>
          <w:bCs/>
        </w:rPr>
        <w:t>13</w:t>
      </w:r>
      <w:r w:rsidRPr="0085486B">
        <w:t xml:space="preserve"> </w:t>
      </w:r>
      <w:r w:rsidR="00A2655A">
        <w:t>C. P. E. Bach, Symphony in D Major, Wq. 183/1, first movement, mm. 35–4</w:t>
      </w:r>
      <w:r w:rsidR="000A034A">
        <w:t>4</w:t>
      </w:r>
      <w:r w:rsidR="00A2655A">
        <w:t xml:space="preserve">: </w:t>
      </w:r>
      <w:r w:rsidR="00EA390A">
        <w:t>emergent syncopation in the bassoon rhythm.</w:t>
      </w:r>
    </w:p>
    <w:p w14:paraId="196A9FE5" w14:textId="77777777" w:rsidR="00246E1E" w:rsidRDefault="00246E1E" w:rsidP="00904A7C"/>
    <w:p w14:paraId="2572AA53" w14:textId="0A501248" w:rsidR="00DE2686" w:rsidRPr="0085486B" w:rsidRDefault="003D3F53" w:rsidP="00904A7C">
      <w:r w:rsidRPr="0085486B">
        <w:lastRenderedPageBreak/>
        <w:t>In m. 44</w:t>
      </w:r>
      <w:del w:id="1472" w:author="Segall, Christopher (segallcr)" w:date="2025-10-13T08:44:00Z">
        <w:r w:rsidR="00F564C9" w:rsidRPr="0085486B" w:rsidDel="000D7E1B">
          <w:delText xml:space="preserve"> (</w:delText>
        </w:r>
        <w:r w:rsidR="00F564C9" w:rsidRPr="00904A7C" w:rsidDel="000D7E1B">
          <w:delText>Example 14</w:delText>
        </w:r>
        <w:r w:rsidR="00F564C9" w:rsidRPr="0085486B" w:rsidDel="000D7E1B">
          <w:delText>)</w:delText>
        </w:r>
      </w:del>
      <w:r w:rsidRPr="0085486B">
        <w:t>, the violins enter with the single-note idea</w:t>
      </w:r>
      <w:ins w:id="1473" w:author="Segall, Christopher (segallcr)" w:date="2025-10-13T08:45:00Z">
        <w:r w:rsidR="00E85EC8">
          <w:t>,</w:t>
        </w:r>
      </w:ins>
      <w:r w:rsidR="0063437A" w:rsidRPr="0085486B">
        <w:t xml:space="preserve"> </w:t>
      </w:r>
      <w:del w:id="1474" w:author="Segall, Christopher (segallcr)" w:date="2025-10-13T08:45:00Z">
        <w:r w:rsidR="0063437A" w:rsidRPr="0085486B" w:rsidDel="00E85EC8">
          <w:delText xml:space="preserve">and accelerate to the extent possible with </w:delText>
        </w:r>
      </w:del>
      <w:ins w:id="1475" w:author="Segall, Christopher (segallcr)" w:date="2025-10-13T08:45:00Z">
        <w:r w:rsidR="00E85EC8">
          <w:t xml:space="preserve">adapted to </w:t>
        </w:r>
      </w:ins>
      <w:r w:rsidR="0063437A" w:rsidRPr="0085486B">
        <w:t xml:space="preserve">the prevailing </w:t>
      </w:r>
      <w:r w:rsidR="008A332D" w:rsidRPr="0085486B">
        <w:t>constraint of quarter notes as the smallest possible subdivision</w:t>
      </w:r>
      <w:r w:rsidR="0063437A" w:rsidRPr="0085486B">
        <w:t xml:space="preserve">. </w:t>
      </w:r>
      <w:del w:id="1476" w:author="Segall, Christopher (segallcr)" w:date="2025-10-13T08:45:00Z">
        <w:r w:rsidR="009351B3" w:rsidRPr="0085486B" w:rsidDel="00B97546">
          <w:delText>In other words</w:delText>
        </w:r>
      </w:del>
      <w:ins w:id="1477" w:author="Segall, Christopher (segallcr)" w:date="2025-10-13T08:45:00Z">
        <w:r w:rsidR="00B97546">
          <w:t>Thus</w:t>
        </w:r>
      </w:ins>
      <w:r w:rsidR="009351B3" w:rsidRPr="0085486B">
        <w:t xml:space="preserve">, </w:t>
      </w:r>
      <w:r w:rsidR="00964D26" w:rsidRPr="0085486B">
        <w:t xml:space="preserve">after the bassoon’s </w:t>
      </w:r>
      <w:r w:rsidR="0063437A" w:rsidRPr="0085486B">
        <w:t>veiled foreshadowing, the idea is clearly reiterated by the violins</w:t>
      </w:r>
      <w:r w:rsidR="0066660E" w:rsidRPr="0085486B">
        <w:t>.</w:t>
      </w:r>
      <w:r w:rsidR="00515993" w:rsidRPr="0085486B">
        <w:t xml:space="preserve"> </w:t>
      </w:r>
      <w:del w:id="1478" w:author="Segall, Christopher (segallcr)" w:date="2025-10-13T08:47:00Z">
        <w:r w:rsidR="00515993" w:rsidRPr="0085486B" w:rsidDel="002C7E46">
          <w:delText>In addition,</w:delText>
        </w:r>
      </w:del>
      <w:ins w:id="1479" w:author="Segall, Christopher (segallcr)" w:date="2025-10-13T08:47:00Z">
        <w:r w:rsidR="002C7E46">
          <w:t>The flutes reinforce the syncopation</w:t>
        </w:r>
        <w:r w:rsidR="001E2D88">
          <w:t xml:space="preserve"> with</w:t>
        </w:r>
      </w:ins>
      <w:r w:rsidR="00515993" w:rsidRPr="0085486B">
        <w:t xml:space="preserve"> </w:t>
      </w:r>
      <w:del w:id="1480" w:author="Segall, Christopher (segallcr)" w:date="2025-10-13T08:48:00Z">
        <w:r w:rsidR="00515993" w:rsidRPr="0085486B" w:rsidDel="00BA44C2">
          <w:delText xml:space="preserve">the </w:delText>
        </w:r>
      </w:del>
      <w:ins w:id="1481" w:author="Segall, Christopher (segallcr)" w:date="2025-10-13T08:48:00Z">
        <w:r w:rsidR="00BA44C2">
          <w:t xml:space="preserve">an </w:t>
        </w:r>
      </w:ins>
      <w:r w:rsidR="00515993" w:rsidRPr="0085486B">
        <w:t>E</w:t>
      </w:r>
      <w:r w:rsidR="00515993" w:rsidRPr="00CA4C7E">
        <w:rPr>
          <w:vertAlign w:val="subscript"/>
        </w:rPr>
        <w:t>6</w:t>
      </w:r>
      <w:r w:rsidR="00515993" w:rsidRPr="0085486B">
        <w:t xml:space="preserve"> high</w:t>
      </w:r>
      <w:ins w:id="1482" w:author="Segall, Christopher (segallcr)" w:date="2025-10-13T08:48:00Z">
        <w:r w:rsidR="00BA44C2">
          <w:t xml:space="preserve"> </w:t>
        </w:r>
      </w:ins>
      <w:r w:rsidR="00515993" w:rsidRPr="0085486B">
        <w:t xml:space="preserve">point </w:t>
      </w:r>
      <w:del w:id="1483" w:author="Segall, Christopher (segallcr)" w:date="2025-10-13T08:48:00Z">
        <w:r w:rsidR="00515993" w:rsidRPr="0085486B" w:rsidDel="00BA44C2">
          <w:delText xml:space="preserve">of the flutes in m. 45 foreshadows the violins’ syncopation, since it is </w:delText>
        </w:r>
      </w:del>
      <w:r w:rsidR="00515993" w:rsidRPr="0085486B">
        <w:t>on the second beat</w:t>
      </w:r>
      <w:ins w:id="1484" w:author="Segall, Christopher (segallcr)" w:date="2025-10-13T08:48:00Z">
        <w:r w:rsidR="00BA44C2">
          <w:t xml:space="preserve"> of m. 45</w:t>
        </w:r>
      </w:ins>
      <w:del w:id="1485" w:author="Segall, Christopher (segallcr)" w:date="2025-10-13T08:48:00Z">
        <w:r w:rsidR="00515993" w:rsidRPr="0085486B" w:rsidDel="00ED5A08">
          <w:delText>;</w:delText>
        </w:r>
      </w:del>
      <w:r w:rsidR="00515993" w:rsidRPr="0085486B">
        <w:t xml:space="preserve"> </w:t>
      </w:r>
      <w:ins w:id="1486" w:author="Segall, Christopher (segallcr)" w:date="2025-10-13T08:48:00Z">
        <w:r w:rsidR="00ED5A08">
          <w:t xml:space="preserve">and </w:t>
        </w:r>
      </w:ins>
      <w:del w:id="1487" w:author="Segall, Christopher (segallcr)" w:date="2025-10-13T08:48:00Z">
        <w:r w:rsidR="00515993" w:rsidRPr="0085486B" w:rsidDel="00ED5A08">
          <w:delText xml:space="preserve">the </w:delText>
        </w:r>
      </w:del>
      <w:ins w:id="1488" w:author="Segall, Christopher (segallcr)" w:date="2025-10-13T08:48:00Z">
        <w:r w:rsidR="00ED5A08">
          <w:t xml:space="preserve">eighth-note </w:t>
        </w:r>
      </w:ins>
      <w:del w:id="1489" w:author="Segall, Christopher (segallcr)" w:date="2025-10-13T08:48:00Z">
        <w:r w:rsidR="00515993" w:rsidRPr="0085486B" w:rsidDel="00ED5A08">
          <w:delText xml:space="preserve">subdivided </w:delText>
        </w:r>
      </w:del>
      <w:ins w:id="1490" w:author="Segall, Christopher (segallcr)" w:date="2025-10-13T08:48:00Z">
        <w:r w:rsidR="00ED5A08" w:rsidRPr="0085486B">
          <w:t>subdivi</w:t>
        </w:r>
        <w:r w:rsidR="00ED5A08">
          <w:t>sions on</w:t>
        </w:r>
        <w:r w:rsidR="00ED5A08" w:rsidRPr="0085486B">
          <w:t xml:space="preserve"> </w:t>
        </w:r>
      </w:ins>
      <w:r w:rsidR="00515993" w:rsidRPr="0085486B">
        <w:t>beat 2 of m. 47</w:t>
      </w:r>
      <w:del w:id="1491" w:author="Segall, Christopher (segallcr)" w:date="2025-10-13T08:48:00Z">
        <w:r w:rsidR="00515993" w:rsidRPr="0085486B" w:rsidDel="00ED5A08">
          <w:delText>, which stands out from its surroundings, coincides with the violins’ syncopation</w:delText>
        </w:r>
      </w:del>
      <w:r w:rsidR="00515993" w:rsidRPr="0085486B">
        <w:t xml:space="preserve">. </w:t>
      </w:r>
      <w:del w:id="1492" w:author="Segall, Christopher (segallcr)" w:date="2025-10-13T08:49:00Z">
        <w:r w:rsidR="00515993" w:rsidRPr="0085486B" w:rsidDel="001D0EB3">
          <w:delText>Thus, t</w:delText>
        </w:r>
      </w:del>
      <w:ins w:id="1493" w:author="Segall, Christopher (segallcr)" w:date="2025-10-13T08:49:00Z">
        <w:r w:rsidR="001D0EB3">
          <w:t>T</w:t>
        </w:r>
      </w:ins>
      <w:r w:rsidR="00515993" w:rsidRPr="0085486B">
        <w:t xml:space="preserve">he interplay of the flutes and violins </w:t>
      </w:r>
      <w:del w:id="1494" w:author="Segall, Christopher (segallcr)" w:date="2025-10-13T08:49:00Z">
        <w:r w:rsidR="00515993" w:rsidRPr="0085486B" w:rsidDel="001D0EB3">
          <w:delText xml:space="preserve">in mm. 44–48 </w:delText>
        </w:r>
      </w:del>
      <w:ins w:id="1495" w:author="Segall, Christopher (segallcr)" w:date="2025-10-13T08:49:00Z">
        <w:r w:rsidR="001D0EB3">
          <w:t xml:space="preserve">thereby </w:t>
        </w:r>
      </w:ins>
      <w:del w:id="1496" w:author="Segall, Christopher (segallcr)" w:date="2025-10-13T08:49:00Z">
        <w:r w:rsidR="00515993" w:rsidRPr="0085486B" w:rsidDel="00415967">
          <w:delText>continues to</w:delText>
        </w:r>
        <w:r w:rsidR="008C2217" w:rsidRPr="0085486B" w:rsidDel="00415967">
          <w:delText xml:space="preserve"> </w:delText>
        </w:r>
      </w:del>
      <w:r w:rsidR="00DE2686" w:rsidRPr="0085486B">
        <w:t>elaborate</w:t>
      </w:r>
      <w:ins w:id="1497" w:author="Segall, Christopher (segallcr)" w:date="2025-10-13T08:49:00Z">
        <w:r w:rsidR="00415967">
          <w:t>s</w:t>
        </w:r>
      </w:ins>
      <w:r w:rsidR="00DE2686" w:rsidRPr="0085486B">
        <w:t xml:space="preserve"> </w:t>
      </w:r>
      <w:del w:id="1498" w:author="Segall, Christopher (segallcr)" w:date="2025-10-13T08:49:00Z">
        <w:r w:rsidR="00DE2686" w:rsidRPr="0085486B" w:rsidDel="00415967">
          <w:delText xml:space="preserve">on </w:delText>
        </w:r>
      </w:del>
      <w:r w:rsidR="00DE2686" w:rsidRPr="0085486B">
        <w:t>the single-note idea.</w:t>
      </w:r>
    </w:p>
    <w:p w14:paraId="39288484" w14:textId="77777777" w:rsidR="008643C4" w:rsidRDefault="008643C4" w:rsidP="00415967"/>
    <w:p w14:paraId="4B422336" w14:textId="370627E4" w:rsidR="001C13C9" w:rsidRPr="0085486B" w:rsidRDefault="00B4496A" w:rsidP="00E036E7">
      <w:del w:id="1499" w:author="Segall, Christopher (segallcr)" w:date="2025-10-13T08:51:00Z">
        <w:r w:rsidRPr="0085486B" w:rsidDel="00C97881">
          <w:delText xml:space="preserve">As mentioned above, </w:delText>
        </w:r>
        <w:r w:rsidR="00551590" w:rsidRPr="0085486B" w:rsidDel="00C97881">
          <w:delText>t</w:delText>
        </w:r>
      </w:del>
      <w:ins w:id="1500" w:author="Segall, Christopher (segallcr)" w:date="2025-10-13T08:51:00Z">
        <w:r w:rsidR="00C97881">
          <w:t>T</w:t>
        </w:r>
      </w:ins>
      <w:r w:rsidR="00551590" w:rsidRPr="0085486B">
        <w:t xml:space="preserve">he </w:t>
      </w:r>
      <w:ins w:id="1501" w:author="Segall, Christopher (segallcr)" w:date="2025-10-13T08:51:00Z">
        <w:r w:rsidR="00C97881">
          <w:t xml:space="preserve">symphony’s </w:t>
        </w:r>
      </w:ins>
      <w:r w:rsidR="00551590" w:rsidRPr="0085486B">
        <w:t xml:space="preserve">opening </w:t>
      </w:r>
      <w:del w:id="1502" w:author="Segall, Christopher (segallcr)" w:date="2025-10-13T08:51:00Z">
        <w:r w:rsidRPr="0085486B" w:rsidDel="00C97881">
          <w:delText xml:space="preserve">is based upon a </w:delText>
        </w:r>
      </w:del>
      <w:r w:rsidR="00551590" w:rsidRPr="0085486B">
        <w:t>D</w:t>
      </w:r>
      <w:r w:rsidR="00B55E1D">
        <w:t>–B–</w:t>
      </w:r>
      <w:r w:rsidR="00551590" w:rsidRPr="0085486B">
        <w:t>F</w:t>
      </w:r>
      <w:r w:rsidR="009739EA">
        <w:t>ƒ</w:t>
      </w:r>
      <w:r w:rsidR="00551590" w:rsidRPr="0085486B">
        <w:t xml:space="preserve"> bass outline, which</w:t>
      </w:r>
      <w:r w:rsidR="00D61F3E" w:rsidRPr="0085486B">
        <w:t xml:space="preserve"> </w:t>
      </w:r>
      <w:r w:rsidR="009739EA">
        <w:t xml:space="preserve">may relate </w:t>
      </w:r>
      <w:del w:id="1503" w:author="Segall, Christopher (segallcr)" w:date="2025-10-13T08:51:00Z">
        <w:r w:rsidR="009739EA" w:rsidDel="00C97881">
          <w:delText xml:space="preserve">it </w:delText>
        </w:r>
      </w:del>
      <w:r w:rsidR="009739EA">
        <w:t>to Bach’s model fantasy</w:t>
      </w:r>
      <w:ins w:id="1504" w:author="Segall, Christopher (segallcr)" w:date="2025-10-13T08:51:00Z">
        <w:r w:rsidR="00C97881">
          <w:t>,</w:t>
        </w:r>
      </w:ins>
      <w:del w:id="1505" w:author="Segall, Christopher (segallcr)" w:date="2025-10-13T08:51:00Z">
        <w:r w:rsidR="00551590" w:rsidRPr="0085486B" w:rsidDel="00C97881">
          <w:delText xml:space="preserve">. </w:delText>
        </w:r>
        <w:r w:rsidR="00DE2686" w:rsidRPr="0085486B" w:rsidDel="00C97881">
          <w:delText>This outline</w:delText>
        </w:r>
      </w:del>
      <w:r w:rsidR="00DE2686" w:rsidRPr="0085486B">
        <w:t xml:space="preserve"> is subtly replicated in mm. 37–40</w:t>
      </w:r>
      <w:del w:id="1506" w:author="Segall, Christopher (segallcr)" w:date="2025-10-13T08:51:00Z">
        <w:r w:rsidR="00DE2686" w:rsidRPr="0085486B" w:rsidDel="00BB08E3">
          <w:delText xml:space="preserve">: </w:delText>
        </w:r>
      </w:del>
      <w:ins w:id="1507" w:author="Segall, Christopher (segallcr)" w:date="2025-10-13T08:51:00Z">
        <w:r w:rsidR="00BB08E3">
          <w:t>.</w:t>
        </w:r>
        <w:r w:rsidR="00BB08E3" w:rsidRPr="0085486B">
          <w:t xml:space="preserve"> </w:t>
        </w:r>
      </w:ins>
      <w:del w:id="1508" w:author="Segall, Christopher (segallcr)" w:date="2025-10-13T08:51:00Z">
        <w:r w:rsidR="00551590" w:rsidRPr="0085486B" w:rsidDel="00BB08E3">
          <w:delText xml:space="preserve">though </w:delText>
        </w:r>
      </w:del>
      <w:ins w:id="1509" w:author="Segall, Christopher (segallcr)" w:date="2025-10-13T08:51:00Z">
        <w:r w:rsidR="00BB08E3">
          <w:t>Alt</w:t>
        </w:r>
        <w:r w:rsidR="00BB08E3" w:rsidRPr="0085486B">
          <w:t xml:space="preserve">hough </w:t>
        </w:r>
      </w:ins>
      <w:r w:rsidR="0067473B" w:rsidRPr="0085486B">
        <w:t>the piece is now in</w:t>
      </w:r>
      <w:r w:rsidR="00542A8A" w:rsidRPr="0085486B">
        <w:t xml:space="preserve"> the</w:t>
      </w:r>
      <w:r w:rsidR="0067473B" w:rsidRPr="0085486B">
        <w:t xml:space="preserve"> key of V</w:t>
      </w:r>
      <w:del w:id="1510" w:author="Segall, Christopher (segallcr)" w:date="2025-10-13T08:52:00Z">
        <w:r w:rsidR="00551590" w:rsidRPr="0085486B" w:rsidDel="000264FD">
          <w:delText xml:space="preserve"> (and</w:delText>
        </w:r>
        <w:r w:rsidR="00E8164B" w:rsidRPr="0085486B" w:rsidDel="000264FD">
          <w:delText xml:space="preserve"> </w:delText>
        </w:r>
        <w:r w:rsidR="001562BC" w:rsidRPr="0085486B" w:rsidDel="000264FD">
          <w:delText xml:space="preserve">making </w:delText>
        </w:r>
        <w:r w:rsidR="0067473B" w:rsidRPr="0085486B" w:rsidDel="000264FD">
          <w:delText>its</w:delText>
        </w:r>
        <w:r w:rsidR="00DE2686" w:rsidRPr="0085486B" w:rsidDel="000264FD">
          <w:delText xml:space="preserve"> way to </w:delText>
        </w:r>
        <w:r w:rsidR="0067473B" w:rsidRPr="0085486B" w:rsidDel="000264FD">
          <w:delText>a</w:delText>
        </w:r>
        <w:r w:rsidR="00DE2686" w:rsidRPr="0085486B" w:rsidDel="000264FD">
          <w:delText xml:space="preserve"> </w:delText>
        </w:r>
        <w:r w:rsidR="00551590" w:rsidRPr="0085486B" w:rsidDel="000264FD">
          <w:rPr>
            <w:i/>
            <w:iCs/>
          </w:rPr>
          <w:delText>Quintabsatz</w:delText>
        </w:r>
        <w:r w:rsidR="00551590" w:rsidRPr="0085486B" w:rsidDel="000264FD">
          <w:delText xml:space="preserve"> in V)</w:delText>
        </w:r>
      </w:del>
      <w:r w:rsidR="00551590" w:rsidRPr="0085486B">
        <w:t xml:space="preserve">, </w:t>
      </w:r>
      <w:r w:rsidR="004C5A77" w:rsidRPr="0085486B">
        <w:t xml:space="preserve">D and B </w:t>
      </w:r>
      <w:ins w:id="1511" w:author="Segall, Christopher (segallcr)" w:date="2025-10-13T08:53:00Z">
        <w:r w:rsidR="006544FD">
          <w:t xml:space="preserve">appear </w:t>
        </w:r>
      </w:ins>
      <w:r w:rsidR="004C5A77" w:rsidRPr="0085486B">
        <w:t xml:space="preserve">as bass notes and implied triadic </w:t>
      </w:r>
      <w:del w:id="1512" w:author="Segall, Christopher (segallcr)" w:date="2025-10-13T08:52:00Z">
        <w:r w:rsidR="004C5A77" w:rsidRPr="0085486B" w:rsidDel="000264FD">
          <w:delText xml:space="preserve">sonorities </w:delText>
        </w:r>
      </w:del>
      <w:ins w:id="1513" w:author="Segall, Christopher (segallcr)" w:date="2025-10-13T08:52:00Z">
        <w:r w:rsidR="000264FD">
          <w:t>roots</w:t>
        </w:r>
      </w:ins>
      <w:del w:id="1514" w:author="Segall, Christopher (segallcr)" w:date="2025-10-13T08:53:00Z">
        <w:r w:rsidR="004C5A77" w:rsidRPr="0085486B" w:rsidDel="00D96423">
          <w:delText xml:space="preserve">are set in </w:delText>
        </w:r>
        <w:r w:rsidR="008D136A" w:rsidDel="00D96423">
          <w:delText>r</w:delText>
        </w:r>
        <w:r w:rsidR="004C5A77" w:rsidRPr="0085486B" w:rsidDel="00D96423">
          <w:delText>elief both as downbeats and in terms of the bassoon’s contour</w:delText>
        </w:r>
      </w:del>
      <w:del w:id="1515" w:author="Segall, Christopher (segallcr)" w:date="2025-10-13T08:54:00Z">
        <w:r w:rsidR="004C5A77" w:rsidRPr="0085486B" w:rsidDel="00D96423">
          <w:delText xml:space="preserve">; </w:delText>
        </w:r>
      </w:del>
      <w:ins w:id="1516" w:author="Segall, Christopher (segallcr)" w:date="2025-10-13T08:54:00Z">
        <w:r w:rsidR="00D96423">
          <w:t>, and</w:t>
        </w:r>
        <w:r w:rsidR="00D96423" w:rsidRPr="0085486B">
          <w:t xml:space="preserve"> </w:t>
        </w:r>
      </w:ins>
      <w:r w:rsidR="004C5A77" w:rsidRPr="0085486B">
        <w:t>the F</w:t>
      </w:r>
      <w:r w:rsidR="00416B3A">
        <w:t>ƒ</w:t>
      </w:r>
      <w:r w:rsidR="004C5A77" w:rsidRPr="0085486B">
        <w:t xml:space="preserve"> in m. 40 is highlighted </w:t>
      </w:r>
      <w:del w:id="1517" w:author="Kyle Hutchinson" w:date="2025-08-24T09:02:00Z">
        <w:r w:rsidR="004C5A77" w:rsidRPr="0085486B" w:rsidDel="001C13C9">
          <w:delText xml:space="preserve">for our attention </w:delText>
        </w:r>
      </w:del>
      <w:r w:rsidR="004C5A77" w:rsidRPr="0085486B">
        <w:t xml:space="preserve">as a resolution of </w:t>
      </w:r>
      <w:del w:id="1518" w:author="Segall, Christopher (segallcr)" w:date="2025-10-13T08:54:00Z">
        <w:r w:rsidR="004C5A77" w:rsidRPr="0085486B" w:rsidDel="00613211">
          <w:delText xml:space="preserve">a preceding </w:delText>
        </w:r>
      </w:del>
      <w:r w:rsidR="004C5A77" w:rsidRPr="0085486B">
        <w:t xml:space="preserve">V6/5 </w:t>
      </w:r>
      <w:r w:rsidR="008A5E34" w:rsidRPr="0085486B">
        <w:t>of</w:t>
      </w:r>
      <w:r w:rsidR="00D61F3E" w:rsidRPr="0085486B">
        <w:t xml:space="preserve"> </w:t>
      </w:r>
      <w:del w:id="1519" w:author="Segall, Christopher (segallcr)" w:date="2025-10-13T08:54:00Z">
        <w:r w:rsidR="00D61F3E" w:rsidRPr="0085486B" w:rsidDel="00613211">
          <w:delText>f</w:delText>
        </w:r>
        <w:r w:rsidR="00416B3A" w:rsidDel="00613211">
          <w:delText>ƒ</w:delText>
        </w:r>
        <w:r w:rsidR="00D61F3E" w:rsidRPr="0085486B" w:rsidDel="00613211">
          <w:delText xml:space="preserve"> </w:delText>
        </w:r>
      </w:del>
      <w:ins w:id="1520" w:author="Segall, Christopher (segallcr)" w:date="2025-10-13T08:54:00Z">
        <w:r w:rsidR="00613211">
          <w:t>Fƒ</w:t>
        </w:r>
        <w:r w:rsidR="00613211" w:rsidRPr="0085486B">
          <w:t xml:space="preserve"> </w:t>
        </w:r>
      </w:ins>
      <w:r w:rsidR="00D61F3E" w:rsidRPr="0085486B">
        <w:t>minor</w:t>
      </w:r>
      <w:r w:rsidR="004C5A77" w:rsidRPr="0085486B">
        <w:t xml:space="preserve">. </w:t>
      </w:r>
      <w:del w:id="1521" w:author="Segall, Christopher (segallcr)" w:date="2025-10-13T08:55:00Z">
        <w:r w:rsidR="004C5A77" w:rsidRPr="0085486B" w:rsidDel="00C259BB">
          <w:delText xml:space="preserve">Though </w:delText>
        </w:r>
        <w:r w:rsidRPr="0085486B" w:rsidDel="00C259BB">
          <w:delText>e</w:delText>
        </w:r>
      </w:del>
      <w:ins w:id="1522" w:author="Segall, Christopher (segallcr)" w:date="2025-10-13T08:55:00Z">
        <w:r w:rsidR="00C259BB">
          <w:t>E</w:t>
        </w:r>
      </w:ins>
      <w:r w:rsidRPr="0085486B">
        <w:t xml:space="preserve">mbedded in a new context, these events </w:t>
      </w:r>
      <w:commentRangeStart w:id="1523"/>
      <w:r w:rsidRPr="0085486B">
        <w:t>monotonally</w:t>
      </w:r>
      <w:commentRangeEnd w:id="1523"/>
      <w:r w:rsidR="00C259BB">
        <w:rPr>
          <w:rStyle w:val="CommentReference"/>
        </w:rPr>
        <w:commentReference w:id="1523"/>
      </w:r>
      <w:r w:rsidRPr="0085486B">
        <w:t xml:space="preserve"> echo the </w:t>
      </w:r>
      <w:r w:rsidR="004C5A77" w:rsidRPr="0085486B">
        <w:t>fantasy</w:t>
      </w:r>
      <w:r w:rsidR="00A115EE">
        <w:t>-</w:t>
      </w:r>
      <w:r w:rsidR="004C5A77" w:rsidRPr="0085486B">
        <w:t>like opening.</w:t>
      </w:r>
      <w:r w:rsidR="00ED5C48" w:rsidRPr="0085486B">
        <w:t xml:space="preserve"> Thus, </w:t>
      </w:r>
      <w:r w:rsidR="00A115EE">
        <w:t xml:space="preserve">a fantasy idea now </w:t>
      </w:r>
      <w:r w:rsidR="00ED5C48" w:rsidRPr="0085486B">
        <w:t>finds its place in a more orderly (and clear) meter</w:t>
      </w:r>
      <w:ins w:id="1524" w:author="Segall, Christopher (segallcr)" w:date="2025-10-13T08:57:00Z">
        <w:r w:rsidR="00091376">
          <w:t>,</w:t>
        </w:r>
      </w:ins>
      <w:r w:rsidR="00ED5C48" w:rsidRPr="0085486B">
        <w:t xml:space="preserve"> as well as in conventional formal processes of the galant exposition.</w:t>
      </w:r>
    </w:p>
    <w:p w14:paraId="5E2A0EFA" w14:textId="77777777" w:rsidR="002743CD" w:rsidRDefault="002743CD" w:rsidP="00A84706"/>
    <w:p w14:paraId="023CD579" w14:textId="6877FE3A" w:rsidR="007641B3" w:rsidRPr="0085486B" w:rsidDel="001C13C9" w:rsidRDefault="00935741" w:rsidP="00E036E7">
      <w:pPr>
        <w:pStyle w:val="Heading2"/>
        <w:rPr>
          <w:del w:id="1525" w:author="Kyle Hutchinson" w:date="2025-08-24T09:02:00Z"/>
        </w:rPr>
      </w:pPr>
      <w:del w:id="1526" w:author="Segall, Christopher (segallcr)" w:date="2025-10-13T11:09:00Z">
        <w:r w:rsidRPr="0085486B" w:rsidDel="00BC5244">
          <w:delText xml:space="preserve">Arpeggiated </w:delText>
        </w:r>
        <w:r w:rsidR="00E036E7" w:rsidDel="00BC5244">
          <w:delText>H</w:delText>
        </w:r>
        <w:r w:rsidRPr="0085486B" w:rsidDel="00BC5244">
          <w:delText xml:space="preserve">ammer </w:delText>
        </w:r>
        <w:r w:rsidR="00E036E7" w:rsidDel="00BC5244">
          <w:delText>S</w:delText>
        </w:r>
        <w:r w:rsidRPr="0085486B" w:rsidDel="00BC5244">
          <w:delText xml:space="preserve">trokes </w:delText>
        </w:r>
        <w:r w:rsidR="00E036E7" w:rsidDel="00BC5244">
          <w:delText>B</w:delText>
        </w:r>
        <w:r w:rsidRPr="0085486B" w:rsidDel="00BC5244">
          <w:delText xml:space="preserve">ecome </w:delText>
        </w:r>
      </w:del>
      <w:r w:rsidRPr="0085486B">
        <w:t>Fenaroli</w:t>
      </w:r>
      <w:r w:rsidR="008B76A0" w:rsidRPr="0085486B">
        <w:t xml:space="preserve"> </w:t>
      </w:r>
      <w:ins w:id="1527" w:author="Segall, Christopher (segallcr)" w:date="2025-10-13T11:09:00Z">
        <w:r w:rsidR="00BC5244">
          <w:t>Schema</w:t>
        </w:r>
      </w:ins>
    </w:p>
    <w:p w14:paraId="205239DA" w14:textId="202A5183" w:rsidR="00D61B0F" w:rsidRPr="0085486B" w:rsidRDefault="003B319B" w:rsidP="007C2A30">
      <w:r w:rsidRPr="0085486B">
        <w:t xml:space="preserve">Following the darker, second </w:t>
      </w:r>
      <w:r w:rsidRPr="0085486B">
        <w:rPr>
          <w:i/>
          <w:iCs/>
        </w:rPr>
        <w:t>Quintabsatz</w:t>
      </w:r>
      <w:r w:rsidRPr="0085486B">
        <w:t xml:space="preserve"> in V of m. 56, Bach uses a conventional galant schema</w:t>
      </w:r>
      <w:r w:rsidR="00914D10" w:rsidRPr="0085486B">
        <w:t xml:space="preserve"> as part of </w:t>
      </w:r>
      <w:del w:id="1528" w:author="Segall, Christopher (segallcr)" w:date="2025-10-13T10:49:00Z">
        <w:r w:rsidR="00914D10" w:rsidRPr="0085486B" w:rsidDel="00F348FA">
          <w:delText xml:space="preserve">his </w:delText>
        </w:r>
      </w:del>
      <w:ins w:id="1529" w:author="Segall, Christopher (segallcr)" w:date="2025-10-13T10:49:00Z">
        <w:r w:rsidR="00F348FA">
          <w:t>the</w:t>
        </w:r>
        <w:r w:rsidR="00F348FA" w:rsidRPr="0085486B">
          <w:t xml:space="preserve"> </w:t>
        </w:r>
      </w:ins>
      <w:r w:rsidR="00914D10" w:rsidRPr="0085486B">
        <w:t>drive toward</w:t>
      </w:r>
      <w:del w:id="1530" w:author="Segall, Christopher (segallcr)" w:date="2025-10-13T10:49:00Z">
        <w:r w:rsidR="00914D10" w:rsidRPr="0085486B" w:rsidDel="00F348FA">
          <w:delText>s</w:delText>
        </w:r>
      </w:del>
      <w:r w:rsidR="00914D10" w:rsidRPr="0085486B">
        <w:t xml:space="preserve"> a final cadence: a Fenaroli in mm. 56–60</w:t>
      </w:r>
      <w:r w:rsidR="007049D4" w:rsidRPr="0085486B">
        <w:t xml:space="preserve"> (</w:t>
      </w:r>
      <w:r w:rsidR="007049D4" w:rsidRPr="00D97BE1">
        <w:rPr>
          <w:b/>
          <w:bCs/>
          <w:u w:val="single"/>
        </w:rPr>
        <w:t>Example 15</w:t>
      </w:r>
      <w:r w:rsidR="007049D4" w:rsidRPr="0085486B">
        <w:t>)</w:t>
      </w:r>
      <w:r w:rsidR="00914D10" w:rsidRPr="0085486B">
        <w:t xml:space="preserve"> </w:t>
      </w:r>
      <w:commentRangeStart w:id="1531"/>
      <w:r w:rsidR="00914D10" w:rsidRPr="0085486B">
        <w:t xml:space="preserve">and </w:t>
      </w:r>
      <w:ins w:id="1532" w:author="Segall, Christopher (segallcr)" w:date="2025-10-13T10:49:00Z">
        <w:r w:rsidR="00F348FA">
          <w:t xml:space="preserve">mm. </w:t>
        </w:r>
      </w:ins>
      <w:r w:rsidR="00914D10" w:rsidRPr="0085486B">
        <w:t>63–67</w:t>
      </w:r>
      <w:r w:rsidR="00F564C9" w:rsidRPr="0085486B">
        <w:t xml:space="preserve"> (</w:t>
      </w:r>
      <w:r w:rsidR="007049D4" w:rsidRPr="0085486B">
        <w:t>not shown</w:t>
      </w:r>
      <w:del w:id="1533" w:author="Segall, Christopher (segallcr)" w:date="2025-10-13T10:49:00Z">
        <w:r w:rsidR="007049D4" w:rsidRPr="0085486B" w:rsidDel="00F348FA">
          <w:delText xml:space="preserve"> as a score example</w:delText>
        </w:r>
      </w:del>
      <w:r w:rsidR="007049D4" w:rsidRPr="0085486B">
        <w:t>)</w:t>
      </w:r>
      <w:commentRangeEnd w:id="1531"/>
      <w:r w:rsidR="00F348FA">
        <w:rPr>
          <w:rStyle w:val="CommentReference"/>
        </w:rPr>
        <w:commentReference w:id="1531"/>
      </w:r>
      <w:r w:rsidR="007049D4" w:rsidRPr="0085486B">
        <w:t>.</w:t>
      </w:r>
      <w:r w:rsidR="00914D10" w:rsidRPr="0085486B">
        <w:t xml:space="preserve"> </w:t>
      </w:r>
      <w:del w:id="1534" w:author="Segall, Christopher (segallcr)" w:date="2025-10-13T10:50:00Z">
        <w:r w:rsidR="00A138EE" w:rsidRPr="0085486B" w:rsidDel="00254E00">
          <w:delText>This instantiation of the</w:delText>
        </w:r>
        <w:r w:rsidR="00F13ED3" w:rsidRPr="0085486B" w:rsidDel="00254E00">
          <w:delText xml:space="preserve"> </w:delText>
        </w:r>
      </w:del>
      <w:ins w:id="1535" w:author="Segall, Christopher (segallcr)" w:date="2025-10-13T10:50:00Z">
        <w:r w:rsidR="00254E00">
          <w:t xml:space="preserve">The </w:t>
        </w:r>
      </w:ins>
      <w:r w:rsidR="00F13ED3" w:rsidRPr="0085486B">
        <w:t>Fenaroli</w:t>
      </w:r>
      <w:r w:rsidR="00A138EE" w:rsidRPr="0085486B">
        <w:t xml:space="preserve"> </w:t>
      </w:r>
      <w:del w:id="1536" w:author="Segall, Christopher (segallcr)" w:date="2025-10-13T10:50:00Z">
        <w:r w:rsidR="00A138EE" w:rsidRPr="0085486B" w:rsidDel="00254E00">
          <w:delText xml:space="preserve">is a transformation </w:delText>
        </w:r>
        <w:r w:rsidR="00A138EE" w:rsidRPr="0085486B" w:rsidDel="00254E00">
          <w:lastRenderedPageBreak/>
          <w:delText xml:space="preserve">of </w:delText>
        </w:r>
      </w:del>
      <w:ins w:id="1537" w:author="Segall, Christopher (segallcr)" w:date="2025-10-13T10:50:00Z">
        <w:r w:rsidR="00254E00">
          <w:t xml:space="preserve">transforms </w:t>
        </w:r>
      </w:ins>
      <w:r w:rsidR="00A138EE" w:rsidRPr="0085486B">
        <w:t xml:space="preserve">the six artisanal strokes from the opening, </w:t>
      </w:r>
      <w:r w:rsidR="00ED5C48" w:rsidRPr="0085486B">
        <w:t>recasting</w:t>
      </w:r>
      <w:r w:rsidR="005B39F7" w:rsidRPr="0085486B">
        <w:t xml:space="preserve"> an ambiguous element</w:t>
      </w:r>
      <w:r w:rsidR="00A138EE" w:rsidRPr="0085486B">
        <w:t xml:space="preserve"> </w:t>
      </w:r>
      <w:del w:id="1538" w:author="Segall, Christopher (segallcr)" w:date="2025-10-13T10:50:00Z">
        <w:r w:rsidR="00A138EE" w:rsidRPr="0085486B" w:rsidDel="00DF0E62">
          <w:delText xml:space="preserve">into the mold of </w:delText>
        </w:r>
      </w:del>
      <w:ins w:id="1539" w:author="Segall, Christopher (segallcr)" w:date="2025-10-13T10:50:00Z">
        <w:r w:rsidR="00DF0E62">
          <w:t xml:space="preserve">as a </w:t>
        </w:r>
      </w:ins>
      <w:r w:rsidR="00A138EE" w:rsidRPr="0085486B">
        <w:t>conventional schema</w:t>
      </w:r>
      <w:ins w:id="1540" w:author="Segall, Christopher (segallcr)" w:date="2025-10-13T10:51:00Z">
        <w:r w:rsidR="00601D54">
          <w:t>,</w:t>
        </w:r>
      </w:ins>
      <w:r w:rsidR="00A138EE" w:rsidRPr="0085486B">
        <w:t xml:space="preserve"> </w:t>
      </w:r>
      <w:del w:id="1541" w:author="Segall, Christopher (segallcr)" w:date="2025-10-13T10:51:00Z">
        <w:r w:rsidR="00A138EE" w:rsidRPr="0085486B" w:rsidDel="00601D54">
          <w:delText xml:space="preserve">within </w:delText>
        </w:r>
      </w:del>
      <w:ins w:id="1542" w:author="Segall, Christopher (segallcr)" w:date="2025-10-13T10:51:00Z">
        <w:r w:rsidR="00601D54">
          <w:t xml:space="preserve">found in </w:t>
        </w:r>
      </w:ins>
      <w:r w:rsidR="00F13ED3" w:rsidRPr="0085486B">
        <w:t xml:space="preserve">its typical position </w:t>
      </w:r>
      <w:ins w:id="1543" w:author="Segall, Christopher (segallcr)" w:date="2025-10-13T10:51:00Z">
        <w:r w:rsidR="00601D54">
          <w:t>with</w:t>
        </w:r>
      </w:ins>
      <w:r w:rsidR="00F13ED3" w:rsidRPr="0085486B">
        <w:t>in the galant exposition</w:t>
      </w:r>
      <w:r w:rsidR="00A138EE" w:rsidRPr="0085486B">
        <w:t>.</w:t>
      </w:r>
      <w:r w:rsidR="00E1583F" w:rsidRPr="0085486B">
        <w:t xml:space="preserve"> </w:t>
      </w:r>
      <w:r w:rsidR="00914D10" w:rsidRPr="0085486B">
        <w:t xml:space="preserve">Several </w:t>
      </w:r>
      <w:r w:rsidR="00E23466" w:rsidRPr="0085486B">
        <w:t>surface features</w:t>
      </w:r>
      <w:r w:rsidR="00914D10" w:rsidRPr="0085486B">
        <w:t xml:space="preserve"> </w:t>
      </w:r>
      <w:del w:id="1544" w:author="Segall, Christopher (segallcr)" w:date="2025-10-13T11:02:00Z">
        <w:r w:rsidR="00914D10" w:rsidRPr="0085486B" w:rsidDel="00E664D1">
          <w:delText xml:space="preserve">correspond particularly well to </w:delText>
        </w:r>
      </w:del>
      <w:ins w:id="1545" w:author="Segall, Christopher (segallcr)" w:date="2025-10-13T11:02:00Z">
        <w:r w:rsidR="00E664D1">
          <w:t xml:space="preserve">exemplify </w:t>
        </w:r>
      </w:ins>
      <w:r w:rsidR="00914D10" w:rsidRPr="0085486B">
        <w:t xml:space="preserve">the schema, beyond </w:t>
      </w:r>
      <w:commentRangeStart w:id="1546"/>
      <w:r w:rsidR="00914D10" w:rsidRPr="0085486B">
        <w:t xml:space="preserve">the </w:t>
      </w:r>
      <w:r w:rsidR="00A138EE" w:rsidRPr="0085486B">
        <w:t xml:space="preserve">typical outer-voice </w:t>
      </w:r>
      <w:del w:id="1547" w:author="Segall, Christopher (segallcr)" w:date="2025-10-13T10:52:00Z">
        <w:r w:rsidR="00A956EA" w:rsidRPr="0085486B" w:rsidDel="00052A37">
          <w:delText xml:space="preserve">scale </w:delText>
        </w:r>
      </w:del>
      <w:ins w:id="1548" w:author="Segall, Christopher (segallcr)" w:date="2025-10-13T10:52:00Z">
        <w:r w:rsidR="00052A37" w:rsidRPr="0085486B">
          <w:t>scale</w:t>
        </w:r>
        <w:r w:rsidR="00052A37">
          <w:t>-</w:t>
        </w:r>
      </w:ins>
      <w:r w:rsidR="00A956EA" w:rsidRPr="0085486B">
        <w:t>degree patterns</w:t>
      </w:r>
      <w:commentRangeEnd w:id="1546"/>
      <w:r w:rsidR="00052A37">
        <w:rPr>
          <w:rStyle w:val="CommentReference"/>
        </w:rPr>
        <w:commentReference w:id="1546"/>
      </w:r>
      <w:r w:rsidR="00A138EE" w:rsidRPr="0085486B">
        <w:t xml:space="preserve">: </w:t>
      </w:r>
      <w:ins w:id="1549" w:author="Segall, Christopher (segallcr)" w:date="2025-10-13T10:52:00Z">
        <w:r w:rsidR="008B4BCC">
          <w:t>(</w:t>
        </w:r>
      </w:ins>
      <w:r w:rsidR="00A138EE" w:rsidRPr="0085486B">
        <w:t xml:space="preserve">1) the schema is characterized by </w:t>
      </w:r>
      <w:r w:rsidR="00A956EA" w:rsidRPr="0085486B">
        <w:t>its twofold repetition</w:t>
      </w:r>
      <w:r w:rsidR="005F2E3D" w:rsidRPr="0085486B">
        <w:t xml:space="preserve"> of its scale-degree constellation</w:t>
      </w:r>
      <w:r w:rsidR="00A138EE" w:rsidRPr="0085486B">
        <w:t xml:space="preserve">; </w:t>
      </w:r>
      <w:ins w:id="1550" w:author="Segall, Christopher (segallcr)" w:date="2025-10-13T10:53:00Z">
        <w:r w:rsidR="00031159">
          <w:t>(</w:t>
        </w:r>
      </w:ins>
      <w:r w:rsidR="00A138EE" w:rsidRPr="0085486B">
        <w:t xml:space="preserve">2) </w:t>
      </w:r>
      <w:del w:id="1551" w:author="Segall, Christopher (segallcr)" w:date="2025-10-13T10:53:00Z">
        <w:r w:rsidR="00A138EE" w:rsidRPr="0085486B" w:rsidDel="00031159">
          <w:delText xml:space="preserve">the outer-voice scale degrees of </w:delText>
        </w:r>
      </w:del>
      <w:r w:rsidR="00A138EE" w:rsidRPr="0085486B">
        <w:t xml:space="preserve">the schema </w:t>
      </w:r>
      <w:del w:id="1552" w:author="Segall, Christopher (segallcr)" w:date="2025-10-13T10:53:00Z">
        <w:r w:rsidR="00A138EE" w:rsidRPr="0085486B" w:rsidDel="00031159">
          <w:delText xml:space="preserve">are </w:delText>
        </w:r>
      </w:del>
      <w:ins w:id="1553" w:author="Segall, Christopher (segallcr)" w:date="2025-10-13T10:53:00Z">
        <w:r w:rsidR="00031159">
          <w:t xml:space="preserve">is </w:t>
        </w:r>
      </w:ins>
      <w:r w:rsidR="00A138EE" w:rsidRPr="0085486B">
        <w:t>often accompanied by a ^5 pedal, here situated prominently in the horns</w:t>
      </w:r>
      <w:del w:id="1554" w:author="Segall, Christopher (segallcr)" w:date="2025-10-13T10:53:00Z">
        <w:r w:rsidR="00A138EE" w:rsidRPr="0085486B" w:rsidDel="00805B4D">
          <w:delText xml:space="preserve"> (of mm. 56–60,</w:delText>
        </w:r>
        <w:r w:rsidR="00471C27" w:rsidRPr="0085486B" w:rsidDel="00805B4D">
          <w:delText xml:space="preserve"> </w:delText>
        </w:r>
        <w:r w:rsidR="00A138EE" w:rsidRPr="0085486B" w:rsidDel="00805B4D">
          <w:delText xml:space="preserve">not repeated in the second </w:delText>
        </w:r>
        <w:r w:rsidR="00A956EA" w:rsidRPr="0085486B" w:rsidDel="00805B4D">
          <w:delText>instance)</w:delText>
        </w:r>
      </w:del>
      <w:r w:rsidR="00A956EA" w:rsidRPr="0085486B">
        <w:t xml:space="preserve">; </w:t>
      </w:r>
      <w:ins w:id="1555" w:author="Segall, Christopher (segallcr)" w:date="2025-10-13T10:53:00Z">
        <w:r w:rsidR="00805B4D">
          <w:t>(</w:t>
        </w:r>
      </w:ins>
      <w:r w:rsidR="00A956EA" w:rsidRPr="0085486B">
        <w:t xml:space="preserve">3) </w:t>
      </w:r>
      <w:del w:id="1556" w:author="Segall, Christopher (segallcr)" w:date="2025-10-13T10:54:00Z">
        <w:r w:rsidR="00A956EA" w:rsidRPr="0085486B" w:rsidDel="00805B4D">
          <w:delText>Finally</w:delText>
        </w:r>
      </w:del>
      <w:ins w:id="1557" w:author="Kyle Hutchinson" w:date="2025-08-24T09:04:00Z">
        <w:del w:id="1558" w:author="Segall, Christopher (segallcr)" w:date="2025-10-13T10:54:00Z">
          <w:r w:rsidR="00EC4201" w:rsidDel="00805B4D">
            <w:delText>t</w:delText>
          </w:r>
        </w:del>
      </w:ins>
      <w:del w:id="1559" w:author="Segall, Christopher (segallcr)" w:date="2025-10-13T10:54:00Z">
        <w:r w:rsidR="00A956EA" w:rsidRPr="0085486B" w:rsidDel="00805B4D">
          <w:delText>, though</w:delText>
        </w:r>
      </w:del>
      <w:ins w:id="1560" w:author="Segall, Christopher (segallcr)" w:date="2025-10-13T10:54:00Z">
        <w:r w:rsidR="00805B4D">
          <w:t>although</w:t>
        </w:r>
      </w:ins>
      <w:r w:rsidR="00A956EA" w:rsidRPr="0085486B">
        <w:t xml:space="preserve"> often associated with </w:t>
      </w:r>
      <w:ins w:id="1561" w:author="Segall, Christopher (segallcr)" w:date="2025-10-13T10:56:00Z">
        <w:r w:rsidR="00C87181">
          <w:t xml:space="preserve">materials in a </w:t>
        </w:r>
      </w:ins>
      <w:r w:rsidR="00A956EA" w:rsidRPr="0085486B">
        <w:t>secondary key</w:t>
      </w:r>
      <w:del w:id="1562" w:author="Segall, Christopher (segallcr)" w:date="2025-10-13T10:56:00Z">
        <w:r w:rsidR="00A956EA" w:rsidRPr="0085486B" w:rsidDel="00C87181">
          <w:delText>-</w:delText>
        </w:r>
      </w:del>
      <w:ins w:id="1563" w:author="Segall, Christopher (segallcr)" w:date="2025-10-13T10:56:00Z">
        <w:r w:rsidR="00C87181">
          <w:t xml:space="preserve"> </w:t>
        </w:r>
      </w:ins>
      <w:r w:rsidR="00A956EA" w:rsidRPr="0085486B">
        <w:t xml:space="preserve">area </w:t>
      </w:r>
      <w:del w:id="1564" w:author="Segall, Christopher (segallcr)" w:date="2025-10-13T10:56:00Z">
        <w:r w:rsidR="00A956EA" w:rsidRPr="0085486B" w:rsidDel="00C87181">
          <w:delText xml:space="preserve">materials brought back </w:delText>
        </w:r>
      </w:del>
      <w:ins w:id="1565" w:author="Segall, Christopher (segallcr)" w:date="2025-10-13T10:56:00Z">
        <w:r w:rsidR="00C87181">
          <w:t xml:space="preserve">later recapitulated </w:t>
        </w:r>
      </w:ins>
      <w:r w:rsidR="00A956EA" w:rsidRPr="0085486B">
        <w:t>in the home key (</w:t>
      </w:r>
      <w:r w:rsidR="002739FF" w:rsidRPr="0085486B">
        <w:t xml:space="preserve">Gjerdingen </w:t>
      </w:r>
      <w:r w:rsidR="00A956EA" w:rsidRPr="0085486B">
        <w:t>2007, 228), the schema is “too processive” (</w:t>
      </w:r>
      <w:del w:id="1566" w:author="Segall, Christopher (segallcr)" w:date="2025-10-13T10:56:00Z">
        <w:r w:rsidR="002739FF" w:rsidRPr="0085486B" w:rsidDel="00C87181">
          <w:rPr>
            <w:i/>
            <w:iCs/>
          </w:rPr>
          <w:delText>Ibid</w:delText>
        </w:r>
        <w:r w:rsidR="002739FF" w:rsidRPr="0085486B" w:rsidDel="00C87181">
          <w:delText>.</w:delText>
        </w:r>
        <w:r w:rsidR="00A956EA" w:rsidRPr="0085486B" w:rsidDel="00C87181">
          <w:delText xml:space="preserve">, </w:delText>
        </w:r>
      </w:del>
      <w:r w:rsidR="00A956EA" w:rsidRPr="0085486B">
        <w:t xml:space="preserve">462) </w:t>
      </w:r>
      <w:del w:id="1567" w:author="Segall, Christopher (segallcr)" w:date="2025-10-13T10:57:00Z">
        <w:r w:rsidR="00A956EA" w:rsidRPr="0085486B" w:rsidDel="00CB558F">
          <w:delText xml:space="preserve">when </w:delText>
        </w:r>
        <w:r w:rsidR="00E8164B" w:rsidRPr="0085486B" w:rsidDel="00CB558F">
          <w:delText xml:space="preserve">looking </w:delText>
        </w:r>
      </w:del>
      <w:ins w:id="1568" w:author="Segall, Christopher (segallcr)" w:date="2025-10-13T10:57:00Z">
        <w:r w:rsidR="00CB558F">
          <w:t xml:space="preserve">to meet the criteria </w:t>
        </w:r>
      </w:ins>
      <w:r w:rsidR="00E8164B" w:rsidRPr="0085486B">
        <w:t xml:space="preserve">for a </w:t>
      </w:r>
      <w:ins w:id="1569" w:author="Segall, Christopher (segallcr)" w:date="2025-10-13T10:57:00Z">
        <w:r w:rsidR="003920D4">
          <w:t xml:space="preserve">sonata-form </w:t>
        </w:r>
      </w:ins>
      <w:r w:rsidR="00E8164B" w:rsidRPr="0085486B">
        <w:t>s</w:t>
      </w:r>
      <w:r w:rsidR="00A956EA" w:rsidRPr="0085486B">
        <w:t>econdary theme</w:t>
      </w:r>
      <w:r w:rsidR="0019545F" w:rsidRPr="0085486B">
        <w:t xml:space="preserve"> (</w:t>
      </w:r>
      <w:del w:id="1570" w:author="Segall, Christopher (segallcr)" w:date="2025-10-13T10:58:00Z">
        <w:r w:rsidR="0019545F" w:rsidRPr="0085486B" w:rsidDel="00F264DD">
          <w:delText xml:space="preserve">i.e., </w:delText>
        </w:r>
      </w:del>
      <w:ins w:id="1571" w:author="Segall, Christopher (segallcr)" w:date="2025-10-13T10:58:00Z">
        <w:r w:rsidR="00F264DD">
          <w:t xml:space="preserve">an </w:t>
        </w:r>
      </w:ins>
      <w:r w:rsidR="0019545F" w:rsidRPr="0085486B">
        <w:t>anachronistic</w:t>
      </w:r>
      <w:del w:id="1572" w:author="Segall, Christopher (segallcr)" w:date="2025-10-13T10:58:00Z">
        <w:r w:rsidR="0019545F" w:rsidRPr="0085486B" w:rsidDel="00F264DD">
          <w:delText>ally</w:delText>
        </w:r>
      </w:del>
      <w:r w:rsidR="0019545F" w:rsidRPr="0085486B">
        <w:t xml:space="preserve"> </w:t>
      </w:r>
      <w:del w:id="1573" w:author="Segall, Christopher (segallcr)" w:date="2025-10-13T10:58:00Z">
        <w:r w:rsidR="0019545F" w:rsidRPr="0085486B" w:rsidDel="00F264DD">
          <w:delText>applying  later sonata</w:delText>
        </w:r>
        <w:r w:rsidR="00602BE9" w:rsidDel="00F264DD">
          <w:delText xml:space="preserve"> norms</w:delText>
        </w:r>
        <w:r w:rsidR="0019545F" w:rsidRPr="0085486B" w:rsidDel="00F264DD">
          <w:delText xml:space="preserve"> to a galant piece</w:delText>
        </w:r>
      </w:del>
      <w:ins w:id="1574" w:author="Segall, Christopher (segallcr)" w:date="2025-10-13T10:58:00Z">
        <w:r w:rsidR="00F264DD">
          <w:t>interpretation</w:t>
        </w:r>
      </w:ins>
      <w:r w:rsidR="0019545F" w:rsidRPr="0085486B">
        <w:t>)</w:t>
      </w:r>
      <w:r w:rsidR="00E8164B" w:rsidRPr="0085486B">
        <w:t>.</w:t>
      </w:r>
      <w:r w:rsidR="00A956EA" w:rsidRPr="0085486B">
        <w:t xml:space="preserve"> The mysterious</w:t>
      </w:r>
      <w:del w:id="1575" w:author="Segall, Christopher (segallcr)" w:date="2025-10-13T10:58:00Z">
        <w:r w:rsidR="00A956EA" w:rsidRPr="0085486B" w:rsidDel="00C044B0">
          <w:delText>,</w:delText>
        </w:r>
      </w:del>
      <w:r w:rsidR="00A956EA" w:rsidRPr="0085486B">
        <w:t xml:space="preserve"> </w:t>
      </w:r>
      <w:del w:id="1576" w:author="Segall, Christopher (segallcr)" w:date="2025-10-13T10:59:00Z">
        <w:r w:rsidR="00A956EA" w:rsidRPr="0085486B" w:rsidDel="006746DF">
          <w:delText xml:space="preserve">opening </w:delText>
        </w:r>
      </w:del>
      <w:r w:rsidR="00A956EA" w:rsidRPr="0085486B">
        <w:t>artisanal strokes are thus molded into a commonplace pattern that is given a</w:t>
      </w:r>
      <w:r w:rsidR="00621D15" w:rsidRPr="0085486B">
        <w:t xml:space="preserve"> </w:t>
      </w:r>
      <w:r w:rsidR="00A956EA" w:rsidRPr="0085486B">
        <w:t>tuneful galant realization</w:t>
      </w:r>
      <w:r w:rsidR="00621D15" w:rsidRPr="0085486B">
        <w:t xml:space="preserve">, </w:t>
      </w:r>
      <w:del w:id="1577" w:author="Segall, Christopher (segallcr)" w:date="2025-10-13T10:59:00Z">
        <w:r w:rsidR="00621D15" w:rsidRPr="0085486B" w:rsidDel="003D5CD8">
          <w:delText xml:space="preserve">unlike </w:delText>
        </w:r>
      </w:del>
      <w:ins w:id="1578" w:author="Segall, Christopher (segallcr)" w:date="2025-10-13T10:59:00Z">
        <w:r w:rsidR="003D5CD8">
          <w:t xml:space="preserve">in contrast to </w:t>
        </w:r>
      </w:ins>
      <w:r w:rsidR="00621D15" w:rsidRPr="0085486B">
        <w:t>the opening fantasy-like arpeggiation</w:t>
      </w:r>
      <w:r w:rsidR="00A956EA" w:rsidRPr="0085486B">
        <w:t>. In other words, this Fenaroli is a solution to a piece-specific compositional problem</w:t>
      </w:r>
      <w:del w:id="1579" w:author="Segall, Christopher (segallcr)" w:date="2025-10-13T11:02:00Z">
        <w:r w:rsidR="00A956EA" w:rsidRPr="0085486B" w:rsidDel="00990DD1">
          <w:delText xml:space="preserve"> through a conventional schema</w:delText>
        </w:r>
      </w:del>
      <w:ins w:id="1580" w:author="Kyle Hutchinson" w:date="2025-08-24T09:04:00Z">
        <w:r w:rsidR="00EC4201">
          <w:t>. M</w:t>
        </w:r>
      </w:ins>
      <w:del w:id="1581" w:author="Kyle Hutchinson" w:date="2025-08-24T09:04:00Z">
        <w:r w:rsidR="00C76706" w:rsidRPr="0085486B" w:rsidDel="00EC4201">
          <w:delText>:</w:delText>
        </w:r>
        <w:r w:rsidR="00485C37" w:rsidRPr="0085486B" w:rsidDel="00EC4201">
          <w:delText xml:space="preserve"> m</w:delText>
        </w:r>
      </w:del>
      <w:r w:rsidR="00485C37" w:rsidRPr="0085486B">
        <w:t>uch like the le</w:t>
      </w:r>
      <w:del w:id="1582" w:author="Segall, Christopher (segallcr)" w:date="2025-10-13T11:02:00Z">
        <w:r w:rsidR="00485C37" w:rsidRPr="0085486B" w:rsidDel="00990DD1">
          <w:delText>-</w:delText>
        </w:r>
      </w:del>
      <w:ins w:id="1583" w:author="Segall, Christopher (segallcr)" w:date="2025-10-13T11:02:00Z">
        <w:r w:rsidR="00990DD1">
          <w:t>–</w:t>
        </w:r>
      </w:ins>
      <w:r w:rsidR="00485C37" w:rsidRPr="0085486B">
        <w:t>sol</w:t>
      </w:r>
      <w:del w:id="1584" w:author="Segall, Christopher (segallcr)" w:date="2025-10-13T11:02:00Z">
        <w:r w:rsidR="00485C37" w:rsidRPr="0085486B" w:rsidDel="00990DD1">
          <w:delText>-</w:delText>
        </w:r>
      </w:del>
      <w:ins w:id="1585" w:author="Segall, Christopher (segallcr)" w:date="2025-10-13T11:02:00Z">
        <w:r w:rsidR="00990DD1">
          <w:t>–</w:t>
        </w:r>
      </w:ins>
      <w:r w:rsidR="00485C37" w:rsidRPr="0085486B">
        <w:t>fi</w:t>
      </w:r>
      <w:del w:id="1586" w:author="Segall, Christopher (segallcr)" w:date="2025-10-13T11:02:00Z">
        <w:r w:rsidR="00485C37" w:rsidRPr="0085486B" w:rsidDel="00990DD1">
          <w:delText>-</w:delText>
        </w:r>
      </w:del>
      <w:ins w:id="1587" w:author="Segall, Christopher (segallcr)" w:date="2025-10-13T11:02:00Z">
        <w:r w:rsidR="00990DD1">
          <w:t>–</w:t>
        </w:r>
      </w:ins>
      <w:r w:rsidR="00485C37" w:rsidRPr="0085486B">
        <w:t xml:space="preserve">sol </w:t>
      </w:r>
      <w:ins w:id="1588" w:author="Segall, Christopher (segallcr)" w:date="2025-10-13T11:02:00Z">
        <w:r w:rsidR="00B67F82">
          <w:t xml:space="preserve">schema </w:t>
        </w:r>
      </w:ins>
      <w:r w:rsidR="00C76706" w:rsidRPr="0085486B">
        <w:t>retro</w:t>
      </w:r>
      <w:del w:id="1589" w:author="Segall, Christopher (segallcr)" w:date="2025-10-13T11:03:00Z">
        <w:r w:rsidR="00C76706" w:rsidRPr="0085486B" w:rsidDel="00B67F82">
          <w:delText>-</w:delText>
        </w:r>
      </w:del>
      <w:r w:rsidR="00C76706" w:rsidRPr="0085486B">
        <w:t xml:space="preserve">fitted the fantasy-like outburst into </w:t>
      </w:r>
      <w:del w:id="1590" w:author="Segall, Christopher (segallcr)" w:date="2025-10-13T11:04:00Z">
        <w:r w:rsidR="00C76706" w:rsidRPr="0085486B" w:rsidDel="00072AE5">
          <w:delText>an appropriate</w:delText>
        </w:r>
        <w:r w:rsidR="00ED5C48" w:rsidRPr="0085486B" w:rsidDel="00072AE5">
          <w:delText xml:space="preserve"> </w:delText>
        </w:r>
      </w:del>
      <w:ins w:id="1591" w:author="Segall, Christopher (segallcr)" w:date="2025-10-13T11:04:00Z">
        <w:r w:rsidR="00072AE5">
          <w:t xml:space="preserve">conventional </w:t>
        </w:r>
      </w:ins>
      <w:r w:rsidR="00ED5C48" w:rsidRPr="0085486B">
        <w:t xml:space="preserve">cadential </w:t>
      </w:r>
      <w:del w:id="1592" w:author="Segall, Christopher (segallcr)" w:date="2025-10-13T11:04:00Z">
        <w:r w:rsidR="00ED5C48" w:rsidRPr="0085486B" w:rsidDel="00072AE5">
          <w:delText xml:space="preserve">function </w:delText>
        </w:r>
        <w:r w:rsidR="00C76706" w:rsidRPr="0085486B" w:rsidDel="00072AE5">
          <w:delText>within the galant exposition</w:delText>
        </w:r>
      </w:del>
      <w:ins w:id="1593" w:author="Segall, Christopher (segallcr)" w:date="2025-10-13T11:04:00Z">
        <w:r w:rsidR="00072AE5">
          <w:t>material</w:t>
        </w:r>
      </w:ins>
      <w:r w:rsidR="00C76706" w:rsidRPr="0085486B">
        <w:t>, the Fenaroli molds the inchoate arpeggio</w:t>
      </w:r>
      <w:r w:rsidR="00621D15" w:rsidRPr="0085486B">
        <w:t>s into a typical schema</w:t>
      </w:r>
      <w:r w:rsidR="007049D4" w:rsidRPr="0085486B">
        <w:t xml:space="preserve"> in a conventional position.</w:t>
      </w:r>
    </w:p>
    <w:p w14:paraId="451F2636" w14:textId="77777777" w:rsidR="00A956EA" w:rsidRDefault="00A956EA" w:rsidP="00AD22DE"/>
    <w:p w14:paraId="46B76912" w14:textId="37205ED5" w:rsidR="001C13C9" w:rsidRDefault="001C13C9" w:rsidP="00AD22DE">
      <w:commentRangeStart w:id="1594"/>
      <w:r w:rsidRPr="0085486B">
        <w:rPr>
          <w:b/>
          <w:bCs/>
        </w:rPr>
        <w:t>Example 15</w:t>
      </w:r>
      <w:commentRangeEnd w:id="1594"/>
      <w:r w:rsidR="0081202F">
        <w:rPr>
          <w:rStyle w:val="CommentReference"/>
        </w:rPr>
        <w:commentReference w:id="1594"/>
      </w:r>
      <w:r w:rsidRPr="0085486B">
        <w:t xml:space="preserve"> </w:t>
      </w:r>
      <w:r w:rsidR="00AD22DE">
        <w:t xml:space="preserve">C. P. E. Bach, Symphony in D Major, Wq. 183/1, first movement, </w:t>
      </w:r>
      <w:r w:rsidRPr="0085486B">
        <w:t>mm. 56–62</w:t>
      </w:r>
      <w:r w:rsidR="00AD22DE">
        <w:t>.</w:t>
      </w:r>
    </w:p>
    <w:p w14:paraId="7B5FB45F" w14:textId="77777777" w:rsidR="001C13C9" w:rsidRPr="0085486B" w:rsidRDefault="001C13C9" w:rsidP="00B942BD"/>
    <w:p w14:paraId="2E58067B" w14:textId="349E3BFC" w:rsidR="00000C0B" w:rsidRPr="0085486B" w:rsidRDefault="00A956EA" w:rsidP="00B942BD">
      <w:del w:id="1595" w:author="Segall, Christopher (segallcr)" w:date="2025-10-13T11:27:00Z">
        <w:r w:rsidRPr="0085486B" w:rsidDel="005E3115">
          <w:delText>The twofold repetition of t</w:delText>
        </w:r>
      </w:del>
      <w:ins w:id="1596" w:author="Segall, Christopher (segallcr)" w:date="2025-10-13T11:27:00Z">
        <w:r w:rsidR="005E3115">
          <w:t>T</w:t>
        </w:r>
      </w:ins>
      <w:r w:rsidRPr="0085486B">
        <w:t xml:space="preserve">he schema </w:t>
      </w:r>
      <w:del w:id="1597" w:author="Segall, Christopher (segallcr)" w:date="2025-10-13T11:27:00Z">
        <w:r w:rsidRPr="0085486B" w:rsidDel="005E3115">
          <w:delText xml:space="preserve">is </w:delText>
        </w:r>
      </w:del>
      <w:r w:rsidR="001A6668" w:rsidRPr="0085486B">
        <w:t xml:space="preserve">also </w:t>
      </w:r>
      <w:del w:id="1598" w:author="Segall, Christopher (segallcr)" w:date="2025-10-13T11:28:00Z">
        <w:r w:rsidRPr="0085486B" w:rsidDel="00804EAC">
          <w:delText>felicitous for compositional problem solving</w:delText>
        </w:r>
        <w:r w:rsidR="00E8164B" w:rsidRPr="0085486B" w:rsidDel="00804EAC">
          <w:delText xml:space="preserve">. While the opening </w:delText>
        </w:r>
      </w:del>
      <w:ins w:id="1599" w:author="Segall, Christopher (segallcr)" w:date="2025-10-13T11:28:00Z">
        <w:r w:rsidR="00804EAC">
          <w:t xml:space="preserve">revives the </w:t>
        </w:r>
      </w:ins>
      <w:del w:id="1600" w:author="Segall, Christopher (segallcr)" w:date="2025-10-13T11:28:00Z">
        <w:r w:rsidR="00E8164B" w:rsidRPr="0085486B" w:rsidDel="00804EAC">
          <w:delText xml:space="preserve">three </w:delText>
        </w:r>
      </w:del>
      <w:ins w:id="1601" w:author="Segall, Christopher (segallcr)" w:date="2025-10-13T11:28:00Z">
        <w:r w:rsidR="00804EAC" w:rsidRPr="0085486B">
          <w:t>three</w:t>
        </w:r>
        <w:r w:rsidR="00804EAC">
          <w:t>-</w:t>
        </w:r>
      </w:ins>
      <w:r w:rsidR="00E8164B" w:rsidRPr="0085486B">
        <w:t xml:space="preserve">eighth-note </w:t>
      </w:r>
      <w:del w:id="1602" w:author="Segall, Christopher (segallcr)" w:date="2025-10-13T11:28:00Z">
        <w:r w:rsidR="00E8164B" w:rsidRPr="0085486B" w:rsidDel="00804EAC">
          <w:delText xml:space="preserve">strokes had always sounded like an </w:delText>
        </w:r>
      </w:del>
      <w:r w:rsidR="00E8164B" w:rsidRPr="0085486B">
        <w:t>upbeat</w:t>
      </w:r>
      <w:ins w:id="1603" w:author="Segall, Christopher (segallcr)" w:date="2025-10-13T11:28:00Z">
        <w:r w:rsidR="00804EAC">
          <w:t xml:space="preserve"> </w:t>
        </w:r>
        <w:r w:rsidR="00D50E84">
          <w:t xml:space="preserve">figure </w:t>
        </w:r>
        <w:r w:rsidR="00804EAC">
          <w:t>from the beginning of the movement.</w:t>
        </w:r>
      </w:ins>
      <w:del w:id="1604" w:author="Segall, Christopher (segallcr)" w:date="2025-10-13T11:30:00Z">
        <w:r w:rsidR="00E8164B" w:rsidRPr="0085486B" w:rsidDel="002C6F33">
          <w:delText>—which remains the case here</w:delText>
        </w:r>
        <w:r w:rsidR="00DF3FE2" w:rsidRPr="0085486B" w:rsidDel="002C6F33">
          <w:delText>—</w:delText>
        </w:r>
      </w:del>
      <w:ins w:id="1605" w:author="Segall, Christopher (segallcr)" w:date="2025-10-13T11:30:00Z">
        <w:r w:rsidR="002C6F33">
          <w:t xml:space="preserve"> </w:t>
        </w:r>
      </w:ins>
      <w:del w:id="1606" w:author="Segall, Christopher (segallcr)" w:date="2025-10-13T11:30:00Z">
        <w:r w:rsidR="00E8164B" w:rsidRPr="0085486B" w:rsidDel="0053776D">
          <w:delText xml:space="preserve">the </w:delText>
        </w:r>
      </w:del>
      <w:ins w:id="1607" w:author="Segall, Christopher (segallcr)" w:date="2025-10-13T11:30:00Z">
        <w:r w:rsidR="0053776D">
          <w:t>T</w:t>
        </w:r>
        <w:r w:rsidR="0053776D" w:rsidRPr="0085486B">
          <w:t xml:space="preserve">he </w:t>
        </w:r>
      </w:ins>
      <w:r w:rsidR="00E8164B" w:rsidRPr="0085486B">
        <w:t xml:space="preserve">Fenaroli </w:t>
      </w:r>
      <w:r w:rsidR="00E8164B" w:rsidRPr="0085486B">
        <w:lastRenderedPageBreak/>
        <w:t xml:space="preserve">affords parallelism </w:t>
      </w:r>
      <w:del w:id="1608" w:author="Segall, Christopher (segallcr)" w:date="2025-10-13T11:30:00Z">
        <w:r w:rsidR="001A6668" w:rsidRPr="0085486B" w:rsidDel="0053776D">
          <w:delText xml:space="preserve">in congruence </w:delText>
        </w:r>
      </w:del>
      <w:r w:rsidR="001A6668" w:rsidRPr="0085486B">
        <w:t xml:space="preserve">with the </w:t>
      </w:r>
      <w:del w:id="1609" w:author="Segall, Christopher (segallcr)" w:date="2025-10-13T11:30:00Z">
        <w:r w:rsidR="00E8164B" w:rsidRPr="0085486B" w:rsidDel="0053776D">
          <w:delText>piece’s</w:delText>
        </w:r>
        <w:r w:rsidR="00356CCF" w:rsidRPr="0085486B" w:rsidDel="0053776D">
          <w:delText xml:space="preserve"> </w:delText>
        </w:r>
      </w:del>
      <w:r w:rsidR="00356CCF" w:rsidRPr="0085486B">
        <w:t>notated</w:t>
      </w:r>
      <w:r w:rsidR="00E8164B" w:rsidRPr="0085486B">
        <w:t xml:space="preserve"> meter</w:t>
      </w:r>
      <w:r w:rsidR="00E54B56" w:rsidRPr="0085486B">
        <w:t xml:space="preserve"> through its characteristic repetitions</w:t>
      </w:r>
      <w:r w:rsidR="00E8164B" w:rsidRPr="0085486B">
        <w:t xml:space="preserve">. </w:t>
      </w:r>
      <w:ins w:id="1610" w:author="Segall, Christopher (segallcr)" w:date="2025-10-13T11:31:00Z">
        <w:r w:rsidR="005A0337">
          <w:t xml:space="preserve">Instead of the ambiguity induced by </w:t>
        </w:r>
      </w:ins>
      <w:del w:id="1611" w:author="Segall, Christopher (segallcr)" w:date="2025-10-13T11:31:00Z">
        <w:r w:rsidR="0096593E" w:rsidRPr="0085486B" w:rsidDel="00085D11">
          <w:delText>This stands in stark contrast with the</w:delText>
        </w:r>
        <w:r w:rsidR="005B39F7" w:rsidRPr="0085486B" w:rsidDel="00085D11">
          <w:delText xml:space="preserve"> more challenging</w:delText>
        </w:r>
        <w:r w:rsidR="0096593E" w:rsidRPr="0085486B" w:rsidDel="00085D11">
          <w:delText xml:space="preserve"> search for parallelism among highpoints discussed above while considering the respective merits of </w:delText>
        </w:r>
      </w:del>
      <w:r w:rsidR="00DB4F48" w:rsidRPr="0085486B">
        <w:t>perceiving</w:t>
      </w:r>
      <w:r w:rsidR="0096593E" w:rsidRPr="0085486B">
        <w:t xml:space="preserve"> the opening </w:t>
      </w:r>
      <w:ins w:id="1612" w:author="Segall, Christopher (segallcr)" w:date="2025-10-13T11:31:00Z">
        <w:r w:rsidR="00085D11">
          <w:t xml:space="preserve">variously </w:t>
        </w:r>
      </w:ins>
      <w:r w:rsidR="0096593E" w:rsidRPr="0085486B">
        <w:t>in terms of two or three half n</w:t>
      </w:r>
      <w:r w:rsidR="00DB4F48" w:rsidRPr="0085486B">
        <w:t>otes</w:t>
      </w:r>
      <w:del w:id="1613" w:author="Segall, Christopher (segallcr)" w:date="2025-10-13T11:31:00Z">
        <w:r w:rsidR="0096593E" w:rsidRPr="0085486B" w:rsidDel="00085D11">
          <w:delText>.</w:delText>
        </w:r>
        <w:r w:rsidR="00471C27" w:rsidRPr="0085486B" w:rsidDel="00085D11">
          <w:delText xml:space="preserve"> </w:delText>
        </w:r>
      </w:del>
      <w:ins w:id="1614" w:author="Segall, Christopher (segallcr)" w:date="2025-10-13T11:31:00Z">
        <w:r w:rsidR="00085D11">
          <w:t>,</w:t>
        </w:r>
        <w:r w:rsidR="00085D11" w:rsidRPr="0085486B">
          <w:t xml:space="preserve"> </w:t>
        </w:r>
      </w:ins>
      <w:del w:id="1615" w:author="Segall, Christopher (segallcr)" w:date="2025-10-13T11:31:00Z">
        <w:r w:rsidR="0096593E" w:rsidRPr="0085486B" w:rsidDel="00085D11">
          <w:delText xml:space="preserve">The </w:delText>
        </w:r>
      </w:del>
      <w:ins w:id="1616" w:author="Segall, Christopher (segallcr)" w:date="2025-10-13T11:31:00Z">
        <w:r w:rsidR="00085D11">
          <w:t>t</w:t>
        </w:r>
        <w:r w:rsidR="00085D11" w:rsidRPr="0085486B">
          <w:t xml:space="preserve">he </w:t>
        </w:r>
        <w:r w:rsidR="00085D11">
          <w:t xml:space="preserve">Fenaroli’s </w:t>
        </w:r>
      </w:ins>
      <w:r w:rsidR="0096593E" w:rsidRPr="0085486B">
        <w:t>harmonic framework</w:t>
      </w:r>
      <w:del w:id="1617" w:author="Segall, Christopher (segallcr)" w:date="2025-10-13T11:32:00Z">
        <w:r w:rsidR="00471C27" w:rsidRPr="0085486B" w:rsidDel="005860B5">
          <w:delText xml:space="preserve"> (</w:delText>
        </w:r>
      </w:del>
      <w:ins w:id="1618" w:author="Segall, Christopher (segallcr)" w:date="2025-10-13T11:32:00Z">
        <w:r w:rsidR="005860B5">
          <w:t>—</w:t>
        </w:r>
      </w:ins>
      <w:del w:id="1619" w:author="Segall, Christopher (segallcr)" w:date="2025-10-13T11:32:00Z">
        <w:r w:rsidR="00471C27" w:rsidRPr="0085486B" w:rsidDel="005860B5">
          <w:delText xml:space="preserve">in essence a </w:delText>
        </w:r>
      </w:del>
      <w:r w:rsidR="00471C27" w:rsidRPr="0085486B">
        <w:t xml:space="preserve">repeated </w:t>
      </w:r>
      <w:del w:id="1620" w:author="Segall, Christopher (segallcr)" w:date="2025-10-13T11:32:00Z">
        <w:r w:rsidR="00471C27" w:rsidRPr="0085486B" w:rsidDel="005860B5">
          <w:delText xml:space="preserve">resolution of </w:delText>
        </w:r>
      </w:del>
      <w:r w:rsidR="00471C27" w:rsidRPr="0085486B">
        <w:t>V</w:t>
      </w:r>
      <w:r w:rsidR="00471C27" w:rsidRPr="00D97BE1">
        <w:rPr>
          <w:vertAlign w:val="superscript"/>
        </w:rPr>
        <w:t>7</w:t>
      </w:r>
      <w:r w:rsidR="005860B5">
        <w:t>–</w:t>
      </w:r>
      <w:r w:rsidR="00471C27" w:rsidRPr="0085486B">
        <w:t xml:space="preserve">I </w:t>
      </w:r>
      <w:ins w:id="1621" w:author="Segall, Christopher (segallcr)" w:date="2025-10-13T11:32:00Z">
        <w:r w:rsidR="00DC4559">
          <w:t xml:space="preserve">motions, </w:t>
        </w:r>
      </w:ins>
      <w:r w:rsidR="00471C27" w:rsidRPr="0085486B">
        <w:t>in some inversion</w:t>
      </w:r>
      <w:del w:id="1622" w:author="Segall, Christopher (segallcr)" w:date="2025-10-13T11:32:00Z">
        <w:r w:rsidR="00471C27" w:rsidRPr="0085486B" w:rsidDel="00DC4559">
          <w:delText xml:space="preserve"> based on the </w:delText>
        </w:r>
        <w:r w:rsidR="00AC4719" w:rsidRPr="0085486B" w:rsidDel="00DC4559">
          <w:delText xml:space="preserve">contrapuntal </w:delText>
        </w:r>
        <w:r w:rsidR="00471C27" w:rsidRPr="0085486B" w:rsidDel="00DC4559">
          <w:delText xml:space="preserve">stacking of the scale-degree strands), </w:delText>
        </w:r>
      </w:del>
      <w:ins w:id="1623" w:author="Segall, Christopher (segallcr)" w:date="2025-10-13T11:32:00Z">
        <w:r w:rsidR="00DC4559">
          <w:t>—</w:t>
        </w:r>
      </w:ins>
      <w:r w:rsidR="0096593E" w:rsidRPr="0085486B">
        <w:t xml:space="preserve">affords </w:t>
      </w:r>
      <w:r w:rsidR="00471C27" w:rsidRPr="0085486B">
        <w:t xml:space="preserve">chord changes that </w:t>
      </w:r>
      <w:del w:id="1624" w:author="Segall, Christopher (segallcr)" w:date="2025-10-13T11:32:00Z">
        <w:r w:rsidR="00471C27" w:rsidRPr="0085486B" w:rsidDel="00DC4559">
          <w:delText xml:space="preserve">also </w:delText>
        </w:r>
      </w:del>
      <w:r w:rsidR="00471C27" w:rsidRPr="0085486B">
        <w:t xml:space="preserve">align clearly with the </w:t>
      </w:r>
      <w:r w:rsidR="00E8164B" w:rsidRPr="0085486B">
        <w:t>notate</w:t>
      </w:r>
      <w:ins w:id="1625" w:author="Segall, Christopher (segallcr)" w:date="2025-10-13T11:32:00Z">
        <w:r w:rsidR="00DC4559">
          <w:t>d</w:t>
        </w:r>
      </w:ins>
      <w:r w:rsidR="00E8164B" w:rsidRPr="0085486B">
        <w:t xml:space="preserve"> </w:t>
      </w:r>
      <w:r w:rsidR="00471C27" w:rsidRPr="0085486B">
        <w:t>meter.</w:t>
      </w:r>
      <w:commentRangeStart w:id="1626"/>
      <w:commentRangeStart w:id="1627"/>
      <w:del w:id="1628" w:author="Kyle Hutchinson" w:date="2025-08-24T09:13:00Z">
        <w:r w:rsidR="005B4E21" w:rsidRPr="005121C7" w:rsidDel="008E4ECD">
          <w:rPr>
            <w:rStyle w:val="FootnoteReference"/>
            <w:rPrChange w:id="1629" w:author="Segall, Christopher (segallcr)" w:date="2025-10-13T11:33:00Z">
              <w:rPr>
                <w:rStyle w:val="FootnoteReference"/>
                <w:rFonts w:ascii="Garamond" w:hAnsi="Garamond"/>
              </w:rPr>
            </w:rPrChange>
          </w:rPr>
          <w:footnoteReference w:id="36"/>
        </w:r>
      </w:del>
      <w:commentRangeEnd w:id="1626"/>
      <w:r w:rsidR="008E4ECD">
        <w:rPr>
          <w:rStyle w:val="CommentReference"/>
        </w:rPr>
        <w:commentReference w:id="1626"/>
      </w:r>
      <w:commentRangeEnd w:id="1627"/>
      <w:r w:rsidR="00414147">
        <w:rPr>
          <w:rStyle w:val="CommentReference"/>
        </w:rPr>
        <w:commentReference w:id="1627"/>
      </w:r>
      <w:r w:rsidR="0096593E" w:rsidRPr="0085486B">
        <w:t xml:space="preserve"> </w:t>
      </w:r>
      <w:del w:id="1633" w:author="Segall, Christopher (segallcr)" w:date="2025-10-13T11:35:00Z">
        <w:r w:rsidR="0096593E" w:rsidRPr="0085486B" w:rsidDel="009372E1">
          <w:delText>This, too,</w:delText>
        </w:r>
      </w:del>
      <w:ins w:id="1634" w:author="Segall, Christopher (segallcr)" w:date="2025-10-13T11:35:00Z">
        <w:r w:rsidR="009372E1">
          <w:t>It furthermore</w:t>
        </w:r>
      </w:ins>
      <w:r w:rsidR="0096593E" w:rsidRPr="0085486B">
        <w:t xml:space="preserve"> </w:t>
      </w:r>
      <w:r w:rsidR="00471C27" w:rsidRPr="0085486B">
        <w:t xml:space="preserve">contrasts with the metrically murky chord changes of the </w:t>
      </w:r>
      <w:del w:id="1635" w:author="Segall, Christopher (segallcr)" w:date="2025-10-13T11:35:00Z">
        <w:r w:rsidR="00471C27" w:rsidRPr="0085486B" w:rsidDel="00E6753A">
          <w:delText xml:space="preserve">opening </w:delText>
        </w:r>
      </w:del>
      <w:ins w:id="1636" w:author="Segall, Christopher (segallcr)" w:date="2025-10-13T11:35:00Z">
        <w:r w:rsidR="00E6753A">
          <w:t xml:space="preserve">earlier </w:t>
        </w:r>
      </w:ins>
      <w:r w:rsidR="00471C27" w:rsidRPr="0085486B">
        <w:t xml:space="preserve">D-major wave </w:t>
      </w:r>
      <w:del w:id="1637" w:author="Segall, Christopher (segallcr)" w:date="2025-10-13T11:35:00Z">
        <w:r w:rsidR="00471C27" w:rsidRPr="0085486B" w:rsidDel="00E6753A">
          <w:delText xml:space="preserve">as well as with the lack of chord changes within </w:delText>
        </w:r>
      </w:del>
      <w:ins w:id="1638" w:author="Segall, Christopher (segallcr)" w:date="2025-10-13T11:35:00Z">
        <w:r w:rsidR="00E6753A">
          <w:t xml:space="preserve">and the harmonic stasis of </w:t>
        </w:r>
      </w:ins>
      <w:r w:rsidR="00471C27" w:rsidRPr="0085486B">
        <w:t xml:space="preserve">the </w:t>
      </w:r>
      <w:del w:id="1639" w:author="Segall, Christopher (segallcr)" w:date="2025-10-13T11:35:00Z">
        <w:r w:rsidR="00471C27" w:rsidRPr="0085486B" w:rsidDel="00E6753A">
          <w:delText xml:space="preserve">following </w:delText>
        </w:r>
      </w:del>
      <w:r w:rsidR="00471C27" w:rsidRPr="0085486B">
        <w:t>B-minor wave</w:t>
      </w:r>
      <w:del w:id="1640" w:author="Kyle Hutchinson" w:date="2025-08-24T09:05:00Z">
        <w:r w:rsidR="00471C27" w:rsidRPr="0085486B" w:rsidDel="00551545">
          <w:delText xml:space="preserve"> at the </w:delText>
        </w:r>
        <w:r w:rsidR="00E8164B" w:rsidRPr="0085486B" w:rsidDel="00551545">
          <w:delText>opening of the movement</w:delText>
        </w:r>
      </w:del>
      <w:r w:rsidR="00E8164B" w:rsidRPr="0085486B">
        <w:t>.</w:t>
      </w:r>
      <w:r w:rsidR="00471C27" w:rsidRPr="0085486B">
        <w:t xml:space="preserve"> </w:t>
      </w:r>
      <w:del w:id="1641" w:author="Kyle Hutchinson" w:date="2025-08-24T09:06:00Z">
        <w:r w:rsidR="00471C27" w:rsidRPr="0085486B" w:rsidDel="00551545">
          <w:delText>Needless to say, the</w:delText>
        </w:r>
      </w:del>
      <w:ins w:id="1642" w:author="Kyle Hutchinson" w:date="2025-08-24T09:06:00Z">
        <w:del w:id="1643" w:author="Segall, Christopher (segallcr)" w:date="2025-10-13T11:35:00Z">
          <w:r w:rsidR="00551545" w:rsidDel="00CC3BD7">
            <w:delText>While</w:delText>
          </w:r>
        </w:del>
      </w:ins>
      <w:ins w:id="1644" w:author="Segall, Christopher (segallcr)" w:date="2025-10-13T11:35:00Z">
        <w:r w:rsidR="00CC3BD7">
          <w:t>Although</w:t>
        </w:r>
      </w:ins>
      <w:ins w:id="1645" w:author="Kyle Hutchinson" w:date="2025-08-24T09:06:00Z">
        <w:r w:rsidR="00551545">
          <w:t xml:space="preserve"> the</w:t>
        </w:r>
      </w:ins>
      <w:r w:rsidR="00471C27" w:rsidRPr="0085486B">
        <w:t xml:space="preserve"> Fenaroli appears long after the meter</w:t>
      </w:r>
      <w:r w:rsidR="00000C0B" w:rsidRPr="0085486B">
        <w:t xml:space="preserve"> </w:t>
      </w:r>
      <w:del w:id="1646" w:author="Segall, Christopher (segallcr)" w:date="2025-10-13T11:36:00Z">
        <w:r w:rsidR="00000C0B" w:rsidRPr="0085486B" w:rsidDel="00CC3BD7">
          <w:delText xml:space="preserve">had </w:delText>
        </w:r>
      </w:del>
      <w:ins w:id="1647" w:author="Segall, Christopher (segallcr)" w:date="2025-10-13T11:36:00Z">
        <w:r w:rsidR="00CC3BD7" w:rsidRPr="0085486B">
          <w:t>ha</w:t>
        </w:r>
        <w:r w:rsidR="00CC3BD7">
          <w:t>s</w:t>
        </w:r>
        <w:r w:rsidR="00CC3BD7" w:rsidRPr="0085486B">
          <w:t xml:space="preserve"> </w:t>
        </w:r>
      </w:ins>
      <w:r w:rsidR="00000C0B" w:rsidRPr="0085486B">
        <w:t>been established perceptually</w:t>
      </w:r>
      <w:r w:rsidR="00EC451F" w:rsidRPr="0085486B">
        <w:t>,</w:t>
      </w:r>
      <w:del w:id="1648" w:author="Kyle Hutchinson" w:date="2025-08-24T09:06:00Z">
        <w:r w:rsidR="00EC451F" w:rsidRPr="0085486B" w:rsidDel="00551545">
          <w:delText xml:space="preserve"> yet</w:delText>
        </w:r>
      </w:del>
      <w:r w:rsidR="00EC451F" w:rsidRPr="0085486B">
        <w:t xml:space="preserve"> it elegantly solves one of the </w:t>
      </w:r>
      <w:r w:rsidR="0028735E" w:rsidRPr="0085486B">
        <w:t>opening compositional problems</w:t>
      </w:r>
      <w:r w:rsidR="00AC4719" w:rsidRPr="0085486B">
        <w:t xml:space="preserve">, </w:t>
      </w:r>
      <w:ins w:id="1649" w:author="Segall, Christopher (segallcr)" w:date="2025-10-13T11:36:00Z">
        <w:r w:rsidR="00CC3BD7">
          <w:t xml:space="preserve">that of </w:t>
        </w:r>
      </w:ins>
      <w:r w:rsidR="00AC4719" w:rsidRPr="0085486B">
        <w:t xml:space="preserve">fitting the </w:t>
      </w:r>
      <w:del w:id="1650" w:author="Segall, Christopher (segallcr)" w:date="2025-10-13T11:36:00Z">
        <w:r w:rsidR="00AC4719" w:rsidRPr="0085486B" w:rsidDel="00CC3BD7">
          <w:delText xml:space="preserve">inchoate </w:delText>
        </w:r>
      </w:del>
      <w:ins w:id="1651" w:author="Segall, Christopher (segallcr)" w:date="2025-10-13T11:36:00Z">
        <w:r w:rsidR="00CC3BD7">
          <w:t xml:space="preserve">incipient </w:t>
        </w:r>
      </w:ins>
      <w:del w:id="1652" w:author="Segall, Christopher (segallcr)" w:date="2025-10-13T11:36:00Z">
        <w:r w:rsidR="00AC4719" w:rsidRPr="0085486B" w:rsidDel="00CC3BD7">
          <w:delText>6</w:delText>
        </w:r>
      </w:del>
      <w:ins w:id="1653" w:author="Segall, Christopher (segallcr)" w:date="2025-10-13T11:36:00Z">
        <w:r w:rsidR="00CC3BD7">
          <w:t>six</w:t>
        </w:r>
      </w:ins>
      <w:r w:rsidR="00AC4719" w:rsidRPr="0085486B">
        <w:t>-stroke idea into a conventional schema</w:t>
      </w:r>
      <w:r w:rsidR="008B2094" w:rsidRPr="0085486B">
        <w:t xml:space="preserve"> realized in </w:t>
      </w:r>
      <w:r w:rsidR="00B61F03">
        <w:t>congruence</w:t>
      </w:r>
      <w:r w:rsidR="008B2094" w:rsidRPr="0085486B">
        <w:t xml:space="preserve"> with the notated meter.</w:t>
      </w:r>
    </w:p>
    <w:p w14:paraId="6D5D2876" w14:textId="131EE32B" w:rsidR="00935741" w:rsidRPr="0085486B" w:rsidRDefault="00935741" w:rsidP="005B1317"/>
    <w:p w14:paraId="6AE4E6E6" w14:textId="5D5B18FB" w:rsidR="008B76A0" w:rsidRPr="0085486B" w:rsidRDefault="005B1317" w:rsidP="005B1317">
      <w:pPr>
        <w:pStyle w:val="Heading2"/>
      </w:pPr>
      <w:r>
        <w:t>F</w:t>
      </w:r>
      <w:r w:rsidR="00EC451F" w:rsidRPr="0085486B">
        <w:t xml:space="preserve">inal </w:t>
      </w:r>
      <w:r>
        <w:t>F</w:t>
      </w:r>
      <w:r w:rsidR="00EC451F" w:rsidRPr="0085486B">
        <w:t>lourish</w:t>
      </w:r>
    </w:p>
    <w:p w14:paraId="6DF70CAB" w14:textId="50398111" w:rsidR="00000C0B" w:rsidRDefault="00E77884" w:rsidP="005936F4">
      <w:pPr>
        <w:rPr>
          <w:ins w:id="1654" w:author="Kyle Hutchinson" w:date="2025-08-24T09:07:00Z"/>
        </w:rPr>
      </w:pPr>
      <w:del w:id="1655" w:author="Kyle Hutchinson" w:date="2025-08-24T09:06:00Z">
        <w:r w:rsidRPr="0085486B" w:rsidDel="00551545">
          <w:delText>With the Fenaroli, we have seen how</w:delText>
        </w:r>
        <w:r w:rsidR="00000C0B" w:rsidRPr="0085486B" w:rsidDel="00551545">
          <w:delText xml:space="preserve"> the artisanal hammer strokes were converted into an interopus schema. </w:delText>
        </w:r>
      </w:del>
      <w:r w:rsidR="00000C0B" w:rsidRPr="0085486B">
        <w:t>B</w:t>
      </w:r>
      <w:r w:rsidR="006F1407" w:rsidRPr="0085486B">
        <w:t>efore driving toward</w:t>
      </w:r>
      <w:del w:id="1656" w:author="Segall, Christopher (segallcr)" w:date="2025-10-13T19:04:00Z">
        <w:r w:rsidR="006F1407" w:rsidRPr="0085486B" w:rsidDel="00457989">
          <w:delText>s</w:delText>
        </w:r>
      </w:del>
      <w:r w:rsidR="006F1407" w:rsidRPr="0085486B">
        <w:t xml:space="preserve"> a</w:t>
      </w:r>
      <w:r w:rsidR="00000C0B" w:rsidRPr="0085486B">
        <w:t xml:space="preserve"> </w:t>
      </w:r>
      <w:r w:rsidR="006F1407" w:rsidRPr="0085486B">
        <w:t>definitive final cadence</w:t>
      </w:r>
      <w:del w:id="1657" w:author="Segall, Christopher (segallcr)" w:date="2025-10-13T19:04:00Z">
        <w:r w:rsidR="006F1407" w:rsidRPr="0085486B" w:rsidDel="00457989">
          <w:delText xml:space="preserve"> for the exposition after </w:delText>
        </w:r>
        <w:r w:rsidR="00F7256D" w:rsidRPr="0085486B" w:rsidDel="00457989">
          <w:delText>an evaded attempt (m. 6</w:delText>
        </w:r>
        <w:r w:rsidR="00AC4719" w:rsidRPr="0085486B" w:rsidDel="00457989">
          <w:delText>2</w:delText>
        </w:r>
        <w:r w:rsidR="00F7256D" w:rsidRPr="0085486B" w:rsidDel="00457989">
          <w:delText>)</w:delText>
        </w:r>
      </w:del>
      <w:r w:rsidR="00F7256D" w:rsidRPr="0085486B">
        <w:t xml:space="preserve">, </w:t>
      </w:r>
      <w:r w:rsidR="006F1407" w:rsidRPr="0085486B">
        <w:t xml:space="preserve">the violins engage in an energizing flourish </w:t>
      </w:r>
      <w:del w:id="1658" w:author="Segall, Christopher (segallcr)" w:date="2025-10-13T19:05:00Z">
        <w:r w:rsidR="006F1407" w:rsidRPr="0085486B" w:rsidDel="006C359B">
          <w:delText>in mm. 67–68</w:delText>
        </w:r>
        <w:r w:rsidR="00D8237E" w:rsidRPr="0085486B" w:rsidDel="006C359B">
          <w:delText xml:space="preserve"> </w:delText>
        </w:r>
      </w:del>
      <w:r w:rsidR="00D8237E" w:rsidRPr="0085486B">
        <w:t>(</w:t>
      </w:r>
      <w:r w:rsidR="00D8237E" w:rsidRPr="00A623DE">
        <w:rPr>
          <w:b/>
          <w:bCs/>
          <w:u w:val="single"/>
        </w:rPr>
        <w:t xml:space="preserve">Example </w:t>
      </w:r>
      <w:r w:rsidR="00D8237E" w:rsidRPr="00A623DE">
        <w:rPr>
          <w:b/>
          <w:bCs/>
          <w:u w:val="single"/>
        </w:rPr>
        <w:lastRenderedPageBreak/>
        <w:t>16</w:t>
      </w:r>
      <w:r w:rsidR="00D8237E" w:rsidRPr="0085486B">
        <w:t>).</w:t>
      </w:r>
      <w:r w:rsidR="006F1407" w:rsidRPr="0085486B">
        <w:t xml:space="preserve"> </w:t>
      </w:r>
      <w:r w:rsidR="00F7256D" w:rsidRPr="0085486B">
        <w:t xml:space="preserve">The </w:t>
      </w:r>
      <w:del w:id="1659" w:author="Segall, Christopher (segallcr)" w:date="2025-10-13T19:05:00Z">
        <w:r w:rsidR="00F7256D" w:rsidRPr="0085486B" w:rsidDel="006C359B">
          <w:delText xml:space="preserve">up </w:delText>
        </w:r>
      </w:del>
      <w:ins w:id="1660" w:author="Segall, Christopher (segallcr)" w:date="2025-10-13T19:05:00Z">
        <w:r w:rsidR="006C359B" w:rsidRPr="0085486B">
          <w:t>up</w:t>
        </w:r>
        <w:r w:rsidR="006C359B">
          <w:t>-</w:t>
        </w:r>
      </w:ins>
      <w:del w:id="1661" w:author="Segall, Christopher (segallcr)" w:date="2025-10-13T19:05:00Z">
        <w:r w:rsidR="00F7256D" w:rsidRPr="0085486B" w:rsidDel="006C359B">
          <w:delText xml:space="preserve">and </w:delText>
        </w:r>
      </w:del>
      <w:ins w:id="1662" w:author="Segall, Christopher (segallcr)" w:date="2025-10-13T19:05:00Z">
        <w:r w:rsidR="006C359B" w:rsidRPr="0085486B">
          <w:t>and</w:t>
        </w:r>
        <w:r w:rsidR="006C359B">
          <w:t>-</w:t>
        </w:r>
      </w:ins>
      <w:r w:rsidR="00F7256D" w:rsidRPr="0085486B">
        <w:t xml:space="preserve">down motions of mm. 67–68 articulate a parallelism </w:t>
      </w:r>
      <w:del w:id="1663" w:author="Segall, Christopher (segallcr)" w:date="2025-10-13T19:05:00Z">
        <w:r w:rsidR="00F7256D" w:rsidRPr="0085486B" w:rsidDel="00836780">
          <w:delText xml:space="preserve">on </w:delText>
        </w:r>
      </w:del>
      <w:ins w:id="1664" w:author="Segall, Christopher (segallcr)" w:date="2025-10-13T19:05:00Z">
        <w:r w:rsidR="00836780">
          <w:t xml:space="preserve">at </w:t>
        </w:r>
      </w:ins>
      <w:r w:rsidR="00F7256D" w:rsidRPr="0085486B">
        <w:t xml:space="preserve">the </w:t>
      </w:r>
      <w:ins w:id="1665" w:author="Segall, Christopher (segallcr)" w:date="2025-10-13T19:06:00Z">
        <w:r w:rsidR="00836780">
          <w:t xml:space="preserve">measure </w:t>
        </w:r>
      </w:ins>
      <w:r w:rsidR="00F7256D" w:rsidRPr="0085486B">
        <w:t xml:space="preserve">level </w:t>
      </w:r>
      <w:del w:id="1666" w:author="Segall, Christopher (segallcr)" w:date="2025-10-13T19:06:00Z">
        <w:r w:rsidR="00F7256D" w:rsidRPr="0085486B" w:rsidDel="00836780">
          <w:delText>of an entire measure</w:delText>
        </w:r>
        <w:r w:rsidR="00000C0B" w:rsidRPr="0085486B" w:rsidDel="00836780">
          <w:delText xml:space="preserve"> </w:delText>
        </w:r>
      </w:del>
      <w:commentRangeStart w:id="1667"/>
      <w:r w:rsidR="00000C0B" w:rsidRPr="0085486B">
        <w:t>and</w:t>
      </w:r>
      <w:r w:rsidR="00F7256D" w:rsidRPr="0085486B">
        <w:t xml:space="preserve"> </w:t>
      </w:r>
      <w:del w:id="1668" w:author="Kyle Hutchinson" w:date="2025-08-24T09:07:00Z">
        <w:r w:rsidR="00F7256D" w:rsidRPr="0085486B" w:rsidDel="00551545">
          <w:delText>bring to mind</w:delText>
        </w:r>
      </w:del>
      <w:ins w:id="1669" w:author="Kyle Hutchinson" w:date="2025-08-24T09:07:00Z">
        <w:r w:rsidR="00551545">
          <w:t>evoke</w:t>
        </w:r>
      </w:ins>
      <w:r w:rsidR="00F7256D" w:rsidRPr="0085486B">
        <w:t xml:space="preserve"> Kirnberger’s </w:t>
      </w:r>
      <w:r w:rsidR="00EF009D" w:rsidRPr="0085486B">
        <w:t>metaphor</w:t>
      </w:r>
      <w:r w:rsidR="00F7256D" w:rsidRPr="0085486B">
        <w:t xml:space="preserve"> of an undivided motion</w:t>
      </w:r>
      <w:commentRangeEnd w:id="1667"/>
      <w:r w:rsidR="000D0452">
        <w:rPr>
          <w:rStyle w:val="CommentReference"/>
        </w:rPr>
        <w:commentReference w:id="1667"/>
      </w:r>
      <w:r w:rsidR="00F7256D" w:rsidRPr="0085486B">
        <w:t xml:space="preserve">. </w:t>
      </w:r>
      <w:del w:id="1670" w:author="Segall, Christopher (segallcr)" w:date="2025-10-13T19:08:00Z">
        <w:r w:rsidR="00F7256D" w:rsidRPr="0085486B" w:rsidDel="00A3052A">
          <w:delText>After that point</w:delText>
        </w:r>
      </w:del>
      <w:ins w:id="1671" w:author="Segall, Christopher (segallcr)" w:date="2025-10-13T19:08:00Z">
        <w:r w:rsidR="00A3052A">
          <w:t>Thereafter</w:t>
        </w:r>
      </w:ins>
      <w:r w:rsidR="00F7256D" w:rsidRPr="0085486B">
        <w:t xml:space="preserve">, </w:t>
      </w:r>
      <w:del w:id="1672" w:author="Segall, Christopher (segallcr)" w:date="2025-10-13T19:09:00Z">
        <w:r w:rsidR="00F7256D" w:rsidRPr="0085486B" w:rsidDel="00A24BAA">
          <w:delText xml:space="preserve">up-and-down gestures in mm. 69–70 </w:delText>
        </w:r>
      </w:del>
      <w:ins w:id="1673" w:author="Segall, Christopher (segallcr)" w:date="2025-10-13T19:09:00Z">
        <w:r w:rsidR="00A24BAA">
          <w:t>the strings</w:t>
        </w:r>
      </w:ins>
      <w:ins w:id="1674" w:author="Segall, Christopher (segallcr)" w:date="2025-10-13T19:10:00Z">
        <w:r w:rsidR="00AA6D06">
          <w:t>’ gestures</w:t>
        </w:r>
      </w:ins>
      <w:ins w:id="1675" w:author="Segall, Christopher (segallcr)" w:date="2025-10-13T19:09:00Z">
        <w:r w:rsidR="00A24BAA">
          <w:t xml:space="preserve"> </w:t>
        </w:r>
      </w:ins>
      <w:del w:id="1676" w:author="Segall, Christopher (segallcr)" w:date="2025-10-13T19:10:00Z">
        <w:r w:rsidR="00F7256D" w:rsidRPr="0085486B" w:rsidDel="00AA6D06">
          <w:delText xml:space="preserve">create parallelism on the level of a </w:delText>
        </w:r>
      </w:del>
      <w:ins w:id="1677" w:author="Segall, Christopher (segallcr)" w:date="2025-10-13T19:10:00Z">
        <w:r w:rsidR="00AA6D06">
          <w:t xml:space="preserve">divide the measure in </w:t>
        </w:r>
      </w:ins>
      <w:r w:rsidR="00F7256D" w:rsidRPr="0085486B">
        <w:t>half</w:t>
      </w:r>
      <w:ins w:id="1678" w:author="Segall, Christopher (segallcr)" w:date="2025-10-13T19:10:00Z">
        <w:r w:rsidR="00AA6D06">
          <w:t xml:space="preserve"> (mm. 69–70)</w:t>
        </w:r>
      </w:ins>
      <w:del w:id="1679" w:author="Segall, Christopher (segallcr)" w:date="2025-10-13T19:10:00Z">
        <w:r w:rsidR="00F7256D" w:rsidRPr="0085486B" w:rsidDel="00AA6D06">
          <w:delText xml:space="preserve"> measure</w:delText>
        </w:r>
      </w:del>
      <w:ins w:id="1680" w:author="Kyle Hutchinson" w:date="2025-08-24T09:07:00Z">
        <w:del w:id="1681" w:author="Segall, Christopher (segallcr)" w:date="2025-10-13T19:10:00Z">
          <w:r w:rsidR="00551545" w:rsidDel="00AC603E">
            <w:delText>,</w:delText>
          </w:r>
        </w:del>
        <w:r w:rsidR="00551545">
          <w:t xml:space="preserve"> and</w:t>
        </w:r>
      </w:ins>
      <w:del w:id="1682" w:author="Kyle Hutchinson" w:date="2025-08-24T09:07:00Z">
        <w:r w:rsidR="00F7256D" w:rsidRPr="0085486B" w:rsidDel="00551545">
          <w:delText>;</w:delText>
        </w:r>
      </w:del>
      <w:r w:rsidR="00F7256D" w:rsidRPr="0085486B">
        <w:t xml:space="preserve"> </w:t>
      </w:r>
      <w:del w:id="1683" w:author="Segall, Christopher (segallcr)" w:date="2025-10-13T19:10:00Z">
        <w:r w:rsidR="00F7256D" w:rsidRPr="0085486B" w:rsidDel="00AC603E">
          <w:delText xml:space="preserve">the opening of m. 71 suggests a subdivision </w:delText>
        </w:r>
      </w:del>
      <w:ins w:id="1684" w:author="Segall, Christopher (segallcr)" w:date="2025-10-13T19:10:00Z">
        <w:r w:rsidR="00AC603E">
          <w:t xml:space="preserve">then </w:t>
        </w:r>
      </w:ins>
      <w:r w:rsidR="00F7256D" w:rsidRPr="0085486B">
        <w:t>into quarter notes</w:t>
      </w:r>
      <w:ins w:id="1685" w:author="Segall, Christopher (segallcr)" w:date="2025-10-13T19:10:00Z">
        <w:r w:rsidR="00AC603E">
          <w:t xml:space="preserve"> (m. 71)</w:t>
        </w:r>
      </w:ins>
      <w:r w:rsidR="00F7256D" w:rsidRPr="0085486B">
        <w:t>. The idea of rhythmic diminution and augmentation—</w:t>
      </w:r>
      <w:del w:id="1686" w:author="Segall, Christopher (segallcr)" w:date="2025-10-13T19:11:00Z">
        <w:r w:rsidR="00F7256D" w:rsidRPr="0085486B" w:rsidDel="00BF2937">
          <w:delText>involved in articulating</w:delText>
        </w:r>
      </w:del>
      <w:ins w:id="1687" w:author="Segall, Christopher (segallcr)" w:date="2025-10-13T19:11:00Z">
        <w:r w:rsidR="00BF2937">
          <w:t>involving</w:t>
        </w:r>
      </w:ins>
      <w:r w:rsidR="00F7256D" w:rsidRPr="0085486B">
        <w:t xml:space="preserve"> various metric levels—</w:t>
      </w:r>
      <w:del w:id="1688" w:author="Segall, Christopher (segallcr)" w:date="2025-10-13T19:11:00Z">
        <w:r w:rsidR="00F7256D" w:rsidRPr="0085486B" w:rsidDel="00727071">
          <w:delText xml:space="preserve">is </w:delText>
        </w:r>
        <w:r w:rsidR="00000C0B" w:rsidRPr="0085486B" w:rsidDel="00727071">
          <w:delText xml:space="preserve">revisited here </w:delText>
        </w:r>
      </w:del>
      <w:ins w:id="1689" w:author="Segall, Christopher (segallcr)" w:date="2025-10-13T19:11:00Z">
        <w:r w:rsidR="00727071">
          <w:t xml:space="preserve">returns </w:t>
        </w:r>
      </w:ins>
      <w:del w:id="1690" w:author="Segall, Christopher (segallcr)" w:date="2025-10-13T19:11:00Z">
        <w:r w:rsidR="00000C0B" w:rsidRPr="0085486B" w:rsidDel="00727071">
          <w:delText xml:space="preserve">one </w:delText>
        </w:r>
      </w:del>
      <w:ins w:id="1691" w:author="Segall, Christopher (segallcr)" w:date="2025-10-13T19:11:00Z">
        <w:r w:rsidR="00727071">
          <w:t xml:space="preserve">once </w:t>
        </w:r>
      </w:ins>
      <w:r w:rsidR="00000C0B" w:rsidRPr="0085486B">
        <w:t xml:space="preserve">more </w:t>
      </w:r>
      <w:del w:id="1692" w:author="Segall, Christopher (segallcr)" w:date="2025-10-13T19:11:00Z">
        <w:r w:rsidR="00000C0B" w:rsidRPr="0085486B" w:rsidDel="00727071">
          <w:delText xml:space="preserve">time </w:delText>
        </w:r>
      </w:del>
      <w:r w:rsidR="00000C0B" w:rsidRPr="0085486B">
        <w:t xml:space="preserve">before the exposition </w:t>
      </w:r>
      <w:del w:id="1693" w:author="Segall, Christopher (segallcr)" w:date="2025-10-13T19:11:00Z">
        <w:r w:rsidR="00000C0B" w:rsidRPr="0085486B" w:rsidDel="00727071">
          <w:delText xml:space="preserve">comes to </w:delText>
        </w:r>
      </w:del>
      <w:ins w:id="1694" w:author="Segall, Christopher (segallcr)" w:date="2025-10-13T19:11:00Z">
        <w:r w:rsidR="00727071">
          <w:t xml:space="preserve">reaches </w:t>
        </w:r>
      </w:ins>
      <w:r w:rsidR="00000C0B" w:rsidRPr="0085486B">
        <w:t>its elided</w:t>
      </w:r>
      <w:r w:rsidR="003F79D8" w:rsidRPr="0085486B">
        <w:t xml:space="preserve"> cadential</w:t>
      </w:r>
      <w:r w:rsidR="00000C0B" w:rsidRPr="0085486B">
        <w:t xml:space="preserve"> close.</w:t>
      </w:r>
      <w:commentRangeStart w:id="1695"/>
      <w:commentRangeStart w:id="1696"/>
      <w:ins w:id="1697" w:author="Kyle Hutchinson" w:date="2025-08-24T09:10:00Z">
        <w:r w:rsidR="00551545" w:rsidRPr="004D752D">
          <w:rPr>
            <w:rStyle w:val="FootnoteReference"/>
          </w:rPr>
          <w:footnoteReference w:id="37"/>
        </w:r>
      </w:ins>
      <w:r w:rsidR="002015A1" w:rsidRPr="0085486B">
        <w:t xml:space="preserve"> </w:t>
      </w:r>
      <w:commentRangeEnd w:id="1695"/>
      <w:r w:rsidR="00551545">
        <w:rPr>
          <w:rStyle w:val="CommentReference"/>
        </w:rPr>
        <w:commentReference w:id="1695"/>
      </w:r>
      <w:commentRangeEnd w:id="1696"/>
      <w:r w:rsidR="00025C50">
        <w:rPr>
          <w:rStyle w:val="CommentReference"/>
        </w:rPr>
        <w:commentReference w:id="1696"/>
      </w:r>
    </w:p>
    <w:p w14:paraId="453B2CF7" w14:textId="77777777" w:rsidR="00551545" w:rsidRPr="0085486B" w:rsidRDefault="00551545" w:rsidP="00147518"/>
    <w:p w14:paraId="44CD58A6" w14:textId="74B531A9" w:rsidR="00961CD0" w:rsidRPr="0085486B" w:rsidRDefault="00961CD0" w:rsidP="00147518">
      <w:commentRangeStart w:id="1720"/>
      <w:r w:rsidRPr="0085486B">
        <w:rPr>
          <w:b/>
          <w:bCs/>
        </w:rPr>
        <w:t xml:space="preserve">Example </w:t>
      </w:r>
      <w:r w:rsidR="00782C1E" w:rsidRPr="0085486B">
        <w:rPr>
          <w:b/>
          <w:bCs/>
        </w:rPr>
        <w:t>16</w:t>
      </w:r>
      <w:commentRangeEnd w:id="1720"/>
      <w:r w:rsidR="0070439A">
        <w:rPr>
          <w:rStyle w:val="CommentReference"/>
        </w:rPr>
        <w:commentReference w:id="1720"/>
      </w:r>
      <w:r w:rsidRPr="0085486B">
        <w:t xml:space="preserve"> </w:t>
      </w:r>
      <w:r w:rsidR="0070439A">
        <w:t>C. P. E. Bach, Symphony in D Major, Wq. 183/1, first movement</w:t>
      </w:r>
      <w:r w:rsidRPr="0085486B">
        <w:t>, mm. 67–72</w:t>
      </w:r>
      <w:r w:rsidR="0070439A">
        <w:t>.</w:t>
      </w:r>
    </w:p>
    <w:p w14:paraId="55F46560" w14:textId="6A0F241F" w:rsidR="00961CD0" w:rsidDel="00551545" w:rsidRDefault="00961CD0" w:rsidP="00147518">
      <w:pPr>
        <w:rPr>
          <w:del w:id="1721" w:author="Kyle Hutchinson" w:date="2025-08-24T09:11:00Z"/>
        </w:rPr>
      </w:pPr>
    </w:p>
    <w:p w14:paraId="514399FE" w14:textId="529729FA" w:rsidR="0097659A" w:rsidRDefault="005B36DA" w:rsidP="00147518">
      <w:del w:id="1722" w:author="Segall, Christopher (segallcr)" w:date="2025-10-13T20:47:00Z">
        <w:r w:rsidRPr="0085486B" w:rsidDel="00344F75">
          <w:lastRenderedPageBreak/>
          <w:delText>Much like the hammer strokes at the outset of the first movement represented continuous motion through the space of a triad, t</w:delText>
        </w:r>
      </w:del>
      <w:ins w:id="1723" w:author="Segall, Christopher (segallcr)" w:date="2025-10-13T20:47:00Z">
        <w:r w:rsidR="00344F75">
          <w:t>T</w:t>
        </w:r>
      </w:ins>
      <w:r w:rsidRPr="0085486B">
        <w:t xml:space="preserve">he </w:t>
      </w:r>
      <w:r w:rsidR="0097659A" w:rsidRPr="0085486B">
        <w:t>final scalar flourish</w:t>
      </w:r>
      <w:del w:id="1724" w:author="Segall, Christopher (segallcr)" w:date="2025-10-13T20:47:00Z">
        <w:r w:rsidR="0097659A" w:rsidRPr="0085486B" w:rsidDel="00C073B4">
          <w:delText>es</w:delText>
        </w:r>
      </w:del>
      <w:r w:rsidR="0097659A" w:rsidRPr="0085486B">
        <w:t xml:space="preserve"> represent</w:t>
      </w:r>
      <w:ins w:id="1725" w:author="Segall, Christopher (segallcr)" w:date="2025-10-13T20:47:00Z">
        <w:r w:rsidR="00C073B4">
          <w:t>s</w:t>
        </w:r>
      </w:ins>
      <w:r w:rsidR="0097659A" w:rsidRPr="0085486B">
        <w:t xml:space="preserve"> a continuous, undifferentiated motion of uniform pulsations </w:t>
      </w:r>
      <w:del w:id="1726" w:author="Segall, Christopher (segallcr)" w:date="2025-10-13T20:47:00Z">
        <w:r w:rsidR="0097659A" w:rsidRPr="0085486B" w:rsidDel="00A67402">
          <w:delText xml:space="preserve">making their way in a scalar fashion </w:delText>
        </w:r>
      </w:del>
      <w:ins w:id="1727" w:author="Segall, Christopher (segallcr)" w:date="2025-10-13T20:47:00Z">
        <w:r w:rsidR="00A67402">
          <w:t xml:space="preserve">traveling </w:t>
        </w:r>
      </w:ins>
      <w:r w:rsidR="0097659A" w:rsidRPr="0085486B">
        <w:t xml:space="preserve">through pitch space. </w:t>
      </w:r>
      <w:del w:id="1728" w:author="Segall, Christopher (segallcr)" w:date="2025-10-13T20:48:00Z">
        <w:r w:rsidR="002743CD" w:rsidDel="00334267">
          <w:delText>These</w:delText>
        </w:r>
        <w:r w:rsidR="0097659A" w:rsidRPr="0085486B" w:rsidDel="00334267">
          <w:delText xml:space="preserve"> </w:delText>
        </w:r>
      </w:del>
      <w:ins w:id="1729" w:author="Segall, Christopher (segallcr)" w:date="2025-10-13T20:48:00Z">
        <w:r w:rsidR="00334267">
          <w:t xml:space="preserve">This </w:t>
        </w:r>
      </w:ins>
      <w:r w:rsidR="0097659A" w:rsidRPr="0085486B">
        <w:t>gesture</w:t>
      </w:r>
      <w:del w:id="1730" w:author="Segall, Christopher (segallcr)" w:date="2025-10-13T20:48:00Z">
        <w:r w:rsidR="0097659A" w:rsidRPr="0085486B" w:rsidDel="00334267">
          <w:delText>s</w:delText>
        </w:r>
      </w:del>
      <w:r w:rsidR="0097659A" w:rsidRPr="0085486B">
        <w:t xml:space="preserve"> quickly connect</w:t>
      </w:r>
      <w:ins w:id="1731" w:author="Segall, Christopher (segallcr)" w:date="2025-10-13T20:48:00Z">
        <w:r w:rsidR="00334267">
          <w:t>s</w:t>
        </w:r>
      </w:ins>
      <w:r w:rsidR="0097659A" w:rsidRPr="0085486B">
        <w:t xml:space="preserve"> to</w:t>
      </w:r>
      <w:r w:rsidR="00DB4F48" w:rsidRPr="0085486B">
        <w:t xml:space="preserve"> </w:t>
      </w:r>
      <w:ins w:id="1732" w:author="Segall, Christopher (segallcr)" w:date="2025-10-13T20:48:00Z">
        <w:r w:rsidR="00334267">
          <w:t xml:space="preserve">a </w:t>
        </w:r>
      </w:ins>
      <w:r w:rsidR="00DB4F48" w:rsidRPr="0085486B">
        <w:t>formulaic</w:t>
      </w:r>
      <w:r w:rsidR="0097659A" w:rsidRPr="0085486B">
        <w:t xml:space="preserve"> cadence pattern</w:t>
      </w:r>
      <w:del w:id="1733" w:author="Segall, Christopher (segallcr)" w:date="2025-10-13T20:48:00Z">
        <w:r w:rsidR="0097659A" w:rsidRPr="0085486B" w:rsidDel="00334267">
          <w:delText>s</w:delText>
        </w:r>
      </w:del>
      <w:r w:rsidR="00B47971">
        <w:t xml:space="preserve"> </w:t>
      </w:r>
      <w:del w:id="1734" w:author="Segall, Christopher (segallcr)" w:date="2025-10-13T20:48:00Z">
        <w:r w:rsidR="00B47971" w:rsidDel="00336A5A">
          <w:delText xml:space="preserve">bringing </w:delText>
        </w:r>
      </w:del>
      <w:ins w:id="1735" w:author="Segall, Christopher (segallcr)" w:date="2025-10-13T20:48:00Z">
        <w:r w:rsidR="00336A5A">
          <w:t xml:space="preserve">that brings </w:t>
        </w:r>
      </w:ins>
      <w:r w:rsidR="00B47971">
        <w:t>about formal closure.</w:t>
      </w:r>
      <w:r w:rsidR="0097659A" w:rsidRPr="0085486B">
        <w:t xml:space="preserve"> </w:t>
      </w:r>
      <w:r w:rsidR="008B2094" w:rsidRPr="0085486B">
        <w:t>Th</w:t>
      </w:r>
      <w:r w:rsidR="00A14931" w:rsidRPr="0085486B">
        <w:t>e end</w:t>
      </w:r>
      <w:del w:id="1736" w:author="Segall, Christopher (segallcr)" w:date="2025-10-13T20:49:00Z">
        <w:r w:rsidR="00A14931" w:rsidRPr="0085486B" w:rsidDel="005C64BB">
          <w:delText>ing</w:delText>
        </w:r>
      </w:del>
      <w:r w:rsidR="00A14931" w:rsidRPr="0085486B">
        <w:t xml:space="preserve"> of the </w:t>
      </w:r>
      <w:del w:id="1737" w:author="Segall, Christopher (segallcr)" w:date="2025-10-13T20:49:00Z">
        <w:r w:rsidR="00A14931" w:rsidRPr="0085486B" w:rsidDel="00336A5A">
          <w:delText xml:space="preserve">first movement’s </w:delText>
        </w:r>
      </w:del>
      <w:r w:rsidR="00A14931" w:rsidRPr="0085486B">
        <w:t xml:space="preserve">exposition stands in stark contrast to its opening: the gestures </w:t>
      </w:r>
      <w:del w:id="1738" w:author="Segall, Christopher (segallcr)" w:date="2025-10-13T20:50:00Z">
        <w:r w:rsidR="00A14931" w:rsidRPr="0085486B" w:rsidDel="008F0B07">
          <w:delText xml:space="preserve">in pitch space </w:delText>
        </w:r>
      </w:del>
      <w:r w:rsidR="00A14931" w:rsidRPr="0085486B">
        <w:t>are now unambiguous</w:t>
      </w:r>
      <w:ins w:id="1739" w:author="Segall, Christopher (segallcr)" w:date="2025-10-13T20:50:00Z">
        <w:r w:rsidR="008F0B07">
          <w:t>ly</w:t>
        </w:r>
      </w:ins>
      <w:r w:rsidR="00A14931" w:rsidRPr="0085486B">
        <w:t xml:space="preserve"> </w:t>
      </w:r>
      <w:del w:id="1740" w:author="Segall, Christopher (segallcr)" w:date="2025-10-13T20:50:00Z">
        <w:r w:rsidR="00A14931" w:rsidRPr="0085486B" w:rsidDel="008F0B07">
          <w:delText xml:space="preserve">and </w:delText>
        </w:r>
      </w:del>
      <w:r w:rsidR="00A14931" w:rsidRPr="0085486B">
        <w:t xml:space="preserve">congruent with the piece’s </w:t>
      </w:r>
      <w:r w:rsidR="00AC4719" w:rsidRPr="0085486B">
        <w:t>notated</w:t>
      </w:r>
      <w:r w:rsidR="00A14931" w:rsidRPr="0085486B">
        <w:t xml:space="preserve"> metric levels</w:t>
      </w:r>
      <w:r w:rsidR="00C81640">
        <w:t xml:space="preserve">, </w:t>
      </w:r>
      <w:del w:id="1741" w:author="Segall, Christopher (segallcr)" w:date="2025-10-13T20:50:00Z">
        <w:r w:rsidR="00C81640" w:rsidDel="008F0B07">
          <w:delText xml:space="preserve">also leading </w:delText>
        </w:r>
      </w:del>
      <w:ins w:id="1742" w:author="Segall, Christopher (segallcr)" w:date="2025-10-13T20:50:00Z">
        <w:r w:rsidR="008F0B07">
          <w:t xml:space="preserve">and they lead </w:t>
        </w:r>
      </w:ins>
      <w:r w:rsidR="00C81640">
        <w:t>to decisive and formulaic formal closure.</w:t>
      </w:r>
    </w:p>
    <w:p w14:paraId="756D1360" w14:textId="6A967C10" w:rsidR="0049143E" w:rsidRDefault="0049143E" w:rsidP="00CE218B"/>
    <w:p w14:paraId="7C624E87" w14:textId="79BDC411" w:rsidR="007261AF" w:rsidRPr="0085486B" w:rsidRDefault="007261AF" w:rsidP="00CE218B">
      <w:pPr>
        <w:pStyle w:val="Heading1"/>
      </w:pPr>
      <w:r w:rsidRPr="0085486B">
        <w:t>Conclusion</w:t>
      </w:r>
    </w:p>
    <w:p w14:paraId="6A855445" w14:textId="5534EB10" w:rsidR="00885BDC" w:rsidRDefault="007261AF" w:rsidP="00CE218B">
      <w:r w:rsidRPr="0085486B">
        <w:t xml:space="preserve">Our analytical journey through Bach’s </w:t>
      </w:r>
      <w:r w:rsidR="003A368D" w:rsidRPr="0085486B">
        <w:t>symphonic exposition is now complete</w:t>
      </w:r>
      <w:ins w:id="1743" w:author="Kyle Hutchinson" w:date="2025-08-24T09:14:00Z">
        <w:r w:rsidR="00515675">
          <w:t>. A</w:t>
        </w:r>
      </w:ins>
      <w:del w:id="1744" w:author="Kyle Hutchinson" w:date="2025-08-24T09:14:00Z">
        <w:r w:rsidR="003A368D" w:rsidRPr="0085486B" w:rsidDel="00515675">
          <w:delText xml:space="preserve">: </w:delText>
        </w:r>
        <w:r w:rsidRPr="0085486B" w:rsidDel="00515675">
          <w:delText>a</w:delText>
        </w:r>
      </w:del>
      <w:r w:rsidRPr="0085486B">
        <w:t xml:space="preserve">s </w:t>
      </w:r>
      <w:ins w:id="1745" w:author="Kyle Hutchinson" w:date="2025-08-24T09:14:00Z">
        <w:r w:rsidR="00515675">
          <w:t xml:space="preserve">the </w:t>
        </w:r>
      </w:ins>
      <w:r w:rsidRPr="0085486B">
        <w:t>opening tonal and metric</w:t>
      </w:r>
      <w:r w:rsidR="00111D7B" w:rsidRPr="0085486B">
        <w:t xml:space="preserve"> problems</w:t>
      </w:r>
      <w:r w:rsidRPr="0085486B">
        <w:t xml:space="preserve"> subside</w:t>
      </w:r>
      <w:ins w:id="1746" w:author="Kyle Hutchinson" w:date="2025-08-24T09:14:00Z">
        <w:r w:rsidR="00515675">
          <w:t>, and</w:t>
        </w:r>
      </w:ins>
      <w:del w:id="1747" w:author="Kyle Hutchinson" w:date="2025-08-24T09:14:00Z">
        <w:r w:rsidRPr="0085486B" w:rsidDel="00515675">
          <w:delText xml:space="preserve"> </w:delText>
        </w:r>
        <w:r w:rsidR="00111D7B" w:rsidRPr="0085486B" w:rsidDel="00515675">
          <w:delText>once</w:delText>
        </w:r>
      </w:del>
      <w:ins w:id="1748" w:author="Kyle Hutchinson" w:date="2025-08-24T09:13:00Z">
        <w:r w:rsidR="00515675">
          <w:t xml:space="preserve"> the</w:t>
        </w:r>
      </w:ins>
      <w:r w:rsidRPr="0085486B">
        <w:t xml:space="preserve"> Prinner</w:t>
      </w:r>
      <w:del w:id="1749" w:author="Segall, Christopher (segallcr)" w:date="2025-10-13T20:50:00Z">
        <w:r w:rsidRPr="0085486B" w:rsidDel="00C95E70">
          <w:delText>-</w:delText>
        </w:r>
      </w:del>
      <w:ins w:id="1750" w:author="Segall, Christopher (segallcr)" w:date="2025-10-13T20:50:00Z">
        <w:r w:rsidR="00C95E70">
          <w:t xml:space="preserve"> </w:t>
        </w:r>
      </w:ins>
      <w:r w:rsidRPr="0085486B">
        <w:t>riposte leads the piece safely to a home-</w:t>
      </w:r>
      <w:del w:id="1751" w:author="Segall, Christopher (segallcr)" w:date="2025-10-13T20:51:00Z">
        <w:r w:rsidRPr="0085486B" w:rsidDel="00BE1773">
          <w:delText xml:space="preserve">ley </w:delText>
        </w:r>
      </w:del>
      <w:ins w:id="1752" w:author="Segall, Christopher (segallcr)" w:date="2025-10-13T20:51:00Z">
        <w:r w:rsidR="00BE1773">
          <w:t>k</w:t>
        </w:r>
        <w:r w:rsidR="00BE1773" w:rsidRPr="0085486B">
          <w:t xml:space="preserve">ey </w:t>
        </w:r>
      </w:ins>
      <w:r w:rsidRPr="0085486B">
        <w:rPr>
          <w:i/>
          <w:iCs/>
        </w:rPr>
        <w:t>Quintabsatz</w:t>
      </w:r>
      <w:r w:rsidRPr="0085486B">
        <w:t xml:space="preserve">, </w:t>
      </w:r>
      <w:r w:rsidR="00111D7B" w:rsidRPr="0085486B">
        <w:t xml:space="preserve">the piece revisits </w:t>
      </w:r>
      <w:del w:id="1753" w:author="Segall, Christopher (segallcr)" w:date="2025-10-13T20:51:00Z">
        <w:r w:rsidR="00111D7B" w:rsidRPr="0085486B" w:rsidDel="00DE0D8C">
          <w:delText xml:space="preserve">some of </w:delText>
        </w:r>
      </w:del>
      <w:r w:rsidR="00111D7B" w:rsidRPr="0085486B">
        <w:t xml:space="preserve">the </w:t>
      </w:r>
      <w:del w:id="1754" w:author="Segall, Christopher (segallcr)" w:date="2025-10-13T20:51:00Z">
        <w:r w:rsidR="00111D7B" w:rsidRPr="0085486B" w:rsidDel="00DE0D8C">
          <w:delText xml:space="preserve">same </w:delText>
        </w:r>
      </w:del>
      <w:r w:rsidR="00111D7B" w:rsidRPr="0085486B">
        <w:t xml:space="preserve">opening materials </w:t>
      </w:r>
      <w:del w:id="1755" w:author="Segall, Christopher (segallcr)" w:date="2025-10-13T20:52:00Z">
        <w:r w:rsidR="00111D7B" w:rsidRPr="0085486B" w:rsidDel="00E04CC4">
          <w:delText xml:space="preserve">in more conventional guises </w:delText>
        </w:r>
      </w:del>
      <w:r w:rsidR="00111D7B" w:rsidRPr="0085486B">
        <w:t xml:space="preserve">as part of </w:t>
      </w:r>
      <w:del w:id="1756" w:author="Segall, Christopher (segallcr)" w:date="2025-10-13T20:52:00Z">
        <w:r w:rsidR="00111D7B" w:rsidRPr="0085486B" w:rsidDel="00E04CC4">
          <w:delText xml:space="preserve">the script of resting points of </w:delText>
        </w:r>
      </w:del>
      <w:r w:rsidR="00111D7B" w:rsidRPr="0085486B">
        <w:t xml:space="preserve">a </w:t>
      </w:r>
      <w:ins w:id="1757" w:author="Segall, Christopher (segallcr)" w:date="2025-10-13T20:52:00Z">
        <w:r w:rsidR="00E04CC4">
          <w:t xml:space="preserve">conventional </w:t>
        </w:r>
      </w:ins>
      <w:r w:rsidR="00111D7B" w:rsidRPr="0085486B">
        <w:t>galant sonata exposition</w:t>
      </w:r>
      <w:ins w:id="1758" w:author="Kyle Hutchinson" w:date="2025-08-24T09:14:00Z">
        <w:r w:rsidR="00515675">
          <w:t>. T</w:t>
        </w:r>
      </w:ins>
      <w:del w:id="1759" w:author="Kyle Hutchinson" w:date="2025-08-24T09:14:00Z">
        <w:r w:rsidR="00FB34D9" w:rsidRPr="0085486B" w:rsidDel="00515675">
          <w:delText>: t</w:delText>
        </w:r>
      </w:del>
      <w:r w:rsidR="00FB34D9" w:rsidRPr="0085486B">
        <w:t xml:space="preserve">he </w:t>
      </w:r>
      <w:r w:rsidR="00841689" w:rsidRPr="0085486B">
        <w:t>ambiguous</w:t>
      </w:r>
      <w:r w:rsidR="00FB34D9" w:rsidRPr="0085486B">
        <w:t xml:space="preserve"> fantasy-like gestures </w:t>
      </w:r>
      <w:ins w:id="1760" w:author="Kyle Hutchinson" w:date="2025-08-24T09:14:00Z">
        <w:r w:rsidR="00515675">
          <w:t xml:space="preserve">of the opening </w:t>
        </w:r>
      </w:ins>
      <w:del w:id="1761" w:author="Segall, Christopher (segallcr)" w:date="2025-10-13T20:54:00Z">
        <w:r w:rsidR="00FB34D9" w:rsidRPr="0085486B" w:rsidDel="00B401F9">
          <w:delText xml:space="preserve">are now embedded clearly in </w:delText>
        </w:r>
      </w:del>
      <w:ins w:id="1762" w:author="Segall, Christopher (segallcr)" w:date="2025-10-13T20:54:00Z">
        <w:r w:rsidR="00B401F9">
          <w:t xml:space="preserve">return to reinforce </w:t>
        </w:r>
      </w:ins>
      <w:r w:rsidR="00FB34D9" w:rsidRPr="0085486B">
        <w:t>the notated meter</w:t>
      </w:r>
      <w:del w:id="1763" w:author="Segall, Christopher (segallcr)" w:date="2025-10-13T20:54:00Z">
        <w:r w:rsidR="00FB34D9" w:rsidRPr="0085486B" w:rsidDel="00BC76FB">
          <w:delText>,</w:delText>
        </w:r>
      </w:del>
      <w:r w:rsidR="00FB34D9" w:rsidRPr="0085486B">
        <w:t xml:space="preserve"> </w:t>
      </w:r>
      <w:del w:id="1764" w:author="Segall, Christopher (segallcr)" w:date="2025-10-13T20:54:00Z">
        <w:r w:rsidR="00FB34D9" w:rsidRPr="0085486B" w:rsidDel="00BC76FB">
          <w:delText xml:space="preserve">in </w:delText>
        </w:r>
      </w:del>
      <w:ins w:id="1765" w:author="Segall, Christopher (segallcr)" w:date="2025-10-13T20:54:00Z">
        <w:r w:rsidR="00BC76FB">
          <w:t xml:space="preserve">and </w:t>
        </w:r>
      </w:ins>
      <w:r w:rsidR="00FB34D9" w:rsidRPr="0085486B">
        <w:t xml:space="preserve">the expected course of </w:t>
      </w:r>
      <w:ins w:id="1766" w:author="Segall, Christopher (segallcr)" w:date="2025-10-13T20:54:00Z">
        <w:r w:rsidR="00BC76FB">
          <w:t xml:space="preserve">tonal </w:t>
        </w:r>
      </w:ins>
      <w:r w:rsidR="005B4E21" w:rsidRPr="0085486B">
        <w:t>events</w:t>
      </w:r>
      <w:del w:id="1767" w:author="Segall, Christopher (segallcr)" w:date="2025-10-13T20:54:00Z">
        <w:r w:rsidR="005B4E21" w:rsidRPr="0085486B" w:rsidDel="00BC76FB">
          <w:delText xml:space="preserve"> tonally, </w:delText>
        </w:r>
        <w:r w:rsidR="00FB34D9" w:rsidRPr="0085486B" w:rsidDel="00BC76FB">
          <w:delText>and in the punctuation script of the galant sonata exposition</w:delText>
        </w:r>
      </w:del>
      <w:r w:rsidR="00FB34D9" w:rsidRPr="0085486B">
        <w:t xml:space="preserve">. </w:t>
      </w:r>
      <w:r w:rsidR="00CB33F4" w:rsidRPr="0085486B">
        <w:t xml:space="preserve">Materials that were </w:t>
      </w:r>
      <w:ins w:id="1768" w:author="Segall, Christopher (segallcr)" w:date="2025-10-13T20:54:00Z">
        <w:r w:rsidR="00185CE6">
          <w:t xml:space="preserve">once </w:t>
        </w:r>
      </w:ins>
      <w:r w:rsidR="00CB33F4" w:rsidRPr="0085486B">
        <w:t xml:space="preserve">enigmatic </w:t>
      </w:r>
      <w:del w:id="1769" w:author="Segall, Christopher (segallcr)" w:date="2025-10-13T20:54:00Z">
        <w:r w:rsidR="00CB33F4" w:rsidRPr="0085486B" w:rsidDel="00185CE6">
          <w:delText xml:space="preserve">at first </w:delText>
        </w:r>
      </w:del>
      <w:ins w:id="1770" w:author="Segall, Christopher (segallcr)" w:date="2025-10-13T20:54:00Z">
        <w:r w:rsidR="00185CE6">
          <w:t xml:space="preserve">now </w:t>
        </w:r>
      </w:ins>
      <w:r w:rsidR="00CB33F4" w:rsidRPr="0085486B">
        <w:t>find a conventional</w:t>
      </w:r>
      <w:del w:id="1771" w:author="Segall, Christopher (segallcr)" w:date="2025-10-13T20:55:00Z">
        <w:r w:rsidR="00CB33F4" w:rsidRPr="0085486B" w:rsidDel="00173100">
          <w:delText>,</w:delText>
        </w:r>
      </w:del>
      <w:r w:rsidR="00CB33F4" w:rsidRPr="0085486B">
        <w:t xml:space="preserve"> schematic</w:t>
      </w:r>
      <w:r w:rsidR="00DB4F48" w:rsidRPr="0085486B">
        <w:t xml:space="preserve"> </w:t>
      </w:r>
      <w:del w:id="1772" w:author="Segall, Christopher (segallcr)" w:date="2025-10-13T20:55:00Z">
        <w:r w:rsidR="00DB4F48" w:rsidRPr="0085486B" w:rsidDel="00173100">
          <w:delText>(or formulaic)</w:delText>
        </w:r>
        <w:r w:rsidR="00CB33F4" w:rsidRPr="0085486B" w:rsidDel="00173100">
          <w:delText xml:space="preserve"> </w:delText>
        </w:r>
      </w:del>
      <w:r w:rsidR="00CB33F4" w:rsidRPr="0085486B">
        <w:t>place</w:t>
      </w:r>
      <w:r w:rsidR="00041EDF" w:rsidRPr="0085486B">
        <w:t>, thereby</w:t>
      </w:r>
      <w:r w:rsidR="00CB33F4" w:rsidRPr="0085486B">
        <w:t xml:space="preserve"> solving the compositional problem</w:t>
      </w:r>
      <w:r w:rsidR="00041EDF" w:rsidRPr="0085486B">
        <w:t>s</w:t>
      </w:r>
      <w:r w:rsidR="00CB33F4" w:rsidRPr="0085486B">
        <w:t xml:space="preserve"> of the beginning of the piece. Thus, the </w:t>
      </w:r>
      <w:r w:rsidR="00041EDF" w:rsidRPr="0085486B">
        <w:t>exposition</w:t>
      </w:r>
      <w:r w:rsidR="00CB33F4" w:rsidRPr="0085486B">
        <w:t xml:space="preserve"> provides an intriguing </w:t>
      </w:r>
      <w:del w:id="1773" w:author="Segall, Christopher (segallcr)" w:date="2025-10-13T20:56:00Z">
        <w:r w:rsidR="00CB33F4" w:rsidRPr="0085486B" w:rsidDel="00EA764A">
          <w:delText xml:space="preserve">listening </w:delText>
        </w:r>
      </w:del>
      <w:r w:rsidR="00885BDC" w:rsidRPr="0085486B">
        <w:t>puzzle</w:t>
      </w:r>
      <w:del w:id="1774" w:author="Kyle Hutchinson" w:date="2025-08-24T09:14:00Z">
        <w:r w:rsidR="00CB33F4" w:rsidRPr="0085486B" w:rsidDel="00515675">
          <w:delText xml:space="preserve"> to various types of listeners</w:delText>
        </w:r>
      </w:del>
      <w:r w:rsidR="00CB33F4" w:rsidRPr="0085486B">
        <w:t xml:space="preserve">: </w:t>
      </w:r>
      <w:del w:id="1775" w:author="Segall, Christopher (segallcr)" w:date="2025-10-13T20:56:00Z">
        <w:r w:rsidR="00CB33F4" w:rsidRPr="0085486B" w:rsidDel="00EA764A">
          <w:delText xml:space="preserve">it is likely that many </w:delText>
        </w:r>
      </w:del>
      <w:r w:rsidR="00CB33F4" w:rsidRPr="0085486B">
        <w:t>listeners can appreciate the resolution of the meter-finding problem</w:t>
      </w:r>
      <w:del w:id="1776" w:author="Segall, Christopher (segallcr)" w:date="2025-10-13T20:56:00Z">
        <w:r w:rsidR="00CB33F4" w:rsidRPr="0085486B" w:rsidDel="00C076F8">
          <w:delText>,</w:delText>
        </w:r>
      </w:del>
      <w:r w:rsidR="00CB33F4" w:rsidRPr="0085486B">
        <w:t xml:space="preserve"> </w:t>
      </w:r>
      <w:del w:id="1777" w:author="Segall, Christopher (segallcr)" w:date="2025-10-13T20:56:00Z">
        <w:r w:rsidR="00CB33F4" w:rsidRPr="0085486B" w:rsidDel="00C076F8">
          <w:delText xml:space="preserve">while other patterns (e.g., </w:delText>
        </w:r>
      </w:del>
      <w:ins w:id="1778" w:author="Segall, Christopher (segallcr)" w:date="2025-10-13T20:56:00Z">
        <w:r w:rsidR="00C076F8">
          <w:t xml:space="preserve">or the </w:t>
        </w:r>
      </w:ins>
      <w:r w:rsidR="00CB33F4" w:rsidRPr="0085486B">
        <w:t>galant schemata embedded within a</w:t>
      </w:r>
      <w:ins w:id="1779" w:author="Segall, Christopher (segallcr)" w:date="2025-10-13T20:57:00Z">
        <w:r w:rsidR="0069102A">
          <w:t>n</w:t>
        </w:r>
      </w:ins>
      <w:r w:rsidR="00CB33F4" w:rsidRPr="0085486B">
        <w:t xml:space="preserve"> </w:t>
      </w:r>
      <w:del w:id="1780" w:author="Segall, Christopher (segallcr)" w:date="2025-10-13T20:57:00Z">
        <w:r w:rsidR="00CB33F4" w:rsidRPr="0085486B" w:rsidDel="0069102A">
          <w:delText xml:space="preserve">particular </w:delText>
        </w:r>
      </w:del>
      <w:ins w:id="1781" w:author="Segall, Christopher (segallcr)" w:date="2025-10-13T20:57:00Z">
        <w:r w:rsidR="0069102A">
          <w:t xml:space="preserve">expected </w:t>
        </w:r>
      </w:ins>
      <w:r w:rsidR="00CB33F4" w:rsidRPr="0085486B">
        <w:t>formal position</w:t>
      </w:r>
      <w:del w:id="1782" w:author="Segall, Christopher (segallcr)" w:date="2025-10-13T20:56:00Z">
        <w:r w:rsidR="00CB33F4" w:rsidRPr="0085486B" w:rsidDel="0069102A">
          <w:delText xml:space="preserve">) </w:delText>
        </w:r>
        <w:r w:rsidR="00885BDC" w:rsidRPr="0085486B" w:rsidDel="0069102A">
          <w:delText xml:space="preserve">would be more recognizable to those more </w:delText>
        </w:r>
        <w:r w:rsidR="002C65D7" w:rsidRPr="0085486B" w:rsidDel="0069102A">
          <w:delText xml:space="preserve">intimately </w:delText>
        </w:r>
        <w:r w:rsidR="00885BDC" w:rsidRPr="0085486B" w:rsidDel="0069102A">
          <w:lastRenderedPageBreak/>
          <w:delText>familiar with the galant style</w:delText>
        </w:r>
      </w:del>
      <w:r w:rsidR="00885BDC" w:rsidRPr="0085486B">
        <w:t>.</w:t>
      </w:r>
      <w:r w:rsidR="00CB33F4" w:rsidRPr="0085486B">
        <w:t xml:space="preserve"> </w:t>
      </w:r>
      <w:r w:rsidR="00BE12BB" w:rsidRPr="0085486B">
        <w:t xml:space="preserve">I hope that my analytical exploration </w:t>
      </w:r>
      <w:del w:id="1783" w:author="Kyle Hutchinson" w:date="2025-08-24T09:15:00Z">
        <w:r w:rsidR="00BE12BB" w:rsidRPr="0085486B" w:rsidDel="00515675">
          <w:delText xml:space="preserve">would </w:delText>
        </w:r>
        <w:r w:rsidR="00472548" w:rsidRPr="0085486B" w:rsidDel="00515675">
          <w:delText>encourage</w:delText>
        </w:r>
      </w:del>
      <w:ins w:id="1784" w:author="Kyle Hutchinson" w:date="2025-08-24T09:15:00Z">
        <w:r w:rsidR="00515675">
          <w:t>encourages</w:t>
        </w:r>
      </w:ins>
      <w:r w:rsidR="00472548" w:rsidRPr="0085486B">
        <w:t xml:space="preserve"> others to engage </w:t>
      </w:r>
      <w:ins w:id="1785" w:author="Segall, Christopher (segallcr)" w:date="2025-10-13T20:57:00Z">
        <w:r w:rsidR="00081F62">
          <w:t xml:space="preserve">with </w:t>
        </w:r>
      </w:ins>
      <w:r w:rsidR="00472548" w:rsidRPr="0085486B">
        <w:t xml:space="preserve">this </w:t>
      </w:r>
      <w:r w:rsidR="002C65D7" w:rsidRPr="0085486B">
        <w:t>fascinating</w:t>
      </w:r>
      <w:r w:rsidR="00472548" w:rsidRPr="0085486B">
        <w:t xml:space="preserve"> piece</w:t>
      </w:r>
      <w:r w:rsidR="002C65D7" w:rsidRPr="0085486B">
        <w:t xml:space="preserve"> </w:t>
      </w:r>
      <w:r w:rsidR="00472548" w:rsidRPr="0085486B">
        <w:t xml:space="preserve">and offer </w:t>
      </w:r>
      <w:r w:rsidR="00FD1FD1" w:rsidRPr="0085486B">
        <w:t xml:space="preserve">further, </w:t>
      </w:r>
      <w:ins w:id="1786" w:author="Segall, Christopher (segallcr)" w:date="2025-10-13T20:57:00Z">
        <w:r w:rsidR="00081F62">
          <w:t xml:space="preserve">even </w:t>
        </w:r>
      </w:ins>
      <w:r w:rsidR="00472548" w:rsidRPr="0085486B">
        <w:t>divergent interpretations</w:t>
      </w:r>
      <w:del w:id="1787" w:author="Segall, Christopher (segallcr)" w:date="2025-10-13T20:57:00Z">
        <w:r w:rsidR="00472548" w:rsidRPr="0085486B" w:rsidDel="00081F62">
          <w:delText xml:space="preserve"> of it</w:delText>
        </w:r>
      </w:del>
      <w:r w:rsidR="00472548" w:rsidRPr="0085486B">
        <w:t>.</w:t>
      </w:r>
    </w:p>
    <w:p w14:paraId="50255C62" w14:textId="77777777" w:rsidR="008643C4" w:rsidRPr="0085486B" w:rsidRDefault="008643C4" w:rsidP="00081F62"/>
    <w:p w14:paraId="622B9713" w14:textId="5815AF8C" w:rsidR="00D7309D" w:rsidRDefault="006E674A" w:rsidP="007306EF">
      <w:commentRangeStart w:id="1788"/>
      <w:del w:id="1789" w:author="Kyle Hutchinson" w:date="2025-08-24T09:15:00Z">
        <w:r w:rsidRPr="0085486B" w:rsidDel="00515675">
          <w:delText>A secondary thread explored here</w:delText>
        </w:r>
        <w:r w:rsidR="00DB4F48" w:rsidRPr="0085486B" w:rsidDel="00515675">
          <w:delText xml:space="preserve"> a</w:delText>
        </w:r>
        <w:r w:rsidRPr="0085486B" w:rsidDel="00515675">
          <w:delText>fter Ferris (2000)</w:delText>
        </w:r>
        <w:r w:rsidR="00DB4F48" w:rsidRPr="0085486B" w:rsidDel="00515675">
          <w:delText xml:space="preserve"> </w:delText>
        </w:r>
        <w:r w:rsidRPr="0085486B" w:rsidDel="00515675">
          <w:delText xml:space="preserve">is the possibility that Bach intended this as a compositional commentary on </w:delText>
        </w:r>
        <w:r w:rsidR="00A17728" w:rsidRPr="0085486B" w:rsidDel="00515675">
          <w:delText xml:space="preserve">some of </w:delText>
        </w:r>
        <w:r w:rsidRPr="0085486B" w:rsidDel="00515675">
          <w:delText xml:space="preserve">Kirnberger’s ideas. </w:delText>
        </w:r>
        <w:r w:rsidR="004B7019" w:rsidRPr="0085486B" w:rsidDel="00515675">
          <w:delText xml:space="preserve">Though it seems </w:delText>
        </w:r>
        <w:r w:rsidR="00041EDF" w:rsidRPr="0085486B" w:rsidDel="00515675">
          <w:delText xml:space="preserve">risky to argue that a symphony movement is </w:delText>
        </w:r>
        <w:r w:rsidR="00A87B6D" w:rsidRPr="0085486B" w:rsidDel="00515675">
          <w:delText>a c</w:delText>
        </w:r>
        <w:r w:rsidR="00A17728" w:rsidRPr="0085486B" w:rsidDel="00515675">
          <w:delText>oded</w:delText>
        </w:r>
        <w:r w:rsidR="00DB4F48" w:rsidRPr="0085486B" w:rsidDel="00515675">
          <w:delText xml:space="preserve"> </w:delText>
        </w:r>
        <w:r w:rsidR="00041EDF" w:rsidRPr="0085486B" w:rsidDel="00515675">
          <w:delText xml:space="preserve">theoretical commentary, several factors </w:delText>
        </w:r>
        <w:r w:rsidR="00A17728" w:rsidRPr="0085486B" w:rsidDel="00515675">
          <w:delText>hint that a connection is possible</w:delText>
        </w:r>
        <w:r w:rsidR="00041EDF" w:rsidRPr="0085486B" w:rsidDel="00515675">
          <w:delText xml:space="preserve">. As Ferris (2000) stresses, Bach’s late addition to the free-fantasy chapter was a rare occasion in which the composer </w:delText>
        </w:r>
        <w:r w:rsidR="00FE05CE" w:rsidRPr="0085486B" w:rsidDel="00515675">
          <w:delText>engaged directly in a theoretical polemic.</w:delText>
        </w:r>
        <w:r w:rsidR="000D25EF" w:rsidRPr="0085486B" w:rsidDel="00515675">
          <w:delText xml:space="preserve"> Bach’s compositional play in this movement suggests an equivalence between metric play and tonal deceptions, perhaps reacting to emerging theoretical notions about meter. Moreover, the bassoon’s galant line pitted against the oboes strict counterpoint also suggest</w:delText>
        </w:r>
        <w:r w:rsidR="00FE05CE" w:rsidRPr="0085486B" w:rsidDel="00515675">
          <w:delText>s an engagement</w:delText>
        </w:r>
        <w:r w:rsidR="000D25EF" w:rsidRPr="0085486B" w:rsidDel="00515675">
          <w:delText xml:space="preserve"> of Kirnberger’s ideas about dissonance treatment</w:delText>
        </w:r>
        <w:r w:rsidR="00FE05CE" w:rsidRPr="0085486B" w:rsidDel="00515675">
          <w:delText>, essential dissonances, and the galant and strict styles</w:delText>
        </w:r>
        <w:r w:rsidR="000D25EF" w:rsidRPr="0085486B" w:rsidDel="00515675">
          <w:delText xml:space="preserve">. While </w:delText>
        </w:r>
        <w:r w:rsidR="00FE05CE" w:rsidRPr="0085486B" w:rsidDel="00515675">
          <w:delText>my observations are surely speculative,</w:delText>
        </w:r>
        <w:r w:rsidR="000D25EF" w:rsidRPr="0085486B" w:rsidDel="00515675">
          <w:delText xml:space="preserve"> I hope to have made a plausible case that the piece provides not only an exciting listening journey, but perhaps also a</w:delText>
        </w:r>
        <w:r w:rsidR="001C7288" w:rsidRPr="0085486B" w:rsidDel="00515675">
          <w:delText xml:space="preserve"> </w:delText>
        </w:r>
        <w:r w:rsidR="00FE05CE" w:rsidRPr="0085486B" w:rsidDel="00515675">
          <w:delText>composed r</w:delText>
        </w:r>
        <w:r w:rsidR="002C65D7" w:rsidRPr="0085486B" w:rsidDel="00515675">
          <w:delText>eflection on theoretical issues.</w:delText>
        </w:r>
      </w:del>
      <w:commentRangeEnd w:id="1788"/>
      <w:r w:rsidR="00515675">
        <w:rPr>
          <w:rStyle w:val="CommentReference"/>
        </w:rPr>
        <w:commentReference w:id="1788"/>
      </w:r>
      <w:r w:rsidR="00D7309D">
        <w:br w:type="page"/>
      </w:r>
    </w:p>
    <w:p w14:paraId="4F4E7AAD" w14:textId="012421A6" w:rsidR="008C76E5" w:rsidRDefault="00A107F3" w:rsidP="00987BEC">
      <w:pPr>
        <w:pStyle w:val="Heading1"/>
      </w:pPr>
      <w:r w:rsidRPr="0085486B">
        <w:lastRenderedPageBreak/>
        <w:t>W</w:t>
      </w:r>
      <w:r w:rsidR="008C76E5" w:rsidRPr="0085486B">
        <w:t>orks Cited</w:t>
      </w:r>
    </w:p>
    <w:p w14:paraId="5B661485" w14:textId="2FB17D45" w:rsidR="00820489" w:rsidRPr="0085486B" w:rsidRDefault="00820489" w:rsidP="009D5C96">
      <w:pPr>
        <w:ind w:left="720" w:hanging="720"/>
      </w:pPr>
      <w:r w:rsidRPr="0085486B">
        <w:t xml:space="preserve">Albrechtsberger, Johann Georg. </w:t>
      </w:r>
      <w:r w:rsidR="008F78E2">
        <w:t>[</w:t>
      </w:r>
      <w:r w:rsidRPr="0085486B">
        <w:t>1793</w:t>
      </w:r>
      <w:r w:rsidR="008F78E2">
        <w:t xml:space="preserve">] </w:t>
      </w:r>
      <w:r w:rsidR="005A4E1B">
        <w:t xml:space="preserve">ca. </w:t>
      </w:r>
      <w:r w:rsidRPr="0085486B">
        <w:t xml:space="preserve">1807. </w:t>
      </w:r>
      <w:r w:rsidRPr="00F02726">
        <w:rPr>
          <w:i/>
          <w:iCs/>
        </w:rPr>
        <w:t xml:space="preserve">Ausweichungen von C-dur und C-moll in die übrigen </w:t>
      </w:r>
      <w:r w:rsidRPr="00F02726">
        <w:rPr>
          <w:i/>
          <w:iCs/>
          <w:lang w:val="it-IT"/>
        </w:rPr>
        <w:t>Dur- und Moll-Töne</w:t>
      </w:r>
      <w:r w:rsidRPr="00F02726">
        <w:rPr>
          <w:i/>
          <w:iCs/>
        </w:rPr>
        <w:t>.</w:t>
      </w:r>
      <w:r w:rsidRPr="0085486B">
        <w:t xml:space="preserve"> Leipzig.</w:t>
      </w:r>
    </w:p>
    <w:p w14:paraId="2A69DF58" w14:textId="352B498C" w:rsidR="00AC0141" w:rsidRPr="0085486B" w:rsidRDefault="00AC0141" w:rsidP="009D5C96">
      <w:pPr>
        <w:ind w:left="720" w:hanging="720"/>
      </w:pPr>
      <w:r w:rsidRPr="0085486B">
        <w:t xml:space="preserve">Bach, Carl Philipp Emanuel. </w:t>
      </w:r>
      <w:r w:rsidR="00BC7670">
        <w:t>[</w:t>
      </w:r>
      <w:r w:rsidRPr="0085486B">
        <w:t>1753</w:t>
      </w:r>
      <w:r w:rsidR="00BC7670">
        <w:t xml:space="preserve">] </w:t>
      </w:r>
      <w:r w:rsidRPr="0085486B">
        <w:t xml:space="preserve">1762. </w:t>
      </w:r>
      <w:r w:rsidRPr="00BC7670">
        <w:rPr>
          <w:i/>
          <w:iCs/>
        </w:rPr>
        <w:t xml:space="preserve">Versuch </w:t>
      </w:r>
      <w:r w:rsidR="007E3890" w:rsidRPr="00BC7670">
        <w:rPr>
          <w:i/>
          <w:iCs/>
        </w:rPr>
        <w:t>über die wahre Art das Clavier zu spielen.</w:t>
      </w:r>
      <w:r w:rsidR="007E3890" w:rsidRPr="0085486B">
        <w:t xml:space="preserve"> Berlin</w:t>
      </w:r>
      <w:r w:rsidR="00080473" w:rsidRPr="0085486B">
        <w:t>.</w:t>
      </w:r>
    </w:p>
    <w:p w14:paraId="79087F01" w14:textId="49ACE2D6" w:rsidR="00E17031" w:rsidRPr="0085486B" w:rsidDel="003925D2" w:rsidRDefault="00E17031" w:rsidP="00E17031">
      <w:pPr>
        <w:ind w:left="720" w:hanging="720"/>
        <w:rPr>
          <w:del w:id="1790" w:author="Segall, Christopher (segallcr)" w:date="2025-10-13T21:07:00Z"/>
        </w:rPr>
      </w:pPr>
      <w:del w:id="1791" w:author="Segall, Christopher (segallcr)" w:date="2025-10-13T21:07:00Z">
        <w:r w:rsidDel="003925D2">
          <w:delText xml:space="preserve">Bach, Carl Philipp Emanuel. </w:delText>
        </w:r>
        <w:r w:rsidRPr="0085486B" w:rsidDel="003925D2">
          <w:delText xml:space="preserve">1994. </w:delText>
        </w:r>
        <w:r w:rsidRPr="00E52413" w:rsidDel="003925D2">
          <w:rPr>
            <w:i/>
            <w:iCs/>
          </w:rPr>
          <w:delText>Briefe und Dokumente</w:delText>
        </w:r>
        <w:r w:rsidR="00E52413" w:rsidRPr="00E52413" w:rsidDel="003925D2">
          <w:rPr>
            <w:i/>
            <w:iCs/>
          </w:rPr>
          <w:delText>:</w:delText>
        </w:r>
        <w:r w:rsidRPr="00E52413" w:rsidDel="003925D2">
          <w:rPr>
            <w:i/>
            <w:iCs/>
          </w:rPr>
          <w:delText xml:space="preserve"> Kritische Gesamtausgabe.</w:delText>
        </w:r>
        <w:r w:rsidR="00E52413" w:rsidDel="003925D2">
          <w:delText xml:space="preserve"> Edited by Ernst Suchalla.</w:delText>
        </w:r>
        <w:r w:rsidRPr="0085486B" w:rsidDel="003925D2">
          <w:delText xml:space="preserve"> Vandenhoeck </w:delText>
        </w:r>
        <w:r w:rsidR="00313B66" w:rsidDel="003925D2">
          <w:delText>und</w:delText>
        </w:r>
        <w:r w:rsidRPr="0085486B" w:rsidDel="003925D2">
          <w:delText xml:space="preserve"> Ruprecht.</w:delText>
        </w:r>
      </w:del>
    </w:p>
    <w:p w14:paraId="21E6672D" w14:textId="74EF411A" w:rsidR="00F73710" w:rsidRDefault="00F73710" w:rsidP="00F73710">
      <w:pPr>
        <w:ind w:left="720" w:hanging="720"/>
      </w:pPr>
      <w:r>
        <w:t xml:space="preserve">Bach, Carl Philipp Emanuel. </w:t>
      </w:r>
      <w:r w:rsidRPr="0085486B">
        <w:t xml:space="preserve">1997. </w:t>
      </w:r>
      <w:r w:rsidRPr="00F73710">
        <w:rPr>
          <w:i/>
          <w:iCs/>
        </w:rPr>
        <w:t>The Letters of C. P. E. Bach.</w:t>
      </w:r>
      <w:r w:rsidR="00E3678E">
        <w:t xml:space="preserve"> Translated and edited by Stephen L. Clark.</w:t>
      </w:r>
      <w:r w:rsidRPr="0085486B">
        <w:t xml:space="preserve"> Clarendon Press.</w:t>
      </w:r>
    </w:p>
    <w:p w14:paraId="3E985FAD" w14:textId="3BDB5F0D" w:rsidR="00EA6E40" w:rsidRDefault="00EA6E40" w:rsidP="00EA6E40">
      <w:pPr>
        <w:ind w:left="720" w:hanging="720"/>
      </w:pPr>
      <w:r>
        <w:t>Bach, Carl Philipp Emanuel.</w:t>
      </w:r>
      <w:r w:rsidRPr="0085486B">
        <w:t xml:space="preserve"> 2005. </w:t>
      </w:r>
      <w:r w:rsidRPr="000633B7">
        <w:rPr>
          <w:i/>
          <w:iCs/>
        </w:rPr>
        <w:t>The Complete Works</w:t>
      </w:r>
      <w:r w:rsidR="000633B7" w:rsidRPr="000633B7">
        <w:rPr>
          <w:i/>
          <w:iCs/>
        </w:rPr>
        <w:t>.</w:t>
      </w:r>
      <w:r w:rsidR="000633B7">
        <w:t xml:space="preserve"> Vol.</w:t>
      </w:r>
      <w:r w:rsidRPr="0085486B">
        <w:t xml:space="preserve"> III/3</w:t>
      </w:r>
      <w:r w:rsidR="000633B7">
        <w:t>,</w:t>
      </w:r>
      <w:r w:rsidRPr="0085486B">
        <w:t xml:space="preserve"> </w:t>
      </w:r>
      <w:r w:rsidRPr="006E0BC5">
        <w:rPr>
          <w:i/>
          <w:iCs/>
        </w:rPr>
        <w:t>Orchester-Sinfonien mit zwölf obligaten Stimmen</w:t>
      </w:r>
      <w:r w:rsidR="00CB4931">
        <w:rPr>
          <w:i/>
          <w:iCs/>
        </w:rPr>
        <w:t>:</w:t>
      </w:r>
      <w:r w:rsidRPr="0085486B">
        <w:t xml:space="preserve"> </w:t>
      </w:r>
      <w:r w:rsidRPr="00CB4931">
        <w:rPr>
          <w:i/>
          <w:iCs/>
        </w:rPr>
        <w:t>Wq 183.</w:t>
      </w:r>
      <w:r w:rsidR="00540D2D">
        <w:t xml:space="preserve"> Edited by David Kidger. </w:t>
      </w:r>
      <w:hyperlink r:id="rId12" w:history="1">
        <w:r w:rsidR="00540D2D" w:rsidRPr="00FB75F4">
          <w:rPr>
            <w:rStyle w:val="Hyperlink"/>
          </w:rPr>
          <w:t>https://www.cpebach.org/toc/toc-III-3.html</w:t>
        </w:r>
      </w:hyperlink>
      <w:r w:rsidR="00540D2D">
        <w:t>.</w:t>
      </w:r>
    </w:p>
    <w:p w14:paraId="3218F387" w14:textId="358332DB" w:rsidR="00B350EC" w:rsidRPr="0085486B" w:rsidRDefault="00C42177" w:rsidP="009D5C96">
      <w:pPr>
        <w:ind w:left="720" w:hanging="720"/>
      </w:pPr>
      <w:r w:rsidRPr="0085486B">
        <w:t>Brown, Matthew. 2010. “C</w:t>
      </w:r>
      <w:r w:rsidR="00747759" w:rsidRPr="0085486B">
        <w:t>.</w:t>
      </w:r>
      <w:r w:rsidR="003F4789" w:rsidRPr="0085486B">
        <w:t xml:space="preserve"> </w:t>
      </w:r>
      <w:r w:rsidRPr="0085486B">
        <w:t>P</w:t>
      </w:r>
      <w:r w:rsidR="00747759" w:rsidRPr="0085486B">
        <w:t>.</w:t>
      </w:r>
      <w:r w:rsidR="003F4789" w:rsidRPr="0085486B">
        <w:t xml:space="preserve"> </w:t>
      </w:r>
      <w:r w:rsidRPr="0085486B">
        <w:t>E</w:t>
      </w:r>
      <w:r w:rsidR="00747759" w:rsidRPr="0085486B">
        <w:t>.</w:t>
      </w:r>
      <w:r w:rsidRPr="0085486B">
        <w:t xml:space="preserve"> Bach,</w:t>
      </w:r>
      <w:r w:rsidR="00747759" w:rsidRPr="0085486B">
        <w:t xml:space="preserve"> Schenker, Improvisation, and Composition.” </w:t>
      </w:r>
      <w:r w:rsidR="00747759" w:rsidRPr="000B0DB8">
        <w:rPr>
          <w:i/>
          <w:iCs/>
        </w:rPr>
        <w:t>Intégral</w:t>
      </w:r>
      <w:r w:rsidR="001B71BA" w:rsidRPr="0085486B">
        <w:t xml:space="preserve"> 24: </w:t>
      </w:r>
      <w:r w:rsidR="000B0DB8">
        <w:t>3</w:t>
      </w:r>
      <w:r w:rsidR="001B71BA" w:rsidRPr="0085486B">
        <w:t>–27.</w:t>
      </w:r>
    </w:p>
    <w:p w14:paraId="437FFF5D" w14:textId="5E17EB2C" w:rsidR="007C2D39" w:rsidRPr="0085486B" w:rsidDel="008B5B1B" w:rsidRDefault="00874BED" w:rsidP="009D5C96">
      <w:pPr>
        <w:ind w:left="720" w:hanging="720"/>
        <w:rPr>
          <w:del w:id="1792" w:author="Segall, Christopher (segallcr)" w:date="2025-10-13T21:07:00Z"/>
        </w:rPr>
      </w:pPr>
      <w:del w:id="1793" w:author="Segall, Christopher (segallcr)" w:date="2025-10-13T21:07:00Z">
        <w:r w:rsidRPr="0085486B" w:rsidDel="008B5B1B">
          <w:delText>Browne</w:delText>
        </w:r>
        <w:r w:rsidR="00CB325E" w:rsidRPr="0085486B" w:rsidDel="008B5B1B">
          <w:delText>, Richmond. 1981.</w:delText>
        </w:r>
        <w:r w:rsidR="008E458A" w:rsidRPr="0085486B" w:rsidDel="008B5B1B">
          <w:delText xml:space="preserve"> “Tonal Implications of the Diatonic Set.” </w:delText>
        </w:r>
        <w:r w:rsidR="008E458A" w:rsidRPr="001319AF" w:rsidDel="008B5B1B">
          <w:rPr>
            <w:i/>
            <w:iCs/>
          </w:rPr>
          <w:delText>In Theory Only</w:delText>
        </w:r>
        <w:r w:rsidR="008E458A" w:rsidRPr="0085486B" w:rsidDel="008B5B1B">
          <w:delText xml:space="preserve"> 5 (6–7): 3</w:delText>
        </w:r>
        <w:r w:rsidR="001319AF" w:rsidDel="008B5B1B">
          <w:delText>–</w:delText>
        </w:r>
        <w:r w:rsidR="008E458A" w:rsidRPr="0085486B" w:rsidDel="008B5B1B">
          <w:delText xml:space="preserve">21. </w:delText>
        </w:r>
      </w:del>
    </w:p>
    <w:p w14:paraId="22309425" w14:textId="4DCC601E" w:rsidR="002678E0" w:rsidRPr="0085486B" w:rsidRDefault="002678E0" w:rsidP="009D5C96">
      <w:pPr>
        <w:ind w:left="720" w:hanging="720"/>
      </w:pPr>
      <w:r w:rsidRPr="0085486B">
        <w:t xml:space="preserve">Burstein, L. Poundie. 2020. </w:t>
      </w:r>
      <w:r w:rsidRPr="00C33157">
        <w:rPr>
          <w:i/>
          <w:iCs/>
        </w:rPr>
        <w:t xml:space="preserve">Journeys </w:t>
      </w:r>
      <w:r w:rsidR="00C33157" w:rsidRPr="00C33157">
        <w:rPr>
          <w:i/>
          <w:iCs/>
        </w:rPr>
        <w:t>T</w:t>
      </w:r>
      <w:r w:rsidRPr="00C33157">
        <w:rPr>
          <w:i/>
          <w:iCs/>
        </w:rPr>
        <w:t>hrough Galant Expositions.</w:t>
      </w:r>
      <w:r w:rsidRPr="0085486B">
        <w:t xml:space="preserve"> Oxford University Press.</w:t>
      </w:r>
    </w:p>
    <w:p w14:paraId="747357B3" w14:textId="3D4F7210" w:rsidR="00D476F0" w:rsidRPr="0085486B" w:rsidRDefault="000E4840" w:rsidP="009D5C96">
      <w:pPr>
        <w:ind w:left="720" w:hanging="720"/>
      </w:pPr>
      <w:r w:rsidRPr="0085486B">
        <w:t>Byros, Vasili.</w:t>
      </w:r>
      <w:r w:rsidR="00D476F0" w:rsidRPr="0085486B">
        <w:t xml:space="preserve"> 2012.</w:t>
      </w:r>
      <w:r w:rsidRPr="0085486B">
        <w:t xml:space="preserve"> </w:t>
      </w:r>
      <w:r w:rsidR="00D476F0" w:rsidRPr="0085486B">
        <w:t>“</w:t>
      </w:r>
      <w:bookmarkStart w:id="1794" w:name="_Hlk209204556"/>
      <w:r w:rsidR="00D476F0" w:rsidRPr="0085486B">
        <w:t>Meyer’s Anvil: Revisiting the Schema Concept</w:t>
      </w:r>
      <w:bookmarkEnd w:id="1794"/>
      <w:r w:rsidR="00D476F0" w:rsidRPr="0085486B">
        <w:t xml:space="preserve">.” </w:t>
      </w:r>
      <w:r w:rsidR="00D476F0" w:rsidRPr="00C33157">
        <w:rPr>
          <w:i/>
          <w:iCs/>
        </w:rPr>
        <w:t>Music Analysis</w:t>
      </w:r>
      <w:r w:rsidR="00D476F0" w:rsidRPr="0085486B">
        <w:t xml:space="preserve"> 31 (3): 273–346.</w:t>
      </w:r>
    </w:p>
    <w:p w14:paraId="6757381B" w14:textId="6E91511C" w:rsidR="00D94A86" w:rsidRPr="0085486B" w:rsidDel="008B5B1B" w:rsidRDefault="00515675" w:rsidP="009D5C96">
      <w:pPr>
        <w:ind w:left="720" w:hanging="720"/>
        <w:rPr>
          <w:del w:id="1795" w:author="Segall, Christopher (segallcr)" w:date="2025-10-13T21:07:00Z"/>
        </w:rPr>
      </w:pPr>
      <w:del w:id="1796" w:author="Segall, Christopher (segallcr)" w:date="2025-10-13T21:07:00Z">
        <w:r w:rsidRPr="0085486B" w:rsidDel="008B5B1B">
          <w:delText>Byros, Vasili</w:delText>
        </w:r>
        <w:r w:rsidR="00D476F0" w:rsidRPr="0085486B" w:rsidDel="008B5B1B">
          <w:delText xml:space="preserve">. </w:delText>
        </w:r>
        <w:r w:rsidR="000E4840" w:rsidRPr="0085486B" w:rsidDel="008B5B1B">
          <w:delText>2015.</w:delText>
        </w:r>
        <w:r w:rsidR="002A67AA" w:rsidRPr="0085486B" w:rsidDel="008B5B1B">
          <w:delText xml:space="preserve"> “‘Hauptruhepuncte des Geistes’: Punctuation Schemas and the Late-Eighteenth-Century Sonata.” In </w:delText>
        </w:r>
        <w:r w:rsidR="002A67AA" w:rsidRPr="00813A76" w:rsidDel="008B5B1B">
          <w:rPr>
            <w:i/>
            <w:iCs/>
          </w:rPr>
          <w:delText xml:space="preserve">What </w:delText>
        </w:r>
        <w:r w:rsidR="006D5F2A" w:rsidDel="008B5B1B">
          <w:rPr>
            <w:i/>
            <w:iCs/>
          </w:rPr>
          <w:delText>I</w:delText>
        </w:r>
        <w:r w:rsidR="002A67AA" w:rsidRPr="00813A76" w:rsidDel="008B5B1B">
          <w:rPr>
            <w:i/>
            <w:iCs/>
          </w:rPr>
          <w:delText>s a Cadence? Theoretical and Analytical Perspectives on Cadences in the Classical Repertoire</w:delText>
        </w:r>
        <w:r w:rsidR="006D5F2A" w:rsidDel="008B5B1B">
          <w:rPr>
            <w:i/>
            <w:iCs/>
          </w:rPr>
          <w:delText>,</w:delText>
        </w:r>
        <w:r w:rsidR="002A67AA" w:rsidRPr="0085486B" w:rsidDel="008B5B1B">
          <w:delText xml:space="preserve"> </w:delText>
        </w:r>
        <w:r w:rsidR="006D5F2A" w:rsidDel="008B5B1B">
          <w:delText>e</w:delText>
        </w:r>
        <w:r w:rsidR="002A67AA" w:rsidRPr="0085486B" w:rsidDel="008B5B1B">
          <w:delText>d</w:delText>
        </w:r>
        <w:r w:rsidDel="008B5B1B">
          <w:delText>ited by</w:delText>
        </w:r>
        <w:r w:rsidR="002A67AA" w:rsidRPr="0085486B" w:rsidDel="008B5B1B">
          <w:delText xml:space="preserve"> Pieter Ber</w:delText>
        </w:r>
        <w:r w:rsidR="003A681C" w:rsidRPr="0085486B" w:rsidDel="008B5B1B">
          <w:delText>gé</w:delText>
        </w:r>
        <w:r w:rsidR="002A67AA" w:rsidRPr="0085486B" w:rsidDel="008B5B1B">
          <w:delText xml:space="preserve"> and Markus Neuwirth</w:delText>
        </w:r>
        <w:r w:rsidDel="008B5B1B">
          <w:delText>,</w:delText>
        </w:r>
        <w:r w:rsidR="002A67AA" w:rsidRPr="0085486B" w:rsidDel="008B5B1B">
          <w:delText xml:space="preserve"> 215–5</w:delText>
        </w:r>
        <w:r w:rsidR="00C64C99" w:rsidDel="008B5B1B">
          <w:delText>1</w:delText>
        </w:r>
        <w:r w:rsidR="002A67AA" w:rsidRPr="0085486B" w:rsidDel="008B5B1B">
          <w:delText>. Leuven University Press</w:delText>
        </w:r>
        <w:r w:rsidR="00D94A86" w:rsidRPr="0085486B" w:rsidDel="008B5B1B">
          <w:delText>.</w:delText>
        </w:r>
      </w:del>
    </w:p>
    <w:p w14:paraId="715A68AE" w14:textId="3BFD4929" w:rsidR="00D94A86" w:rsidRDefault="00515675" w:rsidP="009D5C96">
      <w:pPr>
        <w:ind w:left="720" w:hanging="720"/>
      </w:pPr>
      <w:r w:rsidRPr="0085486B">
        <w:lastRenderedPageBreak/>
        <w:t>Byros, Vasili</w:t>
      </w:r>
      <w:r w:rsidR="00D94A86" w:rsidRPr="0085486B">
        <w:t xml:space="preserve">. 2022. “Of Elegant Tones and Fantastical Progressions: A Historical, Schema-Based, and Comprovisational Perspective on Diminished Seventh-Chord Modulation, c. 1720–1830. Or, an Exercise in </w:t>
      </w:r>
      <w:r w:rsidR="00D94A86" w:rsidRPr="00B2108E">
        <w:rPr>
          <w:i/>
          <w:iCs/>
        </w:rPr>
        <w:t>corporis studium</w:t>
      </w:r>
      <w:r w:rsidR="00D94A86" w:rsidRPr="0085486B">
        <w:t xml:space="preserve">.” </w:t>
      </w:r>
      <w:r w:rsidR="00D94A86" w:rsidRPr="00B2108E">
        <w:t xml:space="preserve">In </w:t>
      </w:r>
      <w:r w:rsidRPr="00B2108E">
        <w:rPr>
          <w:i/>
          <w:iCs/>
        </w:rPr>
        <w:t>The</w:t>
      </w:r>
      <w:r w:rsidR="00D94A86" w:rsidRPr="00B2108E">
        <w:rPr>
          <w:i/>
          <w:iCs/>
        </w:rPr>
        <w:t xml:space="preserve"> Oxford </w:t>
      </w:r>
      <w:r w:rsidR="00202A4A" w:rsidRPr="00B2108E">
        <w:rPr>
          <w:i/>
          <w:iCs/>
        </w:rPr>
        <w:t>H</w:t>
      </w:r>
      <w:r w:rsidR="00D94A86" w:rsidRPr="00B2108E">
        <w:rPr>
          <w:i/>
          <w:iCs/>
        </w:rPr>
        <w:t>andbook of Music and Corpus Studies</w:t>
      </w:r>
      <w:r w:rsidR="00B2108E">
        <w:t>,</w:t>
      </w:r>
      <w:r w:rsidR="00D94A86" w:rsidRPr="0085486B">
        <w:t xml:space="preserve"> </w:t>
      </w:r>
      <w:r w:rsidR="00B2108E">
        <w:t>e</w:t>
      </w:r>
      <w:r>
        <w:t xml:space="preserve">dited by </w:t>
      </w:r>
      <w:r w:rsidRPr="0085486B">
        <w:t>Daniel Shanahan, John Ashley Burgoyne, and Ian</w:t>
      </w:r>
      <w:r>
        <w:t xml:space="preserve"> </w:t>
      </w:r>
      <w:r w:rsidRPr="0085486B">
        <w:t>Quinn.</w:t>
      </w:r>
      <w:r>
        <w:t xml:space="preserve"> </w:t>
      </w:r>
      <w:r w:rsidR="00D94A86" w:rsidRPr="0085486B">
        <w:t>Oxford University Press.</w:t>
      </w:r>
      <w:r w:rsidR="000952D9">
        <w:t xml:space="preserve"> </w:t>
      </w:r>
      <w:hyperlink r:id="rId13" w:history="1">
        <w:r w:rsidR="000952D9" w:rsidRPr="004668DD">
          <w:rPr>
            <w:rStyle w:val="Hyperlink"/>
          </w:rPr>
          <w:t>https://doi.org/10.1093/oxfordhb/9780190945442.013.27</w:t>
        </w:r>
      </w:hyperlink>
    </w:p>
    <w:p w14:paraId="68685975" w14:textId="7703FC86" w:rsidR="00861F32" w:rsidRPr="0085486B" w:rsidDel="00F849E1" w:rsidRDefault="007C2D39" w:rsidP="009D5C96">
      <w:pPr>
        <w:ind w:left="720" w:hanging="720"/>
        <w:rPr>
          <w:del w:id="1797" w:author="Segall, Christopher (segallcr)" w:date="2025-10-13T21:08:00Z"/>
        </w:rPr>
      </w:pPr>
      <w:del w:id="1798" w:author="Segall, Christopher (segallcr)" w:date="2025-10-13T21:08:00Z">
        <w:r w:rsidRPr="0085486B" w:rsidDel="00F849E1">
          <w:delText xml:space="preserve">Caplin, William E. </w:delText>
        </w:r>
        <w:r w:rsidR="00861F32" w:rsidRPr="0085486B" w:rsidDel="00F849E1">
          <w:delText xml:space="preserve">1998. </w:delText>
        </w:r>
        <w:r w:rsidR="00861F32" w:rsidRPr="00BC3E78" w:rsidDel="00F849E1">
          <w:rPr>
            <w:i/>
            <w:iCs/>
          </w:rPr>
          <w:delText>Classical Form: A Theory of Formal Functions for the Instrumental Music of Haydn, Mozart, and Beethoven.</w:delText>
        </w:r>
        <w:r w:rsidR="00861F32" w:rsidRPr="0085486B" w:rsidDel="00F849E1">
          <w:delText xml:space="preserve"> Oxford University Press. </w:delText>
        </w:r>
      </w:del>
    </w:p>
    <w:p w14:paraId="62A2AAFD" w14:textId="5FB199BB" w:rsidR="00911541" w:rsidRPr="0085486B" w:rsidRDefault="00515675" w:rsidP="00077E33">
      <w:pPr>
        <w:ind w:left="720" w:hanging="720"/>
      </w:pPr>
      <w:r w:rsidRPr="0085486B">
        <w:t>Caplin, William E</w:t>
      </w:r>
      <w:r w:rsidR="00861F32" w:rsidRPr="0085486B">
        <w:t xml:space="preserve">. 2015. </w:t>
      </w:r>
      <w:r w:rsidR="00911541" w:rsidRPr="0085486B">
        <w:t xml:space="preserve">“Harmony and Cadence in Gjerdingen’s ‘Prinner.’” </w:t>
      </w:r>
      <w:r w:rsidRPr="0085486B">
        <w:t xml:space="preserve">In </w:t>
      </w:r>
      <w:r w:rsidRPr="00667955">
        <w:rPr>
          <w:i/>
          <w:iCs/>
        </w:rPr>
        <w:t xml:space="preserve">What </w:t>
      </w:r>
      <w:r w:rsidR="00667955" w:rsidRPr="00667955">
        <w:rPr>
          <w:i/>
          <w:iCs/>
        </w:rPr>
        <w:t>I</w:t>
      </w:r>
      <w:r w:rsidRPr="00667955">
        <w:rPr>
          <w:i/>
          <w:iCs/>
        </w:rPr>
        <w:t>s a Cadence? Theoretical and Analytical Perspectives on Cadences in the Classical Repertoire</w:t>
      </w:r>
      <w:r w:rsidR="00667955">
        <w:t>,</w:t>
      </w:r>
      <w:r w:rsidRPr="0085486B">
        <w:t xml:space="preserve"> </w:t>
      </w:r>
      <w:r w:rsidR="00667955">
        <w:t>e</w:t>
      </w:r>
      <w:r w:rsidRPr="0085486B">
        <w:t>d</w:t>
      </w:r>
      <w:r>
        <w:t>ited by</w:t>
      </w:r>
      <w:r w:rsidRPr="0085486B">
        <w:t xml:space="preserve"> Pieter Bergé and Markus Neuwirth</w:t>
      </w:r>
      <w:r>
        <w:t>,</w:t>
      </w:r>
      <w:r w:rsidRPr="0085486B">
        <w:t xml:space="preserve"> </w:t>
      </w:r>
      <w:r w:rsidR="00911541" w:rsidRPr="0085486B">
        <w:t>17–58. Leuven University Press.</w:t>
      </w:r>
    </w:p>
    <w:p w14:paraId="50723F78" w14:textId="0802416F" w:rsidR="00D4638B" w:rsidRPr="0085486B" w:rsidRDefault="00D4638B" w:rsidP="009D5C96">
      <w:pPr>
        <w:ind w:left="720" w:hanging="720"/>
      </w:pPr>
      <w:r w:rsidRPr="0085486B">
        <w:t xml:space="preserve">Ferris, David. 2000. “C. P. E. Bach and the Art of Strange Modulation.” </w:t>
      </w:r>
      <w:r w:rsidRPr="00D41B85">
        <w:rPr>
          <w:i/>
          <w:iCs/>
        </w:rPr>
        <w:t>Music Theory Spectrum</w:t>
      </w:r>
      <w:r w:rsidRPr="0085486B">
        <w:t xml:space="preserve"> 22 (1): 60–88. </w:t>
      </w:r>
    </w:p>
    <w:p w14:paraId="01101E57" w14:textId="42D18D08" w:rsidR="00A30A91" w:rsidRPr="0085486B" w:rsidRDefault="00A30A91" w:rsidP="009D5C96">
      <w:pPr>
        <w:ind w:left="720" w:hanging="720"/>
      </w:pPr>
      <w:r w:rsidRPr="0085486B">
        <w:t xml:space="preserve">Gjerdingen, Robert O. 2007. </w:t>
      </w:r>
      <w:r w:rsidRPr="00320756">
        <w:rPr>
          <w:i/>
          <w:iCs/>
        </w:rPr>
        <w:t>Music in the Galant Style.</w:t>
      </w:r>
      <w:r w:rsidRPr="0085486B">
        <w:t xml:space="preserve"> Oxford University Press.</w:t>
      </w:r>
    </w:p>
    <w:p w14:paraId="7ADB74CE" w14:textId="5603CE4B" w:rsidR="00D07731" w:rsidRPr="0085486B" w:rsidRDefault="00D07731" w:rsidP="009D5C96">
      <w:pPr>
        <w:ind w:left="720" w:hanging="720"/>
        <w:rPr>
          <w:rFonts w:cs="Arial"/>
          <w:color w:val="222222"/>
          <w:shd w:val="clear" w:color="auto" w:fill="FFFFFF"/>
        </w:rPr>
      </w:pPr>
      <w:r w:rsidRPr="0085486B">
        <w:rPr>
          <w:rFonts w:cs="Arial"/>
          <w:color w:val="222222"/>
          <w:shd w:val="clear" w:color="auto" w:fill="FFFFFF"/>
        </w:rPr>
        <w:t>Haimo, Ethan</w:t>
      </w:r>
      <w:r w:rsidR="00CA6B81">
        <w:rPr>
          <w:rFonts w:cs="Arial"/>
          <w:color w:val="222222"/>
          <w:shd w:val="clear" w:color="auto" w:fill="FFFFFF"/>
        </w:rPr>
        <w:t>.</w:t>
      </w:r>
      <w:r w:rsidRPr="0085486B">
        <w:rPr>
          <w:rFonts w:cs="Arial"/>
          <w:color w:val="222222"/>
          <w:shd w:val="clear" w:color="auto" w:fill="FFFFFF"/>
        </w:rPr>
        <w:t xml:space="preserve"> 1996. “Atonality, Analysis, and the Intentional Fallacy.” </w:t>
      </w:r>
      <w:r w:rsidRPr="00CA6B81">
        <w:rPr>
          <w:rFonts w:cs="Arial"/>
          <w:i/>
          <w:iCs/>
          <w:color w:val="222222"/>
          <w:shd w:val="clear" w:color="auto" w:fill="FFFFFF"/>
        </w:rPr>
        <w:t>Music Theory Spectrum</w:t>
      </w:r>
      <w:r w:rsidRPr="0085486B">
        <w:rPr>
          <w:rFonts w:cs="Arial"/>
          <w:color w:val="222222"/>
          <w:shd w:val="clear" w:color="auto" w:fill="FFFFFF"/>
        </w:rPr>
        <w:t> 18 (2): 167–199.</w:t>
      </w:r>
    </w:p>
    <w:p w14:paraId="67F469B6" w14:textId="14793395" w:rsidR="006220B3" w:rsidRPr="0085486B" w:rsidRDefault="006220B3" w:rsidP="009D5C96">
      <w:pPr>
        <w:ind w:left="720" w:hanging="720"/>
        <w:rPr>
          <w:rFonts w:cs="Arial"/>
          <w:color w:val="222222"/>
          <w:shd w:val="clear" w:color="auto" w:fill="FFFFFF"/>
        </w:rPr>
      </w:pPr>
      <w:r w:rsidRPr="0085486B">
        <w:rPr>
          <w:rFonts w:cs="Arial"/>
          <w:color w:val="222222"/>
          <w:shd w:val="clear" w:color="auto" w:fill="FFFFFF"/>
        </w:rPr>
        <w:t>Hamilton, Kenneth. 200</w:t>
      </w:r>
      <w:r w:rsidR="00D55EDF" w:rsidRPr="0085486B">
        <w:rPr>
          <w:rFonts w:cs="Arial"/>
          <w:color w:val="222222"/>
          <w:shd w:val="clear" w:color="auto" w:fill="FFFFFF"/>
        </w:rPr>
        <w:t>8</w:t>
      </w:r>
      <w:r w:rsidRPr="0085486B">
        <w:rPr>
          <w:rFonts w:cs="Arial"/>
          <w:color w:val="222222"/>
          <w:shd w:val="clear" w:color="auto" w:fill="FFFFFF"/>
        </w:rPr>
        <w:t xml:space="preserve">. </w:t>
      </w:r>
      <w:r w:rsidRPr="00FC6626">
        <w:rPr>
          <w:rFonts w:cs="Arial"/>
          <w:i/>
          <w:iCs/>
          <w:color w:val="222222"/>
          <w:shd w:val="clear" w:color="auto" w:fill="FFFFFF"/>
        </w:rPr>
        <w:t>After the Golden Age: Romantic Pianism and Modern Performance.</w:t>
      </w:r>
      <w:r w:rsidRPr="0085486B">
        <w:rPr>
          <w:rFonts w:cs="Arial"/>
          <w:color w:val="222222"/>
          <w:shd w:val="clear" w:color="auto" w:fill="FFFFFF"/>
        </w:rPr>
        <w:t xml:space="preserve"> Oxford University Press.</w:t>
      </w:r>
    </w:p>
    <w:p w14:paraId="65168396" w14:textId="6AE7AD19" w:rsidR="008C76E5" w:rsidRPr="0085486B" w:rsidRDefault="00F927AB" w:rsidP="009D5C96">
      <w:pPr>
        <w:ind w:left="720" w:hanging="720"/>
      </w:pPr>
      <w:r w:rsidRPr="0085486B">
        <w:t xml:space="preserve">Hepokoski, James, and Warren Darcy. 2006. </w:t>
      </w:r>
      <w:r w:rsidRPr="00C30C23">
        <w:rPr>
          <w:i/>
          <w:iCs/>
        </w:rPr>
        <w:t>Elements of Sonata Theory: Norms, Types, and Deformations in the Late-Eighteenth-Century Sonata.</w:t>
      </w:r>
      <w:r w:rsidRPr="0085486B">
        <w:t xml:space="preserve"> Oxford University Press.</w:t>
      </w:r>
    </w:p>
    <w:p w14:paraId="75D6D14B" w14:textId="43B5B779" w:rsidR="00F17FFE" w:rsidRPr="0085486B" w:rsidRDefault="00F17FFE" w:rsidP="009D5C96">
      <w:pPr>
        <w:ind w:left="720" w:hanging="720"/>
      </w:pPr>
      <w:r w:rsidRPr="0085486B">
        <w:t xml:space="preserve">Kirnberger, Johann Philipp. 1982. </w:t>
      </w:r>
      <w:r w:rsidRPr="003A291D">
        <w:rPr>
          <w:i/>
          <w:iCs/>
        </w:rPr>
        <w:t>The Art of Strict Musical Composition</w:t>
      </w:r>
      <w:r w:rsidR="003A291D">
        <w:t>.</w:t>
      </w:r>
      <w:r w:rsidRPr="0085486B">
        <w:t xml:space="preserve"> Trans</w:t>
      </w:r>
      <w:r w:rsidR="00D722D2">
        <w:t>lated by</w:t>
      </w:r>
      <w:r w:rsidRPr="0085486B">
        <w:t xml:space="preserve"> David Beach and Jürgen Thym. Yale University Press.</w:t>
      </w:r>
    </w:p>
    <w:p w14:paraId="5C22AB29" w14:textId="79D4D61F" w:rsidR="000F717D" w:rsidRPr="0085486B" w:rsidRDefault="00D9148E" w:rsidP="009D5C96">
      <w:pPr>
        <w:ind w:left="720" w:hanging="720"/>
      </w:pPr>
      <w:r w:rsidRPr="0085486B">
        <w:lastRenderedPageBreak/>
        <w:t xml:space="preserve">Kirnberger, Johann Philipp, and Johann Abraham Peter Schulz. 1774. “Rhythmus.” In </w:t>
      </w:r>
      <w:r w:rsidR="00950F38" w:rsidRPr="00AD2D3C">
        <w:rPr>
          <w:i/>
          <w:iCs/>
        </w:rPr>
        <w:t>Allgemeine Theorie der schönen Künste</w:t>
      </w:r>
      <w:r w:rsidR="00950F38" w:rsidRPr="0085486B">
        <w:t xml:space="preserve">, </w:t>
      </w:r>
      <w:r w:rsidR="00AD2D3C">
        <w:t>by Johann Georg Sulzer,</w:t>
      </w:r>
      <w:r w:rsidR="00950F38" w:rsidRPr="0085486B">
        <w:t xml:space="preserve"> </w:t>
      </w:r>
      <w:r w:rsidR="00FA2965">
        <w:t>2:</w:t>
      </w:r>
      <w:r w:rsidR="00E0689D" w:rsidRPr="0085486B">
        <w:t>97</w:t>
      </w:r>
      <w:r w:rsidR="00A26342" w:rsidRPr="0085486B">
        <w:t xml:space="preserve">5–985. </w:t>
      </w:r>
      <w:r w:rsidR="00532599">
        <w:t>Leipzig</w:t>
      </w:r>
      <w:r w:rsidR="00FA2965">
        <w:t>.</w:t>
      </w:r>
      <w:r w:rsidR="00FA2965" w:rsidRPr="0085486B">
        <w:t xml:space="preserve"> </w:t>
      </w:r>
    </w:p>
    <w:p w14:paraId="41262713" w14:textId="0100EC11" w:rsidR="002A29D8" w:rsidRPr="0085486B" w:rsidRDefault="002A29D8" w:rsidP="009D5C96">
      <w:pPr>
        <w:ind w:left="720" w:hanging="720"/>
      </w:pPr>
      <w:r w:rsidRPr="0085486B">
        <w:t xml:space="preserve">Kirnberger, Johann Philipp, and Johann Abraham Peter Schulz. </w:t>
      </w:r>
      <w:r w:rsidR="001F1163">
        <w:t>[</w:t>
      </w:r>
      <w:r w:rsidR="00AF7EA6" w:rsidRPr="0085486B">
        <w:t>1794</w:t>
      </w:r>
      <w:r w:rsidR="001F1163">
        <w:t>] 1967</w:t>
      </w:r>
      <w:r w:rsidR="00AF7EA6" w:rsidRPr="0085486B">
        <w:t xml:space="preserve">. “Rhythmus.” In </w:t>
      </w:r>
      <w:r w:rsidR="00AF7EA6" w:rsidRPr="00501161">
        <w:rPr>
          <w:i/>
          <w:iCs/>
        </w:rPr>
        <w:t>Allgemeine Theorie der schönen Künste</w:t>
      </w:r>
      <w:r w:rsidR="00367272" w:rsidRPr="0085486B">
        <w:t>, 4</w:t>
      </w:r>
      <w:r w:rsidR="00367272" w:rsidRPr="001F1163">
        <w:t>th</w:t>
      </w:r>
      <w:r w:rsidR="006A5D58" w:rsidRPr="0085486B">
        <w:t xml:space="preserve"> ed.,</w:t>
      </w:r>
      <w:r w:rsidR="001F1163">
        <w:t xml:space="preserve"> by Johann Georg Sulzer,</w:t>
      </w:r>
      <w:r w:rsidR="006A5D58" w:rsidRPr="0085486B">
        <w:t xml:space="preserve"> 4:90–105.</w:t>
      </w:r>
      <w:r w:rsidR="005D2C51">
        <w:t xml:space="preserve"> </w:t>
      </w:r>
      <w:r w:rsidR="006A5D58" w:rsidRPr="0085486B">
        <w:t>Olms.</w:t>
      </w:r>
    </w:p>
    <w:p w14:paraId="6BC8C4A6" w14:textId="6BDA8A85" w:rsidR="00BD0E94" w:rsidRDefault="002743CD" w:rsidP="009D5C96">
      <w:pPr>
        <w:ind w:left="720" w:hanging="720"/>
      </w:pPr>
      <w:r>
        <w:t>K</w:t>
      </w:r>
      <w:r w:rsidR="00BD0E94" w:rsidRPr="0085486B">
        <w:t>lorma</w:t>
      </w:r>
      <w:r>
        <w:t>n</w:t>
      </w:r>
      <w:r w:rsidR="00BD0E94" w:rsidRPr="0085486B">
        <w:t xml:space="preserve">, Edward. 2016. </w:t>
      </w:r>
      <w:r w:rsidR="00BD0E94" w:rsidRPr="00071785">
        <w:rPr>
          <w:i/>
          <w:iCs/>
        </w:rPr>
        <w:t>Mozart’s Music of Friends: Social Interplay in the Chamber Works.</w:t>
      </w:r>
      <w:r w:rsidR="00BD0E94" w:rsidRPr="0085486B">
        <w:t xml:space="preserve"> Cambridge University Press.</w:t>
      </w:r>
    </w:p>
    <w:p w14:paraId="5AE9FCD0" w14:textId="062927F2" w:rsidR="003A368D" w:rsidRPr="0085486B" w:rsidRDefault="00B10FCF" w:rsidP="009D5C96">
      <w:pPr>
        <w:ind w:left="720" w:hanging="720"/>
      </w:pPr>
      <w:r>
        <w:t xml:space="preserve">Koch, Heinrich Christoph. 1782–93. </w:t>
      </w:r>
      <w:r w:rsidRPr="00A95DAD">
        <w:rPr>
          <w:i/>
          <w:iCs/>
        </w:rPr>
        <w:t>Versuch einer Anleitung zur Composition.</w:t>
      </w:r>
      <w:r>
        <w:t xml:space="preserve"> </w:t>
      </w:r>
      <w:r w:rsidR="00985CEF">
        <w:t xml:space="preserve">3 vols. </w:t>
      </w:r>
      <w:r>
        <w:t>Leipzig</w:t>
      </w:r>
      <w:r w:rsidR="00A95DAD">
        <w:t>.</w:t>
      </w:r>
    </w:p>
    <w:p w14:paraId="495F430D" w14:textId="2E8FDC60" w:rsidR="00A30A91" w:rsidRPr="0085486B" w:rsidRDefault="00A30A91" w:rsidP="009D5C96">
      <w:pPr>
        <w:ind w:left="720" w:hanging="720"/>
      </w:pPr>
      <w:r w:rsidRPr="0085486B">
        <w:t xml:space="preserve">Krebs, Harald. </w:t>
      </w:r>
      <w:r w:rsidR="00907001" w:rsidRPr="0085486B">
        <w:t xml:space="preserve">1999. </w:t>
      </w:r>
      <w:r w:rsidR="00907001" w:rsidRPr="004A578E">
        <w:rPr>
          <w:i/>
          <w:iCs/>
        </w:rPr>
        <w:t>Fa</w:t>
      </w:r>
      <w:r w:rsidR="005E731E" w:rsidRPr="004A578E">
        <w:rPr>
          <w:i/>
          <w:iCs/>
        </w:rPr>
        <w:t>n</w:t>
      </w:r>
      <w:r w:rsidR="00907001" w:rsidRPr="004A578E">
        <w:rPr>
          <w:i/>
          <w:iCs/>
        </w:rPr>
        <w:t>tasy Pieces: Metrical Dissonance in the Music of Robert Schumann.</w:t>
      </w:r>
      <w:r w:rsidR="00907001" w:rsidRPr="0085486B">
        <w:t xml:space="preserve"> Oxford University Press.</w:t>
      </w:r>
    </w:p>
    <w:p w14:paraId="111D8A23" w14:textId="092C0AA9" w:rsidR="00907001" w:rsidRPr="0085486B" w:rsidRDefault="00907001" w:rsidP="00CD4654">
      <w:pPr>
        <w:ind w:left="720" w:hanging="720"/>
      </w:pPr>
      <w:r w:rsidRPr="0085486B">
        <w:t xml:space="preserve">Lerdahl, Fred, and Ray Jackendoff. 1983. </w:t>
      </w:r>
      <w:r w:rsidRPr="00CD4654">
        <w:rPr>
          <w:i/>
          <w:iCs/>
        </w:rPr>
        <w:t>A Generative Theory of Tonal Music.</w:t>
      </w:r>
      <w:r w:rsidRPr="0085486B">
        <w:t xml:space="preserve"> MIT Press.</w:t>
      </w:r>
    </w:p>
    <w:p w14:paraId="4D1FFC93" w14:textId="20D92441" w:rsidR="0098050C" w:rsidRDefault="0098050C" w:rsidP="009D5C96">
      <w:pPr>
        <w:ind w:left="720" w:hanging="720"/>
      </w:pPr>
      <w:r w:rsidRPr="0085486B">
        <w:t xml:space="preserve">London, Justin. 2012. </w:t>
      </w:r>
      <w:r w:rsidR="00141991" w:rsidRPr="00CD4654">
        <w:rPr>
          <w:i/>
          <w:iCs/>
        </w:rPr>
        <w:t>Hearing in Time: Psychological Aspects of Musical Meter</w:t>
      </w:r>
      <w:r w:rsidR="00CD4654">
        <w:rPr>
          <w:i/>
          <w:iCs/>
        </w:rPr>
        <w:t>.</w:t>
      </w:r>
      <w:r w:rsidR="00141991" w:rsidRPr="0085486B">
        <w:t xml:space="preserve"> 2</w:t>
      </w:r>
      <w:r w:rsidR="00141991" w:rsidRPr="00CD4654">
        <w:t>nd</w:t>
      </w:r>
      <w:r w:rsidR="00141991" w:rsidRPr="0085486B">
        <w:t xml:space="preserve"> ed. </w:t>
      </w:r>
      <w:r w:rsidR="00780FD6" w:rsidRPr="0085486B">
        <w:t>Oxford University Press.</w:t>
      </w:r>
    </w:p>
    <w:p w14:paraId="2A32566C" w14:textId="1098B7DA" w:rsidR="00657DE4" w:rsidRPr="00657DE4" w:rsidRDefault="00657DE4" w:rsidP="009D5C96">
      <w:pPr>
        <w:ind w:left="720" w:hanging="720"/>
      </w:pPr>
      <w:r>
        <w:t>Long, Rebecca. 2024. “</w:t>
      </w:r>
      <w:r w:rsidRPr="00657DE4">
        <w:t xml:space="preserve">Mid-Exposition Modal Contrast and Francesco Galeazzi’s </w:t>
      </w:r>
      <w:r>
        <w:t>‘</w:t>
      </w:r>
      <w:r w:rsidRPr="00657DE4">
        <w:t>Characteristic</w:t>
      </w:r>
      <w:r w:rsidR="00A35BAB">
        <w:t xml:space="preserve"> </w:t>
      </w:r>
      <w:r w:rsidRPr="00657DE4">
        <w:t>Passag</w:t>
      </w:r>
      <w:r>
        <w:t xml:space="preserve">e.’” </w:t>
      </w:r>
      <w:r w:rsidRPr="0016703A">
        <w:rPr>
          <w:i/>
          <w:iCs/>
        </w:rPr>
        <w:t>Music Theory Online</w:t>
      </w:r>
      <w:r>
        <w:t xml:space="preserve"> 30 (3).</w:t>
      </w:r>
    </w:p>
    <w:p w14:paraId="39645C79" w14:textId="70067919" w:rsidR="00A67FF6" w:rsidRPr="0085486B" w:rsidRDefault="00A67FF6" w:rsidP="009D5C96">
      <w:pPr>
        <w:ind w:left="720" w:hanging="720"/>
      </w:pPr>
      <w:r w:rsidRPr="0085486B">
        <w:t>Meyer, Leonard B. 1989.</w:t>
      </w:r>
      <w:r w:rsidR="007949AB" w:rsidRPr="0085486B">
        <w:t xml:space="preserve"> </w:t>
      </w:r>
      <w:r w:rsidR="004E5C4C">
        <w:rPr>
          <w:i/>
          <w:iCs/>
        </w:rPr>
        <w:t>Style and</w:t>
      </w:r>
      <w:r w:rsidR="007949AB" w:rsidRPr="004E5C4C">
        <w:rPr>
          <w:i/>
          <w:iCs/>
        </w:rPr>
        <w:t xml:space="preserve"> Music: </w:t>
      </w:r>
      <w:r w:rsidR="008F5E43">
        <w:rPr>
          <w:i/>
          <w:iCs/>
        </w:rPr>
        <w:t>Theory</w:t>
      </w:r>
      <w:r w:rsidR="007949AB" w:rsidRPr="004E5C4C">
        <w:rPr>
          <w:i/>
          <w:iCs/>
        </w:rPr>
        <w:t xml:space="preserve">, </w:t>
      </w:r>
      <w:r w:rsidR="008F5E43">
        <w:rPr>
          <w:i/>
          <w:iCs/>
        </w:rPr>
        <w:t>History</w:t>
      </w:r>
      <w:r w:rsidR="007949AB" w:rsidRPr="004E5C4C">
        <w:rPr>
          <w:i/>
          <w:iCs/>
        </w:rPr>
        <w:t>, and Ideology.</w:t>
      </w:r>
      <w:r w:rsidR="007949AB" w:rsidRPr="0085486B">
        <w:t xml:space="preserve"> University of Pennsylvania Press.</w:t>
      </w:r>
    </w:p>
    <w:p w14:paraId="6EAF4BE8" w14:textId="4360A97F" w:rsidR="00A67FF6" w:rsidRPr="0085486B" w:rsidRDefault="00532599" w:rsidP="009D5C96">
      <w:pPr>
        <w:ind w:left="720" w:hanging="720"/>
      </w:pPr>
      <w:r w:rsidRPr="0085486B">
        <w:t>Meyer, Leonard B</w:t>
      </w:r>
      <w:r w:rsidR="00A67FF6" w:rsidRPr="0085486B">
        <w:t>. 1998.</w:t>
      </w:r>
      <w:r w:rsidR="007949AB" w:rsidRPr="0085486B">
        <w:t xml:space="preserve"> “A Universe of Universals.” </w:t>
      </w:r>
      <w:r w:rsidR="002355E3" w:rsidRPr="006A012B">
        <w:rPr>
          <w:i/>
          <w:iCs/>
        </w:rPr>
        <w:t>Journal of Musicology</w:t>
      </w:r>
      <w:r w:rsidR="002355E3" w:rsidRPr="0085486B">
        <w:t xml:space="preserve"> 16 (1): 3–25. </w:t>
      </w:r>
    </w:p>
    <w:p w14:paraId="26458ED0" w14:textId="460A6C42" w:rsidR="006220B3" w:rsidRPr="0085486B" w:rsidRDefault="004D2D58" w:rsidP="009D5C96">
      <w:pPr>
        <w:ind w:left="720" w:hanging="720"/>
      </w:pPr>
      <w:r w:rsidRPr="0085486B">
        <w:t xml:space="preserve">Mirka, Danuta. 2009. </w:t>
      </w:r>
      <w:r w:rsidR="00D7420D" w:rsidRPr="00D52462">
        <w:rPr>
          <w:i/>
          <w:iCs/>
        </w:rPr>
        <w:t>Metric Manipulations in Haydn and Mozart: Chamber Music for Strings, 1787–1791.</w:t>
      </w:r>
      <w:r w:rsidR="00D7420D" w:rsidRPr="0085486B">
        <w:t xml:space="preserve"> Oxford University Press.</w:t>
      </w:r>
    </w:p>
    <w:p w14:paraId="53A3032B" w14:textId="3C468C12" w:rsidR="006220B3" w:rsidRPr="0085486B" w:rsidRDefault="006220B3" w:rsidP="009D5C96">
      <w:pPr>
        <w:ind w:left="720" w:hanging="720"/>
      </w:pPr>
      <w:r w:rsidRPr="0085486B">
        <w:t xml:space="preserve">Schmalfeldt. Janet. 2011. </w:t>
      </w:r>
      <w:r w:rsidRPr="00D52462">
        <w:rPr>
          <w:i/>
          <w:iCs/>
        </w:rPr>
        <w:t>In the Process of Becoming: Analytic and Philosophical Perspectives on Form in Early Nineteenth-Century Music.</w:t>
      </w:r>
      <w:r w:rsidRPr="0085486B">
        <w:t xml:space="preserve"> Oxford University Press.</w:t>
      </w:r>
    </w:p>
    <w:p w14:paraId="0287FE4A" w14:textId="5A805B4B" w:rsidR="00D90ECC" w:rsidRPr="0085486B" w:rsidRDefault="00D90ECC" w:rsidP="009D5C96">
      <w:pPr>
        <w:ind w:left="720" w:hanging="720"/>
      </w:pPr>
      <w:r w:rsidRPr="0085486B">
        <w:t>Temperley, David.</w:t>
      </w:r>
      <w:r w:rsidR="00C0103F" w:rsidRPr="0085486B">
        <w:t xml:space="preserve"> 2008. “Hypermetrical Transitions.” </w:t>
      </w:r>
      <w:r w:rsidR="00C0103F" w:rsidRPr="00D16C96">
        <w:rPr>
          <w:i/>
          <w:iCs/>
        </w:rPr>
        <w:t>Music Theory Spectrum</w:t>
      </w:r>
      <w:r w:rsidR="00C0103F" w:rsidRPr="0085486B">
        <w:t xml:space="preserve"> 30 (2): 305–25. </w:t>
      </w:r>
    </w:p>
    <w:p w14:paraId="0B817E23" w14:textId="1B95C617" w:rsidR="00DE65B8" w:rsidRDefault="00DE65B8" w:rsidP="009D5C96">
      <w:pPr>
        <w:ind w:left="720" w:hanging="720"/>
      </w:pPr>
      <w:r>
        <w:lastRenderedPageBreak/>
        <w:t xml:space="preserve">Wollenberg, Susan. 2007. “‘Es lebe die Ordnung und Betriebsamkeit! Was hilft das beste Herz ohne </w:t>
      </w:r>
      <w:r w:rsidR="00ED4820">
        <w:t>J</w:t>
      </w:r>
      <w:r>
        <w:t>ene!’</w:t>
      </w:r>
      <w:r w:rsidR="00606CB1">
        <w:t>:</w:t>
      </w:r>
      <w:r>
        <w:t xml:space="preserve"> A New Look at Fantasia Elements</w:t>
      </w:r>
      <w:r w:rsidR="00606CB1">
        <w:t xml:space="preserve"> </w:t>
      </w:r>
      <w:r>
        <w:t xml:space="preserve">in the Keyboard Sonatas of C. P. E. Bach.” </w:t>
      </w:r>
      <w:r w:rsidRPr="00606CB1">
        <w:rPr>
          <w:i/>
          <w:iCs/>
        </w:rPr>
        <w:t>Eighteenth-Century Music</w:t>
      </w:r>
      <w:r>
        <w:t xml:space="preserve"> 4 (1): 119–28.</w:t>
      </w:r>
    </w:p>
    <w:p w14:paraId="17373600" w14:textId="4897F1C8" w:rsidR="009A33E2" w:rsidRPr="0085486B" w:rsidRDefault="008C76E5" w:rsidP="00912C75">
      <w:pPr>
        <w:ind w:left="720" w:hanging="720"/>
      </w:pPr>
      <w:r w:rsidRPr="0085486B">
        <w:t xml:space="preserve">Yust, Jason. </w:t>
      </w:r>
      <w:r w:rsidR="004D2D58" w:rsidRPr="0085486B">
        <w:t xml:space="preserve">2018. </w:t>
      </w:r>
      <w:r w:rsidR="004D2D58" w:rsidRPr="0045590B">
        <w:rPr>
          <w:i/>
          <w:iCs/>
        </w:rPr>
        <w:t>Organized Time: Rhythm, Tonality, and Form.</w:t>
      </w:r>
      <w:r w:rsidR="004D2D58" w:rsidRPr="0085486B">
        <w:t xml:space="preserve"> Oxford University Press.</w:t>
      </w:r>
    </w:p>
    <w:sectPr w:rsidR="009A33E2" w:rsidRPr="0085486B">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4" w:author="Kyle Hutchinson" w:date="2025-08-21T12:09:00Z" w:initials="KH">
    <w:p w14:paraId="4B81C3ED" w14:textId="77777777" w:rsidR="00C168B0" w:rsidRDefault="00C168B0" w:rsidP="00C168B0">
      <w:pPr>
        <w:pStyle w:val="CommentText"/>
      </w:pPr>
      <w:r>
        <w:rPr>
          <w:rStyle w:val="CommentReference"/>
        </w:rPr>
        <w:annotationRef/>
      </w:r>
      <w:r>
        <w:t>This footnote would be more effective if placed closer to the part of the text actually discussing these things - can it be moved there?</w:t>
      </w:r>
    </w:p>
  </w:comment>
  <w:comment w:id="90" w:author="Kyle Hutchinson" w:date="2025-08-21T16:42:00Z" w:initials="KH">
    <w:p w14:paraId="6B606957" w14:textId="77777777" w:rsidR="00507F50" w:rsidRDefault="00507F50" w:rsidP="00507F50">
      <w:pPr>
        <w:pStyle w:val="CommentText"/>
      </w:pPr>
      <w:r>
        <w:rPr>
          <w:rStyle w:val="CommentReference"/>
        </w:rPr>
        <w:annotationRef/>
      </w:r>
      <w:r>
        <w:t>While this is true, I don’t think this is entirely necessary to state here as it doesn’t really add anything to the argument; if you want to keep it I’d move it to a footnote and maybe expand on it a little more (though my preference would be to delete it). If you do delete, consider combining this paragraph with the next</w:t>
      </w:r>
    </w:p>
  </w:comment>
  <w:comment w:id="92" w:author="Kyle Hutchinson" w:date="2025-08-21T16:40:00Z" w:initials="KH">
    <w:p w14:paraId="6CB6243E" w14:textId="77777777" w:rsidR="00507F50" w:rsidRDefault="00507F50" w:rsidP="00507F50">
      <w:pPr>
        <w:pStyle w:val="CommentText"/>
      </w:pPr>
      <w:r>
        <w:rPr>
          <w:rStyle w:val="CommentReference"/>
        </w:rPr>
        <w:annotationRef/>
      </w:r>
      <w:r>
        <w:t>You’ve said this already in the introductory paragraph, no need to repeat it.</w:t>
      </w:r>
    </w:p>
  </w:comment>
  <w:comment w:id="113" w:author="Segall, Christopher (segallcr)" w:date="2025-09-24T20:36:00Z" w:initials="SC(">
    <w:p w14:paraId="0DA634AC" w14:textId="772EA216" w:rsidR="00D57948" w:rsidRDefault="00D57948">
      <w:pPr>
        <w:pStyle w:val="CommentText"/>
      </w:pPr>
      <w:r>
        <w:rPr>
          <w:rStyle w:val="CommentReference"/>
        </w:rPr>
        <w:annotationRef/>
      </w:r>
      <w:r>
        <w:t>From Kyle</w:t>
      </w:r>
      <w:r w:rsidR="009F6AB8">
        <w:t xml:space="preserve"> (not Chris)</w:t>
      </w:r>
      <w:r>
        <w:t xml:space="preserve">: </w:t>
      </w:r>
      <w:r>
        <w:rPr>
          <w:rStyle w:val="CommentReference"/>
        </w:rPr>
        <w:annotationRef/>
      </w:r>
      <w:r>
        <w:t>I’m looking at the score, and I think saying that this is “in” A minor is too strong. I note what you say below about o7 chords in this style, but I still think saying the music goes into A on account of a diminished seventh and a non-functioning six-four sonority is a bit of a stretch.</w:t>
      </w:r>
    </w:p>
  </w:comment>
  <w:comment w:id="264" w:author="Segall, Christopher (segallcr)" w:date="2025-09-24T20:57:00Z" w:initials="SC(">
    <w:p w14:paraId="55532174" w14:textId="7B99DA80" w:rsidR="00E17319" w:rsidRDefault="00E17319">
      <w:pPr>
        <w:pStyle w:val="CommentText"/>
      </w:pPr>
      <w:r>
        <w:rPr>
          <w:rStyle w:val="CommentReference"/>
        </w:rPr>
        <w:annotationRef/>
      </w:r>
      <w:r>
        <w:t>This paragraph restates the points from the previous paragraph.</w:t>
      </w:r>
      <w:r w:rsidR="00727405">
        <w:t xml:space="preserve"> I think it can be deleted</w:t>
      </w:r>
      <w:r w:rsidR="00416015">
        <w:t>, or else the two paragraphs can be combined with your preferred choice of wording.</w:t>
      </w:r>
    </w:p>
  </w:comment>
  <w:comment w:id="277" w:author="Kyle Hutchinson" w:date="2025-08-22T08:48:00Z" w:initials="KH">
    <w:p w14:paraId="135EAE2A" w14:textId="5EB88FA5" w:rsidR="00291C78" w:rsidRDefault="00291C78" w:rsidP="00291C78">
      <w:pPr>
        <w:pStyle w:val="CommentText"/>
      </w:pPr>
      <w:r>
        <w:rPr>
          <w:rStyle w:val="CommentReference"/>
        </w:rPr>
        <w:annotationRef/>
      </w:r>
      <w:r>
        <w:t>You already said this in the intro, no need to repeat</w:t>
      </w:r>
      <w:r w:rsidR="00264424">
        <w:t>.</w:t>
      </w:r>
    </w:p>
  </w:comment>
  <w:comment w:id="283" w:author="Kyle Hutchinson" w:date="2025-08-22T08:50:00Z" w:initials="KH">
    <w:p w14:paraId="596B9E69" w14:textId="77777777" w:rsidR="00B1239B" w:rsidRDefault="00225AF8" w:rsidP="00B1239B">
      <w:pPr>
        <w:pStyle w:val="CommentText"/>
      </w:pPr>
      <w:r>
        <w:rPr>
          <w:rStyle w:val="CommentReference"/>
        </w:rPr>
        <w:annotationRef/>
      </w:r>
      <w:r w:rsidR="00B1239B">
        <w:t>If you’re not going to discuss this in more detail, then this paragraph doesn’t need to be here. It can either be moved to the later point where you discuss Kirnberger in more detail, or it can be moved to a footnote (with the final two sentences removed). I think I prefer the latter option.</w:t>
      </w:r>
    </w:p>
  </w:comment>
  <w:comment w:id="330" w:author="Kyle Hutchinson" w:date="2025-08-22T11:58:00Z" w:initials="KH">
    <w:p w14:paraId="595ABD05" w14:textId="4510C3EF" w:rsidR="00212F6F" w:rsidRDefault="00212F6F" w:rsidP="00212F6F">
      <w:pPr>
        <w:pStyle w:val="CommentText"/>
      </w:pPr>
      <w:r>
        <w:rPr>
          <w:rStyle w:val="CommentReference"/>
        </w:rPr>
        <w:annotationRef/>
      </w:r>
      <w:r>
        <w:t xml:space="preserve">Having read through this section, unfortunately I think it all needs to be removed; it really complicates the readability of the paper that you start by discussing metrical issues (as you intoned in the intro) and then </w:t>
      </w:r>
      <w:r w:rsidR="00E7050E">
        <w:t>proceed to a</w:t>
      </w:r>
      <w:r>
        <w:t xml:space="preserve"> section speculating on whether Bach is commenting on Kirnberger. If you really want to make this point, it could perhaps migrate to the conclusion, but here it just serves to muddle the flow and point of your paper. I’ve rearranged some of the text regarding meter into a couple of beginning paragraphs: please consider deleting anything highlighted in yellow, moving the text highlighted in purple elsewhere, and then continuing on with what was part (b) of this section</w:t>
      </w:r>
      <w:r w:rsidR="00845F1F">
        <w:t>.</w:t>
      </w:r>
    </w:p>
  </w:comment>
  <w:comment w:id="331" w:author="Segall, Christopher (segallcr)" w:date="2025-10-13T21:05:00Z" w:initials="SC(">
    <w:p w14:paraId="71ADC6B1" w14:textId="44DE0ADE" w:rsidR="00CD50B2" w:rsidRDefault="00CD50B2">
      <w:pPr>
        <w:pStyle w:val="CommentText"/>
      </w:pPr>
      <w:r>
        <w:rPr>
          <w:rStyle w:val="CommentReference"/>
        </w:rPr>
        <w:annotationRef/>
      </w:r>
      <w:r>
        <w:t xml:space="preserve">I took care of the purple text. </w:t>
      </w:r>
      <w:r w:rsidR="003F3BE6">
        <w:t>The passage in yellow, I agree, can be cut.</w:t>
      </w:r>
    </w:p>
  </w:comment>
  <w:comment w:id="360" w:author="Kyle Hutchinson" w:date="2025-08-22T09:32:00Z" w:initials="KH">
    <w:p w14:paraId="75464F52" w14:textId="01886020" w:rsidR="00742FAD" w:rsidRDefault="00742FAD" w:rsidP="00742FAD">
      <w:pPr>
        <w:pStyle w:val="CommentText"/>
      </w:pPr>
      <w:r>
        <w:rPr>
          <w:rStyle w:val="CommentReference"/>
        </w:rPr>
        <w:annotationRef/>
      </w:r>
      <w:r>
        <w:t>I moved th</w:t>
      </w:r>
      <w:r w:rsidR="008E6274">
        <w:t>e</w:t>
      </w:r>
      <w:r>
        <w:t xml:space="preserve"> historical digression to a footnote because it interrupts the analytic flow of the section</w:t>
      </w:r>
      <w:r w:rsidR="00F02786">
        <w:t>.</w:t>
      </w:r>
    </w:p>
  </w:comment>
  <w:comment w:id="415" w:author="Kyle Hutchinson" w:date="2025-08-22T09:25:00Z" w:initials="KH">
    <w:p w14:paraId="039B350C" w14:textId="01FAEE3E" w:rsidR="00E033C8" w:rsidRDefault="00E033C8" w:rsidP="00E033C8">
      <w:pPr>
        <w:pStyle w:val="CommentText"/>
      </w:pPr>
      <w:r>
        <w:rPr>
          <w:rStyle w:val="CommentReference"/>
        </w:rPr>
        <w:annotationRef/>
      </w:r>
      <w:r>
        <w:t>If you move the above paragraph this will be Ex. 4 now, and so on</w:t>
      </w:r>
    </w:p>
  </w:comment>
  <w:comment w:id="575" w:author="Segall, Christopher (segallcr)" w:date="2025-10-02T21:04:00Z" w:initials="SC(">
    <w:p w14:paraId="3FC8E78A" w14:textId="67D65D4A" w:rsidR="00557797" w:rsidRDefault="00557797">
      <w:pPr>
        <w:pStyle w:val="CommentText"/>
      </w:pPr>
      <w:r>
        <w:rPr>
          <w:rStyle w:val="CommentReference"/>
        </w:rPr>
        <w:annotationRef/>
      </w:r>
      <w:r w:rsidR="00A30AF6">
        <w:t>This will all be discussed later</w:t>
      </w:r>
      <w:r w:rsidR="004817B7">
        <w:t>, and this part of the text will be clearer if you leave comments on Wq. 183/1 until then.</w:t>
      </w:r>
    </w:p>
  </w:comment>
  <w:comment w:id="601" w:author="Segall, Christopher (segallcr)" w:date="2025-10-02T22:46:00Z" w:initials="SC(">
    <w:p w14:paraId="3F1191F8" w14:textId="774EAD3F" w:rsidR="00DB055F" w:rsidRDefault="00DB055F">
      <w:pPr>
        <w:pStyle w:val="CommentText"/>
      </w:pPr>
      <w:r>
        <w:rPr>
          <w:rStyle w:val="CommentReference"/>
        </w:rPr>
        <w:annotationRef/>
      </w:r>
      <w:r>
        <w:t xml:space="preserve">I agree with Kyle’s flagging of this passage. </w:t>
      </w:r>
      <w:r w:rsidR="00827D44">
        <w:t>It makes sense to discuss how Kirnberger comments on and informs an understanding of Bach</w:t>
      </w:r>
      <w:r w:rsidR="005E37AB">
        <w:t>, but this passage disrupts the flow of the argument by doing the reverse, discussing how Bach comments on and informs an understanding of Kirnberger.</w:t>
      </w:r>
      <w:r w:rsidR="00BF27E0">
        <w:t xml:space="preserve"> I’d cut it.</w:t>
      </w:r>
    </w:p>
  </w:comment>
  <w:comment w:id="613" w:author="Segall, Christopher (segallcr)" w:date="2025-10-02T22:45:00Z" w:initials="SC(">
    <w:p w14:paraId="5F9162E4" w14:textId="27E6BFCD" w:rsidR="00A86AFE" w:rsidRDefault="00A86AFE">
      <w:pPr>
        <w:pStyle w:val="CommentText"/>
      </w:pPr>
      <w:r>
        <w:rPr>
          <w:rStyle w:val="CommentReference"/>
        </w:rPr>
        <w:annotationRef/>
      </w:r>
      <w:r>
        <w:t>This bullet point doesn’t really fit the “summary” offered at this moment.</w:t>
      </w:r>
    </w:p>
  </w:comment>
  <w:comment w:id="624" w:author="Segall, Christopher (segallcr)" w:date="2025-10-03T08:15:00Z" w:initials="SC(">
    <w:p w14:paraId="641DBA81" w14:textId="131FC259" w:rsidR="00E36834" w:rsidRDefault="00E36834">
      <w:pPr>
        <w:pStyle w:val="CommentText"/>
      </w:pPr>
      <w:r>
        <w:rPr>
          <w:rStyle w:val="CommentReference"/>
        </w:rPr>
        <w:annotationRef/>
      </w:r>
      <w:r w:rsidR="00E947AB">
        <w:t>Add the arrows to Example 4</w:t>
      </w:r>
      <w:r w:rsidR="00D3437C">
        <w:t>, and delete Example 7 entirely.</w:t>
      </w:r>
      <w:r w:rsidR="008F5FAB">
        <w:t xml:space="preserve"> It’s okay not to discuss the arrows until now, and you can even add a note earlier in the text </w:t>
      </w:r>
      <w:r w:rsidR="00E024F1">
        <w:t>stating that the arrows will be discussed later.</w:t>
      </w:r>
    </w:p>
  </w:comment>
  <w:comment w:id="724" w:author="Kyle Hutchinson" w:date="2025-08-22T15:04:00Z" w:initials="KH">
    <w:p w14:paraId="754EC714" w14:textId="77777777" w:rsidR="00EF0389" w:rsidRDefault="00EF0389" w:rsidP="00EF0389">
      <w:pPr>
        <w:pStyle w:val="CommentText"/>
      </w:pPr>
      <w:r>
        <w:rPr>
          <w:rStyle w:val="CommentReference"/>
        </w:rPr>
        <w:annotationRef/>
      </w:r>
      <w:r>
        <w:t>Move to footnote</w:t>
      </w:r>
    </w:p>
  </w:comment>
  <w:comment w:id="803" w:author="Segall, Christopher (segallcr)" w:date="2025-10-03T08:55:00Z" w:initials="SC(">
    <w:p w14:paraId="3FF482C8" w14:textId="1F47C14A" w:rsidR="003F5128" w:rsidRPr="00DC675A" w:rsidRDefault="003F5128">
      <w:pPr>
        <w:pStyle w:val="CommentText"/>
      </w:pPr>
      <w:r>
        <w:rPr>
          <w:rStyle w:val="CommentReference"/>
        </w:rPr>
        <w:annotationRef/>
      </w:r>
      <w:r>
        <w:t xml:space="preserve">Is there a different word that might better capture what you mean? </w:t>
      </w:r>
      <w:r w:rsidR="00DC675A">
        <w:t xml:space="preserve">The previous paragraph explains that this onset </w:t>
      </w:r>
      <w:r w:rsidR="00DC675A">
        <w:rPr>
          <w:i/>
          <w:iCs/>
        </w:rPr>
        <w:t>is</w:t>
      </w:r>
      <w:r w:rsidR="00DC675A">
        <w:t xml:space="preserve"> congruent with the meter, in that it can be heard </w:t>
      </w:r>
      <w:r w:rsidR="007E0D3B">
        <w:t>as beginning with an upbeat figure.</w:t>
      </w:r>
    </w:p>
  </w:comment>
  <w:comment w:id="851" w:author="Kyle Hutchinson" w:date="2025-08-22T17:09:00Z" w:initials="KH">
    <w:p w14:paraId="369C1ABA" w14:textId="37D28360" w:rsidR="009260C3" w:rsidRDefault="009260C3" w:rsidP="009260C3">
      <w:pPr>
        <w:pStyle w:val="CommentText"/>
      </w:pPr>
      <w:r>
        <w:rPr>
          <w:rStyle w:val="CommentReference"/>
        </w:rPr>
        <w:annotationRef/>
      </w:r>
      <w:r>
        <w:t>This should probably be in a footnote: it isn’t very convincing to say there might be a hesitancy...there also might not. I might suggest cutting this entirely</w:t>
      </w:r>
      <w:r w:rsidR="008D5806">
        <w:t>.</w:t>
      </w:r>
    </w:p>
  </w:comment>
  <w:comment w:id="852" w:author="Segall, Christopher (segallcr)" w:date="2025-10-03T09:13:00Z" w:initials="SC(">
    <w:p w14:paraId="2206DAAF" w14:textId="19D2F19D" w:rsidR="008D5806" w:rsidRDefault="008D5806">
      <w:pPr>
        <w:pStyle w:val="CommentText"/>
      </w:pPr>
      <w:r>
        <w:rPr>
          <w:rStyle w:val="CommentReference"/>
        </w:rPr>
        <w:annotationRef/>
      </w:r>
      <w:r>
        <w:t xml:space="preserve">I agree with moving this to a footnote. </w:t>
      </w:r>
      <w:r w:rsidR="0070605D">
        <w:t>I’ve also reworded to address Kyle’s concern.</w:t>
      </w:r>
    </w:p>
  </w:comment>
  <w:comment w:id="879" w:author="Kyle Hutchinson" w:date="2025-08-22T17:12:00Z" w:initials="KH">
    <w:p w14:paraId="2923CEAE" w14:textId="77777777" w:rsidR="00C02E78" w:rsidRDefault="00C02E78" w:rsidP="00C02E78">
      <w:pPr>
        <w:pStyle w:val="CommentText"/>
      </w:pPr>
      <w:r>
        <w:rPr>
          <w:rStyle w:val="CommentReference"/>
        </w:rPr>
        <w:annotationRef/>
      </w:r>
      <w:r>
        <w:t>I think this concluding sentence needs to be more directed: “whatever its drawbacks” sounds like you’re dismissive of the drawbacks; maybe instead, you could reinforce how both hearings have drawbacks, which further contributes to the metric ambiguity you’re positing?</w:t>
      </w:r>
    </w:p>
  </w:comment>
  <w:comment w:id="938" w:author="Segall, Christopher (segallcr)" w:date="2025-10-03T09:29:00Z" w:initials="SC(">
    <w:p w14:paraId="0CD42161" w14:textId="194D1511" w:rsidR="00172E27" w:rsidRDefault="00172E27">
      <w:pPr>
        <w:pStyle w:val="CommentText"/>
      </w:pPr>
      <w:r>
        <w:rPr>
          <w:rStyle w:val="CommentReference"/>
        </w:rPr>
        <w:annotationRef/>
      </w:r>
      <w:r>
        <w:t xml:space="preserve">I know it’s Krebs’s convention always to state </w:t>
      </w:r>
      <w:r w:rsidR="0045388B">
        <w:t xml:space="preserve">parenthetically </w:t>
      </w:r>
      <w:r>
        <w:t xml:space="preserve">what 1 equals, but </w:t>
      </w:r>
      <w:r w:rsidR="00866B7F">
        <w:t xml:space="preserve">I think </w:t>
      </w:r>
      <w:r w:rsidR="0045388B">
        <w:t>it’s already clear from the context of the sentence.</w:t>
      </w:r>
    </w:p>
  </w:comment>
  <w:comment w:id="950" w:author="Kyle Hutchinson" w:date="2025-08-22T17:22:00Z" w:initials="KH">
    <w:p w14:paraId="3213E831" w14:textId="77777777" w:rsidR="00E912E7" w:rsidRDefault="00E912E7" w:rsidP="00E912E7">
      <w:pPr>
        <w:pStyle w:val="CommentText"/>
      </w:pPr>
      <w:r>
        <w:rPr>
          <w:rStyle w:val="CommentReference"/>
        </w:rPr>
        <w:annotationRef/>
      </w:r>
      <w:r>
        <w:t>You just said that m. 19 clarifies the meter...maybe change this?</w:t>
      </w:r>
    </w:p>
  </w:comment>
  <w:comment w:id="1003" w:author="Kyle Hutchinson" w:date="2025-08-24T08:21:00Z" w:initials="KH">
    <w:p w14:paraId="47DB0289" w14:textId="31CE3013" w:rsidR="004B1F14" w:rsidRDefault="004B1F14" w:rsidP="004B1F14">
      <w:pPr>
        <w:pStyle w:val="CommentText"/>
      </w:pPr>
      <w:r>
        <w:rPr>
          <w:rStyle w:val="CommentReference"/>
        </w:rPr>
        <w:annotationRef/>
      </w:r>
      <w:r>
        <w:t>This citation is vague: is the term “galant exposition” Burstein’s? If so, it should be in quotations, if not, the citation is unnecessary</w:t>
      </w:r>
    </w:p>
  </w:comment>
  <w:comment w:id="1004" w:author="Kyle Hutchinson" w:date="2025-08-24T08:13:00Z" w:initials="KH">
    <w:p w14:paraId="776CA552" w14:textId="77777777" w:rsidR="004D2027" w:rsidRDefault="004B1F14" w:rsidP="004D2027">
      <w:pPr>
        <w:pStyle w:val="CommentText"/>
      </w:pPr>
      <w:r>
        <w:rPr>
          <w:rStyle w:val="CommentReference"/>
        </w:rPr>
        <w:annotationRef/>
      </w:r>
      <w:r w:rsidR="004D2027">
        <w:t>I don’t think you need to show mm. 27-30 (or at least mm. 27-29) in this example: we don’t need to take up space/ink showing repeated dominant to tonic resolutions that don’t seem to have any bearing on your analysis. Please cut these measures from the example</w:t>
      </w:r>
    </w:p>
  </w:comment>
  <w:comment w:id="1005" w:author="Segall, Christopher (segallcr)" w:date="2025-10-04T09:31:00Z" w:initials="SC(">
    <w:p w14:paraId="4B6010C2" w14:textId="77777777" w:rsidR="00EC0E4A" w:rsidRDefault="00EC0E4A">
      <w:pPr>
        <w:pStyle w:val="CommentText"/>
      </w:pPr>
      <w:r>
        <w:rPr>
          <w:rStyle w:val="CommentReference"/>
        </w:rPr>
        <w:annotationRef/>
      </w:r>
      <w:r>
        <w:t>Agreed, just mm. 31–34 are needed</w:t>
      </w:r>
      <w:r w:rsidR="004E5047">
        <w:t xml:space="preserve"> for this example. Consider using a reduction instead of the full score.</w:t>
      </w:r>
    </w:p>
    <w:p w14:paraId="3CA3C095" w14:textId="77777777" w:rsidR="00A7654D" w:rsidRDefault="00A7654D">
      <w:pPr>
        <w:pStyle w:val="CommentText"/>
      </w:pPr>
    </w:p>
    <w:p w14:paraId="5D0038F2" w14:textId="203C735D" w:rsidR="00A7654D" w:rsidRDefault="00A7654D">
      <w:pPr>
        <w:pStyle w:val="CommentText"/>
      </w:pPr>
      <w:r>
        <w:t>Consider further</w:t>
      </w:r>
      <w:r w:rsidR="007D68C0">
        <w:t>more</w:t>
      </w:r>
      <w:r>
        <w:t xml:space="preserve"> eliminating the part of the sentence that reads, “After dominant-tonic resolutions in mm. 27–30.” </w:t>
      </w:r>
      <w:r w:rsidR="007D68C0">
        <w:t xml:space="preserve">This signals a blow-by-blow narrative of the movement, and it would be more effective </w:t>
      </w:r>
      <w:r w:rsidR="0097526D">
        <w:t>to discuss only those elements that strongly bear on the argument.</w:t>
      </w:r>
    </w:p>
  </w:comment>
  <w:comment w:id="1018" w:author="Segall, Christopher (segallcr)" w:date="2025-10-04T09:38:00Z" w:initials="SC(">
    <w:p w14:paraId="673D8A41" w14:textId="2EF2773C" w:rsidR="003D76BD" w:rsidRDefault="003D76BD">
      <w:pPr>
        <w:pStyle w:val="CommentText"/>
      </w:pPr>
      <w:r>
        <w:rPr>
          <w:rStyle w:val="CommentReference"/>
        </w:rPr>
        <w:annotationRef/>
      </w:r>
      <w:r>
        <w:t>Comment from Kyle: This digression interrupts the flow of your paper and analysis: this one can be moved to a footnote.</w:t>
      </w:r>
    </w:p>
  </w:comment>
  <w:comment w:id="1022" w:author="Kyle Hutchinson" w:date="2025-08-24T08:24:00Z" w:initials="KH">
    <w:p w14:paraId="44B84531" w14:textId="0491DFDB" w:rsidR="00695964" w:rsidRDefault="00695964" w:rsidP="00695964">
      <w:pPr>
        <w:pStyle w:val="CommentText"/>
      </w:pPr>
      <w:r>
        <w:rPr>
          <w:rStyle w:val="CommentReference"/>
        </w:rPr>
        <w:annotationRef/>
      </w:r>
      <w:r>
        <w:t>Missing callouts/captions for all of Example 12</w:t>
      </w:r>
      <w:r w:rsidR="00411422">
        <w:t>.</w:t>
      </w:r>
    </w:p>
    <w:p w14:paraId="6C4339F2" w14:textId="77777777" w:rsidR="00695964" w:rsidRDefault="00695964" w:rsidP="00695964">
      <w:pPr>
        <w:pStyle w:val="CommentText"/>
      </w:pPr>
    </w:p>
    <w:p w14:paraId="691C7078" w14:textId="6B457FDD" w:rsidR="00695964" w:rsidRDefault="00695964" w:rsidP="00695964">
      <w:pPr>
        <w:pStyle w:val="CommentText"/>
      </w:pPr>
      <w:r>
        <w:t>I’m not entirely sure what Ex. 12 is supposed to be showing, but it reads to be like a) b) and c) are theoretic models and d) is from the Bach symphony. This paragraph might need additional editorial work once we know what these examples are (e.g. the first sentence isn’t clear as-is)</w:t>
      </w:r>
      <w:r w:rsidR="00411422">
        <w:t>.</w:t>
      </w:r>
    </w:p>
  </w:comment>
  <w:comment w:id="1023" w:author="Segall, Christopher (segallcr)" w:date="2025-10-04T09:43:00Z" w:initials="SC(">
    <w:p w14:paraId="512F9B70" w14:textId="14B02492" w:rsidR="00872691" w:rsidRDefault="00872691">
      <w:pPr>
        <w:pStyle w:val="CommentText"/>
      </w:pPr>
      <w:r>
        <w:rPr>
          <w:rStyle w:val="CommentReference"/>
        </w:rPr>
        <w:annotationRef/>
      </w:r>
      <w:r>
        <w:t xml:space="preserve">Example 12 wasn’t provided in the final text, so I checked the resubmission text. I recommend including only Example 12d and omitting Examples 12a–c, and my editing of this paragraph reflects that. </w:t>
      </w:r>
      <w:r w:rsidR="004F5C4F">
        <w:t xml:space="preserve">It would be more effective to provide your analysis of Bach’s exposition without reproducing </w:t>
      </w:r>
      <w:r w:rsidR="00683D57">
        <w:t>all the Burstein exemplars.</w:t>
      </w:r>
    </w:p>
  </w:comment>
  <w:comment w:id="1065" w:author="Kyle Hutchinson" w:date="2025-08-24T08:29:00Z" w:initials="KH">
    <w:p w14:paraId="115CF801" w14:textId="77777777" w:rsidR="00695964" w:rsidRDefault="00695964" w:rsidP="00695964">
      <w:pPr>
        <w:pStyle w:val="CommentText"/>
      </w:pPr>
      <w:r>
        <w:rPr>
          <w:rStyle w:val="CommentReference"/>
        </w:rPr>
        <w:annotationRef/>
      </w:r>
      <w:r>
        <w:t>I’m not sure what you mean by containers…?</w:t>
      </w:r>
    </w:p>
  </w:comment>
  <w:comment w:id="1084" w:author="Segall, Christopher (segallcr)" w:date="2025-10-04T10:15:00Z" w:initials="SC(">
    <w:p w14:paraId="04C2142F" w14:textId="1EB5ACB3" w:rsidR="00066DD0" w:rsidRDefault="00066DD0">
      <w:pPr>
        <w:pStyle w:val="CommentText"/>
      </w:pPr>
      <w:r>
        <w:rPr>
          <w:rStyle w:val="CommentReference"/>
        </w:rPr>
        <w:annotationRef/>
      </w:r>
      <w:r w:rsidR="002E7CE5">
        <w:rPr>
          <w:rStyle w:val="CommentReference"/>
        </w:rPr>
        <w:t>“In turn” implies a match between the four previous points and four corresponding points. Since there are only three</w:t>
      </w:r>
      <w:r w:rsidR="008669F8">
        <w:rPr>
          <w:rStyle w:val="CommentReference"/>
        </w:rPr>
        <w:t xml:space="preserve"> points here</w:t>
      </w:r>
      <w:r w:rsidR="002E7CE5">
        <w:rPr>
          <w:rStyle w:val="CommentReference"/>
        </w:rPr>
        <w:t xml:space="preserve">, I </w:t>
      </w:r>
      <w:r w:rsidR="00AC4771">
        <w:rPr>
          <w:rStyle w:val="CommentReference"/>
        </w:rPr>
        <w:t>recommend deleting.</w:t>
      </w:r>
    </w:p>
  </w:comment>
  <w:comment w:id="1149" w:author="Segall, Christopher (segallcr)" w:date="2025-10-12T17:24:00Z" w:initials="SC(">
    <w:p w14:paraId="16E5C8ED" w14:textId="77777777" w:rsidR="004D2800" w:rsidRDefault="004D2800">
      <w:pPr>
        <w:pStyle w:val="CommentText"/>
      </w:pPr>
      <w:r>
        <w:rPr>
          <w:rStyle w:val="CommentReference"/>
        </w:rPr>
        <w:annotationRef/>
      </w:r>
      <w:r>
        <w:t>Provide a reduction (preferred) or reduced score, not a full score with numerous empty staves.</w:t>
      </w:r>
    </w:p>
    <w:p w14:paraId="7DC59AD6" w14:textId="77777777" w:rsidR="00BC51EF" w:rsidRDefault="00BC51EF">
      <w:pPr>
        <w:pStyle w:val="CommentText"/>
      </w:pPr>
    </w:p>
    <w:p w14:paraId="0AFCD0CE" w14:textId="09D9484B" w:rsidR="00BC51EF" w:rsidRDefault="00BC51EF">
      <w:pPr>
        <w:pStyle w:val="CommentText"/>
      </w:pPr>
      <w:r>
        <w:t xml:space="preserve">We should also renumber the examples, since Example 13 hasn’t appeared yet. For now, I’m leaving them </w:t>
      </w:r>
      <w:r w:rsidR="00D114CD">
        <w:t>in the original numbering, so that they correspond to the examples in their current draft.</w:t>
      </w:r>
    </w:p>
  </w:comment>
  <w:comment w:id="1170" w:author="Kyle Hutchinson" w:date="2025-08-24T08:39:00Z" w:initials="KH">
    <w:p w14:paraId="27279D90" w14:textId="77777777" w:rsidR="004D2027" w:rsidRDefault="004D2027" w:rsidP="004D2027">
      <w:pPr>
        <w:pStyle w:val="CommentText"/>
      </w:pPr>
      <w:r>
        <w:rPr>
          <w:rStyle w:val="CommentReference"/>
        </w:rPr>
        <w:annotationRef/>
      </w:r>
      <w:r>
        <w:t>Does Burstein talk about this particular piece? If not, I don’t think you need to cite him here</w:t>
      </w:r>
    </w:p>
  </w:comment>
  <w:comment w:id="1171" w:author="Segall, Christopher (segallcr)" w:date="2025-10-12T17:28:00Z" w:initials="SC(">
    <w:p w14:paraId="61836F73" w14:textId="38081ADE" w:rsidR="00515B6C" w:rsidRDefault="00515B6C">
      <w:pPr>
        <w:pStyle w:val="CommentText"/>
      </w:pPr>
      <w:r>
        <w:rPr>
          <w:rStyle w:val="CommentReference"/>
        </w:rPr>
        <w:annotationRef/>
      </w:r>
      <w:r>
        <w:t>I agree.</w:t>
      </w:r>
    </w:p>
  </w:comment>
  <w:comment w:id="1223" w:author="Segall, Christopher (segallcr)" w:date="2025-10-12T17:42:00Z" w:initials="SC(">
    <w:p w14:paraId="4D39704C" w14:textId="03D36B54" w:rsidR="00716E78" w:rsidRDefault="00716E78">
      <w:pPr>
        <w:pStyle w:val="CommentText"/>
      </w:pPr>
      <w:r>
        <w:rPr>
          <w:rStyle w:val="CommentReference"/>
        </w:rPr>
        <w:annotationRef/>
      </w:r>
      <w:r>
        <w:t>I feel like the point in n. 28 has already been made</w:t>
      </w:r>
      <w:r w:rsidR="00AD0430">
        <w:t>. Instead of deleting the note, as I suggest,</w:t>
      </w:r>
      <w:r>
        <w:t xml:space="preserve"> </w:t>
      </w:r>
      <w:r w:rsidR="00AD0430">
        <w:t xml:space="preserve">you might consider rewording to bring out </w:t>
      </w:r>
      <w:r w:rsidR="00345D15">
        <w:t>some sort of</w:t>
      </w:r>
      <w:r w:rsidR="00AD0430">
        <w:t xml:space="preserve"> nuance.</w:t>
      </w:r>
    </w:p>
  </w:comment>
  <w:comment w:id="1241" w:author="Kyle Hutchinson" w:date="2025-08-24T08:42:00Z" w:initials="KH">
    <w:p w14:paraId="20568ACB" w14:textId="77777777" w:rsidR="00B571B5" w:rsidRDefault="00B571B5" w:rsidP="00B571B5">
      <w:pPr>
        <w:pStyle w:val="CommentText"/>
      </w:pPr>
      <w:r>
        <w:rPr>
          <w:rStyle w:val="CommentReference"/>
        </w:rPr>
        <w:annotationRef/>
      </w:r>
      <w:r>
        <w:t>Maybe a better word here?</w:t>
      </w:r>
    </w:p>
  </w:comment>
  <w:comment w:id="1359" w:author="Segall, Christopher (segallcr)" w:date="2025-10-12T18:07:00Z" w:initials="SC(">
    <w:p w14:paraId="0525AD70" w14:textId="0A87C087" w:rsidR="008B5C16" w:rsidRDefault="008B5C16">
      <w:pPr>
        <w:pStyle w:val="CommentText"/>
      </w:pPr>
      <w:r>
        <w:rPr>
          <w:rStyle w:val="CommentReference"/>
        </w:rPr>
        <w:annotationRef/>
      </w:r>
      <w:r>
        <w:t xml:space="preserve">I recommend omitting this sentence. The case for the </w:t>
      </w:r>
      <w:r w:rsidR="003A2417">
        <w:t xml:space="preserve">conventionality of the </w:t>
      </w:r>
      <w:r>
        <w:t>parallel minor is convincing on the evidence</w:t>
      </w:r>
      <w:r w:rsidR="003A2417">
        <w:t xml:space="preserve">. I don’t think you need to cite individual examples from Burstein’s text that also have this feature. If you retain </w:t>
      </w:r>
      <w:r w:rsidR="0051333B">
        <w:t>the sentence, I recommend moving to a footnote.</w:t>
      </w:r>
    </w:p>
  </w:comment>
  <w:comment w:id="1419" w:author="Segall, Christopher (segallcr)" w:date="2025-10-13T08:16:00Z" w:initials="SC(">
    <w:p w14:paraId="543AC090" w14:textId="6FF658A9" w:rsidR="00901929" w:rsidRDefault="00901929">
      <w:pPr>
        <w:pStyle w:val="CommentText"/>
      </w:pPr>
      <w:r>
        <w:rPr>
          <w:rStyle w:val="CommentReference"/>
        </w:rPr>
        <w:annotationRef/>
      </w:r>
      <w:r>
        <w:t>Single-note idea?</w:t>
      </w:r>
    </w:p>
  </w:comment>
  <w:comment w:id="1447" w:author="Segall, Christopher (segallcr)" w:date="2025-10-13T08:24:00Z" w:initials="SC(">
    <w:p w14:paraId="6DC62C3D" w14:textId="5307C919" w:rsidR="00B95A60" w:rsidRDefault="00B95A60">
      <w:pPr>
        <w:pStyle w:val="CommentText"/>
      </w:pPr>
      <w:r>
        <w:rPr>
          <w:rStyle w:val="CommentReference"/>
        </w:rPr>
        <w:annotationRef/>
      </w:r>
      <w:r>
        <w:t xml:space="preserve">In my opinion, this point is already clear from the previous few sentences. I think you can omit </w:t>
      </w:r>
      <w:r w:rsidR="00401779">
        <w:t xml:space="preserve">both </w:t>
      </w:r>
      <w:r>
        <w:t>this sentence and Example 13.</w:t>
      </w:r>
    </w:p>
  </w:comment>
  <w:comment w:id="1448" w:author="Kyle Hutchinson" w:date="2025-08-24T09:00:00Z" w:initials="KH">
    <w:p w14:paraId="65126D39" w14:textId="77777777" w:rsidR="00357975" w:rsidRDefault="00357975" w:rsidP="00357975">
      <w:pPr>
        <w:pStyle w:val="CommentText"/>
      </w:pPr>
      <w:r>
        <w:rPr>
          <w:rStyle w:val="CommentReference"/>
        </w:rPr>
        <w:annotationRef/>
      </w:r>
      <w:r>
        <w:t>Moved this digression to a footnote</w:t>
      </w:r>
    </w:p>
  </w:comment>
  <w:comment w:id="1523" w:author="Segall, Christopher (segallcr)" w:date="2025-10-13T08:55:00Z" w:initials="SC(">
    <w:p w14:paraId="164D794C" w14:textId="4BFC9BE5" w:rsidR="00C259BB" w:rsidRDefault="00C259BB">
      <w:pPr>
        <w:pStyle w:val="CommentText"/>
      </w:pPr>
      <w:r>
        <w:rPr>
          <w:rStyle w:val="CommentReference"/>
        </w:rPr>
        <w:annotationRef/>
      </w:r>
      <w:r w:rsidR="00564B02">
        <w:t>Recommend using a different word or omitting entirely.</w:t>
      </w:r>
    </w:p>
  </w:comment>
  <w:comment w:id="1531" w:author="Segall, Christopher (segallcr)" w:date="2025-10-13T10:49:00Z" w:initials="SC(">
    <w:p w14:paraId="71BE6C36" w14:textId="678D1F2A" w:rsidR="00F348FA" w:rsidRDefault="00F348FA">
      <w:pPr>
        <w:pStyle w:val="CommentText"/>
      </w:pPr>
      <w:r>
        <w:rPr>
          <w:rStyle w:val="CommentReference"/>
        </w:rPr>
        <w:annotationRef/>
      </w:r>
      <w:r>
        <w:t>Recommend deleting the reference to mm. 63–67</w:t>
      </w:r>
      <w:r w:rsidR="001B52DB">
        <w:t>.</w:t>
      </w:r>
    </w:p>
  </w:comment>
  <w:comment w:id="1546" w:author="Segall, Christopher (segallcr)" w:date="2025-10-13T10:52:00Z" w:initials="SC(">
    <w:p w14:paraId="0D1A0662" w14:textId="548377F5" w:rsidR="00052A37" w:rsidRDefault="00052A37">
      <w:pPr>
        <w:pStyle w:val="CommentText"/>
      </w:pPr>
      <w:r>
        <w:rPr>
          <w:rStyle w:val="CommentReference"/>
        </w:rPr>
        <w:annotationRef/>
      </w:r>
      <w:r w:rsidR="007B1F1E">
        <w:t>Please remind us what the typical outer-voice scale-degree patterns of the Fenaroli are.</w:t>
      </w:r>
    </w:p>
  </w:comment>
  <w:comment w:id="1594" w:author="Segall, Christopher (segallcr)" w:date="2025-10-13T11:05:00Z" w:initials="SC(">
    <w:p w14:paraId="7394C54A" w14:textId="10E06E63" w:rsidR="0081202F" w:rsidRDefault="0081202F">
      <w:pPr>
        <w:pStyle w:val="CommentText"/>
      </w:pPr>
      <w:r>
        <w:rPr>
          <w:rStyle w:val="CommentReference"/>
        </w:rPr>
        <w:annotationRef/>
      </w:r>
      <w:r>
        <w:t>As elsewhere, consider a reduced score or reduction for the example.</w:t>
      </w:r>
    </w:p>
  </w:comment>
  <w:comment w:id="1626" w:author="Kyle Hutchinson" w:date="2025-08-24T09:13:00Z" w:initials="KH">
    <w:p w14:paraId="08468A43" w14:textId="3FFC28FD" w:rsidR="008E4ECD" w:rsidRDefault="008E4ECD" w:rsidP="008E4ECD">
      <w:pPr>
        <w:pStyle w:val="CommentText"/>
      </w:pPr>
      <w:r>
        <w:rPr>
          <w:rStyle w:val="CommentReference"/>
        </w:rPr>
        <w:annotationRef/>
      </w:r>
      <w:r>
        <w:t>I don’t think this footnote is necessary: what may or may not make Gjerdingen frown isn’t really pertinent</w:t>
      </w:r>
      <w:r w:rsidR="005121C7">
        <w:t>.</w:t>
      </w:r>
    </w:p>
  </w:comment>
  <w:comment w:id="1627" w:author="Segall, Christopher (segallcr)" w:date="2025-10-13T11:33:00Z" w:initials="SC(">
    <w:p w14:paraId="7B20FDDD" w14:textId="4F0A4CF2" w:rsidR="00414147" w:rsidRPr="00414147" w:rsidRDefault="00414147">
      <w:pPr>
        <w:pStyle w:val="CommentText"/>
      </w:pPr>
      <w:r>
        <w:rPr>
          <w:rStyle w:val="CommentReference"/>
        </w:rPr>
        <w:annotationRef/>
      </w:r>
      <w:r>
        <w:t>Agreed. Not necessary to justify your invocation of V</w:t>
      </w:r>
      <w:r>
        <w:rPr>
          <w:vertAlign w:val="superscript"/>
        </w:rPr>
        <w:t>7</w:t>
      </w:r>
      <w:r>
        <w:t xml:space="preserve"> and I here.</w:t>
      </w:r>
    </w:p>
  </w:comment>
  <w:comment w:id="1667" w:author="Segall, Christopher (segallcr)" w:date="2025-10-13T19:06:00Z" w:initials="SC(">
    <w:p w14:paraId="713178A4" w14:textId="3626483B" w:rsidR="000D0452" w:rsidRDefault="000D0452">
      <w:pPr>
        <w:pStyle w:val="CommentText"/>
      </w:pPr>
      <w:r>
        <w:rPr>
          <w:rStyle w:val="CommentReference"/>
        </w:rPr>
        <w:annotationRef/>
      </w:r>
      <w:r w:rsidR="00D733B3">
        <w:t xml:space="preserve">I would delete this part of the sentence, but if you choose to keep it, is there another word besides “motion” you can use? (The sentence began with “up-and-down </w:t>
      </w:r>
      <w:r w:rsidR="00D733B3" w:rsidRPr="00D733B3">
        <w:rPr>
          <w:u w:val="single"/>
        </w:rPr>
        <w:t>motions</w:t>
      </w:r>
      <w:r w:rsidR="00D733B3">
        <w:t>.”)</w:t>
      </w:r>
    </w:p>
  </w:comment>
  <w:comment w:id="1695" w:author="Kyle Hutchinson" w:date="2025-08-24T09:12:00Z" w:initials="KH">
    <w:p w14:paraId="4F366E7C" w14:textId="3FAD1575" w:rsidR="00551545" w:rsidRDefault="00551545" w:rsidP="00551545">
      <w:pPr>
        <w:pStyle w:val="CommentText"/>
      </w:pPr>
      <w:r>
        <w:rPr>
          <w:rStyle w:val="CommentReference"/>
        </w:rPr>
        <w:annotationRef/>
      </w:r>
      <w:r>
        <w:t>This brief digression to the third movement made the final paragraph unclear and again interrupts the flow of your analysis: I’ve moved it to a footnote (and cut the associated example)</w:t>
      </w:r>
      <w:r w:rsidR="004D752D">
        <w:t>.</w:t>
      </w:r>
    </w:p>
  </w:comment>
  <w:comment w:id="1696" w:author="Segall, Christopher (segallcr)" w:date="2025-10-13T20:44:00Z" w:initials="SC(">
    <w:p w14:paraId="3D4EEF2D" w14:textId="01F5D8D9" w:rsidR="00025C50" w:rsidRDefault="00025C50">
      <w:pPr>
        <w:pStyle w:val="CommentText"/>
      </w:pPr>
      <w:r>
        <w:rPr>
          <w:rStyle w:val="CommentReference"/>
        </w:rPr>
        <w:annotationRef/>
      </w:r>
      <w:r>
        <w:t>I agree with this, and I also deleted some redundant sentences.</w:t>
      </w:r>
    </w:p>
  </w:comment>
  <w:comment w:id="1720" w:author="Segall, Christopher (segallcr)" w:date="2025-10-13T19:13:00Z" w:initials="SC(">
    <w:p w14:paraId="663F1402" w14:textId="3F7807C9" w:rsidR="0070439A" w:rsidRDefault="0070439A">
      <w:pPr>
        <w:pStyle w:val="CommentText"/>
      </w:pPr>
      <w:r>
        <w:rPr>
          <w:rStyle w:val="CommentReference"/>
        </w:rPr>
        <w:annotationRef/>
      </w:r>
      <w:r>
        <w:t>Another example that would benefit from reduction.</w:t>
      </w:r>
    </w:p>
  </w:comment>
  <w:comment w:id="1788" w:author="Kyle Hutchinson" w:date="2025-08-24T09:16:00Z" w:initials="KH">
    <w:p w14:paraId="58883654" w14:textId="6A2AAC70" w:rsidR="00515675" w:rsidRDefault="00515675" w:rsidP="00515675">
      <w:pPr>
        <w:pStyle w:val="CommentText"/>
      </w:pPr>
      <w:r>
        <w:rPr>
          <w:rStyle w:val="CommentReference"/>
        </w:rPr>
        <w:annotationRef/>
      </w:r>
      <w:r>
        <w:t>I cut this because once you make the cuts suggested above, this will no longer make sense</w:t>
      </w:r>
      <w:r w:rsidR="00081F62">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81C3ED" w15:done="0"/>
  <w15:commentEx w15:paraId="6B606957" w15:done="0"/>
  <w15:commentEx w15:paraId="6CB6243E" w15:done="0"/>
  <w15:commentEx w15:paraId="0DA634AC" w15:done="0"/>
  <w15:commentEx w15:paraId="55532174" w15:done="0"/>
  <w15:commentEx w15:paraId="135EAE2A" w15:done="0"/>
  <w15:commentEx w15:paraId="596B9E69" w15:done="0"/>
  <w15:commentEx w15:paraId="595ABD05" w15:done="0"/>
  <w15:commentEx w15:paraId="71ADC6B1" w15:paraIdParent="595ABD05" w15:done="0"/>
  <w15:commentEx w15:paraId="75464F52" w15:done="0"/>
  <w15:commentEx w15:paraId="039B350C" w15:done="0"/>
  <w15:commentEx w15:paraId="3FC8E78A" w15:done="0"/>
  <w15:commentEx w15:paraId="3F1191F8" w15:done="0"/>
  <w15:commentEx w15:paraId="5F9162E4" w15:done="0"/>
  <w15:commentEx w15:paraId="641DBA81" w15:done="0"/>
  <w15:commentEx w15:paraId="754EC714" w15:done="0"/>
  <w15:commentEx w15:paraId="3FF482C8" w15:done="0"/>
  <w15:commentEx w15:paraId="369C1ABA" w15:done="0"/>
  <w15:commentEx w15:paraId="2206DAAF" w15:paraIdParent="369C1ABA" w15:done="0"/>
  <w15:commentEx w15:paraId="2923CEAE" w15:done="0"/>
  <w15:commentEx w15:paraId="0CD42161" w15:done="0"/>
  <w15:commentEx w15:paraId="3213E831" w15:done="0"/>
  <w15:commentEx w15:paraId="47DB0289" w15:done="0"/>
  <w15:commentEx w15:paraId="776CA552" w15:done="0"/>
  <w15:commentEx w15:paraId="5D0038F2" w15:paraIdParent="776CA552" w15:done="0"/>
  <w15:commentEx w15:paraId="673D8A41" w15:done="0"/>
  <w15:commentEx w15:paraId="691C7078" w15:done="0"/>
  <w15:commentEx w15:paraId="512F9B70" w15:paraIdParent="691C7078" w15:done="0"/>
  <w15:commentEx w15:paraId="115CF801" w15:done="0"/>
  <w15:commentEx w15:paraId="04C2142F" w15:done="0"/>
  <w15:commentEx w15:paraId="0AFCD0CE" w15:done="0"/>
  <w15:commentEx w15:paraId="27279D90" w15:done="0"/>
  <w15:commentEx w15:paraId="61836F73" w15:paraIdParent="27279D90" w15:done="0"/>
  <w15:commentEx w15:paraId="4D39704C" w15:done="0"/>
  <w15:commentEx w15:paraId="20568ACB" w15:done="0"/>
  <w15:commentEx w15:paraId="0525AD70" w15:done="0"/>
  <w15:commentEx w15:paraId="543AC090" w15:done="0"/>
  <w15:commentEx w15:paraId="6DC62C3D" w15:done="0"/>
  <w15:commentEx w15:paraId="65126D39" w15:done="0"/>
  <w15:commentEx w15:paraId="164D794C" w15:done="0"/>
  <w15:commentEx w15:paraId="71BE6C36" w15:done="0"/>
  <w15:commentEx w15:paraId="0D1A0662" w15:done="0"/>
  <w15:commentEx w15:paraId="7394C54A" w15:done="0"/>
  <w15:commentEx w15:paraId="08468A43" w15:done="0"/>
  <w15:commentEx w15:paraId="7B20FDDD" w15:paraIdParent="08468A43" w15:done="0"/>
  <w15:commentEx w15:paraId="713178A4" w15:done="0"/>
  <w15:commentEx w15:paraId="4F366E7C" w15:done="0"/>
  <w15:commentEx w15:paraId="3D4EEF2D" w15:paraIdParent="4F366E7C" w15:done="0"/>
  <w15:commentEx w15:paraId="663F1402" w15:done="0"/>
  <w15:commentEx w15:paraId="588836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91FC117" w16cex:dateUtc="2025-08-21T16:09:00Z"/>
  <w16cex:commentExtensible w16cex:durableId="0C4957EE" w16cex:dateUtc="2025-08-21T20:42:00Z"/>
  <w16cex:commentExtensible w16cex:durableId="747CAED6" w16cex:dateUtc="2025-08-21T20:40:00Z"/>
  <w16cex:commentExtensible w16cex:durableId="2C7ED4B3" w16cex:dateUtc="2025-09-25T00:36:00Z"/>
  <w16cex:commentExtensible w16cex:durableId="2C7ED9A0" w16cex:dateUtc="2025-09-25T00:57:00Z"/>
  <w16cex:commentExtensible w16cex:durableId="5256FD75" w16cex:dateUtc="2025-08-22T12:48:00Z"/>
  <w16cex:commentExtensible w16cex:durableId="0F244580" w16cex:dateUtc="2025-08-22T12:50:00Z"/>
  <w16cex:commentExtensible w16cex:durableId="3391383D" w16cex:dateUtc="2025-08-22T15:58:00Z"/>
  <w16cex:commentExtensible w16cex:durableId="2C97E80A" w16cex:dateUtc="2025-10-14T01:05:00Z"/>
  <w16cex:commentExtensible w16cex:durableId="6E6FED46" w16cex:dateUtc="2025-08-22T13:32:00Z"/>
  <w16cex:commentExtensible w16cex:durableId="4A4C3140" w16cex:dateUtc="2025-08-22T13:25:00Z"/>
  <w16cex:commentExtensible w16cex:durableId="2C89674A" w16cex:dateUtc="2025-10-03T01:04:00Z"/>
  <w16cex:commentExtensible w16cex:durableId="2C897F32" w16cex:dateUtc="2025-10-03T02:46:00Z"/>
  <w16cex:commentExtensible w16cex:durableId="2C897EF6" w16cex:dateUtc="2025-10-03T02:45:00Z"/>
  <w16cex:commentExtensible w16cex:durableId="2C8A049A" w16cex:dateUtc="2025-10-03T12:15:00Z"/>
  <w16cex:commentExtensible w16cex:durableId="04AD2037" w16cex:dateUtc="2025-08-22T19:04:00Z"/>
  <w16cex:commentExtensible w16cex:durableId="2C8A0E13" w16cex:dateUtc="2025-10-03T12:55:00Z"/>
  <w16cex:commentExtensible w16cex:durableId="37032D2B" w16cex:dateUtc="2025-08-22T21:09:00Z"/>
  <w16cex:commentExtensible w16cex:durableId="2C8A1220" w16cex:dateUtc="2025-10-03T13:13:00Z"/>
  <w16cex:commentExtensible w16cex:durableId="2692CC5B" w16cex:dateUtc="2025-08-22T21:12:00Z"/>
  <w16cex:commentExtensible w16cex:durableId="2C8A1604" w16cex:dateUtc="2025-10-03T13:29:00Z"/>
  <w16cex:commentExtensible w16cex:durableId="7F79F0C5" w16cex:dateUtc="2025-08-22T21:22:00Z"/>
  <w16cex:commentExtensible w16cex:durableId="27EFF8AC" w16cex:dateUtc="2025-08-24T12:21:00Z"/>
  <w16cex:commentExtensible w16cex:durableId="5DDD2F8D" w16cex:dateUtc="2025-08-24T12:13:00Z"/>
  <w16cex:commentExtensible w16cex:durableId="2C8B67EF" w16cex:dateUtc="2025-10-04T13:31:00Z"/>
  <w16cex:commentExtensible w16cex:durableId="2C8B6989" w16cex:dateUtc="2025-10-04T13:38:00Z"/>
  <w16cex:commentExtensible w16cex:durableId="022FECEF" w16cex:dateUtc="2025-08-24T12:24:00Z"/>
  <w16cex:commentExtensible w16cex:durableId="2C8B6ADB" w16cex:dateUtc="2025-10-04T13:43:00Z"/>
  <w16cex:commentExtensible w16cex:durableId="5D79082E" w16cex:dateUtc="2025-08-24T12:29:00Z"/>
  <w16cex:commentExtensible w16cex:durableId="2C8B7241" w16cex:dateUtc="2025-10-04T14:15:00Z"/>
  <w16cex:commentExtensible w16cex:durableId="2C9662BC" w16cex:dateUtc="2025-10-12T21:24:00Z"/>
  <w16cex:commentExtensible w16cex:durableId="0BD93766" w16cex:dateUtc="2025-08-24T12:39:00Z"/>
  <w16cex:commentExtensible w16cex:durableId="2C9663A0" w16cex:dateUtc="2025-10-12T21:28:00Z"/>
  <w16cex:commentExtensible w16cex:durableId="2C9666ED" w16cex:dateUtc="2025-10-12T21:42:00Z"/>
  <w16cex:commentExtensible w16cex:durableId="3951B749" w16cex:dateUtc="2025-08-24T12:42:00Z"/>
  <w16cex:commentExtensible w16cex:durableId="2C966CCF" w16cex:dateUtc="2025-10-12T22:07:00Z"/>
  <w16cex:commentExtensible w16cex:durableId="2C9733D7" w16cex:dateUtc="2025-10-13T12:16:00Z"/>
  <w16cex:commentExtensible w16cex:durableId="2C9735D1" w16cex:dateUtc="2025-10-13T12:24:00Z"/>
  <w16cex:commentExtensible w16cex:durableId="7F054FDD" w16cex:dateUtc="2025-08-24T13:00:00Z"/>
  <w16cex:commentExtensible w16cex:durableId="2C973CF0" w16cex:dateUtc="2025-10-13T12:55:00Z"/>
  <w16cex:commentExtensible w16cex:durableId="2C9757D1" w16cex:dateUtc="2025-10-13T14:49:00Z"/>
  <w16cex:commentExtensible w16cex:durableId="2C97585C" w16cex:dateUtc="2025-10-13T14:52:00Z"/>
  <w16cex:commentExtensible w16cex:durableId="2C975B8A" w16cex:dateUtc="2025-10-13T15:05:00Z"/>
  <w16cex:commentExtensible w16cex:durableId="5AA63A4A" w16cex:dateUtc="2025-08-24T13:13:00Z"/>
  <w16cex:commentExtensible w16cex:durableId="2C97620D" w16cex:dateUtc="2025-10-13T15:33:00Z"/>
  <w16cex:commentExtensible w16cex:durableId="2C97CC3A" w16cex:dateUtc="2025-10-13T23:06:00Z"/>
  <w16cex:commentExtensible w16cex:durableId="582C41E3" w16cex:dateUtc="2025-08-24T13:12:00Z"/>
  <w16cex:commentExtensible w16cex:durableId="2C97E32E" w16cex:dateUtc="2025-10-14T00:44:00Z"/>
  <w16cex:commentExtensible w16cex:durableId="2C97CDCD" w16cex:dateUtc="2025-10-13T23:13:00Z"/>
  <w16cex:commentExtensible w16cex:durableId="69EF3549" w16cex:dateUtc="2025-08-24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81C3ED" w16cid:durableId="691FC117"/>
  <w16cid:commentId w16cid:paraId="6B606957" w16cid:durableId="0C4957EE"/>
  <w16cid:commentId w16cid:paraId="6CB6243E" w16cid:durableId="747CAED6"/>
  <w16cid:commentId w16cid:paraId="0DA634AC" w16cid:durableId="2C7ED4B3"/>
  <w16cid:commentId w16cid:paraId="55532174" w16cid:durableId="2C7ED9A0"/>
  <w16cid:commentId w16cid:paraId="135EAE2A" w16cid:durableId="5256FD75"/>
  <w16cid:commentId w16cid:paraId="596B9E69" w16cid:durableId="0F244580"/>
  <w16cid:commentId w16cid:paraId="595ABD05" w16cid:durableId="3391383D"/>
  <w16cid:commentId w16cid:paraId="71ADC6B1" w16cid:durableId="2C97E80A"/>
  <w16cid:commentId w16cid:paraId="75464F52" w16cid:durableId="6E6FED46"/>
  <w16cid:commentId w16cid:paraId="039B350C" w16cid:durableId="4A4C3140"/>
  <w16cid:commentId w16cid:paraId="3FC8E78A" w16cid:durableId="2C89674A"/>
  <w16cid:commentId w16cid:paraId="3F1191F8" w16cid:durableId="2C897F32"/>
  <w16cid:commentId w16cid:paraId="5F9162E4" w16cid:durableId="2C897EF6"/>
  <w16cid:commentId w16cid:paraId="641DBA81" w16cid:durableId="2C8A049A"/>
  <w16cid:commentId w16cid:paraId="754EC714" w16cid:durableId="04AD2037"/>
  <w16cid:commentId w16cid:paraId="3FF482C8" w16cid:durableId="2C8A0E13"/>
  <w16cid:commentId w16cid:paraId="369C1ABA" w16cid:durableId="37032D2B"/>
  <w16cid:commentId w16cid:paraId="2206DAAF" w16cid:durableId="2C8A1220"/>
  <w16cid:commentId w16cid:paraId="2923CEAE" w16cid:durableId="2692CC5B"/>
  <w16cid:commentId w16cid:paraId="0CD42161" w16cid:durableId="2C8A1604"/>
  <w16cid:commentId w16cid:paraId="3213E831" w16cid:durableId="7F79F0C5"/>
  <w16cid:commentId w16cid:paraId="47DB0289" w16cid:durableId="27EFF8AC"/>
  <w16cid:commentId w16cid:paraId="776CA552" w16cid:durableId="5DDD2F8D"/>
  <w16cid:commentId w16cid:paraId="5D0038F2" w16cid:durableId="2C8B67EF"/>
  <w16cid:commentId w16cid:paraId="673D8A41" w16cid:durableId="2C8B6989"/>
  <w16cid:commentId w16cid:paraId="691C7078" w16cid:durableId="022FECEF"/>
  <w16cid:commentId w16cid:paraId="512F9B70" w16cid:durableId="2C8B6ADB"/>
  <w16cid:commentId w16cid:paraId="115CF801" w16cid:durableId="5D79082E"/>
  <w16cid:commentId w16cid:paraId="04C2142F" w16cid:durableId="2C8B7241"/>
  <w16cid:commentId w16cid:paraId="0AFCD0CE" w16cid:durableId="2C9662BC"/>
  <w16cid:commentId w16cid:paraId="27279D90" w16cid:durableId="0BD93766"/>
  <w16cid:commentId w16cid:paraId="61836F73" w16cid:durableId="2C9663A0"/>
  <w16cid:commentId w16cid:paraId="4D39704C" w16cid:durableId="2C9666ED"/>
  <w16cid:commentId w16cid:paraId="20568ACB" w16cid:durableId="3951B749"/>
  <w16cid:commentId w16cid:paraId="0525AD70" w16cid:durableId="2C966CCF"/>
  <w16cid:commentId w16cid:paraId="543AC090" w16cid:durableId="2C9733D7"/>
  <w16cid:commentId w16cid:paraId="6DC62C3D" w16cid:durableId="2C9735D1"/>
  <w16cid:commentId w16cid:paraId="65126D39" w16cid:durableId="7F054FDD"/>
  <w16cid:commentId w16cid:paraId="164D794C" w16cid:durableId="2C973CF0"/>
  <w16cid:commentId w16cid:paraId="71BE6C36" w16cid:durableId="2C9757D1"/>
  <w16cid:commentId w16cid:paraId="0D1A0662" w16cid:durableId="2C97585C"/>
  <w16cid:commentId w16cid:paraId="7394C54A" w16cid:durableId="2C975B8A"/>
  <w16cid:commentId w16cid:paraId="08468A43" w16cid:durableId="5AA63A4A"/>
  <w16cid:commentId w16cid:paraId="7B20FDDD" w16cid:durableId="2C97620D"/>
  <w16cid:commentId w16cid:paraId="713178A4" w16cid:durableId="2C97CC3A"/>
  <w16cid:commentId w16cid:paraId="4F366E7C" w16cid:durableId="582C41E3"/>
  <w16cid:commentId w16cid:paraId="3D4EEF2D" w16cid:durableId="2C97E32E"/>
  <w16cid:commentId w16cid:paraId="663F1402" w16cid:durableId="2C97CDCD"/>
  <w16cid:commentId w16cid:paraId="58883654" w16cid:durableId="69EF35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FA3E7" w14:textId="77777777" w:rsidR="003A27D1" w:rsidRDefault="003A27D1" w:rsidP="00F16A79">
      <w:pPr>
        <w:spacing w:line="240" w:lineRule="auto"/>
      </w:pPr>
      <w:r>
        <w:separator/>
      </w:r>
    </w:p>
  </w:endnote>
  <w:endnote w:type="continuationSeparator" w:id="0">
    <w:p w14:paraId="7C426702" w14:textId="77777777" w:rsidR="003A27D1" w:rsidRDefault="003A27D1" w:rsidP="00F16A79">
      <w:pPr>
        <w:spacing w:line="240" w:lineRule="auto"/>
      </w:pPr>
      <w:r>
        <w:continuationSeparator/>
      </w:r>
    </w:p>
  </w:endnote>
  <w:endnote w:type="continuationNotice" w:id="1">
    <w:p w14:paraId="555BAFB9" w14:textId="77777777" w:rsidR="003A27D1" w:rsidRDefault="003A27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03C0" w14:textId="77777777" w:rsidR="003A27D1" w:rsidRDefault="003A27D1" w:rsidP="00F16A79">
      <w:pPr>
        <w:spacing w:line="240" w:lineRule="auto"/>
      </w:pPr>
      <w:r>
        <w:separator/>
      </w:r>
    </w:p>
  </w:footnote>
  <w:footnote w:type="continuationSeparator" w:id="0">
    <w:p w14:paraId="2D330696" w14:textId="77777777" w:rsidR="003A27D1" w:rsidRDefault="003A27D1" w:rsidP="00F16A79">
      <w:pPr>
        <w:spacing w:line="240" w:lineRule="auto"/>
      </w:pPr>
      <w:r>
        <w:continuationSeparator/>
      </w:r>
    </w:p>
  </w:footnote>
  <w:footnote w:type="continuationNotice" w:id="1">
    <w:p w14:paraId="5743CFCB" w14:textId="77777777" w:rsidR="003A27D1" w:rsidRDefault="003A27D1">
      <w:pPr>
        <w:spacing w:line="240" w:lineRule="auto"/>
      </w:pPr>
    </w:p>
  </w:footnote>
  <w:footnote w:id="2">
    <w:p w14:paraId="46A72EF3" w14:textId="7B9F88A6" w:rsidR="00B16990" w:rsidRPr="00746F78" w:rsidRDefault="00B16990" w:rsidP="000418F0">
      <w:pPr>
        <w:pStyle w:val="FootnoteText"/>
      </w:pPr>
      <w:r w:rsidRPr="000418F0">
        <w:rPr>
          <w:rStyle w:val="FootnoteReference"/>
        </w:rPr>
        <w:t>*</w:t>
      </w:r>
      <w:r w:rsidRPr="00746F78">
        <w:t>I would like to thank</w:t>
      </w:r>
      <w:r w:rsidR="001E5232" w:rsidRPr="00746F78">
        <w:t xml:space="preserve"> </w:t>
      </w:r>
      <w:r w:rsidR="008643C4" w:rsidRPr="00746F78">
        <w:t xml:space="preserve">my students </w:t>
      </w:r>
      <w:r w:rsidRPr="00746F78">
        <w:t xml:space="preserve">Armin </w:t>
      </w:r>
      <w:r w:rsidRPr="000418F0">
        <w:t>Akhavian</w:t>
      </w:r>
      <w:r w:rsidRPr="00746F78">
        <w:t xml:space="preserve">, Trevor Hofelich, and Claire Terrell for bearing with me </w:t>
      </w:r>
      <w:r w:rsidR="00D525F6" w:rsidRPr="00746F78">
        <w:t xml:space="preserve">and providing feedback </w:t>
      </w:r>
      <w:r w:rsidRPr="00746F78">
        <w:t xml:space="preserve">as I workshopped </w:t>
      </w:r>
      <w:del w:id="9" w:author="Segall, Christopher (segallcr)" w:date="2025-09-19T20:49:00Z">
        <w:r w:rsidRPr="00746F78" w:rsidDel="00D766E3">
          <w:delText xml:space="preserve">some of these </w:delText>
        </w:r>
      </w:del>
      <w:ins w:id="10" w:author="Segall, Christopher (segallcr)" w:date="2025-09-19T20:49:00Z">
        <w:r w:rsidR="00D766E3">
          <w:t xml:space="preserve">preliminary </w:t>
        </w:r>
      </w:ins>
      <w:r w:rsidRPr="00746F78">
        <w:t xml:space="preserve">ideas </w:t>
      </w:r>
      <w:r w:rsidR="001E5232" w:rsidRPr="00746F78">
        <w:t xml:space="preserve">in </w:t>
      </w:r>
      <w:del w:id="11" w:author="Segall, Christopher (segallcr)" w:date="2025-09-19T20:49:00Z">
        <w:r w:rsidR="001E5232" w:rsidRPr="00746F78" w:rsidDel="00D766E3">
          <w:delText xml:space="preserve">preliminary stages at </w:delText>
        </w:r>
      </w:del>
      <w:r w:rsidR="001E5232" w:rsidRPr="00746F78">
        <w:t xml:space="preserve">a rhythm </w:t>
      </w:r>
      <w:del w:id="12" w:author="Segall, Christopher (segallcr)" w:date="2025-09-19T20:48:00Z">
        <w:r w:rsidR="001E5232" w:rsidRPr="00746F78" w:rsidDel="004F106B">
          <w:delText xml:space="preserve">&amp; </w:delText>
        </w:r>
      </w:del>
      <w:ins w:id="13" w:author="Segall, Christopher (segallcr)" w:date="2025-09-19T20:48:00Z">
        <w:r w:rsidR="004F106B">
          <w:t>and</w:t>
        </w:r>
        <w:r w:rsidR="004F106B" w:rsidRPr="00746F78">
          <w:t xml:space="preserve"> </w:t>
        </w:r>
      </w:ins>
      <w:r w:rsidR="001E5232" w:rsidRPr="00746F78">
        <w:t xml:space="preserve">meter </w:t>
      </w:r>
      <w:r w:rsidR="006144A7">
        <w:t>course</w:t>
      </w:r>
      <w:r w:rsidR="001E5232" w:rsidRPr="00746F78">
        <w:t xml:space="preserve"> </w:t>
      </w:r>
      <w:del w:id="14" w:author="Segall, Christopher (segallcr)" w:date="2025-09-19T20:49:00Z">
        <w:r w:rsidR="001E5232" w:rsidRPr="00746F78" w:rsidDel="008E6E42">
          <w:delText>at F</w:delText>
        </w:r>
        <w:r w:rsidR="00DF0B53" w:rsidDel="008E6E42">
          <w:delText>SU</w:delText>
        </w:r>
        <w:r w:rsidR="006144A7" w:rsidDel="008E6E42">
          <w:delText xml:space="preserve"> </w:delText>
        </w:r>
      </w:del>
      <w:r w:rsidR="006144A7">
        <w:t>and to students and</w:t>
      </w:r>
      <w:r w:rsidR="00694EFD">
        <w:t xml:space="preserve"> </w:t>
      </w:r>
      <w:r w:rsidR="006144A7">
        <w:t xml:space="preserve">colleagues at </w:t>
      </w:r>
      <w:del w:id="15" w:author="Segall, Christopher (segallcr)" w:date="2025-09-19T20:49:00Z">
        <w:r w:rsidR="006144A7" w:rsidDel="008E6E42">
          <w:delText>FSU</w:delText>
        </w:r>
        <w:r w:rsidR="00DF0B53" w:rsidDel="008E6E42">
          <w:delText xml:space="preserve"> </w:delText>
        </w:r>
      </w:del>
      <w:ins w:id="16" w:author="Segall, Christopher (segallcr)" w:date="2025-09-19T20:49:00Z">
        <w:r w:rsidR="008E6E42">
          <w:t xml:space="preserve">Florida State University </w:t>
        </w:r>
      </w:ins>
      <w:r w:rsidR="00DF0B53">
        <w:t>for their feedback on a more formal presentation</w:t>
      </w:r>
      <w:r w:rsidRPr="00746F78">
        <w:t>. Thanks to Poundie Burstein, William Rothstein, and Jason Yust for</w:t>
      </w:r>
      <w:r w:rsidR="008643C4" w:rsidRPr="00746F78">
        <w:t xml:space="preserve"> discussing various aspects of this project</w:t>
      </w:r>
      <w:r w:rsidR="00345C8A" w:rsidRPr="00746F78">
        <w:t xml:space="preserve"> at later stage</w:t>
      </w:r>
      <w:r w:rsidR="00D431BC" w:rsidRPr="00746F78">
        <w:t>s</w:t>
      </w:r>
      <w:r w:rsidRPr="00746F78">
        <w:t xml:space="preserve">. I am grateful to the team of </w:t>
      </w:r>
      <w:r w:rsidRPr="00746F78">
        <w:rPr>
          <w:i/>
          <w:iCs/>
        </w:rPr>
        <w:t>Carl Philipp Emanuel Bach: The Complete Works</w:t>
      </w:r>
      <w:r w:rsidRPr="00746F78">
        <w:t xml:space="preserve"> for the</w:t>
      </w:r>
      <w:r w:rsidR="001E5232" w:rsidRPr="00746F78">
        <w:t>ir kind</w:t>
      </w:r>
      <w:r w:rsidRPr="00746F78">
        <w:t xml:space="preserve"> permission to rely on their text </w:t>
      </w:r>
      <w:del w:id="17" w:author="Segall, Christopher (segallcr)" w:date="2025-09-19T20:50:00Z">
        <w:r w:rsidRPr="00746F78" w:rsidDel="006D0203">
          <w:delText>in crafting my musical examples for this article</w:delText>
        </w:r>
        <w:r w:rsidR="009F2C88" w:rsidRPr="00746F78" w:rsidDel="006D0203">
          <w:delText xml:space="preserve"> </w:delText>
        </w:r>
      </w:del>
      <w:r w:rsidR="009F2C88" w:rsidRPr="00746F78">
        <w:t xml:space="preserve">and to Benjamin Schweitzer for his </w:t>
      </w:r>
      <w:del w:id="18" w:author="Segall, Christopher (segallcr)" w:date="2025-09-19T20:50:00Z">
        <w:r w:rsidR="009F2C88" w:rsidRPr="00746F78" w:rsidDel="00853486">
          <w:delText xml:space="preserve">engraving </w:delText>
        </w:r>
      </w:del>
      <w:r w:rsidR="009F2C88" w:rsidRPr="00746F78">
        <w:t>assistance</w:t>
      </w:r>
      <w:ins w:id="19" w:author="Segall, Christopher (segallcr)" w:date="2025-09-19T20:50:00Z">
        <w:r w:rsidR="00853486">
          <w:t xml:space="preserve"> engraving the musical examples</w:t>
        </w:r>
      </w:ins>
      <w:r w:rsidR="00345C8A" w:rsidRPr="00746F78">
        <w:t>.</w:t>
      </w:r>
      <w:r w:rsidRPr="00746F78">
        <w:t xml:space="preserve"> The Symphony Wq. 183/1 appears in Volume III/3, </w:t>
      </w:r>
      <w:r w:rsidRPr="00746F78">
        <w:rPr>
          <w:i/>
          <w:iCs/>
        </w:rPr>
        <w:t>Orchester-Sinfonien mit zwölf obligaten Stimmen</w:t>
      </w:r>
      <w:r w:rsidRPr="00746F78">
        <w:t xml:space="preserve">, edited by David Kidger; the </w:t>
      </w:r>
      <w:del w:id="20" w:author="Segall, Christopher (segallcr)" w:date="2025-09-19T20:51:00Z">
        <w:r w:rsidRPr="00746F78" w:rsidDel="000634D0">
          <w:delText xml:space="preserve">symphony </w:delText>
        </w:r>
      </w:del>
      <w:ins w:id="21" w:author="Segall, Christopher (segallcr)" w:date="2025-09-19T20:51:00Z">
        <w:r w:rsidR="000634D0">
          <w:t>S</w:t>
        </w:r>
        <w:r w:rsidR="000634D0" w:rsidRPr="00746F78">
          <w:t xml:space="preserve">ymphony </w:t>
        </w:r>
      </w:ins>
      <w:r w:rsidRPr="00746F78">
        <w:t>Wq</w:t>
      </w:r>
      <w:ins w:id="22" w:author="Segall, Christopher (segallcr)" w:date="2025-09-19T20:51:00Z">
        <w:r w:rsidR="000634D0">
          <w:t>.</w:t>
        </w:r>
      </w:ins>
      <w:r w:rsidRPr="00746F78">
        <w:t xml:space="preserve"> 179 appears in Volume III/1</w:t>
      </w:r>
      <w:del w:id="23" w:author="Segall, Christopher (segallcr)" w:date="2025-09-19T20:51:00Z">
        <w:r w:rsidRPr="00746F78" w:rsidDel="000634D0">
          <w:delText xml:space="preserve">: </w:delText>
        </w:r>
      </w:del>
      <w:ins w:id="24" w:author="Segall, Christopher (segallcr)" w:date="2025-09-19T20:51:00Z">
        <w:r w:rsidR="000634D0">
          <w:t>,</w:t>
        </w:r>
        <w:r w:rsidR="000634D0" w:rsidRPr="00746F78">
          <w:t xml:space="preserve"> </w:t>
        </w:r>
      </w:ins>
      <w:r w:rsidRPr="00703D7A">
        <w:rPr>
          <w:i/>
          <w:iCs/>
        </w:rPr>
        <w:t>Berlin Symphonies</w:t>
      </w:r>
      <w:r w:rsidRPr="00746F78">
        <w:t xml:space="preserve">, edited by Ekkehard Krüger and Tobias Schwinger. Last but not least, I </w:t>
      </w:r>
      <w:r w:rsidR="008643C4" w:rsidRPr="00746F78">
        <w:t xml:space="preserve">would like to thank </w:t>
      </w:r>
      <w:r w:rsidRPr="00746F78">
        <w:t>the two anonymous reviewers for their</w:t>
      </w:r>
      <w:r w:rsidR="00706DE2" w:rsidRPr="00746F78">
        <w:t xml:space="preserve"> detailed </w:t>
      </w:r>
      <w:r w:rsidR="009F2C88" w:rsidRPr="00746F78">
        <w:t xml:space="preserve">and helpful </w:t>
      </w:r>
      <w:r w:rsidR="00706DE2" w:rsidRPr="00746F78">
        <w:t>critique</w:t>
      </w:r>
      <w:r w:rsidR="009F2C88" w:rsidRPr="00746F78">
        <w:t>s</w:t>
      </w:r>
      <w:r w:rsidR="00706DE2" w:rsidRPr="00746F78">
        <w:t xml:space="preserve"> of an earlier version of this manuscript</w:t>
      </w:r>
      <w:r w:rsidR="009F2C88" w:rsidRPr="00746F78">
        <w:t>.</w:t>
      </w:r>
    </w:p>
    <w:p w14:paraId="7D07F4C9" w14:textId="514AAE93" w:rsidR="00306CCD" w:rsidRPr="00746F78" w:rsidRDefault="00306CCD" w:rsidP="00374951">
      <w:pPr>
        <w:pStyle w:val="FootnoteText"/>
      </w:pPr>
      <w:r w:rsidRPr="00374951">
        <w:rPr>
          <w:rStyle w:val="FootnoteReference"/>
        </w:rPr>
        <w:footnoteRef/>
      </w:r>
      <w:r w:rsidRPr="00746F78">
        <w:t xml:space="preserve"> </w:t>
      </w:r>
      <w:r w:rsidR="00A73446" w:rsidRPr="00746F78">
        <w:t xml:space="preserve">The </w:t>
      </w:r>
      <w:r w:rsidR="00A73446" w:rsidRPr="00374951">
        <w:t>opening</w:t>
      </w:r>
      <w:r w:rsidR="00A73446" w:rsidRPr="00746F78">
        <w:t xml:space="preserve"> of </w:t>
      </w:r>
      <w:r w:rsidRPr="00746F78">
        <w:t>Bach’s</w:t>
      </w:r>
      <w:r w:rsidR="00A73446" w:rsidRPr="00746F78">
        <w:t xml:space="preserve"> symphony is </w:t>
      </w:r>
      <w:r w:rsidR="001D2559" w:rsidRPr="00746F78">
        <w:t>analyzed</w:t>
      </w:r>
      <w:r w:rsidR="00A73446" w:rsidRPr="00746F78">
        <w:t xml:space="preserve"> briefly in </w:t>
      </w:r>
      <w:r w:rsidRPr="00746F78">
        <w:t xml:space="preserve">Yust (2018, </w:t>
      </w:r>
      <w:r w:rsidR="00915EC0" w:rsidRPr="00746F78">
        <w:t>187–</w:t>
      </w:r>
      <w:ins w:id="25" w:author="Segall, Christopher (segallcr)" w:date="2025-09-19T20:51:00Z">
        <w:r w:rsidR="000563FB">
          <w:t>8</w:t>
        </w:r>
      </w:ins>
      <w:r w:rsidR="00915EC0" w:rsidRPr="00746F78">
        <w:t>8)</w:t>
      </w:r>
      <w:r w:rsidR="00F52D69" w:rsidRPr="00746F78">
        <w:t>; my article offers a</w:t>
      </w:r>
      <w:r w:rsidR="00A839AB" w:rsidRPr="00746F78">
        <w:t xml:space="preserve"> complementary, </w:t>
      </w:r>
      <w:r w:rsidR="00BE4F72" w:rsidRPr="00746F78">
        <w:t>in</w:t>
      </w:r>
      <w:r w:rsidR="001D355B" w:rsidRPr="00746F78">
        <w:t>formal</w:t>
      </w:r>
      <w:r w:rsidR="00A839AB" w:rsidRPr="00746F78">
        <w:t xml:space="preserve"> analysis of </w:t>
      </w:r>
      <w:r w:rsidR="00F52D69" w:rsidRPr="00746F78">
        <w:t>tonality, meter, and form in th</w:t>
      </w:r>
      <w:r w:rsidR="001D355B" w:rsidRPr="00746F78">
        <w:t>is piece</w:t>
      </w:r>
      <w:r w:rsidR="00F52D69" w:rsidRPr="00746F78">
        <w:t>.</w:t>
      </w:r>
      <w:r w:rsidR="001D355B" w:rsidRPr="00746F78">
        <w:t xml:space="preserve"> </w:t>
      </w:r>
      <w:r w:rsidR="00F52D69" w:rsidRPr="00746F78">
        <w:t xml:space="preserve"> </w:t>
      </w:r>
    </w:p>
  </w:footnote>
  <w:footnote w:id="3">
    <w:p w14:paraId="08A3A6AF" w14:textId="41C2F02D" w:rsidR="00FC0576" w:rsidRDefault="00FC0576" w:rsidP="00501AAA">
      <w:pPr>
        <w:pStyle w:val="FootnoteText"/>
      </w:pPr>
      <w:r w:rsidRPr="00501AAA">
        <w:rPr>
          <w:rStyle w:val="FootnoteReference"/>
        </w:rPr>
        <w:footnoteRef/>
      </w:r>
      <w:r>
        <w:t xml:space="preserve"> </w:t>
      </w:r>
      <w:r w:rsidRPr="00746F78">
        <w:t xml:space="preserve">As Burstein (2020) </w:t>
      </w:r>
      <w:r w:rsidRPr="00501AAA">
        <w:t>stresses</w:t>
      </w:r>
      <w:r w:rsidRPr="00746F78">
        <w:t>, Koch’s</w:t>
      </w:r>
      <w:r>
        <w:t xml:space="preserve"> (1782–93)</w:t>
      </w:r>
      <w:r w:rsidRPr="00746F78">
        <w:t xml:space="preserve"> terms such as </w:t>
      </w:r>
      <w:r w:rsidRPr="00746F78">
        <w:rPr>
          <w:i/>
          <w:iCs/>
        </w:rPr>
        <w:t>Quintabsatz</w:t>
      </w:r>
      <w:r w:rsidRPr="00746F78">
        <w:t xml:space="preserve"> are not synonymous with “</w:t>
      </w:r>
      <w:del w:id="34" w:author="Segall, Christopher (segallcr)" w:date="2025-09-24T20:13:00Z">
        <w:r w:rsidRPr="00746F78" w:rsidDel="00CE7D11">
          <w:delText>HC</w:delText>
        </w:r>
      </w:del>
      <w:ins w:id="35" w:author="Segall, Christopher (segallcr)" w:date="2025-09-24T20:13:00Z">
        <w:r w:rsidR="00CE7D11">
          <w:t xml:space="preserve">half </w:t>
        </w:r>
        <w:r w:rsidR="004A0BAE">
          <w:t>cadence</w:t>
        </w:r>
      </w:ins>
      <w:r w:rsidRPr="00746F78">
        <w:t xml:space="preserve">” or other modern-day cadence labels: these points of formal punctuation can be realized in a variety of ways, some of which appear non-cadential to present-day eyes. </w:t>
      </w:r>
      <w:del w:id="36" w:author="Kyle Hutchinson" w:date="2025-08-22T08:55:00Z">
        <w:r w:rsidRPr="00746F78" w:rsidDel="00FC0576">
          <w:delText xml:space="preserve">In this particular piece (see Example 12d below), all resting points are realized in ways that appear cadential when viewed through present-day cadential terminology. </w:delText>
        </w:r>
      </w:del>
    </w:p>
  </w:footnote>
  <w:footnote w:id="4">
    <w:p w14:paraId="2C6F7B90" w14:textId="5F6C4F46" w:rsidR="00EB0ACE" w:rsidRPr="00746F78" w:rsidRDefault="00EB0ACE" w:rsidP="001D6C57">
      <w:pPr>
        <w:pStyle w:val="FootnoteText"/>
      </w:pPr>
      <w:r w:rsidRPr="001D6C57">
        <w:rPr>
          <w:rStyle w:val="FootnoteReference"/>
        </w:rPr>
        <w:footnoteRef/>
      </w:r>
      <w:r w:rsidRPr="00746F78">
        <w:t xml:space="preserve"> </w:t>
      </w:r>
      <w:del w:id="45" w:author="Segall, Christopher (segallcr)" w:date="2025-10-13T21:00:00Z">
        <w:r w:rsidRPr="001D6C57" w:rsidDel="00D6372B">
          <w:delText>Note</w:delText>
        </w:r>
        <w:r w:rsidRPr="00746F78" w:rsidDel="00D6372B">
          <w:delText xml:space="preserve"> that s</w:delText>
        </w:r>
      </w:del>
      <w:ins w:id="46" w:author="Segall, Christopher (segallcr)" w:date="2025-10-13T21:00:00Z">
        <w:r w:rsidR="00D6372B">
          <w:t>S</w:t>
        </w:r>
      </w:ins>
      <w:r w:rsidRPr="00746F78">
        <w:t>ome of the relations discussed below</w:t>
      </w:r>
      <w:del w:id="47" w:author="Segall, Christopher (segallcr)" w:date="2025-10-13T21:01:00Z">
        <w:r w:rsidRPr="00746F78" w:rsidDel="00896DEB">
          <w:delText xml:space="preserve">—e.g., the problem of meter finding and entrainment—are likely to be perceived by various kinds of listeners, while others—e.g., punctuation form and galant schemata—would be </w:delText>
        </w:r>
      </w:del>
      <w:ins w:id="48" w:author="Segall, Christopher (segallcr)" w:date="2025-10-13T21:01:00Z">
        <w:r w:rsidR="00896DEB">
          <w:t xml:space="preserve">require </w:t>
        </w:r>
      </w:ins>
      <w:r w:rsidRPr="00746F78">
        <w:t xml:space="preserve">more </w:t>
      </w:r>
      <w:del w:id="49" w:author="Segall, Christopher (segallcr)" w:date="2025-10-13T21:01:00Z">
        <w:r w:rsidRPr="00746F78" w:rsidDel="00896DEB">
          <w:delText>meaningful for listeners</w:delText>
        </w:r>
        <w:r w:rsidR="00E376ED" w:rsidRPr="00746F78" w:rsidDel="00896DEB">
          <w:delText xml:space="preserve"> deeply enculturated </w:delText>
        </w:r>
      </w:del>
      <w:ins w:id="50" w:author="Segall, Christopher (segallcr)" w:date="2025-10-13T21:01:00Z">
        <w:r w:rsidR="00896DEB" w:rsidRPr="00746F78">
          <w:t>enculturat</w:t>
        </w:r>
        <w:r w:rsidR="00896DEB">
          <w:t>ion</w:t>
        </w:r>
        <w:r w:rsidR="00896DEB" w:rsidRPr="00746F78">
          <w:t xml:space="preserve"> </w:t>
        </w:r>
      </w:ins>
      <w:r w:rsidR="00E376ED" w:rsidRPr="00746F78">
        <w:t xml:space="preserve">in the galant style </w:t>
      </w:r>
      <w:ins w:id="51" w:author="Segall, Christopher (segallcr)" w:date="2025-10-13T21:01:00Z">
        <w:r w:rsidR="00896DEB">
          <w:t>than others</w:t>
        </w:r>
      </w:ins>
      <w:del w:id="52" w:author="Segall, Christopher (segallcr)" w:date="2025-10-13T21:01:00Z">
        <w:r w:rsidR="00E376ED" w:rsidRPr="00746F78" w:rsidDel="00BE69F7">
          <w:delText>(i.e., probably a minority of listeners</w:delText>
        </w:r>
        <w:r w:rsidR="00413D62" w:rsidRPr="00746F78" w:rsidDel="00BE69F7">
          <w:delText xml:space="preserve"> today)</w:delText>
        </w:r>
      </w:del>
      <w:ins w:id="53" w:author="Segall, Christopher (segallcr)" w:date="2025-10-13T21:02:00Z">
        <w:r w:rsidR="00A41E4E">
          <w:t xml:space="preserve"> to perceive</w:t>
        </w:r>
      </w:ins>
      <w:r w:rsidR="00A3317B" w:rsidRPr="00746F78">
        <w:t>.</w:t>
      </w:r>
      <w:r w:rsidRPr="00746F78">
        <w:t xml:space="preserve"> I </w:t>
      </w:r>
      <w:del w:id="54" w:author="Segall, Christopher (segallcr)" w:date="2025-10-13T21:02:00Z">
        <w:r w:rsidRPr="00746F78" w:rsidDel="00A41E4E">
          <w:delText xml:space="preserve">have </w:delText>
        </w:r>
      </w:del>
      <w:r w:rsidRPr="00746F78">
        <w:t>opt</w:t>
      </w:r>
      <w:del w:id="55" w:author="Segall, Christopher (segallcr)" w:date="2025-10-13T21:02:00Z">
        <w:r w:rsidRPr="00746F78" w:rsidDel="00A41E4E">
          <w:delText>ed</w:delText>
        </w:r>
      </w:del>
      <w:r w:rsidRPr="00746F78">
        <w:t xml:space="preserve"> for an eclectic and ad</w:t>
      </w:r>
      <w:del w:id="56" w:author="Segall, Christopher (segallcr)" w:date="2025-10-13T21:02:00Z">
        <w:r w:rsidRPr="00746F78" w:rsidDel="00A41E4E">
          <w:delText>-</w:delText>
        </w:r>
      </w:del>
      <w:ins w:id="57" w:author="Segall, Christopher (segallcr)" w:date="2025-10-13T21:02:00Z">
        <w:r w:rsidR="00A41E4E">
          <w:t xml:space="preserve"> </w:t>
        </w:r>
      </w:ins>
      <w:r w:rsidRPr="00746F78">
        <w:t xml:space="preserve">hoc analytical approach </w:t>
      </w:r>
      <w:del w:id="58" w:author="Segall, Christopher (segallcr)" w:date="2025-10-13T21:02:00Z">
        <w:r w:rsidRPr="00746F78" w:rsidDel="00A41E4E">
          <w:delText xml:space="preserve">in an attempt </w:delText>
        </w:r>
      </w:del>
      <w:r w:rsidRPr="00746F78">
        <w:t>to</w:t>
      </w:r>
      <w:r w:rsidR="005E71B2" w:rsidRPr="00746F78">
        <w:t xml:space="preserve"> facilitate an </w:t>
      </w:r>
      <w:del w:id="59" w:author="Segall, Christopher (segallcr)" w:date="2025-10-13T21:02:00Z">
        <w:r w:rsidR="005E71B2" w:rsidRPr="00746F78" w:rsidDel="00A41E4E">
          <w:delText xml:space="preserve">analytical </w:delText>
        </w:r>
      </w:del>
      <w:r w:rsidR="005E71B2" w:rsidRPr="00746F78">
        <w:t>adventure for present-day readers.</w:t>
      </w:r>
    </w:p>
  </w:footnote>
  <w:footnote w:id="5">
    <w:p w14:paraId="1902A076" w14:textId="77777777" w:rsidR="0088087B" w:rsidRPr="00746F78" w:rsidDel="001C287A" w:rsidRDefault="0088087B" w:rsidP="0055405A">
      <w:pPr>
        <w:pStyle w:val="FootnoteText"/>
        <w:rPr>
          <w:del w:id="87" w:author="Segall, Christopher (segallcr)" w:date="2025-09-24T20:23:00Z"/>
        </w:rPr>
      </w:pPr>
      <w:del w:id="88" w:author="Segall, Christopher (segallcr)" w:date="2025-09-24T20:23:00Z">
        <w:r w:rsidRPr="0055405A" w:rsidDel="001C287A">
          <w:rPr>
            <w:rStyle w:val="FootnoteReference"/>
          </w:rPr>
          <w:footnoteRef/>
        </w:r>
        <w:r w:rsidRPr="00746F78" w:rsidDel="001C287A">
          <w:delText xml:space="preserve"> Cited in </w:delText>
        </w:r>
        <w:r w:rsidRPr="0055405A" w:rsidDel="001C287A">
          <w:rPr>
            <w:rStyle w:val="FootnoteReference"/>
            <w:vertAlign w:val="baseline"/>
          </w:rPr>
          <w:delText>Brown</w:delText>
        </w:r>
        <w:r w:rsidRPr="00746F78" w:rsidDel="001C287A">
          <w:delText xml:space="preserve"> (2010, 11). In the original: “Es ist bey dem Fantasiren eine Sch</w:delText>
        </w:r>
        <w:r w:rsidRPr="00746F78" w:rsidDel="001C287A">
          <w:rPr>
            <w:rFonts w:cstheme="minorHAnsi"/>
          </w:rPr>
          <w:delText>ö</w:delText>
        </w:r>
        <w:r w:rsidRPr="00746F78" w:rsidDel="001C287A">
          <w:delText>nheit, wenn man sich stellet, durch eine f</w:delText>
        </w:r>
        <w:r w:rsidRPr="00746F78" w:rsidDel="001C287A">
          <w:rPr>
            <w:rFonts w:cstheme="minorHAnsi"/>
          </w:rPr>
          <w:delText>ö</w:delText>
        </w:r>
        <w:r w:rsidRPr="00746F78" w:rsidDel="001C287A">
          <w:delText>rmliche Schlu</w:delText>
        </w:r>
        <w:r w:rsidRPr="00746F78" w:rsidDel="001C287A">
          <w:rPr>
            <w:rFonts w:cstheme="minorHAnsi"/>
          </w:rPr>
          <w:delText>ß</w:delText>
        </w:r>
        <w:r w:rsidRPr="00746F78" w:rsidDel="001C287A">
          <w:delText>cadenz in eine andere Tonart auszuweichen, und hernach eine andere Wendung nimmt. Diese, und andere vern</w:delText>
        </w:r>
        <w:r w:rsidRPr="00746F78" w:rsidDel="001C287A">
          <w:rPr>
            <w:rFonts w:cstheme="minorHAnsi"/>
          </w:rPr>
          <w:delText>ü</w:delText>
        </w:r>
        <w:r w:rsidRPr="00746F78" w:rsidDel="001C287A">
          <w:delText>nftige Betr</w:delText>
        </w:r>
        <w:r w:rsidRPr="00746F78" w:rsidDel="001C287A">
          <w:rPr>
            <w:rFonts w:cstheme="minorHAnsi"/>
          </w:rPr>
          <w:delText>ü</w:delText>
        </w:r>
        <w:r w:rsidRPr="00746F78" w:rsidDel="001C287A">
          <w:delText>gereyen machen eine Fantasie gut: allein sie m</w:delText>
        </w:r>
        <w:r w:rsidRPr="00746F78" w:rsidDel="001C287A">
          <w:rPr>
            <w:rFonts w:cstheme="minorHAnsi"/>
          </w:rPr>
          <w:delText>ü</w:delText>
        </w:r>
        <w:r w:rsidRPr="00746F78" w:rsidDel="001C287A">
          <w:delText>ssen nicht immer vorkommen, damit das Nat</w:delText>
        </w:r>
        <w:r w:rsidRPr="00746F78" w:rsidDel="001C287A">
          <w:rPr>
            <w:rFonts w:cstheme="minorHAnsi"/>
          </w:rPr>
          <w:delText>ü</w:delText>
        </w:r>
        <w:r w:rsidRPr="00746F78" w:rsidDel="001C287A">
          <w:delText>rliche nicht ganz und gar darbey verstecket werde.” (Bach 1762, 330).</w:delText>
        </w:r>
      </w:del>
    </w:p>
  </w:footnote>
  <w:footnote w:id="6">
    <w:p w14:paraId="48C7B1FB" w14:textId="311D1E85" w:rsidR="00DE127C" w:rsidRPr="00746F78" w:rsidRDefault="00DE127C" w:rsidP="00D6711A">
      <w:pPr>
        <w:pStyle w:val="FootnoteText"/>
      </w:pPr>
      <w:r w:rsidRPr="00D6711A">
        <w:rPr>
          <w:rStyle w:val="FootnoteReference"/>
        </w:rPr>
        <w:footnoteRef/>
      </w:r>
      <w:r w:rsidRPr="00746F78">
        <w:t xml:space="preserve"> As Byros (2012, 2022) shows, perception of tonality is </w:t>
      </w:r>
      <w:r w:rsidRPr="00D6711A">
        <w:t>influenced</w:t>
      </w:r>
      <w:r w:rsidRPr="00746F78">
        <w:t xml:space="preserve"> by musical usage and schemata. Among </w:t>
      </w:r>
      <w:del w:id="159" w:author="Segall, Christopher (segallcr)" w:date="2025-09-24T20:44:00Z">
        <w:r w:rsidRPr="00746F78" w:rsidDel="00A94B7A">
          <w:delText xml:space="preserve">its </w:delText>
        </w:r>
      </w:del>
      <w:r w:rsidRPr="00746F78">
        <w:t>many (meta</w:t>
      </w:r>
      <w:ins w:id="160" w:author="Segall, Christopher (segallcr)" w:date="2025-09-24T20:44:00Z">
        <w:r w:rsidR="00A94B7A">
          <w:t>-</w:t>
        </w:r>
      </w:ins>
      <w:r w:rsidRPr="00746F78">
        <w:t>)</w:t>
      </w:r>
      <w:del w:id="161" w:author="Segall, Christopher (segallcr)" w:date="2025-09-24T20:44:00Z">
        <w:r w:rsidRPr="00746F78" w:rsidDel="00A94B7A">
          <w:delText>-</w:delText>
        </w:r>
      </w:del>
      <w:r w:rsidRPr="00746F78">
        <w:t>theoretical concerns, Byros</w:t>
      </w:r>
      <w:del w:id="162" w:author="Segall, Christopher (segallcr)" w:date="2025-09-24T20:44:00Z">
        <w:r w:rsidRPr="00746F78" w:rsidDel="00A94B7A">
          <w:delText>’s</w:delText>
        </w:r>
      </w:del>
      <w:r w:rsidRPr="00746F78">
        <w:t xml:space="preserve"> (2022) </w:t>
      </w:r>
      <w:del w:id="163" w:author="Segall, Christopher (segallcr)" w:date="2025-09-24T20:44:00Z">
        <w:r w:rsidRPr="00746F78" w:rsidDel="00A94B7A">
          <w:delText xml:space="preserve">study on “Elegant Tones and Fantastical Progressions” </w:delText>
        </w:r>
      </w:del>
      <w:r w:rsidRPr="00746F78">
        <w:t xml:space="preserve">tracks </w:t>
      </w:r>
      <w:del w:id="164" w:author="Segall, Christopher (segallcr)" w:date="2025-09-24T20:45:00Z">
        <w:r w:rsidRPr="00746F78" w:rsidDel="002D143B">
          <w:delText xml:space="preserve">the embedding of </w:delText>
        </w:r>
      </w:del>
      <w:r w:rsidRPr="00746F78">
        <w:t>diminished seventh chords in figured-bass manuals</w:t>
      </w:r>
      <w:ins w:id="165" w:author="Segall, Christopher (segallcr)" w:date="2025-09-24T20:45:00Z">
        <w:r w:rsidR="002D143B">
          <w:t xml:space="preserve"> to conclude that</w:t>
        </w:r>
      </w:ins>
      <w:del w:id="166" w:author="Segall, Christopher (segallcr)" w:date="2025-09-24T20:45:00Z">
        <w:r w:rsidRPr="00746F78" w:rsidDel="002D143B">
          <w:delText>.</w:delText>
        </w:r>
      </w:del>
      <w:r w:rsidRPr="00746F78">
        <w:t xml:space="preserve"> </w:t>
      </w:r>
      <w:del w:id="167" w:author="Segall, Christopher (segallcr)" w:date="2025-09-24T20:45:00Z">
        <w:r w:rsidRPr="00746F78" w:rsidDel="002D143B">
          <w:delText xml:space="preserve">Rather </w:delText>
        </w:r>
      </w:del>
      <w:ins w:id="168" w:author="Segall, Christopher (segallcr)" w:date="2025-09-24T20:45:00Z">
        <w:r w:rsidR="002D143B">
          <w:t>r</w:t>
        </w:r>
        <w:r w:rsidR="002D143B" w:rsidRPr="00746F78">
          <w:t xml:space="preserve">ather </w:t>
        </w:r>
      </w:ins>
      <w:r w:rsidRPr="00746F78">
        <w:t xml:space="preserve">than being open to enharmonic reinterpretation, diminished seventh chords in the long eighteenth century were embedded within </w:t>
      </w:r>
      <w:del w:id="169" w:author="Segall, Christopher (segallcr)" w:date="2025-09-24T20:46:00Z">
        <w:r w:rsidRPr="00746F78" w:rsidDel="002E2AF1">
          <w:delText xml:space="preserve">specific </w:delText>
        </w:r>
      </w:del>
      <w:r w:rsidRPr="00746F78">
        <w:t xml:space="preserve">patterns of resolution with specific tonal implications. </w:t>
      </w:r>
      <w:del w:id="170" w:author="Segall, Christopher (segallcr)" w:date="2025-09-24T20:46:00Z">
        <w:r w:rsidRPr="00746F78" w:rsidDel="002E2AF1">
          <w:delText>According to Byros’s figure 27.10, w</w:delText>
        </w:r>
      </w:del>
      <w:ins w:id="171" w:author="Segall, Christopher (segallcr)" w:date="2025-09-24T20:46:00Z">
        <w:r w:rsidR="002E2AF1">
          <w:t>W</w:t>
        </w:r>
      </w:ins>
      <w:r w:rsidRPr="00746F78">
        <w:t xml:space="preserve">hen </w:t>
      </w:r>
      <w:del w:id="172" w:author="Segall, Christopher (segallcr)" w:date="2025-09-24T20:46:00Z">
        <w:r w:rsidRPr="00746F78" w:rsidDel="00550B40">
          <w:delText xml:space="preserve">starting on </w:delText>
        </w:r>
      </w:del>
      <w:r w:rsidRPr="00746F78">
        <w:t>a diminished seventh sonority</w:t>
      </w:r>
      <w:del w:id="173" w:author="Segall, Christopher (segallcr)" w:date="2025-09-24T20:46:00Z">
        <w:r w:rsidRPr="00746F78" w:rsidDel="00550B40">
          <w:delText>,</w:delText>
        </w:r>
      </w:del>
      <w:r w:rsidRPr="00746F78">
        <w:t xml:space="preserve"> </w:t>
      </w:r>
      <w:del w:id="174" w:author="Segall, Christopher (segallcr)" w:date="2025-09-24T20:46:00Z">
        <w:r w:rsidRPr="00746F78" w:rsidDel="00550B40">
          <w:delText xml:space="preserve">proceeding </w:delText>
        </w:r>
      </w:del>
      <w:ins w:id="175" w:author="Segall, Christopher (segallcr)" w:date="2025-09-24T20:46:00Z">
        <w:r w:rsidR="00550B40" w:rsidRPr="00746F78">
          <w:t>proceed</w:t>
        </w:r>
        <w:r w:rsidR="00550B40">
          <w:t>s</w:t>
        </w:r>
        <w:r w:rsidR="00550B40" w:rsidRPr="00746F78">
          <w:t xml:space="preserve"> </w:t>
        </w:r>
        <w:r w:rsidR="00550B40">
          <w:t xml:space="preserve">up </w:t>
        </w:r>
      </w:ins>
      <w:r w:rsidRPr="00746F78">
        <w:t xml:space="preserve">a semitone </w:t>
      </w:r>
      <w:del w:id="176" w:author="Segall, Christopher (segallcr)" w:date="2025-09-24T20:46:00Z">
        <w:r w:rsidRPr="00746F78" w:rsidDel="00550B40">
          <w:delText xml:space="preserve">up </w:delText>
        </w:r>
      </w:del>
      <w:r w:rsidRPr="00746F78">
        <w:t>in the bass</w:t>
      </w:r>
      <w:del w:id="177" w:author="Segall, Christopher (segallcr)" w:date="2025-09-24T20:46:00Z">
        <w:r w:rsidRPr="00746F78" w:rsidDel="00C32A4F">
          <w:delText>,</w:delText>
        </w:r>
      </w:del>
      <w:r w:rsidRPr="00746F78">
        <w:t xml:space="preserve"> </w:t>
      </w:r>
      <w:del w:id="178" w:author="Segall, Christopher (segallcr)" w:date="2025-09-24T20:46:00Z">
        <w:r w:rsidRPr="00746F78" w:rsidDel="00C32A4F">
          <w:delText xml:space="preserve">and leading </w:delText>
        </w:r>
      </w:del>
      <w:r w:rsidRPr="00746F78">
        <w:t xml:space="preserve">to a minor 6/4, </w:t>
      </w:r>
      <w:del w:id="179" w:author="Segall, Christopher (segallcr)" w:date="2025-09-24T20:47:00Z">
        <w:r w:rsidRPr="00746F78" w:rsidDel="0043425C">
          <w:delText xml:space="preserve">the scale-degree identity of the diminished seventh’s </w:delText>
        </w:r>
      </w:del>
      <w:ins w:id="180" w:author="Segall, Christopher (segallcr)" w:date="2025-09-24T20:47:00Z">
        <w:r w:rsidR="0043425C">
          <w:t xml:space="preserve">its </w:t>
        </w:r>
      </w:ins>
      <w:r w:rsidRPr="00746F78">
        <w:t>bass is ^</w:t>
      </w:r>
      <w:r>
        <w:t>ƒ</w:t>
      </w:r>
      <w:r w:rsidRPr="00746F78">
        <w:t xml:space="preserve">4 in all cases (probability of 1); when </w:t>
      </w:r>
      <w:del w:id="181" w:author="Segall, Christopher (segallcr)" w:date="2025-09-24T20:47:00Z">
        <w:r w:rsidRPr="00746F78" w:rsidDel="0043425C">
          <w:delText xml:space="preserve">starting on </w:delText>
        </w:r>
      </w:del>
      <w:r w:rsidRPr="00746F78">
        <w:t>a diminished seventh</w:t>
      </w:r>
      <w:ins w:id="182" w:author="Segall, Christopher (segallcr)" w:date="2025-09-24T20:47:00Z">
        <w:r w:rsidR="0043425C">
          <w:t xml:space="preserve"> chord</w:t>
        </w:r>
      </w:ins>
      <w:del w:id="183" w:author="Segall, Christopher (segallcr)" w:date="2025-09-24T20:47:00Z">
        <w:r w:rsidRPr="00746F78" w:rsidDel="0043425C">
          <w:delText>,</w:delText>
        </w:r>
      </w:del>
      <w:r w:rsidRPr="00746F78">
        <w:t xml:space="preserve"> </w:t>
      </w:r>
      <w:del w:id="184" w:author="Segall, Christopher (segallcr)" w:date="2025-09-24T20:47:00Z">
        <w:r w:rsidRPr="00746F78" w:rsidDel="0043425C">
          <w:delText xml:space="preserve">proceeding </w:delText>
        </w:r>
      </w:del>
      <w:ins w:id="185" w:author="Segall, Christopher (segallcr)" w:date="2025-09-24T20:47:00Z">
        <w:r w:rsidR="0043425C" w:rsidRPr="00746F78">
          <w:t>proceed</w:t>
        </w:r>
        <w:r w:rsidR="0043425C">
          <w:t>s</w:t>
        </w:r>
        <w:r w:rsidR="0043425C" w:rsidRPr="00746F78">
          <w:t xml:space="preserve"> </w:t>
        </w:r>
        <w:r w:rsidR="00C06973">
          <w:t xml:space="preserve">up </w:t>
        </w:r>
      </w:ins>
      <w:r w:rsidRPr="00746F78">
        <w:t xml:space="preserve">a semitone </w:t>
      </w:r>
      <w:del w:id="186" w:author="Segall, Christopher (segallcr)" w:date="2025-09-24T20:47:00Z">
        <w:r w:rsidRPr="00746F78" w:rsidDel="00C06973">
          <w:delText xml:space="preserve">up </w:delText>
        </w:r>
      </w:del>
      <w:r w:rsidRPr="00746F78">
        <w:t>in the bass</w:t>
      </w:r>
      <w:del w:id="187" w:author="Segall, Christopher (segallcr)" w:date="2025-09-24T20:48:00Z">
        <w:r w:rsidRPr="00746F78" w:rsidDel="00C06973">
          <w:delText>,</w:delText>
        </w:r>
      </w:del>
      <w:r w:rsidRPr="00746F78">
        <w:t xml:space="preserve"> </w:t>
      </w:r>
      <w:del w:id="188" w:author="Segall, Christopher (segallcr)" w:date="2025-09-24T20:48:00Z">
        <w:r w:rsidRPr="00746F78" w:rsidDel="00C06973">
          <w:delText xml:space="preserve">and leading </w:delText>
        </w:r>
      </w:del>
      <w:r w:rsidRPr="00746F78">
        <w:t xml:space="preserve">to a root-position minor triad, </w:t>
      </w:r>
      <w:del w:id="189" w:author="Segall, Christopher (segallcr)" w:date="2025-09-24T20:48:00Z">
        <w:r w:rsidRPr="00746F78" w:rsidDel="00C06973">
          <w:delText xml:space="preserve">the scale degree identity of the diminished seventh chord’s </w:delText>
        </w:r>
      </w:del>
      <w:ins w:id="190" w:author="Segall, Christopher (segallcr)" w:date="2025-09-24T20:48:00Z">
        <w:r w:rsidR="00C06973">
          <w:t xml:space="preserve">its </w:t>
        </w:r>
      </w:ins>
      <w:r w:rsidRPr="00746F78">
        <w:t>bass is ^7 in all cases. These are also</w:t>
      </w:r>
      <w:del w:id="191" w:author="Segall, Christopher (segallcr)" w:date="2025-09-24T20:48:00Z">
        <w:r w:rsidRPr="00746F78" w:rsidDel="00186CF8">
          <w:delText>,</w:delText>
        </w:r>
      </w:del>
      <w:r w:rsidRPr="00746F78">
        <w:t xml:space="preserve"> </w:t>
      </w:r>
      <w:del w:id="192" w:author="Segall, Christopher (segallcr)" w:date="2025-09-24T20:48:00Z">
        <w:r w:rsidRPr="00746F78" w:rsidDel="00186CF8">
          <w:delText xml:space="preserve">respectively, </w:delText>
        </w:r>
      </w:del>
      <w:r w:rsidRPr="00746F78">
        <w:t xml:space="preserve">the two most frequent resolutions </w:t>
      </w:r>
      <w:del w:id="193" w:author="Segall, Christopher (segallcr)" w:date="2025-09-24T20:49:00Z">
        <w:r w:rsidRPr="00746F78" w:rsidDel="000E6DF0">
          <w:delText xml:space="preserve">in a corpus </w:delText>
        </w:r>
      </w:del>
      <w:r w:rsidRPr="00746F78">
        <w:t xml:space="preserve">of diminished seventh chords </w:t>
      </w:r>
      <w:del w:id="194" w:author="Segall, Christopher (segallcr)" w:date="2025-09-24T20:49:00Z">
        <w:r w:rsidRPr="00746F78" w:rsidDel="000E6DF0">
          <w:delText xml:space="preserve">derived from </w:delText>
        </w:r>
      </w:del>
      <w:ins w:id="195" w:author="Segall, Christopher (segallcr)" w:date="2025-09-24T20:49:00Z">
        <w:r w:rsidR="000E6DF0">
          <w:t xml:space="preserve">in </w:t>
        </w:r>
      </w:ins>
      <w:r w:rsidRPr="00746F78">
        <w:t>Bach (</w:t>
      </w:r>
      <w:r w:rsidR="000E6DF0">
        <w:t>[</w:t>
      </w:r>
      <w:r w:rsidRPr="00746F78">
        <w:t>1752</w:t>
      </w:r>
      <w:r w:rsidR="000E6DF0">
        <w:t xml:space="preserve">] </w:t>
      </w:r>
      <w:r w:rsidRPr="00746F78">
        <w:t>1763) and Albrechtsberger (</w:t>
      </w:r>
      <w:r w:rsidR="000E6DF0">
        <w:t>[</w:t>
      </w:r>
      <w:r w:rsidRPr="00746F78">
        <w:t>1793</w:t>
      </w:r>
      <w:r w:rsidR="000E6DF0">
        <w:t xml:space="preserve">] </w:t>
      </w:r>
      <w:r w:rsidRPr="00746F78">
        <w:t>c</w:t>
      </w:r>
      <w:r w:rsidR="000E6DF0">
        <w:t>a</w:t>
      </w:r>
      <w:r w:rsidRPr="00746F78">
        <w:t xml:space="preserve">. 1807), strengthening the connection to practices of improvisation. </w:t>
      </w:r>
      <w:del w:id="196" w:author="Segall, Christopher (segallcr)" w:date="2025-09-24T20:50:00Z">
        <w:r w:rsidRPr="00746F78" w:rsidDel="00C82E89">
          <w:delText xml:space="preserve">Though Byros has some misgivings about such a bottom-up understanding, his </w:delText>
        </w:r>
      </w:del>
      <w:ins w:id="197" w:author="Segall, Christopher (segallcr)" w:date="2025-09-24T20:50:00Z">
        <w:r w:rsidR="00C82E89">
          <w:t xml:space="preserve">Byros’s </w:t>
        </w:r>
      </w:ins>
      <w:r w:rsidRPr="00746F78">
        <w:t>data suggest that we can unambiguously infer a tonal context from Bach’s two-chord successions in mm. 19–20 (</w:t>
      </w:r>
      <w:del w:id="198" w:author="Segall, Christopher (segallcr)" w:date="2025-09-24T20:50:00Z">
        <w:r w:rsidRPr="00746F78" w:rsidDel="0029709E">
          <w:delText xml:space="preserve">=a </w:delText>
        </w:r>
      </w:del>
      <w:ins w:id="199" w:author="Segall, Christopher (segallcr)" w:date="2025-09-24T20:50:00Z">
        <w:r w:rsidR="0029709E">
          <w:t>A</w:t>
        </w:r>
        <w:r w:rsidR="0029709E" w:rsidRPr="00746F78">
          <w:t xml:space="preserve"> </w:t>
        </w:r>
      </w:ins>
      <w:r w:rsidRPr="00746F78">
        <w:t xml:space="preserve">minor) and </w:t>
      </w:r>
      <w:ins w:id="200" w:author="Segall, Christopher (segallcr)" w:date="2025-09-24T20:50:00Z">
        <w:r w:rsidR="0029709E">
          <w:t xml:space="preserve">mm. </w:t>
        </w:r>
      </w:ins>
      <w:r w:rsidRPr="00746F78">
        <w:t>21–22 (</w:t>
      </w:r>
      <w:del w:id="201" w:author="Segall, Christopher (segallcr)" w:date="2025-09-24T20:50:00Z">
        <w:r w:rsidRPr="00746F78" w:rsidDel="0029709E">
          <w:delText xml:space="preserve">=b </w:delText>
        </w:r>
      </w:del>
      <w:ins w:id="202" w:author="Segall, Christopher (segallcr)" w:date="2025-09-24T20:50:00Z">
        <w:r w:rsidR="0029709E">
          <w:t>B</w:t>
        </w:r>
        <w:r w:rsidR="0029709E" w:rsidRPr="00746F78">
          <w:t xml:space="preserve"> </w:t>
        </w:r>
      </w:ins>
      <w:r w:rsidRPr="00746F78">
        <w:t>minor).</w:t>
      </w:r>
    </w:p>
  </w:footnote>
  <w:footnote w:id="7">
    <w:p w14:paraId="59A77069" w14:textId="2D4C7646" w:rsidR="00A32E97" w:rsidRPr="00746F78" w:rsidRDefault="00A32E97" w:rsidP="005D2696">
      <w:pPr>
        <w:pStyle w:val="FootnoteText"/>
      </w:pPr>
      <w:r w:rsidRPr="00B768D0">
        <w:rPr>
          <w:rStyle w:val="FootnoteReference"/>
        </w:rPr>
        <w:footnoteRef/>
      </w:r>
      <w:r w:rsidRPr="00746F78">
        <w:t xml:space="preserve"> In Kirnberger’s </w:t>
      </w:r>
      <w:del w:id="295" w:author="Segall, Christopher (segallcr)" w:date="2025-09-24T21:50:00Z">
        <w:r w:rsidRPr="00746F78" w:rsidDel="00576325">
          <w:delText xml:space="preserve">terms </w:delText>
        </w:r>
      </w:del>
      <w:r w:rsidRPr="00746F78">
        <w:t>(1982, 140)</w:t>
      </w:r>
      <w:ins w:id="296" w:author="Segall, Christopher (segallcr)" w:date="2025-09-24T21:50:00Z">
        <w:r w:rsidR="001B6F21">
          <w:t xml:space="preserve"> terms</w:t>
        </w:r>
      </w:ins>
      <w:r w:rsidRPr="00746F78">
        <w:t>, a modulation to minor v represents the first level of distant modulations (</w:t>
      </w:r>
      <w:del w:id="297" w:author="Segall, Christopher (segallcr)" w:date="2025-09-24T21:52:00Z">
        <w:r w:rsidRPr="00746F78" w:rsidDel="004A6FCA">
          <w:delText>orig.</w:delText>
        </w:r>
      </w:del>
      <w:r w:rsidR="0016151D" w:rsidRPr="00746F78">
        <w:t xml:space="preserve"> “</w:t>
      </w:r>
      <w:r w:rsidRPr="00746F78">
        <w:t>erster Grad entfernter Ausweichungen</w:t>
      </w:r>
      <w:del w:id="298" w:author="Segall, Christopher (segallcr)" w:date="2025-09-24T21:52:00Z">
        <w:r w:rsidRPr="00746F78" w:rsidDel="004A6FCA">
          <w:delText>,</w:delText>
        </w:r>
      </w:del>
      <w:r w:rsidR="0016151D" w:rsidRPr="00746F78">
        <w:t>”</w:t>
      </w:r>
      <w:del w:id="299" w:author="Segall, Christopher (segallcr)" w:date="2025-09-24T21:52:00Z">
        <w:r w:rsidRPr="00746F78" w:rsidDel="00CE2F4C">
          <w:delText xml:space="preserve"> 1771, 122</w:delText>
        </w:r>
      </w:del>
      <w:r w:rsidRPr="00746F78">
        <w:t>).</w:t>
      </w:r>
      <w:del w:id="300" w:author="Segall, Christopher (segallcr)" w:date="2025-09-24T21:52:00Z">
        <w:r w:rsidRPr="00746F78" w:rsidDel="00CE2F4C">
          <w:delText>)</w:delText>
        </w:r>
      </w:del>
    </w:p>
  </w:footnote>
  <w:footnote w:id="8">
    <w:p w14:paraId="412C46AC" w14:textId="70F5225B" w:rsidR="00E033C8" w:rsidRDefault="00E033C8" w:rsidP="00A40B37">
      <w:pPr>
        <w:pStyle w:val="FootnoteText"/>
        <w:rPr>
          <w:ins w:id="339" w:author="Kyle Hutchinson" w:date="2025-08-22T09:30:00Z"/>
        </w:rPr>
      </w:pPr>
      <w:ins w:id="340" w:author="Kyle Hutchinson" w:date="2025-08-22T09:30:00Z">
        <w:r w:rsidRPr="00A40B37">
          <w:rPr>
            <w:rStyle w:val="FootnoteReference"/>
          </w:rPr>
          <w:footnoteRef/>
        </w:r>
        <w:r>
          <w:t xml:space="preserve"> </w:t>
        </w:r>
        <w:r w:rsidRPr="0085486B">
          <w:t xml:space="preserve">By </w:t>
        </w:r>
        <w:r w:rsidRPr="00A40B37">
          <w:t>referring</w:t>
        </w:r>
        <w:r w:rsidRPr="0085486B">
          <w:t xml:space="preserve"> to present-day notions of tactus (Lerdahl </w:t>
        </w:r>
        <w:del w:id="341" w:author="Segall, Christopher (segallcr)" w:date="2025-09-25T08:47:00Z">
          <w:r w:rsidRPr="0085486B" w:rsidDel="00A40B37">
            <w:delText>&amp;</w:delText>
          </w:r>
        </w:del>
      </w:ins>
      <w:ins w:id="342" w:author="Segall, Christopher (segallcr)" w:date="2025-09-25T08:47:00Z">
        <w:r w:rsidR="00A40B37">
          <w:t>and</w:t>
        </w:r>
      </w:ins>
      <w:ins w:id="343" w:author="Kyle Hutchinson" w:date="2025-08-22T09:30:00Z">
        <w:r w:rsidRPr="0085486B">
          <w:t xml:space="preserve"> Jackendoff 1983), I</w:t>
        </w:r>
        <w:r>
          <w:t xml:space="preserve"> acknowledge that I</w:t>
        </w:r>
        <w:r w:rsidRPr="0085486B">
          <w:t xml:space="preserve"> am skirting</w:t>
        </w:r>
        <w:r>
          <w:t xml:space="preserve"> certain complications in the historical conception</w:t>
        </w:r>
        <w:del w:id="344" w:author="Segall, Christopher (segallcr)" w:date="2025-09-25T08:48:00Z">
          <w:r w:rsidDel="00DF190F">
            <w:delText>s</w:delText>
          </w:r>
        </w:del>
        <w:r>
          <w:t xml:space="preserve"> of meter. For my present analytical purposes, the opening </w:t>
        </w:r>
        <w:r w:rsidRPr="0085486B">
          <w:t xml:space="preserve">of the piece poses a dilemma regarding whether </w:t>
        </w:r>
        <w:del w:id="345" w:author="Segall, Christopher (segallcr)" w:date="2025-09-25T08:48:00Z">
          <w:r w:rsidRPr="0085486B" w:rsidDel="00DF190F">
            <w:delText>2</w:delText>
          </w:r>
        </w:del>
      </w:ins>
      <w:ins w:id="346" w:author="Segall, Christopher (segallcr)" w:date="2025-09-25T08:48:00Z">
        <w:r w:rsidR="00DF190F">
          <w:t>two</w:t>
        </w:r>
      </w:ins>
      <w:ins w:id="347" w:author="Kyle Hutchinson" w:date="2025-08-22T09:30:00Z">
        <w:r w:rsidRPr="0085486B">
          <w:t xml:space="preserve"> or </w:t>
        </w:r>
        <w:del w:id="348" w:author="Segall, Christopher (segallcr)" w:date="2025-09-25T08:48:00Z">
          <w:r w:rsidRPr="0085486B" w:rsidDel="00DF190F">
            <w:delText>3</w:delText>
          </w:r>
        </w:del>
      </w:ins>
      <w:ins w:id="349" w:author="Segall, Christopher (segallcr)" w:date="2025-09-25T08:48:00Z">
        <w:r w:rsidR="00DF190F">
          <w:t>three</w:t>
        </w:r>
      </w:ins>
      <w:ins w:id="350" w:author="Kyle Hutchinson" w:date="2025-08-22T09:30:00Z">
        <w:r w:rsidRPr="0085486B">
          <w:t xml:space="preserve"> half notes are to be grouped together in our </w:t>
        </w:r>
        <w:r>
          <w:t>present-day</w:t>
        </w:r>
        <w:r w:rsidRPr="0085486B">
          <w:t xml:space="preserve"> mind’s ear. </w:t>
        </w:r>
      </w:ins>
    </w:p>
  </w:footnote>
  <w:footnote w:id="9">
    <w:p w14:paraId="4717BB19" w14:textId="036C761B" w:rsidR="00E033C8" w:rsidRPr="00987BEC" w:rsidRDefault="00E033C8" w:rsidP="00871AB1">
      <w:pPr>
        <w:pStyle w:val="FootnoteText"/>
      </w:pPr>
      <w:ins w:id="361" w:author="Kyle Hutchinson" w:date="2025-08-22T09:30:00Z">
        <w:r w:rsidRPr="00871AB1">
          <w:rPr>
            <w:rStyle w:val="FootnoteReference"/>
          </w:rPr>
          <w:footnoteRef/>
        </w:r>
        <w:r w:rsidRPr="00987BEC">
          <w:t xml:space="preserve"> </w:t>
        </w:r>
        <w:r>
          <w:t>A</w:t>
        </w:r>
        <w:r w:rsidRPr="00E033C8">
          <w:t xml:space="preserve">rguments about </w:t>
        </w:r>
        <w:r w:rsidRPr="00871AB1">
          <w:t>authorial</w:t>
        </w:r>
        <w:r w:rsidRPr="00E033C8">
          <w:t xml:space="preserve"> intent—especially those communicated through music—are risky and speculative</w:t>
        </w:r>
      </w:ins>
      <w:ins w:id="362" w:author="Segall, Christopher (segallcr)" w:date="2025-09-25T08:50:00Z">
        <w:r w:rsidR="00E758E6">
          <w:t xml:space="preserve"> (Haimo 1996)</w:t>
        </w:r>
      </w:ins>
      <w:ins w:id="363" w:author="Kyle Hutchinson" w:date="2025-08-22T09:30:00Z">
        <w:r w:rsidRPr="00E033C8">
          <w:t xml:space="preserve">. At the same time, the date of the composition </w:t>
        </w:r>
        <w:del w:id="364" w:author="Segall, Christopher (segallcr)" w:date="2025-09-25T08:50:00Z">
          <w:r w:rsidRPr="00E033C8" w:rsidDel="005F1074">
            <w:delText>along</w:delText>
          </w:r>
        </w:del>
      </w:ins>
      <w:ins w:id="365" w:author="Segall, Christopher (segallcr)" w:date="2025-09-25T08:50:00Z">
        <w:r w:rsidR="005F1074">
          <w:t>coincides</w:t>
        </w:r>
      </w:ins>
      <w:ins w:id="366" w:author="Kyle Hutchinson" w:date="2025-08-22T09:30:00Z">
        <w:r w:rsidRPr="00E033C8">
          <w:t xml:space="preserve"> with the emergence of new insights on pulsations in metric theory</w:t>
        </w:r>
        <w:del w:id="367" w:author="Segall, Christopher (segallcr)" w:date="2025-09-25T08:50:00Z">
          <w:r w:rsidRPr="00E033C8" w:rsidDel="005F1074">
            <w:delText xml:space="preserve"> does not seem coincidental</w:delText>
          </w:r>
        </w:del>
        <w:r w:rsidRPr="00E033C8">
          <w:t xml:space="preserve">. </w:t>
        </w:r>
        <w:del w:id="368" w:author="Segall, Christopher (segallcr)" w:date="2025-09-25T08:51:00Z">
          <w:r w:rsidRPr="00E033C8" w:rsidDel="001B471D">
            <w:delText>The two musicians</w:delText>
          </w:r>
        </w:del>
      </w:ins>
      <w:ins w:id="369" w:author="Segall, Christopher (segallcr)" w:date="2025-09-25T08:51:00Z">
        <w:r w:rsidR="001B471D">
          <w:t>Bach and Kirnberger</w:t>
        </w:r>
      </w:ins>
      <w:ins w:id="370" w:author="Kyle Hutchinson" w:date="2025-08-22T09:30:00Z">
        <w:r w:rsidRPr="00E033C8">
          <w:t xml:space="preserve"> belonged to the same milieu, which makes such connections seem plausible. According to Clark (</w:t>
        </w:r>
      </w:ins>
      <w:ins w:id="371" w:author="Segall, Christopher (segallcr)" w:date="2025-09-25T08:53:00Z">
        <w:r w:rsidR="00AA78E3">
          <w:t xml:space="preserve">Bach </w:t>
        </w:r>
      </w:ins>
      <w:ins w:id="372" w:author="Kyle Hutchinson" w:date="2025-08-22T09:30:00Z">
        <w:r w:rsidRPr="00E033C8">
          <w:t>1997, 17</w:t>
        </w:r>
        <w:del w:id="373" w:author="Segall, Christopher (segallcr)" w:date="2025-09-25T08:52:00Z">
          <w:r w:rsidRPr="00E033C8" w:rsidDel="005638DA">
            <w:delText>f</w:delText>
          </w:r>
        </w:del>
        <w:r w:rsidRPr="00E033C8">
          <w:t xml:space="preserve">n3), a letter from Bach to </w:t>
        </w:r>
        <w:del w:id="374" w:author="Segall, Christopher (segallcr)" w:date="2025-09-25T08:53:00Z">
          <w:r w:rsidRPr="00E033C8" w:rsidDel="001B7128">
            <w:delText xml:space="preserve">Johann Philipp </w:delText>
          </w:r>
        </w:del>
        <w:r w:rsidRPr="00E033C8">
          <w:t>Kirnberger dated July 21</w:t>
        </w:r>
        <w:del w:id="375" w:author="Segall, Christopher (segallcr)" w:date="2025-09-25T08:53:00Z">
          <w:r w:rsidRPr="00E033C8" w:rsidDel="001B7128">
            <w:rPr>
              <w:vertAlign w:val="superscript"/>
            </w:rPr>
            <w:delText>st</w:delText>
          </w:r>
        </w:del>
        <w:r w:rsidRPr="00E033C8">
          <w:t xml:space="preserve">, 1769, which mentions the latter’s composition treatise, may </w:t>
        </w:r>
        <w:del w:id="376" w:author="Segall, Christopher (segallcr)" w:date="2025-09-25T08:54:00Z">
          <w:r w:rsidRPr="00E033C8" w:rsidDel="009E602A">
            <w:delText xml:space="preserve">be an indication </w:delText>
          </w:r>
        </w:del>
      </w:ins>
      <w:ins w:id="377" w:author="Segall, Christopher (segallcr)" w:date="2025-09-25T08:54:00Z">
        <w:r w:rsidR="009E602A">
          <w:t xml:space="preserve">indicate </w:t>
        </w:r>
      </w:ins>
      <w:ins w:id="378" w:author="Kyle Hutchinson" w:date="2025-08-22T09:30:00Z">
        <w:r w:rsidRPr="00E033C8">
          <w:t xml:space="preserve">that Bach </w:t>
        </w:r>
        <w:del w:id="379" w:author="Segall, Christopher (segallcr)" w:date="2025-09-25T08:54:00Z">
          <w:r w:rsidRPr="00E033C8" w:rsidDel="00DA2920">
            <w:delText xml:space="preserve">was in possession of </w:delText>
          </w:r>
        </w:del>
      </w:ins>
      <w:ins w:id="380" w:author="Segall, Christopher (segallcr)" w:date="2025-09-25T08:54:00Z">
        <w:r w:rsidR="00DA2920">
          <w:t xml:space="preserve">possessed </w:t>
        </w:r>
      </w:ins>
      <w:ins w:id="381" w:author="Kyle Hutchinson" w:date="2025-08-22T09:30:00Z">
        <w:r w:rsidRPr="00E033C8">
          <w:t>a draft of Kirn</w:t>
        </w:r>
        <w:del w:id="382" w:author="Segall, Christopher (segallcr)" w:date="2025-09-25T08:54:00Z">
          <w:r w:rsidRPr="00E033C8" w:rsidDel="00DA2920">
            <w:delText>er</w:delText>
          </w:r>
        </w:del>
        <w:r w:rsidRPr="00E033C8">
          <w:t xml:space="preserve">berger’s </w:t>
        </w:r>
        <w:r w:rsidRPr="00E033C8">
          <w:rPr>
            <w:i/>
            <w:iCs/>
          </w:rPr>
          <w:t>Die Kunst des reinen Satzes</w:t>
        </w:r>
        <w:del w:id="383" w:author="Segall, Christopher (segallcr)" w:date="2025-09-25T09:06:00Z">
          <w:r w:rsidRPr="00E033C8" w:rsidDel="00D43D33">
            <w:delText>, whose first part was published in 1771</w:delText>
          </w:r>
        </w:del>
        <w:del w:id="384" w:author="Segall, Christopher (segallcr)" w:date="2025-09-25T08:55:00Z">
          <w:r w:rsidRPr="00E033C8" w:rsidDel="00215F90">
            <w:delText>: Bach writes that Kirnberger is “receiving herewith your composition manual in a nutshell.”</w:delText>
          </w:r>
          <w:r w:rsidRPr="00E033C8" w:rsidDel="00215F90">
            <w:rPr>
              <w:rStyle w:val="FootnoteReference"/>
              <w:rFonts w:ascii="Garamond" w:hAnsi="Garamond"/>
            </w:rPr>
            <w:footnoteRef/>
          </w:r>
        </w:del>
      </w:ins>
      <w:ins w:id="385" w:author="Segall, Christopher (segallcr)" w:date="2025-09-25T08:55:00Z">
        <w:r w:rsidR="00215F90">
          <w:t>.</w:t>
        </w:r>
      </w:ins>
      <w:ins w:id="386" w:author="Kyle Hutchinson" w:date="2025-08-22T09:30:00Z">
        <w:r w:rsidRPr="00E033C8">
          <w:t xml:space="preserve"> </w:t>
        </w:r>
        <w:del w:id="387" w:author="Segall, Christopher (segallcr)" w:date="2025-09-25T08:57:00Z">
          <w:r w:rsidRPr="00E033C8" w:rsidDel="00076B27">
            <w:delText xml:space="preserve">The letter </w:delText>
          </w:r>
        </w:del>
        <w:del w:id="388" w:author="Segall, Christopher (segallcr)" w:date="2025-09-25T08:56:00Z">
          <w:r w:rsidRPr="00E033C8" w:rsidDel="00834B9B">
            <w:delText xml:space="preserve">itself </w:delText>
          </w:r>
        </w:del>
        <w:del w:id="389" w:author="Segall, Christopher (segallcr)" w:date="2025-09-25T08:57:00Z">
          <w:r w:rsidRPr="00E033C8" w:rsidDel="00076B27">
            <w:delText xml:space="preserve">mainly addresses the two musicians’ efforts to publish J. S. Bach’s chorales and discusses logistical matters. </w:delText>
          </w:r>
        </w:del>
        <w:del w:id="390" w:author="Segall, Christopher (segallcr)" w:date="2025-09-25T09:03:00Z">
          <w:r w:rsidRPr="00E033C8" w:rsidDel="00052B6D">
            <w:delText>According to the collective edition of C. P. E. Bach’s works, the composer</w:delText>
          </w:r>
        </w:del>
      </w:ins>
      <w:ins w:id="391" w:author="Segall, Christopher (segallcr)" w:date="2025-09-25T09:03:00Z">
        <w:r w:rsidR="00052B6D">
          <w:t>Bach</w:t>
        </w:r>
      </w:ins>
      <w:ins w:id="392" w:author="Kyle Hutchinson" w:date="2025-08-22T09:30:00Z">
        <w:r w:rsidRPr="00E033C8">
          <w:t xml:space="preserve"> rehearsed all four symphonies of Wq</w:t>
        </w:r>
      </w:ins>
      <w:ins w:id="393" w:author="Segall, Christopher (segallcr)" w:date="2025-09-25T09:03:00Z">
        <w:r w:rsidR="00052B6D">
          <w:t>.</w:t>
        </w:r>
      </w:ins>
      <w:ins w:id="394" w:author="Kyle Hutchinson" w:date="2025-08-22T09:30:00Z">
        <w:r w:rsidRPr="00E033C8">
          <w:t xml:space="preserve"> 183 in August </w:t>
        </w:r>
        <w:del w:id="395" w:author="Segall, Christopher (segallcr)" w:date="2025-09-25T09:03:00Z">
          <w:r w:rsidRPr="00E033C8" w:rsidDel="00052B6D">
            <w:delText xml:space="preserve">of </w:delText>
          </w:r>
        </w:del>
        <w:r w:rsidRPr="00E033C8">
          <w:t>1776; he may have composed the first two in fall 1775 and the latter two in spring 1776</w:t>
        </w:r>
      </w:ins>
      <w:ins w:id="396" w:author="Segall, Christopher (segallcr)" w:date="2025-09-25T09:04:00Z">
        <w:r w:rsidR="00C613EF">
          <w:t xml:space="preserve"> (Bach 2005, </w:t>
        </w:r>
        <w:r w:rsidR="008E66A4">
          <w:t>vii)</w:t>
        </w:r>
      </w:ins>
      <w:ins w:id="397" w:author="Kyle Hutchinson" w:date="2025-08-22T09:30:00Z">
        <w:r w:rsidRPr="00E033C8">
          <w:t>.</w:t>
        </w:r>
        <w:del w:id="398" w:author="Segall, Christopher (segallcr)" w:date="2025-09-25T09:04:00Z">
          <w:r w:rsidRPr="00E033C8" w:rsidDel="00C613EF">
            <w:rPr>
              <w:rStyle w:val="FootnoteReference"/>
              <w:rFonts w:ascii="Garamond" w:hAnsi="Garamond"/>
            </w:rPr>
            <w:footnoteRef/>
          </w:r>
        </w:del>
        <w:r w:rsidRPr="00E033C8">
          <w:t xml:space="preserve"> </w:t>
        </w:r>
        <w:del w:id="399" w:author="Segall, Christopher (segallcr)" w:date="2025-09-25T09:05:00Z">
          <w:r w:rsidRPr="00E033C8" w:rsidDel="00A46816">
            <w:delText>In other words, e</w:delText>
          </w:r>
        </w:del>
      </w:ins>
      <w:ins w:id="400" w:author="Segall, Christopher (segallcr)" w:date="2025-09-25T09:05:00Z">
        <w:r w:rsidR="00A46816">
          <w:t>E</w:t>
        </w:r>
      </w:ins>
      <w:ins w:id="401" w:author="Kyle Hutchinson" w:date="2025-08-22T09:30:00Z">
        <w:r w:rsidRPr="00E033C8">
          <w:t xml:space="preserve">ven if Bach could not </w:t>
        </w:r>
      </w:ins>
      <w:ins w:id="402" w:author="Segall, Christopher (segallcr)" w:date="2025-09-25T09:05:00Z">
        <w:r w:rsidR="00007126">
          <w:t xml:space="preserve">have </w:t>
        </w:r>
      </w:ins>
      <w:ins w:id="403" w:author="Kyle Hutchinson" w:date="2025-08-22T09:30:00Z">
        <w:r w:rsidRPr="00E033C8">
          <w:t>read the discussions of rhythm and meter in Volume 2</w:t>
        </w:r>
        <w:del w:id="404" w:author="Segall, Christopher (segallcr)" w:date="2025-09-25T09:05:00Z">
          <w:r w:rsidRPr="00E033C8" w:rsidDel="00211E3B">
            <w:delText>, Part 1</w:delText>
          </w:r>
        </w:del>
        <w:r w:rsidRPr="00E033C8">
          <w:t xml:space="preserve"> of Kirnberger’s </w:t>
        </w:r>
        <w:del w:id="405" w:author="Segall, Christopher (segallcr)" w:date="2025-09-25T09:06:00Z">
          <w:r w:rsidRPr="00E033C8" w:rsidDel="00007126">
            <w:delText xml:space="preserve">(1776) </w:delText>
          </w:r>
          <w:r w:rsidRPr="00E033C8" w:rsidDel="00007126">
            <w:rPr>
              <w:i/>
              <w:iCs/>
            </w:rPr>
            <w:delText xml:space="preserve">Art of Strict Musical Composition </w:delText>
          </w:r>
          <w:r w:rsidRPr="00E033C8" w:rsidDel="00007126">
            <w:delText>(1982 [1776])</w:delText>
          </w:r>
        </w:del>
      </w:ins>
      <w:ins w:id="406" w:author="Segall, Christopher (segallcr)" w:date="2025-09-25T09:06:00Z">
        <w:r w:rsidR="00007126">
          <w:t>treatise</w:t>
        </w:r>
      </w:ins>
      <w:ins w:id="407" w:author="Segall, Christopher (segallcr)" w:date="2025-09-25T09:07:00Z">
        <w:r w:rsidR="00D43D33">
          <w:t>, published in 1776,</w:t>
        </w:r>
      </w:ins>
      <w:ins w:id="408" w:author="Kyle Hutchinson" w:date="2025-08-22T09:30:00Z">
        <w:r w:rsidRPr="00E033C8">
          <w:t xml:space="preserve"> </w:t>
        </w:r>
        <w:del w:id="409" w:author="Segall, Christopher (segallcr)" w:date="2025-09-25T09:07:00Z">
          <w:r w:rsidRPr="00E033C8" w:rsidDel="00D43D33">
            <w:delText xml:space="preserve">prior to composing the first two symphonies of Wq. 183 in (presumably) 1775, </w:delText>
          </w:r>
        </w:del>
        <w:r w:rsidRPr="00E033C8">
          <w:t xml:space="preserve">he would have been able to encounter </w:t>
        </w:r>
        <w:del w:id="410" w:author="Segall, Christopher (segallcr)" w:date="2025-09-25T09:07:00Z">
          <w:r w:rsidRPr="00E033C8" w:rsidDel="00D43D33">
            <w:delText xml:space="preserve">such </w:delText>
          </w:r>
        </w:del>
        <w:r w:rsidRPr="00E033C8">
          <w:t xml:space="preserve">ideas about pulsations in Sulzer’s encyclopedia </w:t>
        </w:r>
      </w:ins>
      <w:ins w:id="411" w:author="Segall, Christopher (segallcr)" w:date="2025-09-25T09:07:00Z">
        <w:r w:rsidR="00EF745B">
          <w:t xml:space="preserve">(Kirnberger and Schulz 1774) </w:t>
        </w:r>
      </w:ins>
      <w:ins w:id="412" w:author="Kyle Hutchinson" w:date="2025-08-22T09:30:00Z">
        <w:r w:rsidRPr="00E033C8">
          <w:t>or through personal discussions.</w:t>
        </w:r>
        <w:r w:rsidRPr="00C3434B">
          <w:rPr>
            <w:rStyle w:val="CommentReference"/>
            <w:sz w:val="24"/>
            <w:szCs w:val="24"/>
          </w:rPr>
          <w:annotationRef/>
        </w:r>
        <w:r w:rsidRPr="00E033C8">
          <w:t xml:space="preserve"> </w:t>
        </w:r>
      </w:ins>
    </w:p>
  </w:footnote>
  <w:footnote w:id="10">
    <w:p w14:paraId="263DCDF0" w14:textId="180A0777" w:rsidR="00E033C8" w:rsidRPr="00746F78" w:rsidRDefault="00E033C8" w:rsidP="00844229">
      <w:pPr>
        <w:pStyle w:val="FootnoteText"/>
      </w:pPr>
      <w:r w:rsidRPr="00844229">
        <w:rPr>
          <w:rStyle w:val="FootnoteReference"/>
        </w:rPr>
        <w:footnoteRef/>
      </w:r>
      <w:r w:rsidRPr="00746F78">
        <w:t xml:space="preserve"> </w:t>
      </w:r>
      <w:del w:id="416" w:author="Segall, Christopher (segallcr)" w:date="2025-10-02T19:56:00Z">
        <w:r w:rsidRPr="00746F78" w:rsidDel="00B813A8">
          <w:delText xml:space="preserve">In the second volume of the first edition, this quotation and the notations cited here as Example 5 (Mirka’s example 2.11) are </w:delText>
        </w:r>
        <w:r w:rsidDel="00B813A8">
          <w:delText>from</w:delText>
        </w:r>
        <w:r w:rsidRPr="00746F78" w:rsidDel="00B813A8">
          <w:delText xml:space="preserve"> Kirnberger and Schulz (1774, 980). This is the </w:delText>
        </w:r>
      </w:del>
      <w:ins w:id="417" w:author="Segall, Christopher (segallcr)" w:date="2025-10-02T19:56:00Z">
        <w:r w:rsidR="00B813A8">
          <w:t>T</w:t>
        </w:r>
        <w:r w:rsidR="00B813A8" w:rsidRPr="00746F78">
          <w:t xml:space="preserve">he </w:t>
        </w:r>
        <w:r w:rsidR="00B813A8">
          <w:t xml:space="preserve">first </w:t>
        </w:r>
      </w:ins>
      <w:r w:rsidRPr="00746F78">
        <w:t xml:space="preserve">edition </w:t>
      </w:r>
      <w:ins w:id="418" w:author="Segall, Christopher (segallcr)" w:date="2025-10-02T19:56:00Z">
        <w:r w:rsidR="00B813A8">
          <w:t xml:space="preserve">(Kirnberger and Schulz 1774) </w:t>
        </w:r>
      </w:ins>
      <w:del w:id="419" w:author="Segall, Christopher (segallcr)" w:date="2025-10-02T19:56:00Z">
        <w:r w:rsidRPr="00746F78" w:rsidDel="00B813A8">
          <w:delText xml:space="preserve">that </w:delText>
        </w:r>
      </w:del>
      <w:r w:rsidRPr="00746F78">
        <w:t xml:space="preserve">would have been available to Bach while working on the symphony. </w:t>
      </w:r>
      <w:del w:id="420" w:author="Segall, Christopher (segallcr)" w:date="2025-10-02T19:57:00Z">
        <w:r w:rsidRPr="00746F78" w:rsidDel="00231676">
          <w:delText xml:space="preserve">See </w:delText>
        </w:r>
      </w:del>
      <w:ins w:id="421" w:author="Segall, Christopher (segallcr)" w:date="2025-10-02T19:57:00Z">
        <w:r w:rsidR="00231676">
          <w:t>London (2012, 13–15)</w:t>
        </w:r>
        <w:r w:rsidR="00231676" w:rsidRPr="00746F78">
          <w:t xml:space="preserve"> </w:t>
        </w:r>
      </w:ins>
      <w:r w:rsidRPr="00746F78">
        <w:t xml:space="preserve">also </w:t>
      </w:r>
      <w:del w:id="422" w:author="Segall, Christopher (segallcr)" w:date="2025-10-02T19:57:00Z">
        <w:r w:rsidRPr="00746F78" w:rsidDel="00231676">
          <w:delText>the discussion</w:delText>
        </w:r>
      </w:del>
      <w:ins w:id="423" w:author="Segall, Christopher (segallcr)" w:date="2025-10-02T19:57:00Z">
        <w:r w:rsidR="00231676">
          <w:t>discusses</w:t>
        </w:r>
      </w:ins>
      <w:r w:rsidRPr="00746F78">
        <w:t xml:space="preserve"> </w:t>
      </w:r>
      <w:del w:id="424" w:author="Segall, Christopher (segallcr)" w:date="2025-10-02T19:57:00Z">
        <w:r w:rsidRPr="00746F78" w:rsidDel="00231676">
          <w:delText xml:space="preserve">of </w:delText>
        </w:r>
      </w:del>
      <w:r w:rsidRPr="00746F78">
        <w:t>subjective rhythmization</w:t>
      </w:r>
      <w:del w:id="425" w:author="Segall, Christopher (segallcr)" w:date="2025-10-02T19:57:00Z">
        <w:r w:rsidRPr="00746F78" w:rsidDel="00231676">
          <w:delText xml:space="preserve"> in London (2012, 13–15)</w:delText>
        </w:r>
      </w:del>
      <w:r w:rsidRPr="00746F78">
        <w:t>.</w:t>
      </w:r>
    </w:p>
  </w:footnote>
  <w:footnote w:id="11">
    <w:p w14:paraId="31B69AF8" w14:textId="0DAD610C" w:rsidR="00185CB6" w:rsidRPr="00746F78" w:rsidRDefault="00185CB6" w:rsidP="00E10230">
      <w:pPr>
        <w:pStyle w:val="FootnoteText"/>
      </w:pPr>
      <w:r w:rsidRPr="00E10230">
        <w:rPr>
          <w:rStyle w:val="FootnoteReference"/>
        </w:rPr>
        <w:footnoteRef/>
      </w:r>
      <w:r w:rsidRPr="00746F78">
        <w:t xml:space="preserve"> </w:t>
      </w:r>
      <w:del w:id="457" w:author="Segall, Christopher (segallcr)" w:date="2025-10-02T20:23:00Z">
        <w:r w:rsidR="00FA1D7B" w:rsidRPr="00746F78" w:rsidDel="00975E4F">
          <w:delText xml:space="preserve">This, of course, is </w:delText>
        </w:r>
        <w:r w:rsidR="00FA1D7B" w:rsidRPr="00E10230" w:rsidDel="00975E4F">
          <w:delText>similar</w:delText>
        </w:r>
        <w:r w:rsidR="00FA1D7B" w:rsidRPr="00746F78" w:rsidDel="00975E4F">
          <w:delText xml:space="preserve"> to the presentation of the surface of </w:delText>
        </w:r>
      </w:del>
      <w:r w:rsidR="00FA1D7B" w:rsidRPr="00746F78">
        <w:t xml:space="preserve">Mozart’s </w:t>
      </w:r>
      <w:del w:id="458" w:author="Segall, Christopher (segallcr)" w:date="2025-10-02T20:22:00Z">
        <w:r w:rsidR="00FA1D7B" w:rsidRPr="00746F78" w:rsidDel="006126AE">
          <w:delText xml:space="preserve">G-minor </w:delText>
        </w:r>
      </w:del>
      <w:r w:rsidR="00FA1D7B" w:rsidRPr="00746F78">
        <w:t xml:space="preserve">Symphony </w:t>
      </w:r>
      <w:ins w:id="459" w:author="Segall, Christopher (segallcr)" w:date="2025-10-02T20:22:00Z">
        <w:r w:rsidR="006126AE">
          <w:t xml:space="preserve">in G Minor, </w:t>
        </w:r>
      </w:ins>
      <w:del w:id="460" w:author="Segall, Christopher (segallcr)" w:date="2025-10-02T20:22:00Z">
        <w:r w:rsidR="00FA1D7B" w:rsidRPr="00746F78" w:rsidDel="006126AE">
          <w:delText>(</w:delText>
        </w:r>
      </w:del>
      <w:r w:rsidR="00FA1D7B" w:rsidRPr="00746F78">
        <w:t>K. 550</w:t>
      </w:r>
      <w:del w:id="461" w:author="Segall, Christopher (segallcr)" w:date="2025-10-02T20:23:00Z">
        <w:r w:rsidR="00FA1D7B" w:rsidRPr="00746F78" w:rsidDel="006126AE">
          <w:delText>)</w:delText>
        </w:r>
      </w:del>
      <w:ins w:id="462" w:author="Segall, Christopher (segallcr)" w:date="2025-10-02T20:23:00Z">
        <w:r w:rsidR="006126AE">
          <w:t>,</w:t>
        </w:r>
      </w:ins>
      <w:r w:rsidR="00FA1D7B" w:rsidRPr="00746F78">
        <w:t xml:space="preserve"> </w:t>
      </w:r>
      <w:del w:id="463" w:author="Segall, Christopher (segallcr)" w:date="2025-10-02T20:23:00Z">
        <w:r w:rsidR="00FA1D7B" w:rsidRPr="00746F78" w:rsidDel="00975E4F">
          <w:delText xml:space="preserve">opening </w:delText>
        </w:r>
      </w:del>
      <w:ins w:id="464" w:author="Segall, Christopher (segallcr)" w:date="2025-10-02T20:23:00Z">
        <w:r w:rsidR="00975E4F">
          <w:t xml:space="preserve">opens </w:t>
        </w:r>
      </w:ins>
      <w:ins w:id="465" w:author="Segall, Christopher (segallcr)" w:date="2025-10-02T20:26:00Z">
        <w:r w:rsidR="005B2F9D">
          <w:t xml:space="preserve">with </w:t>
        </w:r>
      </w:ins>
      <w:ins w:id="466" w:author="Segall, Christopher (segallcr)" w:date="2025-10-02T20:23:00Z">
        <w:r w:rsidR="00975E4F">
          <w:t>similar</w:t>
        </w:r>
      </w:ins>
      <w:ins w:id="467" w:author="Segall, Christopher (segallcr)" w:date="2025-10-02T20:26:00Z">
        <w:r w:rsidR="005B2F9D">
          <w:t xml:space="preserve"> metric ambiguity</w:t>
        </w:r>
      </w:ins>
      <w:ins w:id="468" w:author="Segall, Christopher (segallcr)" w:date="2025-10-02T20:23:00Z">
        <w:r w:rsidR="00975E4F">
          <w:t xml:space="preserve"> </w:t>
        </w:r>
      </w:ins>
      <w:del w:id="469" w:author="Segall, Christopher (segallcr)" w:date="2025-10-02T20:23:00Z">
        <w:r w:rsidR="00FA1D7B" w:rsidRPr="00746F78" w:rsidDel="00975E4F">
          <w:delText xml:space="preserve">in </w:delText>
        </w:r>
      </w:del>
      <w:ins w:id="470" w:author="Segall, Christopher (segallcr)" w:date="2025-10-02T20:23:00Z">
        <w:r w:rsidR="00975E4F">
          <w:t>(</w:t>
        </w:r>
      </w:ins>
      <w:r w:rsidR="00FA1D7B" w:rsidRPr="00746F78">
        <w:t xml:space="preserve">Lerdahl and Jackendoff </w:t>
      </w:r>
      <w:del w:id="471" w:author="Segall, Christopher (segallcr)" w:date="2025-10-02T20:23:00Z">
        <w:r w:rsidR="00FA1D7B" w:rsidRPr="00746F78" w:rsidDel="00B118AD">
          <w:delText>(</w:delText>
        </w:r>
      </w:del>
      <w:r w:rsidR="00FA1D7B" w:rsidRPr="00746F78">
        <w:t xml:space="preserve">1983, 74); </w:t>
      </w:r>
      <w:del w:id="472" w:author="Segall, Christopher (segallcr)" w:date="2025-10-02T20:27:00Z">
        <w:r w:rsidR="00FA1D7B" w:rsidRPr="00746F78" w:rsidDel="001D0E15">
          <w:delText xml:space="preserve">see also Mirka’s (2009, 49) survey of </w:delText>
        </w:r>
      </w:del>
      <w:r w:rsidR="00FA1D7B" w:rsidRPr="00746F78">
        <w:t>Koch</w:t>
      </w:r>
      <w:del w:id="473" w:author="Segall, Christopher (segallcr)" w:date="2025-10-02T20:27:00Z">
        <w:r w:rsidR="00FA1D7B" w:rsidRPr="00746F78" w:rsidDel="001D0E15">
          <w:delText>’s</w:delText>
        </w:r>
      </w:del>
      <w:r w:rsidR="00FA1D7B" w:rsidRPr="00746F78">
        <w:t xml:space="preserve"> </w:t>
      </w:r>
      <w:del w:id="474" w:author="Segall, Christopher (segallcr)" w:date="2025-10-02T20:27:00Z">
        <w:r w:rsidR="00FA1D7B" w:rsidRPr="00746F78" w:rsidDel="001D0E15">
          <w:delText xml:space="preserve">discussion </w:delText>
        </w:r>
      </w:del>
      <w:ins w:id="475" w:author="Segall, Christopher (segallcr)" w:date="2025-10-02T20:27:00Z">
        <w:r w:rsidR="001D0E15">
          <w:t xml:space="preserve">discusses </w:t>
        </w:r>
      </w:ins>
      <w:del w:id="476" w:author="Segall, Christopher (segallcr)" w:date="2025-10-02T20:27:00Z">
        <w:r w:rsidR="00FA1D7B" w:rsidRPr="00746F78" w:rsidDel="001D0E15">
          <w:delText>of metric notation</w:delText>
        </w:r>
      </w:del>
      <w:ins w:id="477" w:author="Segall, Christopher (segallcr)" w:date="2025-10-02T20:27:00Z">
        <w:r w:rsidR="001D0E15">
          <w:t>a similar issue (Mirka 2009, 49)</w:t>
        </w:r>
      </w:ins>
      <w:r w:rsidR="00FA1D7B" w:rsidRPr="00746F78">
        <w:t xml:space="preserve">. </w:t>
      </w:r>
      <w:r w:rsidRPr="00746F78">
        <w:t xml:space="preserve">When </w:t>
      </w:r>
      <w:r w:rsidR="00812437" w:rsidRPr="00746F78">
        <w:t xml:space="preserve">experimenting informally </w:t>
      </w:r>
      <w:r w:rsidRPr="00746F78">
        <w:t>with a recording</w:t>
      </w:r>
      <w:ins w:id="478" w:author="Segall, Christopher (segallcr)" w:date="2025-10-02T20:27:00Z">
        <w:r w:rsidR="00DE6C32">
          <w:t xml:space="preserve"> of Bach’s symphony</w:t>
        </w:r>
      </w:ins>
      <w:r w:rsidRPr="00746F78">
        <w:t>, a room full of music theorists was unsure how to conduct half notes in the opening passage</w:t>
      </w:r>
      <w:del w:id="479" w:author="Segall, Christopher (segallcr)" w:date="2025-10-02T20:28:00Z">
        <w:r w:rsidRPr="00746F78" w:rsidDel="00DE6C32">
          <w:delText xml:space="preserve"> of the symphony</w:delText>
        </w:r>
      </w:del>
      <w:r w:rsidRPr="00746F78">
        <w:t>, though they</w:t>
      </w:r>
      <w:r w:rsidR="007C31EC">
        <w:t xml:space="preserve"> agreed on the</w:t>
      </w:r>
      <w:r w:rsidR="00EA7E40" w:rsidRPr="00746F78">
        <w:t xml:space="preserve"> </w:t>
      </w:r>
      <w:r w:rsidR="00812437" w:rsidRPr="00746F78">
        <w:t xml:space="preserve">half-note </w:t>
      </w:r>
      <w:r w:rsidRPr="00746F78">
        <w:t>tactus</w:t>
      </w:r>
      <w:r w:rsidR="00812437" w:rsidRPr="00746F78">
        <w:t xml:space="preserve"> itself.</w:t>
      </w:r>
    </w:p>
  </w:footnote>
  <w:footnote w:id="12">
    <w:p w14:paraId="0150884F" w14:textId="772438C8" w:rsidR="00614116" w:rsidRPr="001970D0" w:rsidRDefault="00614116" w:rsidP="001009C3">
      <w:pPr>
        <w:pStyle w:val="FootnoteText"/>
      </w:pPr>
      <w:r w:rsidRPr="0055187E">
        <w:rPr>
          <w:rStyle w:val="FootnoteReference"/>
        </w:rPr>
        <w:footnoteRef/>
      </w:r>
      <w:r w:rsidRPr="00746F78">
        <w:t xml:space="preserve"> </w:t>
      </w:r>
      <w:r w:rsidR="0055187E" w:rsidRPr="00823AC6">
        <w:t xml:space="preserve">I recommend </w:t>
      </w:r>
      <w:del w:id="483" w:author="Segall, Christopher (segallcr)" w:date="2025-10-02T20:31:00Z">
        <w:r w:rsidR="0055187E" w:rsidRPr="00823AC6" w:rsidDel="0055187E">
          <w:delText>starting with a</w:delText>
        </w:r>
      </w:del>
      <w:ins w:id="484" w:author="Segall, Christopher (segallcr)" w:date="2025-10-02T20:31:00Z">
        <w:r w:rsidR="0055187E">
          <w:t>the</w:t>
        </w:r>
      </w:ins>
      <w:r w:rsidR="0055187E" w:rsidRPr="00823AC6">
        <w:t xml:space="preserve"> recording by </w:t>
      </w:r>
      <w:ins w:id="485" w:author="Segall, Christopher (segallcr)" w:date="2025-10-02T20:32:00Z">
        <w:r w:rsidR="00771423">
          <w:t xml:space="preserve">Andrew Manze and </w:t>
        </w:r>
      </w:ins>
      <w:r w:rsidR="0055187E" w:rsidRPr="00823AC6">
        <w:t>the English Concert</w:t>
      </w:r>
      <w:del w:id="486" w:author="Segall, Christopher (segallcr)" w:date="2025-10-02T20:32:00Z">
        <w:r w:rsidR="0055187E" w:rsidRPr="00823AC6" w:rsidDel="00771423">
          <w:delText xml:space="preserve"> led by Andrew Manze</w:delText>
        </w:r>
      </w:del>
      <w:ins w:id="487" w:author="Segall, Christopher (segallcr)" w:date="2025-10-02T20:32:00Z">
        <w:r w:rsidR="00771423">
          <w:t xml:space="preserve"> (Harmonia Mundi, 2006)</w:t>
        </w:r>
      </w:ins>
      <w:r w:rsidR="0055187E" w:rsidRPr="00823AC6">
        <w:t>, which takes a somewhat hesitant, fantasy-like approach to this opening</w:t>
      </w:r>
      <w:r w:rsidRPr="00746F78">
        <w:t>.</w:t>
      </w:r>
    </w:p>
  </w:footnote>
  <w:footnote w:id="13">
    <w:p w14:paraId="119F9866" w14:textId="696222AF" w:rsidR="00F94ABC" w:rsidRPr="00F94ABC" w:rsidRDefault="001970D0" w:rsidP="00F94ABC">
      <w:pPr>
        <w:pStyle w:val="FootnoteText"/>
      </w:pPr>
      <w:r>
        <w:rPr>
          <w:rStyle w:val="FootnoteReference"/>
        </w:rPr>
        <w:footnoteRef/>
      </w:r>
      <w:r>
        <w:t xml:space="preserve"> </w:t>
      </w:r>
      <w:r w:rsidRPr="001970D0">
        <w:t xml:space="preserve">A </w:t>
      </w:r>
      <w:del w:id="512" w:author="Segall, Christopher (segallcr)" w:date="2025-10-02T20:39:00Z">
        <w:r w:rsidRPr="001970D0" w:rsidDel="001009C3">
          <w:delText xml:space="preserve">Metaphor </w:delText>
        </w:r>
      </w:del>
      <w:ins w:id="513" w:author="Segall, Christopher (segallcr)" w:date="2025-10-02T20:39:00Z">
        <w:r w:rsidR="001009C3">
          <w:t>m</w:t>
        </w:r>
        <w:r w:rsidR="001009C3" w:rsidRPr="001970D0">
          <w:t xml:space="preserve">etaphor </w:t>
        </w:r>
      </w:ins>
      <w:r w:rsidRPr="001970D0">
        <w:t>from Kirnberger</w:t>
      </w:r>
      <w:del w:id="514" w:author="Segall, Christopher (segallcr)" w:date="2025-10-02T20:39:00Z">
        <w:r w:rsidRPr="001970D0" w:rsidDel="001009C3">
          <w:delText xml:space="preserve">’s </w:delText>
        </w:r>
        <w:r w:rsidRPr="001970D0" w:rsidDel="001009C3">
          <w:rPr>
            <w:i/>
            <w:iCs/>
          </w:rPr>
          <w:delText xml:space="preserve">Art of Strict Musical Composition </w:delText>
        </w:r>
        <w:r w:rsidRPr="001970D0" w:rsidDel="001009C3">
          <w:delText>also</w:delText>
        </w:r>
      </w:del>
      <w:r w:rsidRPr="001970D0">
        <w:t xml:space="preserve"> seems pertinent: </w:t>
      </w:r>
      <w:ins w:id="515" w:author="Segall, Christopher (segallcr)" w:date="2025-10-02T20:39:00Z">
        <w:r w:rsidR="004E2921">
          <w:t>“</w:t>
        </w:r>
      </w:ins>
      <w:r w:rsidRPr="001970D0">
        <w:t>A melody that just flows along without accents resembles a continuous motion, like that created when a body falls or is thrown through the air; but an accented melody is similar to a motion divided into steps or to walking. Just as walking receives its particular character from the type as well as the speed of the steps, melody receives its character and expression in quite a similar way</w:t>
      </w:r>
      <w:ins w:id="516" w:author="Segall, Christopher (segallcr)" w:date="2025-10-02T20:40:00Z">
        <w:r w:rsidR="004E2921">
          <w:t>”</w:t>
        </w:r>
      </w:ins>
      <w:r w:rsidRPr="001970D0">
        <w:t xml:space="preserve"> (1982, 382)</w:t>
      </w:r>
      <w:r w:rsidR="00FB7EB4">
        <w:t>.</w:t>
      </w:r>
      <w:r w:rsidR="00F94ABC">
        <w:t xml:space="preserve"> </w:t>
      </w:r>
      <w:r w:rsidR="00F94ABC" w:rsidRPr="00BA391F">
        <w:t xml:space="preserve">Bach’s up-and-down gestures </w:t>
      </w:r>
      <w:del w:id="517" w:author="Segall, Christopher (segallcr)" w:date="2025-10-02T20:42:00Z">
        <w:r w:rsidR="00F94ABC" w:rsidRPr="00BA391F" w:rsidDel="00F94ABC">
          <w:delText xml:space="preserve">in Wq. 183/1 </w:delText>
        </w:r>
      </w:del>
      <w:r w:rsidR="00F94ABC" w:rsidRPr="00BA391F">
        <w:t>resonate with Kirnberger’s metaphor</w:t>
      </w:r>
      <w:del w:id="518" w:author="Segall, Christopher (segallcr)" w:date="2025-10-02T20:43:00Z">
        <w:r w:rsidR="00F94ABC" w:rsidRPr="00BA391F" w:rsidDel="00F658CE">
          <w:delText>s</w:delText>
        </w:r>
      </w:del>
      <w:r w:rsidR="00F94ABC" w:rsidRPr="00BA391F">
        <w:t xml:space="preserve">: </w:t>
      </w:r>
      <w:del w:id="519" w:author="Kyle Hutchinson" w:date="2025-08-22T09:34:00Z">
        <w:r w:rsidR="00F94ABC" w:rsidRPr="00BA391F" w:rsidDel="00742FAD">
          <w:delText xml:space="preserve">for instance, </w:delText>
        </w:r>
      </w:del>
      <w:r w:rsidR="00F94ABC" w:rsidRPr="00BA391F">
        <w:t xml:space="preserve">mm. 67–68 </w:t>
      </w:r>
      <w:del w:id="520" w:author="Segall, Christopher (segallcr)" w:date="2025-10-02T20:43:00Z">
        <w:r w:rsidR="00F94ABC" w:rsidRPr="00BA391F" w:rsidDel="00F658CE">
          <w:delText>(Example 16 below</w:delText>
        </w:r>
        <w:r w:rsidR="00F94ABC" w:rsidRPr="00BA391F" w:rsidDel="00F658CE">
          <w:rPr>
            <w:rStyle w:val="CommentReference"/>
          </w:rPr>
          <w:annotationRef/>
        </w:r>
        <w:r w:rsidR="00F94ABC" w:rsidRPr="00BA391F" w:rsidDel="00F658CE">
          <w:delText xml:space="preserve">) </w:delText>
        </w:r>
      </w:del>
      <w:r w:rsidR="00F94ABC" w:rsidRPr="00BA391F">
        <w:t>display a continuous up</w:t>
      </w:r>
      <w:ins w:id="521" w:author="Segall, Christopher (segallcr)" w:date="2025-10-02T20:43:00Z">
        <w:r w:rsidR="00F658CE">
          <w:t>-</w:t>
        </w:r>
      </w:ins>
      <w:del w:id="522" w:author="Segall, Christopher (segallcr)" w:date="2025-10-02T20:43:00Z">
        <w:r w:rsidR="00F94ABC" w:rsidRPr="00BA391F" w:rsidDel="00F658CE">
          <w:delText xml:space="preserve"> and </w:delText>
        </w:r>
      </w:del>
      <w:ins w:id="523" w:author="Segall, Christopher (segallcr)" w:date="2025-10-02T20:43:00Z">
        <w:r w:rsidR="00F658CE" w:rsidRPr="00BA391F">
          <w:t>and</w:t>
        </w:r>
        <w:r w:rsidR="00F658CE">
          <w:t>-</w:t>
        </w:r>
      </w:ins>
      <w:r w:rsidR="00F94ABC" w:rsidRPr="00BA391F">
        <w:t>down motion</w:t>
      </w:r>
      <w:del w:id="524" w:author="Segall, Christopher (segallcr)" w:date="2025-10-02T20:43:00Z">
        <w:r w:rsidR="00F94ABC" w:rsidRPr="00BA391F" w:rsidDel="00AB53C7">
          <w:delText xml:space="preserve"> (whose parallelism conforms to the level of an entire measure)</w:delText>
        </w:r>
      </w:del>
      <w:r w:rsidR="00F94ABC" w:rsidRPr="00BA391F">
        <w:t xml:space="preserve">; mm. 24–26 </w:t>
      </w:r>
      <w:del w:id="525" w:author="Segall, Christopher (segallcr)" w:date="2025-10-02T20:43:00Z">
        <w:r w:rsidR="00F94ABC" w:rsidRPr="00BA391F" w:rsidDel="00AB53C7">
          <w:delText xml:space="preserve">(Example 10 below) </w:delText>
        </w:r>
      </w:del>
      <w:r w:rsidR="00F94ABC" w:rsidRPr="00BA391F">
        <w:t xml:space="preserve">contain a free fall through pitch space as well as a bounce-back effect of a virtual moving body. </w:t>
      </w:r>
      <w:del w:id="526" w:author="Segall, Christopher (segallcr)" w:date="2025-10-02T20:43:00Z">
        <w:r w:rsidR="00F94ABC" w:rsidRPr="00BA391F" w:rsidDel="00AB53C7">
          <w:delText xml:space="preserve">This free fall would not have been metrically clear if it were not for the effect of the zig-zaggy alternation as in “steps.” Moreover, the turning point on the downbeat of m. 26 reinforces the meter. </w:delText>
        </w:r>
      </w:del>
    </w:p>
  </w:footnote>
  <w:footnote w:id="14">
    <w:p w14:paraId="22501229" w14:textId="12648D7F" w:rsidR="00DE65B8" w:rsidRPr="00746F78" w:rsidRDefault="00DE65B8" w:rsidP="000362A3">
      <w:pPr>
        <w:pStyle w:val="FootnoteText"/>
      </w:pPr>
      <w:r w:rsidRPr="000362A3">
        <w:rPr>
          <w:rStyle w:val="FootnoteReference"/>
        </w:rPr>
        <w:footnoteRef/>
      </w:r>
      <w:r w:rsidRPr="00746F78">
        <w:t xml:space="preserve"> On tonally open and linked </w:t>
      </w:r>
      <w:r w:rsidRPr="000362A3">
        <w:t>movements</w:t>
      </w:r>
      <w:r w:rsidR="00EC5D5E" w:rsidRPr="00746F78">
        <w:t xml:space="preserve"> in Bach’s fantasy-influenced compositions</w:t>
      </w:r>
      <w:r w:rsidRPr="00746F78">
        <w:t>, see</w:t>
      </w:r>
      <w:r w:rsidR="00CB4DF2" w:rsidRPr="00746F78">
        <w:t xml:space="preserve"> also</w:t>
      </w:r>
      <w:r w:rsidRPr="00746F78">
        <w:t xml:space="preserve"> Wollenberg (2007, 126–</w:t>
      </w:r>
      <w:r w:rsidR="000362A3">
        <w:t>2</w:t>
      </w:r>
      <w:r w:rsidRPr="00746F78">
        <w:t xml:space="preserve">7). </w:t>
      </w:r>
    </w:p>
  </w:footnote>
  <w:footnote w:id="15">
    <w:p w14:paraId="37240535" w14:textId="02C3EC3D" w:rsidR="00A6040A" w:rsidRPr="00746F78" w:rsidRDefault="00F776C7" w:rsidP="00A6040A">
      <w:pPr>
        <w:pStyle w:val="FootnoteText"/>
      </w:pPr>
      <w:r w:rsidRPr="00A6040A">
        <w:rPr>
          <w:rStyle w:val="FootnoteReference"/>
        </w:rPr>
        <w:footnoteRef/>
      </w:r>
      <w:r w:rsidRPr="00746F78">
        <w:t xml:space="preserve"> </w:t>
      </w:r>
      <w:del w:id="636" w:author="Segall, Christopher (segallcr)" w:date="2025-10-03T08:23:00Z">
        <w:r w:rsidR="00B04A64" w:rsidRPr="0085486B" w:rsidDel="00B04A64">
          <w:delText>As Mirka observes, t</w:delText>
        </w:r>
      </w:del>
      <w:ins w:id="637" w:author="Segall, Christopher (segallcr)" w:date="2025-10-03T08:23:00Z">
        <w:r w:rsidR="00B04A64">
          <w:t>T</w:t>
        </w:r>
      </w:ins>
      <w:r w:rsidR="00B04A64" w:rsidRPr="0085486B">
        <w:t xml:space="preserve">his </w:t>
      </w:r>
      <w:del w:id="638" w:author="Segall, Christopher (segallcr)" w:date="2025-10-03T08:24:00Z">
        <w:r w:rsidR="00B04A64" w:rsidRPr="0085486B" w:rsidDel="00B04A64">
          <w:delText xml:space="preserve">is a </w:delText>
        </w:r>
      </w:del>
      <w:r w:rsidR="00B04A64" w:rsidRPr="0085486B">
        <w:t xml:space="preserve">usage of pitch </w:t>
      </w:r>
      <w:del w:id="639" w:author="Segall, Christopher (segallcr)" w:date="2025-10-03T08:24:00Z">
        <w:r w:rsidR="00B04A64" w:rsidRPr="0085486B" w:rsidDel="00B04A64">
          <w:delText xml:space="preserve">as a </w:delText>
        </w:r>
      </w:del>
      <w:ins w:id="640" w:author="Segall, Christopher (segallcr)" w:date="2025-10-03T08:24:00Z">
        <w:r w:rsidR="00B04A64">
          <w:t xml:space="preserve">is </w:t>
        </w:r>
      </w:ins>
      <w:r w:rsidR="00B04A64" w:rsidRPr="0085486B">
        <w:rPr>
          <w:i/>
          <w:iCs/>
        </w:rPr>
        <w:t>statistical</w:t>
      </w:r>
      <w:r w:rsidR="00B04A64" w:rsidRPr="0085486B">
        <w:t xml:space="preserve"> rather than </w:t>
      </w:r>
      <w:r w:rsidR="00B04A64" w:rsidRPr="0085486B">
        <w:rPr>
          <w:i/>
          <w:iCs/>
        </w:rPr>
        <w:t xml:space="preserve">syntactical </w:t>
      </w:r>
      <w:del w:id="641" w:author="Segall, Christopher (segallcr)" w:date="2025-10-03T08:24:00Z">
        <w:r w:rsidR="00B04A64" w:rsidRPr="0085486B" w:rsidDel="00913955">
          <w:delText xml:space="preserve">parameter in </w:delText>
        </w:r>
      </w:del>
      <w:ins w:id="642" w:author="Segall, Christopher (segallcr)" w:date="2025-10-03T08:24:00Z">
        <w:r w:rsidR="00913955">
          <w:t>(</w:t>
        </w:r>
      </w:ins>
      <w:r w:rsidR="00B04A64" w:rsidRPr="0085486B">
        <w:t>Meyer</w:t>
      </w:r>
      <w:del w:id="643" w:author="Segall, Christopher (segallcr)" w:date="2025-10-03T08:24:00Z">
        <w:r w:rsidR="00B04A64" w:rsidRPr="0085486B" w:rsidDel="00913955">
          <w:delText>’s</w:delText>
        </w:r>
      </w:del>
      <w:r w:rsidR="00B04A64" w:rsidRPr="0085486B">
        <w:t xml:space="preserve"> </w:t>
      </w:r>
      <w:del w:id="644" w:author="Segall, Christopher (segallcr)" w:date="2025-10-03T08:24:00Z">
        <w:r w:rsidR="00B04A64" w:rsidRPr="0085486B" w:rsidDel="00913955">
          <w:delText>(</w:delText>
        </w:r>
      </w:del>
      <w:r w:rsidR="00B04A64" w:rsidRPr="0085486B">
        <w:t>1989, 1998)</w:t>
      </w:r>
      <w:del w:id="645" w:author="Segall, Christopher (segallcr)" w:date="2025-10-03T08:24:00Z">
        <w:r w:rsidR="00B04A64" w:rsidRPr="0085486B" w:rsidDel="00913955">
          <w:delText xml:space="preserve"> terms</w:delText>
        </w:r>
      </w:del>
      <w:r w:rsidR="00B04A64" w:rsidRPr="0085486B">
        <w:t>.</w:t>
      </w:r>
      <w:r w:rsidR="00B04A64">
        <w:t xml:space="preserve"> </w:t>
      </w:r>
      <w:del w:id="646" w:author="Segall, Christopher (segallcr)" w:date="2025-10-03T08:24:00Z">
        <w:r w:rsidRPr="00746F78" w:rsidDel="00B47A26">
          <w:delText xml:space="preserve">See </w:delText>
        </w:r>
        <w:r w:rsidRPr="00A6040A" w:rsidDel="00B47A26">
          <w:delText>also</w:delText>
        </w:r>
        <w:r w:rsidRPr="00746F78" w:rsidDel="00B47A26">
          <w:delText xml:space="preserve"> the comments in </w:delText>
        </w:r>
      </w:del>
      <w:r w:rsidRPr="00746F78">
        <w:t>Mirka (2009, 45–46)</w:t>
      </w:r>
      <w:ins w:id="647" w:author="Segall, Christopher (segallcr)" w:date="2025-10-03T08:25:00Z">
        <w:r w:rsidR="00B35985">
          <w:t>,</w:t>
        </w:r>
      </w:ins>
      <w:r w:rsidRPr="00746F78">
        <w:t xml:space="preserve"> </w:t>
      </w:r>
      <w:del w:id="648" w:author="Segall, Christopher (segallcr)" w:date="2025-10-03T08:25:00Z">
        <w:r w:rsidRPr="00746F78" w:rsidDel="00B35985">
          <w:delText xml:space="preserve">and her example 2.9 (from </w:delText>
        </w:r>
      </w:del>
      <w:ins w:id="649" w:author="Segall, Christopher (segallcr)" w:date="2025-10-03T08:25:00Z">
        <w:r w:rsidR="00B35985">
          <w:t xml:space="preserve">drawing on </w:t>
        </w:r>
      </w:ins>
      <w:r w:rsidRPr="00746F78">
        <w:t xml:space="preserve">Kirnberger and Schulz </w:t>
      </w:r>
      <w:ins w:id="650" w:author="Segall, Christopher (segallcr)" w:date="2025-10-03T08:25:00Z">
        <w:r w:rsidR="00B35985">
          <w:t>(</w:t>
        </w:r>
        <w:r w:rsidR="00A13665">
          <w:t>1774, 983; [</w:t>
        </w:r>
      </w:ins>
      <w:r w:rsidRPr="00746F78">
        <w:t>1794</w:t>
      </w:r>
      <w:ins w:id="651" w:author="Segall, Christopher (segallcr)" w:date="2025-10-03T08:25:00Z">
        <w:r w:rsidR="00A13665">
          <w:t>] 1967</w:t>
        </w:r>
      </w:ins>
      <w:r w:rsidRPr="00746F78">
        <w:t xml:space="preserve">, 101), </w:t>
      </w:r>
      <w:del w:id="652" w:author="Segall, Christopher (segallcr)" w:date="2025-10-03T08:25:00Z">
        <w:r w:rsidRPr="00746F78" w:rsidDel="00A13665">
          <w:delText xml:space="preserve">regarding </w:delText>
        </w:r>
      </w:del>
      <w:ins w:id="653" w:author="Segall, Christopher (segallcr)" w:date="2025-10-03T08:25:00Z">
        <w:r w:rsidR="00A13665">
          <w:t xml:space="preserve">comments on </w:t>
        </w:r>
      </w:ins>
      <w:r w:rsidRPr="00746F78">
        <w:t xml:space="preserve">the affinity between </w:t>
      </w:r>
      <w:ins w:id="654" w:author="Kyle Hutchinson" w:date="2025-08-22T15:00:00Z">
        <w:r w:rsidR="00CB024A">
          <w:t xml:space="preserve">higher </w:t>
        </w:r>
      </w:ins>
      <w:r w:rsidRPr="00746F78">
        <w:t xml:space="preserve">pitch </w:t>
      </w:r>
      <w:del w:id="655" w:author="Kyle Hutchinson" w:date="2025-08-22T15:00:00Z">
        <w:r w:rsidRPr="00746F78" w:rsidDel="00CB024A">
          <w:delText>height</w:delText>
        </w:r>
      </w:del>
      <w:ins w:id="656" w:author="Kyle Hutchinson" w:date="2025-08-22T15:00:00Z">
        <w:r w:rsidR="00CB024A">
          <w:t>frequencies</w:t>
        </w:r>
      </w:ins>
      <w:r w:rsidRPr="00746F78">
        <w:t xml:space="preserve"> and dynamic accents.</w:t>
      </w:r>
      <w:del w:id="657" w:author="Segall, Christopher (segallcr)" w:date="2025-10-03T08:26:00Z">
        <w:r w:rsidRPr="00746F78" w:rsidDel="00A13665">
          <w:delText xml:space="preserve"> In the first edition of Sulzer’s encyclopedia, this is </w:delText>
        </w:r>
      </w:del>
      <w:ins w:id="658" w:author="Kyle Hutchinson" w:date="2025-08-22T15:00:00Z">
        <w:del w:id="659" w:author="Segall, Christopher (segallcr)" w:date="2025-10-03T08:26:00Z">
          <w:r w:rsidR="00CB024A" w:rsidDel="00A13665">
            <w:delText>found in</w:delText>
          </w:r>
        </w:del>
      </w:ins>
      <w:del w:id="660" w:author="Segall, Christopher (segallcr)" w:date="2025-10-03T08:26:00Z">
        <w:r w:rsidRPr="00746F78" w:rsidDel="00A13665">
          <w:delText>at Kirnberger and Schulz (1774, 983)</w:delText>
        </w:r>
      </w:del>
      <w:r w:rsidRPr="00746F78">
        <w:t>.</w:t>
      </w:r>
    </w:p>
  </w:footnote>
  <w:footnote w:id="16">
    <w:p w14:paraId="1A3F84AC" w14:textId="4428B177" w:rsidR="00EF0389" w:rsidRPr="00746F78" w:rsidRDefault="00EF0389" w:rsidP="007E63F0">
      <w:pPr>
        <w:pStyle w:val="FootnoteText"/>
      </w:pPr>
      <w:r w:rsidRPr="007E63F0">
        <w:rPr>
          <w:rStyle w:val="FootnoteReference"/>
        </w:rPr>
        <w:footnoteRef/>
      </w:r>
      <w:r w:rsidRPr="00746F78">
        <w:t xml:space="preserve"> </w:t>
      </w:r>
      <w:del w:id="678" w:author="Segall, Christopher (segallcr)" w:date="2025-10-03T08:31:00Z">
        <w:r w:rsidRPr="007E63F0" w:rsidDel="006450C5">
          <w:delText>Compare</w:delText>
        </w:r>
        <w:r w:rsidRPr="00746F78" w:rsidDel="006450C5">
          <w:delText xml:space="preserve"> this to </w:delText>
        </w:r>
      </w:del>
      <w:r w:rsidRPr="00746F78">
        <w:t>Mirka</w:t>
      </w:r>
      <w:del w:id="679" w:author="Segall, Christopher (segallcr)" w:date="2025-10-03T08:31:00Z">
        <w:r w:rsidRPr="00746F78" w:rsidDel="00223E8C">
          <w:delText>’s</w:delText>
        </w:r>
      </w:del>
      <w:r w:rsidRPr="00746F78">
        <w:t xml:space="preserve"> (2009, 35) </w:t>
      </w:r>
      <w:del w:id="680" w:author="Segall, Christopher (segallcr)" w:date="2025-10-03T08:31:00Z">
        <w:r w:rsidRPr="00746F78" w:rsidDel="00223E8C">
          <w:delText xml:space="preserve">observations </w:delText>
        </w:r>
      </w:del>
      <w:ins w:id="681" w:author="Segall, Christopher (segallcr)" w:date="2025-10-03T08:31:00Z">
        <w:r w:rsidR="00223E8C">
          <w:t xml:space="preserve">observes a similar situation </w:t>
        </w:r>
      </w:ins>
      <w:del w:id="682" w:author="Segall, Christopher (segallcr)" w:date="2025-10-03T08:31:00Z">
        <w:r w:rsidRPr="00746F78" w:rsidDel="00223E8C">
          <w:delText>about her initial Haydn example for meter finding, example 2.1 (</w:delText>
        </w:r>
        <w:r w:rsidRPr="00746F78" w:rsidDel="00223E8C">
          <w:rPr>
            <w:i/>
            <w:iCs/>
          </w:rPr>
          <w:delText>Ibid</w:delText>
        </w:r>
        <w:r w:rsidRPr="00746F78" w:rsidDel="00223E8C">
          <w:delText>., 34),</w:delText>
        </w:r>
      </w:del>
      <w:ins w:id="683" w:author="Segall, Christopher (segallcr)" w:date="2025-10-03T08:31:00Z">
        <w:r w:rsidR="00223E8C">
          <w:t>at</w:t>
        </w:r>
      </w:ins>
      <w:r w:rsidRPr="00746F78">
        <w:t xml:space="preserve"> the opening of Haydn’s </w:t>
      </w:r>
      <w:ins w:id="684" w:author="Segall, Christopher (segallcr)" w:date="2025-10-03T08:31:00Z">
        <w:r w:rsidR="00223E8C">
          <w:t xml:space="preserve">String </w:t>
        </w:r>
      </w:ins>
      <w:r w:rsidRPr="00746F78">
        <w:t xml:space="preserve">Quartet </w:t>
      </w:r>
      <w:del w:id="685" w:author="Segall, Christopher (segallcr)" w:date="2025-10-03T08:31:00Z">
        <w:r w:rsidRPr="00746F78" w:rsidDel="00223E8C">
          <w:delText>Op</w:delText>
        </w:r>
      </w:del>
      <w:ins w:id="686" w:author="Segall, Christopher (segallcr)" w:date="2025-10-03T08:31:00Z">
        <w:r w:rsidR="00223E8C">
          <w:t>o</w:t>
        </w:r>
        <w:r w:rsidR="00223E8C" w:rsidRPr="00746F78">
          <w:t>p</w:t>
        </w:r>
      </w:ins>
      <w:r w:rsidRPr="00746F78">
        <w:t>. 50, no. 6</w:t>
      </w:r>
      <w:del w:id="687" w:author="Segall, Christopher (segallcr)" w:date="2025-10-03T08:31:00Z">
        <w:r w:rsidRPr="00746F78" w:rsidDel="00D556AC">
          <w:delText>, mvt. 1</w:delText>
        </w:r>
      </w:del>
      <w:r w:rsidRPr="00746F78">
        <w:t>.</w:t>
      </w:r>
    </w:p>
  </w:footnote>
  <w:footnote w:id="17">
    <w:p w14:paraId="33736475" w14:textId="7D283932" w:rsidR="00EF0389" w:rsidRDefault="00EF0389" w:rsidP="00936615">
      <w:pPr>
        <w:pStyle w:val="FootnoteText"/>
      </w:pPr>
      <w:r w:rsidRPr="00936615">
        <w:rPr>
          <w:rStyle w:val="FootnoteReference"/>
        </w:rPr>
        <w:footnoteRef/>
      </w:r>
      <w:r>
        <w:t xml:space="preserve"> </w:t>
      </w:r>
      <w:del w:id="719" w:author="Segall, Christopher (segallcr)" w:date="2025-10-03T08:38:00Z">
        <w:r w:rsidRPr="0085486B" w:rsidDel="00A438BF">
          <w:delText xml:space="preserve">Again, </w:delText>
        </w:r>
      </w:del>
      <w:ins w:id="720" w:author="Segall, Christopher (segallcr)" w:date="2025-10-03T08:38:00Z">
        <w:r w:rsidR="00A438BF">
          <w:t>Al</w:t>
        </w:r>
      </w:ins>
      <w:r w:rsidRPr="0085486B">
        <w:t>though I do not mirror Mirka’s projective analysis or graphics</w:t>
      </w:r>
      <w:del w:id="721" w:author="Segall, Christopher (segallcr)" w:date="2025-10-03T08:38:00Z">
        <w:r w:rsidRPr="0085486B" w:rsidDel="004E40A1">
          <w:delText xml:space="preserve"> literally</w:delText>
        </w:r>
      </w:del>
      <w:r w:rsidRPr="0085486B">
        <w:t xml:space="preserve">, one could paraphrase my observations about preference factors for </w:t>
      </w:r>
      <w:del w:id="722" w:author="Segall, Christopher (segallcr)" w:date="2025-10-03T08:39:00Z">
        <w:r w:rsidRPr="0085486B" w:rsidDel="005A3341">
          <w:delText>the notated meter vs. 3/2</w:delText>
        </w:r>
      </w:del>
      <w:ins w:id="723" w:author="Segall, Christopher (segallcr)" w:date="2025-10-03T08:39:00Z">
        <w:r w:rsidR="005A3341">
          <w:t>duple and triple meter</w:t>
        </w:r>
      </w:ins>
      <w:r w:rsidRPr="0085486B">
        <w:t xml:space="preserve"> in terms of real-time projections (and, indeed, these preference factors are responsible for the ambiguity in perceived meter at the opening of this piece).</w:t>
      </w:r>
      <w:r>
        <w:rPr>
          <w:rStyle w:val="CommentReference"/>
        </w:rPr>
        <w:annotationRef/>
      </w:r>
    </w:p>
  </w:footnote>
  <w:footnote w:id="18">
    <w:p w14:paraId="7E6461AF" w14:textId="02AFBB85" w:rsidR="00284757" w:rsidRPr="00746F78" w:rsidRDefault="00284757" w:rsidP="00F119A7">
      <w:pPr>
        <w:pStyle w:val="FootnoteText"/>
      </w:pPr>
      <w:r w:rsidRPr="00F119A7">
        <w:rPr>
          <w:rStyle w:val="FootnoteReference"/>
        </w:rPr>
        <w:footnoteRef/>
      </w:r>
      <w:r w:rsidRPr="00746F78">
        <w:t xml:space="preserve"> Mirka (2009, 39</w:t>
      </w:r>
      <w:del w:id="737" w:author="Segall, Christopher (segallcr)" w:date="2025-10-03T08:42:00Z">
        <w:r w:rsidRPr="00746F78" w:rsidDel="00BE0BD3">
          <w:delText xml:space="preserve"> table 2.1</w:delText>
        </w:r>
      </w:del>
      <w:r w:rsidRPr="00746F78">
        <w:t xml:space="preserve">) lists </w:t>
      </w:r>
      <w:r w:rsidRPr="00F119A7">
        <w:t>these</w:t>
      </w:r>
      <w:r w:rsidRPr="00746F78">
        <w:t xml:space="preserve"> factors as “initial accent” and “binary regularity”</w:t>
      </w:r>
      <w:ins w:id="738" w:author="Segall, Christopher (segallcr)" w:date="2025-10-03T08:43:00Z">
        <w:r w:rsidR="00881782">
          <w:t>; they are</w:t>
        </w:r>
      </w:ins>
      <w:r w:rsidRPr="00746F78">
        <w:t xml:space="preserve"> </w:t>
      </w:r>
      <w:del w:id="739" w:author="Segall, Christopher (segallcr)" w:date="2025-10-03T08:43:00Z">
        <w:r w:rsidRPr="00746F78" w:rsidDel="00881782">
          <w:delText>(</w:delText>
        </w:r>
      </w:del>
      <w:r w:rsidRPr="00746F78">
        <w:t xml:space="preserve">equivalent to Lerdahl and Jackendoff’s </w:t>
      </w:r>
      <w:ins w:id="740" w:author="Segall, Christopher (segallcr)" w:date="2025-10-03T08:43:00Z">
        <w:r w:rsidR="00881782">
          <w:t>(</w:t>
        </w:r>
      </w:ins>
      <w:r w:rsidRPr="00746F78">
        <w:t>1983</w:t>
      </w:r>
      <w:ins w:id="741" w:author="Segall, Christopher (segallcr)" w:date="2025-10-03T08:43:00Z">
        <w:r w:rsidR="00881782">
          <w:t>)</w:t>
        </w:r>
      </w:ins>
      <w:r w:rsidRPr="00746F78">
        <w:t xml:space="preserve"> </w:t>
      </w:r>
      <w:del w:id="742" w:author="Segall, Christopher (segallcr)" w:date="2025-10-03T08:43:00Z">
        <w:r w:rsidRPr="00746F78" w:rsidDel="00881782">
          <w:delText>MPR 2,</w:delText>
        </w:r>
      </w:del>
      <w:r w:rsidRPr="00746F78">
        <w:t xml:space="preserve"> “strong beat early</w:t>
      </w:r>
      <w:del w:id="743" w:author="Segall, Christopher (segallcr)" w:date="2025-10-03T08:44:00Z">
        <w:r w:rsidRPr="00746F78" w:rsidDel="00DD5DF2">
          <w:delText>,</w:delText>
        </w:r>
      </w:del>
      <w:r w:rsidRPr="00746F78">
        <w:t xml:space="preserve">” and </w:t>
      </w:r>
      <w:del w:id="744" w:author="Segall, Christopher (segallcr)" w:date="2025-10-03T08:44:00Z">
        <w:r w:rsidRPr="00746F78" w:rsidDel="00DD5DF2">
          <w:delText xml:space="preserve">MPR 10, </w:delText>
        </w:r>
      </w:del>
      <w:r w:rsidRPr="00746F78">
        <w:t>“binary regularity”</w:t>
      </w:r>
      <w:del w:id="745" w:author="Segall, Christopher (segallcr)" w:date="2025-10-03T08:44:00Z">
        <w:r w:rsidRPr="00746F78" w:rsidDel="00DD5DF2">
          <w:delText>)</w:delText>
        </w:r>
      </w:del>
      <w:ins w:id="746" w:author="Segall, Christopher (segallcr)" w:date="2025-10-03T08:44:00Z">
        <w:r w:rsidR="00DD5DF2">
          <w:t xml:space="preserve"> metrical preference rules</w:t>
        </w:r>
      </w:ins>
      <w:r w:rsidRPr="00746F78">
        <w:t>.</w:t>
      </w:r>
      <w:del w:id="747" w:author="Segall, Christopher (segallcr)" w:date="2025-10-03T08:44:00Z">
        <w:r w:rsidRPr="00746F78" w:rsidDel="00DD5DF2">
          <w:delText xml:space="preserve"> Lerdahl and Jackendoff’s (1983) parallelism rule is MPR1.</w:delText>
        </w:r>
      </w:del>
    </w:p>
  </w:footnote>
  <w:footnote w:id="19">
    <w:p w14:paraId="73E9AA8B" w14:textId="6E9C2C91" w:rsidR="00D66F85" w:rsidRPr="00746F78" w:rsidRDefault="00D66F85" w:rsidP="00B43219">
      <w:pPr>
        <w:pStyle w:val="FootnoteText"/>
      </w:pPr>
      <w:r w:rsidRPr="00B43219">
        <w:rPr>
          <w:rStyle w:val="FootnoteReference"/>
        </w:rPr>
        <w:footnoteRef/>
      </w:r>
      <w:r w:rsidRPr="00746F78">
        <w:t xml:space="preserve"> As Temperley </w:t>
      </w:r>
      <w:r w:rsidR="00D20308" w:rsidRPr="00746F78">
        <w:t xml:space="preserve">(2008, 318) </w:t>
      </w:r>
      <w:r w:rsidRPr="00B43219">
        <w:rPr>
          <w:rStyle w:val="FootnoteReference"/>
          <w:vertAlign w:val="baseline"/>
        </w:rPr>
        <w:t>observes</w:t>
      </w:r>
      <w:r w:rsidR="00981C3E" w:rsidRPr="00746F78">
        <w:t>, “</w:t>
      </w:r>
      <w:del w:id="766" w:author="Segall, Christopher (segallcr)" w:date="2025-10-03T08:48:00Z">
        <w:r w:rsidR="00981C3E" w:rsidRPr="00746F78" w:rsidDel="00CD5AE7">
          <w:delText xml:space="preserve">not </w:delText>
        </w:r>
      </w:del>
      <w:ins w:id="767" w:author="Segall, Christopher (segallcr)" w:date="2025-10-03T08:48:00Z">
        <w:r w:rsidR="00CD5AE7">
          <w:t>N</w:t>
        </w:r>
        <w:r w:rsidR="00CD5AE7" w:rsidRPr="00746F78">
          <w:t xml:space="preserve">ot </w:t>
        </w:r>
      </w:ins>
      <w:r w:rsidR="00981C3E" w:rsidRPr="00746F78">
        <w:t>all harmonic changes are equal</w:t>
      </w:r>
      <w:ins w:id="768" w:author="Segall, Christopher (segallcr)" w:date="2025-10-03T08:48:00Z">
        <w:r w:rsidR="00CD5AE7">
          <w:t>.</w:t>
        </w:r>
      </w:ins>
      <w:r w:rsidR="00981C3E" w:rsidRPr="00746F78">
        <w:t>”</w:t>
      </w:r>
      <w:del w:id="769" w:author="Segall, Christopher (segallcr)" w:date="2025-10-03T08:48:00Z">
        <w:r w:rsidR="001E56BE" w:rsidRPr="00746F78" w:rsidDel="00CD5AE7">
          <w:delText>:</w:delText>
        </w:r>
      </w:del>
      <w:r w:rsidR="00D20308" w:rsidRPr="00746F78">
        <w:t xml:space="preserve"> The root-preserving harmonic</w:t>
      </w:r>
      <w:r w:rsidR="00D90ECC" w:rsidRPr="00746F78">
        <w:t xml:space="preserve"> change from I to V</w:t>
      </w:r>
      <w:r w:rsidR="00D90ECC" w:rsidRPr="00746F78">
        <w:rPr>
          <w:vertAlign w:val="superscript"/>
        </w:rPr>
        <w:t>7</w:t>
      </w:r>
      <w:r w:rsidR="00D90ECC" w:rsidRPr="00746F78">
        <w:t xml:space="preserve">/IV is not as strong as the change to </w:t>
      </w:r>
      <w:del w:id="770" w:author="Segall, Christopher (segallcr)" w:date="2025-10-03T08:48:00Z">
        <w:r w:rsidR="00D90ECC" w:rsidRPr="00746F78" w:rsidDel="002E4A32">
          <w:delText xml:space="preserve">a </w:delText>
        </w:r>
      </w:del>
      <w:r w:rsidR="00D90ECC" w:rsidRPr="00746F78">
        <w:t xml:space="preserve">IV </w:t>
      </w:r>
      <w:del w:id="771" w:author="Segall, Christopher (segallcr)" w:date="2025-10-03T08:48:00Z">
        <w:r w:rsidR="00D90ECC" w:rsidRPr="00746F78" w:rsidDel="002E4A32">
          <w:delText>chord</w:delText>
        </w:r>
        <w:r w:rsidR="00DD63DE" w:rsidRPr="00746F78" w:rsidDel="002E4A32">
          <w:delText xml:space="preserve"> in Bach’s </w:delText>
        </w:r>
      </w:del>
      <w:r w:rsidR="00DD63DE" w:rsidRPr="00746F78">
        <w:t>m. 6.</w:t>
      </w:r>
      <w:r w:rsidR="00CD0142" w:rsidRPr="00746F78">
        <w:t xml:space="preserve"> </w:t>
      </w:r>
      <w:del w:id="772" w:author="Segall, Christopher (segallcr)" w:date="2025-10-03T08:49:00Z">
        <w:r w:rsidR="00CD0142" w:rsidRPr="00746F78" w:rsidDel="00A05C40">
          <w:delText xml:space="preserve">As Mirka (2009, </w:delText>
        </w:r>
        <w:r w:rsidR="00D7127A" w:rsidRPr="00746F78" w:rsidDel="00A05C40">
          <w:delText xml:space="preserve">39, </w:delText>
        </w:r>
        <w:r w:rsidR="00CD0142" w:rsidRPr="00746F78" w:rsidDel="00A05C40">
          <w:delText>50–52)</w:delText>
        </w:r>
        <w:r w:rsidR="005749B1" w:rsidRPr="00746F78" w:rsidDel="00A05C40">
          <w:delText xml:space="preserve"> surveys</w:delText>
        </w:r>
        <w:r w:rsidR="00CD0142" w:rsidRPr="00746F78" w:rsidDel="00A05C40">
          <w:delText xml:space="preserve">, </w:delText>
        </w:r>
        <w:r w:rsidR="00BE5E90" w:rsidRPr="00746F78" w:rsidDel="00A05C40">
          <w:delText>h</w:delText>
        </w:r>
      </w:del>
      <w:ins w:id="773" w:author="Segall, Christopher (segallcr)" w:date="2025-10-03T08:49:00Z">
        <w:r w:rsidR="00A05C40">
          <w:t>H</w:t>
        </w:r>
      </w:ins>
      <w:r w:rsidR="00BE5E90" w:rsidRPr="00746F78">
        <w:t>armonic change is a</w:t>
      </w:r>
      <w:r w:rsidR="00D7127A" w:rsidRPr="00746F78">
        <w:t xml:space="preserve"> most</w:t>
      </w:r>
      <w:r w:rsidR="00BE5E90" w:rsidRPr="00746F78">
        <w:t xml:space="preserve"> powerful</w:t>
      </w:r>
      <w:r w:rsidR="00240748" w:rsidRPr="00746F78">
        <w:t xml:space="preserve"> preference</w:t>
      </w:r>
      <w:r w:rsidR="00BE5E90" w:rsidRPr="00746F78">
        <w:t xml:space="preserve"> factor</w:t>
      </w:r>
      <w:ins w:id="774" w:author="Segall, Christopher (segallcr)" w:date="2025-10-03T08:49:00Z">
        <w:r w:rsidR="00A05C40">
          <w:t>,</w:t>
        </w:r>
      </w:ins>
      <w:r w:rsidR="00BE5E90" w:rsidRPr="00746F78">
        <w:t xml:space="preserve"> and it is </w:t>
      </w:r>
      <w:r w:rsidR="00F16048" w:rsidRPr="00746F78">
        <w:t xml:space="preserve">de facto </w:t>
      </w:r>
      <w:r w:rsidR="00BE5E90" w:rsidRPr="00746F78">
        <w:t xml:space="preserve">subsumed </w:t>
      </w:r>
      <w:del w:id="775" w:author="Segall, Christopher (segallcr)" w:date="2025-10-03T08:50:00Z">
        <w:r w:rsidR="00BE5E90" w:rsidRPr="00746F78" w:rsidDel="00E75E22">
          <w:delText xml:space="preserve">under </w:delText>
        </w:r>
      </w:del>
      <w:ins w:id="776" w:author="Segall, Christopher (segallcr)" w:date="2025-10-03T08:50:00Z">
        <w:r w:rsidR="00E75E22">
          <w:t xml:space="preserve">into </w:t>
        </w:r>
      </w:ins>
      <w:r w:rsidR="00BE5E90" w:rsidRPr="00746F78">
        <w:t xml:space="preserve">Lerdahl and Jackendoff’s </w:t>
      </w:r>
      <w:ins w:id="777" w:author="Segall, Christopher (segallcr)" w:date="2025-10-03T08:50:00Z">
        <w:r w:rsidR="00E75E22">
          <w:t xml:space="preserve">(1983) </w:t>
        </w:r>
      </w:ins>
      <w:del w:id="778" w:author="Segall, Christopher (segallcr)" w:date="2025-10-03T08:50:00Z">
        <w:r w:rsidR="00D7127A" w:rsidRPr="00746F78" w:rsidDel="00E75E22">
          <w:delText>MPR5f and MPR8</w:delText>
        </w:r>
      </w:del>
      <w:ins w:id="779" w:author="Segall, Christopher (segallcr)" w:date="2025-10-03T08:50:00Z">
        <w:r w:rsidR="00E75E22">
          <w:t>metrical preference rules (Mirka 2009, 39, 50–52)</w:t>
        </w:r>
      </w:ins>
      <w:r w:rsidR="00D7127A" w:rsidRPr="00746F78">
        <w:t>.</w:t>
      </w:r>
    </w:p>
  </w:footnote>
  <w:footnote w:id="20">
    <w:p w14:paraId="7CC86759" w14:textId="188DAED2" w:rsidR="005D43C5" w:rsidRPr="00746F78" w:rsidRDefault="00FA34E9" w:rsidP="00B54C98">
      <w:pPr>
        <w:pStyle w:val="FootnoteText"/>
      </w:pPr>
      <w:r w:rsidRPr="00B54C98">
        <w:rPr>
          <w:rStyle w:val="FootnoteReference"/>
        </w:rPr>
        <w:footnoteRef/>
      </w:r>
      <w:r w:rsidR="00D614A9" w:rsidRPr="00746F78">
        <w:t xml:space="preserve"> </w:t>
      </w:r>
      <w:del w:id="854" w:author="Segall, Christopher (segallcr)" w:date="2025-10-03T09:10:00Z">
        <w:r w:rsidR="00B54C98" w:rsidRPr="0085486B" w:rsidDel="006840D7">
          <w:delText>In performance, however, there might be a tendency to</w:delText>
        </w:r>
      </w:del>
      <w:ins w:id="855" w:author="Segall, Christopher (segallcr)" w:date="2025-10-03T09:10:00Z">
        <w:r w:rsidR="006840D7">
          <w:t>Andrew Manze and the English Concert</w:t>
        </w:r>
      </w:ins>
      <w:r w:rsidR="00B54C98" w:rsidRPr="0085486B">
        <w:t xml:space="preserve"> extend this </w:t>
      </w:r>
      <w:ins w:id="856" w:author="Segall, Christopher (segallcr)" w:date="2025-10-03T09:11:00Z">
        <w:r w:rsidR="005866F0">
          <w:t xml:space="preserve">moment </w:t>
        </w:r>
      </w:ins>
      <w:r w:rsidR="00B54C98" w:rsidRPr="0085486B">
        <w:t>in a hesitant fashion</w:t>
      </w:r>
      <w:del w:id="857" w:author="Segall, Christopher (segallcr)" w:date="2025-10-03T09:11:00Z">
        <w:r w:rsidR="00B54C98" w:rsidRPr="0085486B" w:rsidDel="00AC2FD3">
          <w:delText>—as in Andrew Manze’s recording</w:delText>
        </w:r>
      </w:del>
      <w:r w:rsidR="00B54C98" w:rsidRPr="0085486B">
        <w:t xml:space="preserve"> (cf. </w:t>
      </w:r>
      <w:del w:id="858" w:author="Segall, Christopher (segallcr)" w:date="2025-10-03T09:11:00Z">
        <w:r w:rsidR="00B54C98" w:rsidRPr="0085486B" w:rsidDel="00AC2FD3">
          <w:delText xml:space="preserve">also </w:delText>
        </w:r>
      </w:del>
      <w:r w:rsidR="00B54C98" w:rsidRPr="0085486B">
        <w:t xml:space="preserve">Mirka 2009, </w:t>
      </w:r>
      <w:del w:id="859" w:author="Segall, Christopher (segallcr)" w:date="2025-10-03T09:11:00Z">
        <w:r w:rsidR="00B54C98" w:rsidRPr="0085486B" w:rsidDel="00AC2FD3">
          <w:delText xml:space="preserve">esp. </w:delText>
        </w:r>
      </w:del>
      <w:r w:rsidR="00B54C98" w:rsidRPr="0085486B">
        <w:t>119)</w:t>
      </w:r>
      <w:r w:rsidR="00B54C98">
        <w:rPr>
          <w:rStyle w:val="CommentReference"/>
        </w:rPr>
        <w:annotationRef/>
      </w:r>
      <w:r w:rsidR="00B54C98">
        <w:t xml:space="preserve">. </w:t>
      </w:r>
      <w:del w:id="860" w:author="Segall, Christopher (segallcr)" w:date="2025-10-03T09:12:00Z">
        <w:r w:rsidR="005D43C5" w:rsidRPr="00746F78" w:rsidDel="00AC48C0">
          <w:delText>In the recording conduct</w:delText>
        </w:r>
        <w:r w:rsidR="0056708D" w:rsidRPr="00746F78" w:rsidDel="00AC48C0">
          <w:delText>ed</w:delText>
        </w:r>
        <w:r w:rsidR="005D43C5" w:rsidRPr="00746F78" w:rsidDel="00AC48C0">
          <w:delText xml:space="preserve"> by </w:delText>
        </w:r>
      </w:del>
      <w:r w:rsidR="005D43C5" w:rsidRPr="00746F78">
        <w:t>Ton Koopman</w:t>
      </w:r>
      <w:ins w:id="861" w:author="Segall, Christopher (segallcr)" w:date="2025-10-03T09:12:00Z">
        <w:r w:rsidR="00AC48C0">
          <w:t xml:space="preserve"> and the Amsterdam Baroque Orchestra (Erato, 1990)</w:t>
        </w:r>
      </w:ins>
      <w:del w:id="862" w:author="Segall, Christopher (segallcr)" w:date="2025-10-03T09:12:00Z">
        <w:r w:rsidR="005D43C5" w:rsidRPr="00746F78" w:rsidDel="004A770F">
          <w:delText>,</w:delText>
        </w:r>
      </w:del>
      <w:r w:rsidR="005D43C5" w:rsidRPr="00746F78">
        <w:t xml:space="preserve"> </w:t>
      </w:r>
      <w:ins w:id="863" w:author="Segall, Christopher (segallcr)" w:date="2025-10-03T09:12:00Z">
        <w:r w:rsidR="004A770F">
          <w:t xml:space="preserve">take a </w:t>
        </w:r>
      </w:ins>
      <w:del w:id="864" w:author="Segall, Christopher (segallcr)" w:date="2025-10-03T09:12:00Z">
        <w:r w:rsidR="005D43C5" w:rsidRPr="00746F78" w:rsidDel="004A770F">
          <w:delText xml:space="preserve">the </w:delText>
        </w:r>
      </w:del>
      <w:r w:rsidR="0056708D" w:rsidRPr="00746F78">
        <w:t>metronomic approach</w:t>
      </w:r>
      <w:r w:rsidR="005D43C5" w:rsidRPr="00746F78">
        <w:t xml:space="preserve"> </w:t>
      </w:r>
      <w:ins w:id="865" w:author="Segall, Christopher (segallcr)" w:date="2025-10-03T09:12:00Z">
        <w:r w:rsidR="004A770F">
          <w:t xml:space="preserve">that </w:t>
        </w:r>
      </w:ins>
      <w:r w:rsidR="005D43C5" w:rsidRPr="00746F78">
        <w:t>supports the notated meter</w:t>
      </w:r>
      <w:r w:rsidR="00927736" w:rsidRPr="00746F78">
        <w:t>.</w:t>
      </w:r>
    </w:p>
  </w:footnote>
  <w:footnote w:id="21">
    <w:p w14:paraId="6ACE949D" w14:textId="7F2FEAD8" w:rsidR="00BB1748" w:rsidRPr="00746F78" w:rsidRDefault="002B2B2C" w:rsidP="006F2604">
      <w:pPr>
        <w:pStyle w:val="FootnoteText"/>
      </w:pPr>
      <w:r w:rsidRPr="006F2604">
        <w:rPr>
          <w:rStyle w:val="FootnoteReference"/>
        </w:rPr>
        <w:footnoteRef/>
      </w:r>
      <w:r w:rsidRPr="00746F78">
        <w:t xml:space="preserve"> This timbral differentiation is </w:t>
      </w:r>
      <w:r w:rsidR="00D312D3" w:rsidRPr="00746F78">
        <w:t xml:space="preserve">brought out </w:t>
      </w:r>
      <w:r w:rsidR="00FD5E1A">
        <w:t xml:space="preserve">particularly </w:t>
      </w:r>
      <w:r w:rsidR="00D312D3" w:rsidRPr="00746F78">
        <w:t xml:space="preserve">clearly in </w:t>
      </w:r>
      <w:r w:rsidR="0022114D" w:rsidRPr="00746F78">
        <w:t xml:space="preserve">a </w:t>
      </w:r>
      <w:ins w:id="944" w:author="Segall, Christopher (segallcr)" w:date="2025-10-03T09:32:00Z">
        <w:r w:rsidR="003F0085">
          <w:t xml:space="preserve">live </w:t>
        </w:r>
        <w:r w:rsidR="00BB1748">
          <w:t xml:space="preserve">2018 </w:t>
        </w:r>
      </w:ins>
      <w:r w:rsidR="00D312D3" w:rsidRPr="00746F78">
        <w:t xml:space="preserve">recording </w:t>
      </w:r>
      <w:r w:rsidR="0022114D" w:rsidRPr="00746F78">
        <w:t>by</w:t>
      </w:r>
      <w:r w:rsidR="00D312D3" w:rsidRPr="00746F78">
        <w:t xml:space="preserve"> </w:t>
      </w:r>
      <w:r w:rsidRPr="00746F78">
        <w:t xml:space="preserve">the WDR </w:t>
      </w:r>
      <w:del w:id="945" w:author="Segall, Christopher (segallcr)" w:date="2025-10-03T09:32:00Z">
        <w:r w:rsidRPr="00746F78" w:rsidDel="003F0085">
          <w:delText xml:space="preserve">symphony </w:delText>
        </w:r>
      </w:del>
      <w:ins w:id="946" w:author="Segall, Christopher (segallcr)" w:date="2025-10-03T09:32:00Z">
        <w:r w:rsidR="003F0085">
          <w:t>S</w:t>
        </w:r>
        <w:r w:rsidR="003F0085" w:rsidRPr="00746F78">
          <w:t xml:space="preserve">ymphony </w:t>
        </w:r>
        <w:r w:rsidR="003F0085">
          <w:t xml:space="preserve">Orchestra, </w:t>
        </w:r>
      </w:ins>
      <w:r w:rsidRPr="00746F78">
        <w:t>conducted by Andrea Marcon</w:t>
      </w:r>
      <w:del w:id="947" w:author="Segall, Christopher (segallcr)" w:date="2025-10-03T09:32:00Z">
        <w:r w:rsidRPr="00746F78" w:rsidDel="003F0085">
          <w:delText xml:space="preserve"> (accessed </w:delText>
        </w:r>
        <w:r w:rsidR="00927736" w:rsidRPr="00746F78" w:rsidDel="003F0085">
          <w:delText>August</w:delText>
        </w:r>
        <w:r w:rsidR="00572043" w:rsidRPr="00746F78" w:rsidDel="003F0085">
          <w:delText xml:space="preserve"> </w:delText>
        </w:r>
        <w:r w:rsidR="00927736" w:rsidRPr="00746F78" w:rsidDel="003F0085">
          <w:delText>9, 2025</w:delText>
        </w:r>
        <w:r w:rsidRPr="00746F78" w:rsidDel="003F0085">
          <w:delText>)</w:delText>
        </w:r>
      </w:del>
      <w:r w:rsidRPr="00746F78">
        <w:t xml:space="preserve"> </w:t>
      </w:r>
      <w:r w:rsidR="002F77F7">
        <w:t>(</w:t>
      </w:r>
      <w:hyperlink r:id="rId1" w:history="1">
        <w:r w:rsidR="002F77F7" w:rsidRPr="00743239">
          <w:rPr>
            <w:rStyle w:val="Hyperlink"/>
          </w:rPr>
          <w:t>https://www.youtube.com/watch?v=bVhV-Qwlc5Y</w:t>
        </w:r>
      </w:hyperlink>
      <w:r w:rsidR="002F77F7">
        <w:t>)</w:t>
      </w:r>
      <w:r w:rsidR="00BB1748">
        <w:t>.</w:t>
      </w:r>
    </w:p>
  </w:footnote>
  <w:footnote w:id="22">
    <w:p w14:paraId="19A5AA75" w14:textId="704C1262" w:rsidR="000A784C" w:rsidRPr="00746F78" w:rsidRDefault="000A784C" w:rsidP="00160991">
      <w:pPr>
        <w:pStyle w:val="FootnoteText"/>
      </w:pPr>
      <w:r w:rsidRPr="00160991">
        <w:rPr>
          <w:rStyle w:val="FootnoteReference"/>
        </w:rPr>
        <w:footnoteRef/>
      </w:r>
      <w:r w:rsidRPr="00746F78">
        <w:t xml:space="preserve"> The tonally open ending of the first two movements and the unusual tonal relation of the inner movement (key of </w:t>
      </w:r>
      <w:r w:rsidR="00812FA8" w:rsidRPr="00746F78">
        <w:t>ß</w:t>
      </w:r>
      <w:r w:rsidRPr="00746F78">
        <w:t xml:space="preserve">II) also </w:t>
      </w:r>
      <w:del w:id="978" w:author="Segall, Christopher (segallcr)" w:date="2025-10-03T09:57:00Z">
        <w:r w:rsidRPr="00746F78" w:rsidDel="00EF4C50">
          <w:delText>give</w:delText>
        </w:r>
        <w:r w:rsidR="00F44661" w:rsidRPr="00746F78" w:rsidDel="00EF4C50">
          <w:delText xml:space="preserve"> </w:delText>
        </w:r>
      </w:del>
      <w:ins w:id="979" w:author="Segall, Christopher (segallcr)" w:date="2025-10-03T09:57:00Z">
        <w:r w:rsidR="00EF4C50">
          <w:t xml:space="preserve">contribute to </w:t>
        </w:r>
      </w:ins>
      <w:del w:id="980" w:author="Segall, Christopher (segallcr)" w:date="2025-10-03T09:57:00Z">
        <w:r w:rsidR="00F44661" w:rsidRPr="00746F78" w:rsidDel="00EF4C50">
          <w:delText xml:space="preserve">this </w:delText>
        </w:r>
      </w:del>
      <w:ins w:id="981" w:author="Segall, Christopher (segallcr)" w:date="2025-10-03T09:57:00Z">
        <w:r w:rsidR="00EF4C50">
          <w:t>the</w:t>
        </w:r>
        <w:r w:rsidR="00EF4C50" w:rsidRPr="00746F78">
          <w:t xml:space="preserve"> </w:t>
        </w:r>
      </w:ins>
      <w:r w:rsidR="00F44661" w:rsidRPr="00746F78">
        <w:t>symphony</w:t>
      </w:r>
      <w:ins w:id="982" w:author="Segall, Christopher (segallcr)" w:date="2025-10-03T09:57:00Z">
        <w:r w:rsidR="00EF4C50">
          <w:t>’s</w:t>
        </w:r>
      </w:ins>
      <w:r w:rsidR="00F44661" w:rsidRPr="00746F78">
        <w:t xml:space="preserve"> </w:t>
      </w:r>
      <w:del w:id="983" w:author="Segall, Christopher (segallcr)" w:date="2025-10-03T09:57:00Z">
        <w:r w:rsidR="00F44661" w:rsidRPr="00746F78" w:rsidDel="00EF4C50">
          <w:delText xml:space="preserve">a </w:delText>
        </w:r>
      </w:del>
      <w:r w:rsidR="00F44661" w:rsidRPr="00746F78">
        <w:t>fantasy-like character</w:t>
      </w:r>
      <w:del w:id="984" w:author="Segall, Christopher (segallcr)" w:date="2025-10-03T09:57:00Z">
        <w:r w:rsidR="00473906" w:rsidRPr="00746F78" w:rsidDel="00EF4C50">
          <w:delText xml:space="preserve"> (</w:delText>
        </w:r>
        <w:r w:rsidR="00003EA8" w:rsidRPr="00746F78" w:rsidDel="00EF4C50">
          <w:delText xml:space="preserve">see also </w:delText>
        </w:r>
        <w:r w:rsidR="00473906" w:rsidRPr="00746F78" w:rsidDel="00EF4C50">
          <w:delText>fn. 1</w:delText>
        </w:r>
        <w:r w:rsidR="006C6450" w:rsidDel="00EF4C50">
          <w:delText>6</w:delText>
        </w:r>
        <w:r w:rsidR="00473906" w:rsidRPr="00746F78" w:rsidDel="00EF4C50">
          <w:delText xml:space="preserve"> above)</w:delText>
        </w:r>
      </w:del>
      <w:r w:rsidR="002300EB" w:rsidRPr="00746F78">
        <w:t>. Such factors, however, are not quite as disorienting as the first movement’s opening.</w:t>
      </w:r>
    </w:p>
  </w:footnote>
  <w:footnote w:id="23">
    <w:p w14:paraId="7D0CB09B" w14:textId="714379FF" w:rsidR="00DB2A91" w:rsidRPr="00052B83" w:rsidRDefault="00DB2A91" w:rsidP="00052B83">
      <w:pPr>
        <w:pStyle w:val="FootnoteText"/>
      </w:pPr>
      <w:r w:rsidRPr="00052B83">
        <w:rPr>
          <w:rStyle w:val="FootnoteReference"/>
        </w:rPr>
        <w:footnoteRef/>
      </w:r>
      <w:r>
        <w:t xml:space="preserve"> </w:t>
      </w:r>
      <w:r w:rsidRPr="0085486B">
        <w:t xml:space="preserve">I follow </w:t>
      </w:r>
      <w:del w:id="1020" w:author="Segall, Christopher (segallcr)" w:date="2025-10-04T09:36:00Z">
        <w:r w:rsidRPr="0085486B" w:rsidDel="00750071">
          <w:delText xml:space="preserve">here </w:delText>
        </w:r>
      </w:del>
      <w:r w:rsidRPr="0085486B">
        <w:t xml:space="preserve">Burstein’s (2020) neo-Kochian terms (and adapt his graphic representation) for presenting the punctuation form of galant expositions. My motivation in understanding the punctuation sequence has less to do with the fact that it was explicitly described in the period and more with the fact that these were the formal conventions with which Bach worked, rather than with those of the (later) high-classical exposition. </w:t>
      </w:r>
      <w:del w:id="1021" w:author="Segall, Christopher (segallcr)" w:date="2025-10-04T09:36:00Z">
        <w:r w:rsidRPr="0085486B" w:rsidDel="000D64C5">
          <w:delText>To be sure, we might be more familiar with high-classical expositions both through musical exposure and through influential theoretical descriptions (</w:delText>
        </w:r>
        <w:r w:rsidRPr="0085486B" w:rsidDel="000D64C5">
          <w:rPr>
            <w:color w:val="000000" w:themeColor="text1"/>
          </w:rPr>
          <w:delText>Caplin 1998</w:delText>
        </w:r>
        <w:r w:rsidRPr="0085486B" w:rsidDel="000D64C5">
          <w:delText xml:space="preserve">; Hepokoski and Darcy 2006), yet this later formal mold is misleading when dealing with galant-style expositions. </w:delText>
        </w:r>
      </w:del>
      <w:r>
        <w:rPr>
          <w:rStyle w:val="CommentReference"/>
        </w:rPr>
        <w:annotationRef/>
      </w:r>
    </w:p>
  </w:footnote>
  <w:footnote w:id="24">
    <w:p w14:paraId="07862A75" w14:textId="01352CB5" w:rsidR="00700FFA" w:rsidRPr="00746F78" w:rsidDel="008D2ABC" w:rsidRDefault="00700FFA" w:rsidP="004A3054">
      <w:pPr>
        <w:pStyle w:val="FootnoteText"/>
        <w:rPr>
          <w:del w:id="1047" w:author="Segall, Christopher (segallcr)" w:date="2025-10-04T09:56:00Z"/>
        </w:rPr>
      </w:pPr>
      <w:del w:id="1048" w:author="Segall, Christopher (segallcr)" w:date="2025-10-04T09:56:00Z">
        <w:r w:rsidRPr="004A3054" w:rsidDel="008D2ABC">
          <w:rPr>
            <w:rStyle w:val="FootnoteReference"/>
          </w:rPr>
          <w:footnoteRef/>
        </w:r>
        <w:r w:rsidRPr="00746F78" w:rsidDel="008D2ABC">
          <w:delText xml:space="preserve"> For instance, see the summary of</w:delText>
        </w:r>
      </w:del>
      <w:ins w:id="1049" w:author="Kyle Hutchinson" w:date="2025-08-24T08:27:00Z">
        <w:del w:id="1050" w:author="Segall, Christopher (segallcr)" w:date="2025-10-04T09:56:00Z">
          <w:r w:rsidR="00695964" w:rsidDel="008D2ABC">
            <w:delText>See, for instance,</w:delText>
          </w:r>
        </w:del>
      </w:ins>
      <w:del w:id="1051" w:author="Segall, Christopher (segallcr)" w:date="2025-10-04T09:56:00Z">
        <w:r w:rsidRPr="00746F78" w:rsidDel="008D2ABC">
          <w:delText xml:space="preserve"> Burstein (2020, 8–9).</w:delText>
        </w:r>
      </w:del>
    </w:p>
  </w:footnote>
  <w:footnote w:id="25">
    <w:p w14:paraId="5519D71F" w14:textId="55144B73" w:rsidR="003F61C7" w:rsidRPr="00746F78" w:rsidDel="00315719" w:rsidRDefault="003F61C7" w:rsidP="00A17BD2">
      <w:pPr>
        <w:pStyle w:val="FootnoteText"/>
        <w:rPr>
          <w:del w:id="1063" w:author="Segall, Christopher (segallcr)" w:date="2025-10-04T10:02:00Z"/>
        </w:rPr>
      </w:pPr>
      <w:del w:id="1064" w:author="Segall, Christopher (segallcr)" w:date="2025-10-04T10:02:00Z">
        <w:r w:rsidRPr="00A17BD2" w:rsidDel="00315719">
          <w:rPr>
            <w:rStyle w:val="FootnoteReference"/>
          </w:rPr>
          <w:footnoteRef/>
        </w:r>
        <w:r w:rsidRPr="00746F78" w:rsidDel="00315719">
          <w:delText xml:space="preserve"> Burstein dedicates his </w:delText>
        </w:r>
        <w:r w:rsidRPr="00A17BD2" w:rsidDel="00315719">
          <w:delText>Chapter</w:delText>
        </w:r>
        <w:r w:rsidRPr="00746F78" w:rsidDel="00315719">
          <w:delText xml:space="preserve"> 11 to expositions with two half-cadential breaks.</w:delText>
        </w:r>
      </w:del>
    </w:p>
  </w:footnote>
  <w:footnote w:id="26">
    <w:p w14:paraId="1EE77100" w14:textId="07937B83" w:rsidR="00B853E7" w:rsidRPr="00746F78" w:rsidDel="00377752" w:rsidRDefault="00B853E7" w:rsidP="00377752">
      <w:pPr>
        <w:pStyle w:val="FootnoteText"/>
        <w:rPr>
          <w:del w:id="1082" w:author="Segall, Christopher (segallcr)" w:date="2025-10-04T10:08:00Z"/>
          <w:lang w:val="it-IT"/>
        </w:rPr>
      </w:pPr>
      <w:del w:id="1083" w:author="Segall, Christopher (segallcr)" w:date="2025-10-04T10:08:00Z">
        <w:r w:rsidRPr="00377752" w:rsidDel="00377752">
          <w:rPr>
            <w:rStyle w:val="FootnoteReference"/>
          </w:rPr>
          <w:footnoteRef/>
        </w:r>
        <w:r w:rsidRPr="00746F78" w:rsidDel="00377752">
          <w:rPr>
            <w:lang w:val="it-IT"/>
          </w:rPr>
          <w:delText xml:space="preserve"> See Burstein’s (2020, 94–95) discussion of Galeazzi’s </w:delText>
        </w:r>
        <w:r w:rsidRPr="00746F78" w:rsidDel="00377752">
          <w:rPr>
            <w:i/>
            <w:iCs/>
            <w:lang w:val="it-IT"/>
          </w:rPr>
          <w:delText>Passo di mezzo</w:delText>
        </w:r>
        <w:r w:rsidRPr="00746F78" w:rsidDel="00377752">
          <w:rPr>
            <w:lang w:val="it-IT"/>
          </w:rPr>
          <w:delText>.</w:delText>
        </w:r>
      </w:del>
    </w:p>
  </w:footnote>
  <w:footnote w:id="27">
    <w:p w14:paraId="0DD62A8D" w14:textId="7D28C85C" w:rsidR="008B0F08" w:rsidRPr="00746F78" w:rsidRDefault="008B0F08" w:rsidP="00C60E10">
      <w:pPr>
        <w:pStyle w:val="FootnoteText"/>
      </w:pPr>
      <w:r w:rsidRPr="00C60E10">
        <w:rPr>
          <w:rStyle w:val="FootnoteReference"/>
        </w:rPr>
        <w:footnoteRef/>
      </w:r>
      <w:r w:rsidRPr="00746F78">
        <w:t xml:space="preserve"> </w:t>
      </w:r>
      <w:del w:id="1113" w:author="Segall, Christopher (segallcr)" w:date="2025-10-04T10:24:00Z">
        <w:r w:rsidR="00700FFA" w:rsidRPr="00746F78" w:rsidDel="00987410">
          <w:delText xml:space="preserve">For </w:delText>
        </w:r>
        <w:r w:rsidR="00700FFA" w:rsidRPr="00C60E10" w:rsidDel="00987410">
          <w:rPr>
            <w:rStyle w:val="FootnoteReference"/>
            <w:vertAlign w:val="baseline"/>
          </w:rPr>
          <w:delText>instance</w:delText>
        </w:r>
        <w:r w:rsidR="00700FFA" w:rsidRPr="00746F78" w:rsidDel="00987410">
          <w:delText xml:space="preserve">, see </w:delText>
        </w:r>
      </w:del>
      <w:r w:rsidR="00700FFA" w:rsidRPr="00746F78">
        <w:t>Burstein</w:t>
      </w:r>
      <w:del w:id="1114" w:author="Segall, Christopher (segallcr)" w:date="2025-10-04T10:24:00Z">
        <w:r w:rsidR="00700FFA" w:rsidRPr="00746F78" w:rsidDel="00987410">
          <w:delText>’s</w:delText>
        </w:r>
      </w:del>
      <w:r w:rsidR="00700FFA" w:rsidRPr="00746F78">
        <w:t xml:space="preserve"> </w:t>
      </w:r>
      <w:del w:id="1115" w:author="Segall, Christopher (segallcr)" w:date="2025-10-04T10:24:00Z">
        <w:r w:rsidR="00700FFA" w:rsidRPr="00746F78" w:rsidDel="00987410">
          <w:delText xml:space="preserve">observation </w:delText>
        </w:r>
      </w:del>
      <w:ins w:id="1116" w:author="Segall, Christopher (segallcr)" w:date="2025-10-04T10:24:00Z">
        <w:r w:rsidR="00987410" w:rsidRPr="00746F78">
          <w:t>observ</w:t>
        </w:r>
        <w:r w:rsidR="00987410">
          <w:t>es:</w:t>
        </w:r>
      </w:ins>
      <w:del w:id="1117" w:author="Segall, Christopher (segallcr)" w:date="2025-10-04T10:24:00Z">
        <w:r w:rsidR="00700FFA" w:rsidRPr="00746F78" w:rsidDel="00987410">
          <w:delText>(2020, 272n21) that</w:delText>
        </w:r>
      </w:del>
      <w:r w:rsidR="00700FFA" w:rsidRPr="00746F78">
        <w:t xml:space="preserve"> “</w:t>
      </w:r>
      <w:del w:id="1118" w:author="Segall, Christopher (segallcr)" w:date="2025-10-04T10:24:00Z">
        <w:r w:rsidR="00700FFA" w:rsidRPr="00746F78" w:rsidDel="00987410">
          <w:delText xml:space="preserve">it </w:delText>
        </w:r>
      </w:del>
      <w:ins w:id="1119" w:author="Segall, Christopher (segallcr)" w:date="2025-10-04T10:24:00Z">
        <w:r w:rsidR="00987410">
          <w:t>I</w:t>
        </w:r>
        <w:r w:rsidR="00987410" w:rsidRPr="00746F78">
          <w:t xml:space="preserve">t </w:t>
        </w:r>
      </w:ins>
      <w:r w:rsidR="00700FFA" w:rsidRPr="00746F78">
        <w:t>would be too restrictive and tautological to argue that the first half-cadential break that precedes a new-key theme must by definition be regarded as the medial caesura. If the concepts of the medial caesura and post-medial caesura are to have implications for interpretation and performance, some features must suggest that the medial caesura proper could be fairly portrayed as having greater formal weight</w:t>
      </w:r>
      <w:del w:id="1120" w:author="Segall, Christopher (segallcr)" w:date="2025-10-04T10:24:00Z">
        <w:r w:rsidR="00700FFA" w:rsidRPr="00746F78" w:rsidDel="00543F09">
          <w:delText xml:space="preserve"> …</w:delText>
        </w:r>
      </w:del>
      <w:r w:rsidR="00700FFA" w:rsidRPr="00746F78">
        <w:t>”</w:t>
      </w:r>
      <w:ins w:id="1121" w:author="Segall, Christopher (segallcr)" w:date="2025-10-04T10:24:00Z">
        <w:r w:rsidR="00543F09">
          <w:t xml:space="preserve"> (2020, 271n21</w:t>
        </w:r>
      </w:ins>
      <w:ins w:id="1122" w:author="Segall, Christopher (segallcr)" w:date="2025-10-04T10:33:00Z">
        <w:r w:rsidR="00C3424A">
          <w:t>).</w:t>
        </w:r>
      </w:ins>
      <w:del w:id="1123" w:author="Segall, Christopher (segallcr)" w:date="2025-10-04T10:33:00Z">
        <w:r w:rsidR="00700FFA" w:rsidRPr="00746F78" w:rsidDel="00C3424A">
          <w:delText xml:space="preserve"> </w:delText>
        </w:r>
      </w:del>
      <w:del w:id="1124" w:author="Segall, Christopher (segallcr)" w:date="2025-10-04T10:31:00Z">
        <w:r w:rsidRPr="00746F78" w:rsidDel="00C83185">
          <w:delText>Perhaps t</w:delText>
        </w:r>
      </w:del>
      <w:del w:id="1125" w:author="Segall, Christopher (segallcr)" w:date="2025-10-04T10:32:00Z">
        <w:r w:rsidRPr="00746F78" w:rsidDel="005F0D35">
          <w:delText xml:space="preserve">he fact </w:delText>
        </w:r>
        <w:r w:rsidRPr="00C60E10" w:rsidDel="005F0D35">
          <w:delText>that</w:delText>
        </w:r>
        <w:r w:rsidRPr="00746F78" w:rsidDel="005F0D35">
          <w:delText xml:space="preserve"> t</w:delText>
        </w:r>
      </w:del>
      <w:del w:id="1126" w:author="Segall, Christopher (segallcr)" w:date="2025-10-04T10:33:00Z">
        <w:r w:rsidRPr="00746F78" w:rsidDel="00C3424A">
          <w:delText xml:space="preserve">he paired </w:delText>
        </w:r>
        <w:r w:rsidRPr="00746F78" w:rsidDel="00C3424A">
          <w:rPr>
            <w:i/>
            <w:iCs/>
          </w:rPr>
          <w:delText>Quintabs</w:delText>
        </w:r>
        <w:r w:rsidRPr="00746F78" w:rsidDel="00C3424A">
          <w:rPr>
            <w:rFonts w:cstheme="minorHAnsi"/>
            <w:i/>
            <w:iCs/>
          </w:rPr>
          <w:delText>ä</w:delText>
        </w:r>
        <w:r w:rsidRPr="00746F78" w:rsidDel="00C3424A">
          <w:rPr>
            <w:i/>
            <w:iCs/>
          </w:rPr>
          <w:delText>tze</w:delText>
        </w:r>
        <w:r w:rsidRPr="00746F78" w:rsidDel="00C3424A">
          <w:delText xml:space="preserve"> in V follow the order </w:delText>
        </w:r>
      </w:del>
      <w:del w:id="1127" w:author="Segall, Christopher (segallcr)" w:date="2025-10-04T10:31:00Z">
        <w:r w:rsidRPr="00746F78" w:rsidDel="00750BB6">
          <w:delText>“</w:delText>
        </w:r>
      </w:del>
      <w:del w:id="1128" w:author="Segall, Christopher (segallcr)" w:date="2025-10-04T10:33:00Z">
        <w:r w:rsidRPr="00746F78" w:rsidDel="00C3424A">
          <w:delText>cantabile</w:delText>
        </w:r>
      </w:del>
      <w:del w:id="1129" w:author="Segall, Christopher (segallcr)" w:date="2025-10-04T10:31:00Z">
        <w:r w:rsidRPr="00746F78" w:rsidDel="00750BB6">
          <w:delText xml:space="preserve">” </w:delText>
        </w:r>
      </w:del>
      <w:del w:id="1130" w:author="Segall, Christopher (segallcr)" w:date="2025-10-04T10:33:00Z">
        <w:r w:rsidRPr="00746F78" w:rsidDel="00C3424A">
          <w:delText>then</w:delText>
        </w:r>
      </w:del>
      <w:del w:id="1131" w:author="Segall, Christopher (segallcr)" w:date="2025-10-04T10:31:00Z">
        <w:r w:rsidRPr="00746F78" w:rsidDel="00750BB6">
          <w:delText xml:space="preserve"> more active and “</w:delText>
        </w:r>
      </w:del>
      <w:del w:id="1132" w:author="Segall, Christopher (segallcr)" w:date="2025-10-04T10:33:00Z">
        <w:r w:rsidRPr="00746F78" w:rsidDel="00C3424A">
          <w:rPr>
            <w:i/>
            <w:iCs/>
          </w:rPr>
          <w:delText>rauschend</w:delText>
        </w:r>
      </w:del>
      <w:del w:id="1133" w:author="Segall, Christopher (segallcr)" w:date="2025-10-04T10:31:00Z">
        <w:r w:rsidRPr="00746F78" w:rsidDel="00750BB6">
          <w:delText>”</w:delText>
        </w:r>
      </w:del>
      <w:del w:id="1134" w:author="Segall, Christopher (segallcr)" w:date="2025-10-04T10:33:00Z">
        <w:r w:rsidRPr="00746F78" w:rsidDel="00C3424A">
          <w:delText xml:space="preserve"> can be viewed as a deviation from </w:delText>
        </w:r>
        <w:r w:rsidR="00700FFA" w:rsidRPr="00746F78" w:rsidDel="00C3424A">
          <w:delText xml:space="preserve">the </w:delText>
        </w:r>
        <w:r w:rsidRPr="00746F78" w:rsidDel="00C3424A">
          <w:delText>convention</w:delText>
        </w:r>
        <w:r w:rsidR="00700FFA" w:rsidRPr="00746F78" w:rsidDel="00C3424A">
          <w:delText xml:space="preserve"> of starting with a more active </w:delText>
        </w:r>
        <w:r w:rsidR="00700FFA" w:rsidRPr="00746F78" w:rsidDel="00C3424A">
          <w:rPr>
            <w:i/>
            <w:iCs/>
          </w:rPr>
          <w:delText>Quintabsatz</w:delText>
        </w:r>
        <w:r w:rsidR="00700FFA" w:rsidRPr="00746F78" w:rsidDel="00C3424A">
          <w:delText xml:space="preserve"> and moving to a more cantabile one (see Burstein 2020, 61</w:delText>
        </w:r>
        <w:r w:rsidR="00B853E7" w:rsidRPr="00746F78" w:rsidDel="00C3424A">
          <w:delText>–</w:delText>
        </w:r>
        <w:r w:rsidR="00700FFA" w:rsidRPr="00746F78" w:rsidDel="00C3424A">
          <w:delText>63</w:delText>
        </w:r>
        <w:r w:rsidR="00B853E7" w:rsidRPr="00746F78" w:rsidDel="00C3424A">
          <w:delText xml:space="preserve"> and the analysis of Mariana Martines’s Sonata no. 3 there</w:delText>
        </w:r>
        <w:r w:rsidR="00A342D5" w:rsidRPr="00746F78" w:rsidDel="00C3424A">
          <w:delText xml:space="preserve">: </w:delText>
        </w:r>
        <w:r w:rsidR="00B853E7" w:rsidRPr="00746F78" w:rsidDel="00C3424A">
          <w:delText xml:space="preserve">such a pairing does not necessarily correspond to what we would now label as transition and secondary theme, </w:delText>
        </w:r>
        <w:r w:rsidR="00B853E7" w:rsidRPr="00746F78" w:rsidDel="00C3424A">
          <w:rPr>
            <w:i/>
            <w:iCs/>
          </w:rPr>
          <w:delText>Ibid.</w:delText>
        </w:r>
        <w:r w:rsidR="00B853E7" w:rsidRPr="00746F78" w:rsidDel="00C3424A">
          <w:delText xml:space="preserve">, 86). </w:delText>
        </w:r>
        <w:r w:rsidR="003F61C7" w:rsidRPr="00746F78" w:rsidDel="00C3424A">
          <w:delText>In any case, the piece under consideration is so unusual that a flipped order of cantabile–</w:delText>
        </w:r>
        <w:r w:rsidR="003F61C7" w:rsidRPr="00746F78" w:rsidDel="00C3424A">
          <w:rPr>
            <w:i/>
            <w:iCs/>
          </w:rPr>
          <w:delText>rauschend</w:delText>
        </w:r>
        <w:r w:rsidR="003F61C7" w:rsidRPr="00746F78" w:rsidDel="00C3424A">
          <w:delText xml:space="preserve"> seems like a minor </w:delText>
        </w:r>
        <w:r w:rsidR="007666C9" w:rsidRPr="00746F78" w:rsidDel="00C3424A">
          <w:delText>deviation from the formal mold of a galant exposition.</w:delText>
        </w:r>
      </w:del>
      <w:r w:rsidR="003F61C7" w:rsidRPr="00746F78">
        <w:t xml:space="preserve">  </w:t>
      </w:r>
    </w:p>
  </w:footnote>
  <w:footnote w:id="28">
    <w:p w14:paraId="4E3E6C66" w14:textId="4DF1F1C4" w:rsidR="009A108D" w:rsidRPr="00746F78" w:rsidRDefault="009A108D" w:rsidP="00A524CA">
      <w:pPr>
        <w:pStyle w:val="FootnoteText"/>
      </w:pPr>
      <w:r w:rsidRPr="00A524CA">
        <w:rPr>
          <w:rStyle w:val="FootnoteReference"/>
        </w:rPr>
        <w:footnoteRef/>
      </w:r>
      <w:r w:rsidRPr="00746F78">
        <w:t xml:space="preserve"> </w:t>
      </w:r>
      <w:del w:id="1173" w:author="Segall, Christopher (segallcr)" w:date="2025-10-12T17:30:00Z">
        <w:r w:rsidRPr="00A524CA" w:rsidDel="00F47412">
          <w:delText>C</w:delText>
        </w:r>
        <w:r w:rsidR="00FA0CEB" w:rsidRPr="00A524CA" w:rsidDel="00F47412">
          <w:delText>f</w:delText>
        </w:r>
        <w:r w:rsidR="00FA0CEB" w:rsidRPr="00746F78" w:rsidDel="00F47412">
          <w:delText xml:space="preserve">. </w:delText>
        </w:r>
      </w:del>
      <w:r w:rsidR="00FA0CEB" w:rsidRPr="00746F78">
        <w:t>Caplin</w:t>
      </w:r>
      <w:del w:id="1174" w:author="Segall, Christopher (segallcr)" w:date="2025-10-12T17:30:00Z">
        <w:r w:rsidR="00FA0CEB" w:rsidRPr="00746F78" w:rsidDel="00F47412">
          <w:delText>’s</w:delText>
        </w:r>
      </w:del>
      <w:r w:rsidR="00FA0CEB" w:rsidRPr="00746F78">
        <w:t xml:space="preserve"> (2015, 41) </w:t>
      </w:r>
      <w:del w:id="1175" w:author="Segall, Christopher (segallcr)" w:date="2025-10-12T17:31:00Z">
        <w:r w:rsidR="00FA0CEB" w:rsidRPr="00746F78" w:rsidDel="00C002C7">
          <w:delText xml:space="preserve">discussion of </w:delText>
        </w:r>
      </w:del>
      <w:ins w:id="1176" w:author="Segall, Christopher (segallcr)" w:date="2025-10-12T17:31:00Z">
        <w:r w:rsidR="00C002C7">
          <w:t xml:space="preserve">compares </w:t>
        </w:r>
      </w:ins>
      <w:r w:rsidR="00FA0CEB" w:rsidRPr="00746F78">
        <w:t xml:space="preserve">the </w:t>
      </w:r>
      <w:del w:id="1177" w:author="Segall, Christopher (segallcr)" w:date="2025-10-12T17:31:00Z">
        <w:r w:rsidR="00FA0CEB" w:rsidRPr="00746F78" w:rsidDel="00C002C7">
          <w:delText xml:space="preserve">respective </w:delText>
        </w:r>
      </w:del>
      <w:r w:rsidR="00FA0CEB" w:rsidRPr="00746F78">
        <w:t xml:space="preserve">“syntactical strength” of a Prinner ending on ^3 </w:t>
      </w:r>
      <w:del w:id="1178" w:author="Segall, Christopher (segallcr)" w:date="2025-10-12T17:31:00Z">
        <w:r w:rsidR="00FA0CEB" w:rsidRPr="00746F78" w:rsidDel="00D87A5E">
          <w:delText xml:space="preserve">answered by a phrase in which the </w:delText>
        </w:r>
      </w:del>
      <w:ins w:id="1179" w:author="Segall, Christopher (segallcr)" w:date="2025-10-12T17:31:00Z">
        <w:r w:rsidR="00D87A5E">
          <w:t xml:space="preserve">with a </w:t>
        </w:r>
      </w:ins>
      <w:r w:rsidR="00FA0CEB" w:rsidRPr="00746F78">
        <w:t xml:space="preserve">Prinner </w:t>
      </w:r>
      <w:del w:id="1180" w:author="Segall, Christopher (segallcr)" w:date="2025-10-12T17:31:00Z">
        <w:r w:rsidR="00FA0CEB" w:rsidRPr="00746F78" w:rsidDel="00D87A5E">
          <w:delText xml:space="preserve">continues </w:delText>
        </w:r>
      </w:del>
      <w:ins w:id="1181" w:author="Segall, Christopher (segallcr)" w:date="2025-10-12T17:31:00Z">
        <w:r w:rsidR="00D87A5E">
          <w:t xml:space="preserve">continuing </w:t>
        </w:r>
      </w:ins>
      <w:del w:id="1182" w:author="Segall, Christopher (segallcr)" w:date="2025-10-12T17:31:00Z">
        <w:r w:rsidR="00FA0CEB" w:rsidRPr="00746F78" w:rsidDel="00D87A5E">
          <w:delText xml:space="preserve">on </w:delText>
        </w:r>
      </w:del>
      <w:r w:rsidR="00FA0CEB" w:rsidRPr="00746F78">
        <w:t>to a</w:t>
      </w:r>
      <w:ins w:id="1183" w:author="Segall, Christopher (segallcr)" w:date="2025-10-12T17:31:00Z">
        <w:r w:rsidR="00D87A5E">
          <w:t>n</w:t>
        </w:r>
      </w:ins>
      <w:r w:rsidR="00FA0CEB" w:rsidRPr="00746F78">
        <w:t xml:space="preserve"> HC </w:t>
      </w:r>
      <w:del w:id="1184" w:author="Segall, Christopher (segallcr)" w:date="2025-10-12T17:31:00Z">
        <w:r w:rsidR="00FA0CEB" w:rsidRPr="00746F78" w:rsidDel="00D87A5E">
          <w:delText xml:space="preserve">ending </w:delText>
        </w:r>
      </w:del>
      <w:r w:rsidR="00FA0CEB" w:rsidRPr="00746F78">
        <w:t xml:space="preserve">on ^2. </w:t>
      </w:r>
      <w:del w:id="1185" w:author="Segall, Christopher (segallcr)" w:date="2025-10-12T17:32:00Z">
        <w:r w:rsidR="00FA0CEB" w:rsidRPr="00746F78" w:rsidDel="008B6558">
          <w:delText xml:space="preserve">Though </w:delText>
        </w:r>
      </w:del>
      <w:ins w:id="1186" w:author="Segall, Christopher (segallcr)" w:date="2025-10-12T17:32:00Z">
        <w:r w:rsidR="008B6558">
          <w:t>Alt</w:t>
        </w:r>
        <w:r w:rsidR="008B6558" w:rsidRPr="00746F78">
          <w:t xml:space="preserve">hough </w:t>
        </w:r>
      </w:ins>
      <w:r w:rsidR="00FA0CEB" w:rsidRPr="00746F78">
        <w:t xml:space="preserve">Caplin </w:t>
      </w:r>
      <w:del w:id="1187" w:author="Segall, Christopher (segallcr)" w:date="2025-10-12T17:32:00Z">
        <w:r w:rsidR="009A32B0" w:rsidRPr="00746F78" w:rsidDel="008B6558">
          <w:delText xml:space="preserve">de facto </w:delText>
        </w:r>
      </w:del>
      <w:r w:rsidR="00FA0CEB" w:rsidRPr="00746F78">
        <w:t>subsumes</w:t>
      </w:r>
      <w:r w:rsidR="00F01A0E" w:rsidRPr="00746F78">
        <w:t xml:space="preserve"> the </w:t>
      </w:r>
      <w:del w:id="1188" w:author="Segall, Christopher (segallcr)" w:date="2025-10-12T17:32:00Z">
        <w:r w:rsidR="00DB0858" w:rsidRPr="00746F78" w:rsidDel="008B6558">
          <w:delText>analytical object “</w:delText>
        </w:r>
      </w:del>
      <w:r w:rsidR="00FA0CEB" w:rsidRPr="00746F78">
        <w:t>Prinner</w:t>
      </w:r>
      <w:del w:id="1189" w:author="Segall, Christopher (segallcr)" w:date="2025-10-12T17:32:00Z">
        <w:r w:rsidR="00DB0858" w:rsidRPr="00746F78" w:rsidDel="008B6558">
          <w:delText>”</w:delText>
        </w:r>
      </w:del>
      <w:r w:rsidR="00FA0CEB" w:rsidRPr="00746F78">
        <w:t xml:space="preserve"> </w:t>
      </w:r>
      <w:del w:id="1190" w:author="Segall, Christopher (segallcr)" w:date="2025-10-12T17:32:00Z">
        <w:r w:rsidR="00FA0CEB" w:rsidRPr="00746F78" w:rsidDel="008B6558">
          <w:delText xml:space="preserve">under </w:delText>
        </w:r>
      </w:del>
      <w:ins w:id="1191" w:author="Segall, Christopher (segallcr)" w:date="2025-10-12T17:32:00Z">
        <w:r w:rsidR="008B6558">
          <w:t xml:space="preserve">into </w:t>
        </w:r>
      </w:ins>
      <w:r w:rsidR="00FA0CEB" w:rsidRPr="00746F78">
        <w:t xml:space="preserve">his form-functional </w:t>
      </w:r>
      <w:r w:rsidR="00F01A0E" w:rsidRPr="00746F78">
        <w:t>apparatus</w:t>
      </w:r>
      <w:r w:rsidR="00FA0CEB" w:rsidRPr="00746F78">
        <w:t xml:space="preserve">, his discussion demonstrates </w:t>
      </w:r>
      <w:del w:id="1192" w:author="Segall, Christopher (segallcr)" w:date="2025-10-12T17:32:00Z">
        <w:r w:rsidR="00FA0CEB" w:rsidRPr="00746F78" w:rsidDel="00F82E76">
          <w:delText xml:space="preserve">the </w:delText>
        </w:r>
      </w:del>
      <w:ins w:id="1193" w:author="Segall, Christopher (segallcr)" w:date="2025-10-12T17:32:00Z">
        <w:r w:rsidR="00F82E76">
          <w:t xml:space="preserve">a </w:t>
        </w:r>
      </w:ins>
      <w:r w:rsidR="00FA0CEB" w:rsidRPr="00746F78">
        <w:t>wealth of possibilities associate</w:t>
      </w:r>
      <w:r w:rsidR="00D70AC5" w:rsidRPr="00746F78">
        <w:t>d</w:t>
      </w:r>
      <w:r w:rsidR="00FA0CEB" w:rsidRPr="00746F78">
        <w:t xml:space="preserve"> with this </w:t>
      </w:r>
      <w:r w:rsidR="00DB0858" w:rsidRPr="00746F78">
        <w:t>conventional skeleton.</w:t>
      </w:r>
    </w:p>
  </w:footnote>
  <w:footnote w:id="29">
    <w:p w14:paraId="55B7F757" w14:textId="0D927DB5" w:rsidR="00D00B23" w:rsidRPr="00746F78" w:rsidDel="00716E78" w:rsidRDefault="00D00B23" w:rsidP="00DC3951">
      <w:pPr>
        <w:pStyle w:val="FootnoteText"/>
        <w:rPr>
          <w:del w:id="1225" w:author="Segall, Christopher (segallcr)" w:date="2025-10-12T17:41:00Z"/>
        </w:rPr>
      </w:pPr>
      <w:del w:id="1226" w:author="Segall, Christopher (segallcr)" w:date="2025-10-12T17:41:00Z">
        <w:r w:rsidRPr="00DC3951" w:rsidDel="00716E78">
          <w:rPr>
            <w:rStyle w:val="FootnoteReference"/>
          </w:rPr>
          <w:footnoteRef/>
        </w:r>
        <w:r w:rsidRPr="00746F78" w:rsidDel="00716E78">
          <w:delText xml:space="preserve"> Indeed, </w:delText>
        </w:r>
        <w:r w:rsidRPr="00DC3951" w:rsidDel="00716E78">
          <w:delText>Example</w:delText>
        </w:r>
        <w:r w:rsidR="00551A05" w:rsidRPr="00746F78" w:rsidDel="00716E78">
          <w:delText xml:space="preserve"> 12d stresses </w:delText>
        </w:r>
        <w:r w:rsidRPr="00746F78" w:rsidDel="00716E78">
          <w:delText>that the cantabile materials of mm. 35–48 are a kind of “insert” that blunts the momentum towards further punctuation points in the formal script of the galant exposition.</w:delText>
        </w:r>
      </w:del>
    </w:p>
  </w:footnote>
  <w:footnote w:id="30">
    <w:p w14:paraId="0A089B91" w14:textId="53DC9119" w:rsidR="00CF1520" w:rsidRPr="00746F78" w:rsidRDefault="00CF1520" w:rsidP="005612E9">
      <w:pPr>
        <w:pStyle w:val="FootnoteText"/>
      </w:pPr>
      <w:r w:rsidRPr="005612E9">
        <w:rPr>
          <w:rStyle w:val="FootnoteReference"/>
        </w:rPr>
        <w:footnoteRef/>
      </w:r>
      <w:r w:rsidRPr="00746F78">
        <w:t xml:space="preserve"> </w:t>
      </w:r>
      <w:del w:id="1293" w:author="Segall, Christopher (segallcr)" w:date="2025-10-12T17:57:00Z">
        <w:r w:rsidR="005B6665" w:rsidRPr="00746F78" w:rsidDel="00A53229">
          <w:delText xml:space="preserve">Note that the </w:delText>
        </w:r>
        <w:r w:rsidR="005B6665" w:rsidRPr="005612E9" w:rsidDel="00A53229">
          <w:delText>recognition</w:delText>
        </w:r>
        <w:r w:rsidR="005B6665" w:rsidRPr="00746F78" w:rsidDel="00A53229">
          <w:delText xml:space="preserve"> of t</w:delText>
        </w:r>
      </w:del>
      <w:ins w:id="1294" w:author="Segall, Christopher (segallcr)" w:date="2025-10-12T17:57:00Z">
        <w:r w:rsidR="00A53229">
          <w:t>T</w:t>
        </w:r>
      </w:ins>
      <w:r w:rsidR="005B6665" w:rsidRPr="00746F78">
        <w:t>he le</w:t>
      </w:r>
      <w:del w:id="1295" w:author="Segall, Christopher (segallcr)" w:date="2025-10-12T17:55:00Z">
        <w:r w:rsidR="005B6665" w:rsidRPr="00746F78" w:rsidDel="005612E9">
          <w:delText>-</w:delText>
        </w:r>
      </w:del>
      <w:ins w:id="1296" w:author="Segall, Christopher (segallcr)" w:date="2025-10-12T17:55:00Z">
        <w:r w:rsidR="005612E9">
          <w:t>–</w:t>
        </w:r>
      </w:ins>
      <w:r w:rsidR="005B6665" w:rsidRPr="00746F78">
        <w:t>sol</w:t>
      </w:r>
      <w:del w:id="1297" w:author="Segall, Christopher (segallcr)" w:date="2025-10-12T17:55:00Z">
        <w:r w:rsidR="005B6665" w:rsidRPr="00746F78" w:rsidDel="005612E9">
          <w:delText>-</w:delText>
        </w:r>
      </w:del>
      <w:ins w:id="1298" w:author="Segall, Christopher (segallcr)" w:date="2025-10-12T17:55:00Z">
        <w:r w:rsidR="005612E9">
          <w:t>–</w:t>
        </w:r>
      </w:ins>
      <w:r w:rsidR="005B6665" w:rsidRPr="00746F78">
        <w:t>fi</w:t>
      </w:r>
      <w:del w:id="1299" w:author="Segall, Christopher (segallcr)" w:date="2025-10-12T17:55:00Z">
        <w:r w:rsidR="005B6665" w:rsidRPr="00746F78" w:rsidDel="005612E9">
          <w:delText>-</w:delText>
        </w:r>
      </w:del>
      <w:ins w:id="1300" w:author="Segall, Christopher (segallcr)" w:date="2025-10-12T17:55:00Z">
        <w:r w:rsidR="005612E9">
          <w:t>–</w:t>
        </w:r>
      </w:ins>
      <w:r w:rsidR="005B6665" w:rsidRPr="00746F78">
        <w:t xml:space="preserve">sol schema was responsible </w:t>
      </w:r>
      <w:del w:id="1301" w:author="Segall, Christopher (segallcr)" w:date="2025-10-12T17:57:00Z">
        <w:r w:rsidR="005B6665" w:rsidRPr="00746F78" w:rsidDel="00A53229">
          <w:delText xml:space="preserve">both </w:delText>
        </w:r>
      </w:del>
      <w:r w:rsidR="005B6665" w:rsidRPr="00746F78">
        <w:t>for historical listeners</w:t>
      </w:r>
      <w:r w:rsidR="00B36040" w:rsidRPr="00746F78">
        <w:t>’</w:t>
      </w:r>
      <w:r w:rsidR="005B6665" w:rsidRPr="00746F78">
        <w:t xml:space="preserve"> hearing a clear shift to G minor at the opening of Beethoven’s </w:t>
      </w:r>
      <w:r w:rsidR="005B6665" w:rsidRPr="00A53229">
        <w:rPr>
          <w:i/>
          <w:iCs/>
          <w:rPrChange w:id="1302" w:author="Segall, Christopher (segallcr)" w:date="2025-10-12T17:57:00Z">
            <w:rPr/>
          </w:rPrChange>
        </w:rPr>
        <w:t>Eroica</w:t>
      </w:r>
      <w:r w:rsidR="005B6665" w:rsidRPr="00746F78">
        <w:t xml:space="preserve"> Symphony</w:t>
      </w:r>
      <w:ins w:id="1303" w:author="Segall, Christopher (segallcr)" w:date="2025-10-12T17:57:00Z">
        <w:r w:rsidR="00A53229">
          <w:t>,</w:t>
        </w:r>
      </w:ins>
      <w:r w:rsidR="005B6665" w:rsidRPr="00746F78">
        <w:t xml:space="preserve"> as well as </w:t>
      </w:r>
      <w:del w:id="1304" w:author="Segall, Christopher (segallcr)" w:date="2025-10-12T17:58:00Z">
        <w:r w:rsidR="00E909AA" w:rsidRPr="00746F78" w:rsidDel="00E74A82">
          <w:delText xml:space="preserve">to </w:delText>
        </w:r>
      </w:del>
      <w:ins w:id="1305" w:author="Segall, Christopher (segallcr)" w:date="2025-10-12T17:58:00Z">
        <w:r w:rsidR="00E74A82">
          <w:t xml:space="preserve">for </w:t>
        </w:r>
      </w:ins>
      <w:r w:rsidR="00E909AA" w:rsidRPr="00746F78">
        <w:t>invocations of improvisation</w:t>
      </w:r>
      <w:del w:id="1306" w:author="Segall, Christopher (segallcr)" w:date="2025-10-12T17:58:00Z">
        <w:r w:rsidR="00E909AA" w:rsidRPr="00746F78" w:rsidDel="00E74A82">
          <w:delText>, as in the 1807 review by Friedrich Rochlitz cited by</w:delText>
        </w:r>
      </w:del>
      <w:r w:rsidR="00E909AA" w:rsidRPr="00746F78">
        <w:t xml:space="preserve"> </w:t>
      </w:r>
      <w:ins w:id="1307" w:author="Segall, Christopher (segallcr)" w:date="2025-10-12T17:58:00Z">
        <w:r w:rsidR="00E74A82">
          <w:t>(</w:t>
        </w:r>
      </w:ins>
      <w:r w:rsidR="00E909AA" w:rsidRPr="00746F78">
        <w:t xml:space="preserve">Byros </w:t>
      </w:r>
      <w:del w:id="1308" w:author="Segall, Christopher (segallcr)" w:date="2025-10-12T17:58:00Z">
        <w:r w:rsidR="00E909AA" w:rsidRPr="00746F78" w:rsidDel="00E74A82">
          <w:delText>(</w:delText>
        </w:r>
      </w:del>
      <w:r w:rsidR="00E909AA" w:rsidRPr="00746F78">
        <w:t xml:space="preserve">2012, 285). </w:t>
      </w:r>
    </w:p>
  </w:footnote>
  <w:footnote w:id="31">
    <w:p w14:paraId="3622E6FB" w14:textId="3B6977FC" w:rsidR="00515FC7" w:rsidRPr="00746F78" w:rsidDel="00B6107D" w:rsidRDefault="00515FC7" w:rsidP="00B6107D">
      <w:pPr>
        <w:pStyle w:val="FootnoteText"/>
        <w:rPr>
          <w:del w:id="1347" w:author="Segall, Christopher (segallcr)" w:date="2025-10-12T18:04:00Z"/>
        </w:rPr>
      </w:pPr>
      <w:del w:id="1348" w:author="Segall, Christopher (segallcr)" w:date="2025-10-12T18:04:00Z">
        <w:r w:rsidRPr="00B6107D" w:rsidDel="00B6107D">
          <w:rPr>
            <w:rStyle w:val="FootnoteReference"/>
          </w:rPr>
          <w:footnoteRef/>
        </w:r>
        <w:r w:rsidRPr="00746F78" w:rsidDel="00B6107D">
          <w:delText xml:space="preserve"> On the </w:delText>
        </w:r>
        <w:r w:rsidRPr="00B6107D" w:rsidDel="00B6107D">
          <w:rPr>
            <w:rStyle w:val="FootnoteReference"/>
            <w:vertAlign w:val="baseline"/>
          </w:rPr>
          <w:delText>association</w:delText>
        </w:r>
        <w:r w:rsidRPr="00746F78" w:rsidDel="00B6107D">
          <w:delText xml:space="preserve"> between le-sol-fi-sol and HCs, see Byros (2012, 295–299).</w:delText>
        </w:r>
      </w:del>
    </w:p>
  </w:footnote>
  <w:footnote w:id="32">
    <w:p w14:paraId="4AA70FCC" w14:textId="127B4590" w:rsidR="00305394" w:rsidRPr="00746F78" w:rsidRDefault="00305394" w:rsidP="00202A56">
      <w:pPr>
        <w:pStyle w:val="FootnoteText"/>
      </w:pPr>
      <w:r w:rsidRPr="00202A56">
        <w:rPr>
          <w:rStyle w:val="FootnoteReference"/>
        </w:rPr>
        <w:footnoteRef/>
      </w:r>
      <w:r w:rsidRPr="00746F78">
        <w:t xml:space="preserve"> Hepokoski and Darcy (2006, 25) note the possibility of reaching a V: HC MC by way of a “darkened pathway” </w:t>
      </w:r>
      <w:del w:id="1357" w:author="Segall, Christopher (segallcr)" w:date="2025-10-12T18:05:00Z">
        <w:r w:rsidRPr="00746F78" w:rsidDel="00202A56">
          <w:delText xml:space="preserve">with a </w:delText>
        </w:r>
      </w:del>
      <w:ins w:id="1358" w:author="Segall, Christopher (segallcr)" w:date="2025-10-12T18:05:00Z">
        <w:r w:rsidR="00202A56">
          <w:t xml:space="preserve">or </w:t>
        </w:r>
      </w:ins>
      <w:r w:rsidRPr="00746F78">
        <w:t xml:space="preserve">shift to the parallel minor. </w:t>
      </w:r>
    </w:p>
  </w:footnote>
  <w:footnote w:id="33">
    <w:p w14:paraId="34C98386" w14:textId="457DEA4D" w:rsidR="00657DE4" w:rsidRPr="00EB0487" w:rsidRDefault="00657DE4" w:rsidP="00B64117">
      <w:pPr>
        <w:pStyle w:val="FootnoteText"/>
      </w:pPr>
      <w:r w:rsidRPr="00EB0487">
        <w:rPr>
          <w:rStyle w:val="FootnoteReference"/>
        </w:rPr>
        <w:footnoteRef/>
      </w:r>
      <w:r w:rsidRPr="00746F78">
        <w:t xml:space="preserve"> </w:t>
      </w:r>
      <w:r w:rsidR="00CA4607" w:rsidRPr="00746F78">
        <w:t xml:space="preserve">See also </w:t>
      </w:r>
      <w:del w:id="1390" w:author="Segall, Christopher (segallcr)" w:date="2025-10-12T18:13:00Z">
        <w:r w:rsidR="00CA4607" w:rsidRPr="00746F78" w:rsidDel="003B034E">
          <w:delText xml:space="preserve">the </w:delText>
        </w:r>
      </w:del>
      <w:ins w:id="1391" w:author="Segall, Christopher (segallcr)" w:date="2025-10-12T18:13:00Z">
        <w:r w:rsidR="003B034E">
          <w:t>Long’s (2024)</w:t>
        </w:r>
        <w:r w:rsidR="003B034E" w:rsidRPr="00746F78">
          <w:t xml:space="preserve"> </w:t>
        </w:r>
      </w:ins>
      <w:del w:id="1392" w:author="Segall, Christopher (segallcr)" w:date="2025-10-12T18:13:00Z">
        <w:r w:rsidR="00CA4607" w:rsidRPr="00746F78" w:rsidDel="00B64117">
          <w:delText xml:space="preserve">recent </w:delText>
        </w:r>
      </w:del>
      <w:r w:rsidR="00CA4607" w:rsidRPr="00746F78">
        <w:t xml:space="preserve">discussion </w:t>
      </w:r>
      <w:r w:rsidRPr="00746F78">
        <w:t xml:space="preserve">of </w:t>
      </w:r>
      <w:r w:rsidRPr="00EB0487">
        <w:t>minor</w:t>
      </w:r>
      <w:r w:rsidRPr="00746F78">
        <w:t>-mode shifts in galant expositions</w:t>
      </w:r>
      <w:del w:id="1393" w:author="Segall, Christopher (segallcr)" w:date="2025-10-12T18:13:00Z">
        <w:r w:rsidR="005B615B" w:rsidRPr="00746F78" w:rsidDel="003B034E">
          <w:delText xml:space="preserve"> in</w:delText>
        </w:r>
        <w:r w:rsidRPr="00746F78" w:rsidDel="003B034E">
          <w:delText xml:space="preserve"> Long (2024)</w:delText>
        </w:r>
      </w:del>
      <w:r w:rsidRPr="00746F78">
        <w:t>.</w:t>
      </w:r>
    </w:p>
  </w:footnote>
  <w:footnote w:id="34">
    <w:p w14:paraId="10DC543A" w14:textId="05DADA4D" w:rsidR="00FB0D00" w:rsidRPr="00746F78" w:rsidRDefault="00FB0D00" w:rsidP="00336096">
      <w:pPr>
        <w:pStyle w:val="FootnoteText"/>
      </w:pPr>
      <w:r w:rsidRPr="00336096">
        <w:rPr>
          <w:rStyle w:val="FootnoteReference"/>
        </w:rPr>
        <w:footnoteRef/>
      </w:r>
      <w:r w:rsidRPr="00746F78">
        <w:t xml:space="preserve"> Both the single-note idea and the suspension-chain idea (in a 7</w:t>
      </w:r>
      <w:r w:rsidR="00CA4C7E" w:rsidRPr="00746F78">
        <w:t>–</w:t>
      </w:r>
      <w:r w:rsidRPr="00746F78">
        <w:t xml:space="preserve">6 guise) are foreshadowed in the oboes and horns in mm. 27–30 and </w:t>
      </w:r>
      <w:ins w:id="1415" w:author="Segall, Christopher (segallcr)" w:date="2025-10-13T08:13:00Z">
        <w:r w:rsidR="00524E55">
          <w:t xml:space="preserve">mm. </w:t>
        </w:r>
      </w:ins>
      <w:r w:rsidRPr="00746F78">
        <w:t>31–32</w:t>
      </w:r>
      <w:del w:id="1416" w:author="Segall, Christopher (segallcr)" w:date="2025-10-13T08:13:00Z">
        <w:r w:rsidRPr="00746F78" w:rsidDel="00524E55">
          <w:delText>,</w:delText>
        </w:r>
      </w:del>
      <w:r w:rsidRPr="00746F78">
        <w:t xml:space="preserve"> respectively. The former idea is also reinforced stereophonically through the first and second violins in alternation in mm. 27–30</w:t>
      </w:r>
      <w:del w:id="1417" w:author="Segall, Christopher (segallcr)" w:date="2025-10-13T08:14:00Z">
        <w:r w:rsidRPr="00746F78" w:rsidDel="002D5B45">
          <w:delText xml:space="preserve"> (refer back to</w:delText>
        </w:r>
        <w:r w:rsidR="00A51489" w:rsidRPr="00746F78" w:rsidDel="002D5B45">
          <w:delText xml:space="preserve"> Example </w:delText>
        </w:r>
        <w:r w:rsidR="000F49DF" w:rsidRPr="00746F78" w:rsidDel="002D5B45">
          <w:delText>11</w:delText>
        </w:r>
        <w:r w:rsidR="00A51489" w:rsidRPr="00746F78" w:rsidDel="002D5B45">
          <w:delText>)</w:delText>
        </w:r>
      </w:del>
      <w:r w:rsidRPr="00746F78">
        <w:t>.</w:t>
      </w:r>
    </w:p>
  </w:footnote>
  <w:footnote w:id="35">
    <w:p w14:paraId="2CC68721" w14:textId="7E185C75" w:rsidR="00357975" w:rsidRPr="00246E1E" w:rsidRDefault="00357975" w:rsidP="00246E1E">
      <w:pPr>
        <w:pStyle w:val="FootnoteText"/>
      </w:pPr>
      <w:r w:rsidRPr="00246E1E">
        <w:rPr>
          <w:rStyle w:val="FootnoteReference"/>
        </w:rPr>
        <w:footnoteRef/>
      </w:r>
      <w:r>
        <w:t xml:space="preserve"> </w:t>
      </w:r>
      <w:del w:id="1450" w:author="Segall, Christopher (segallcr)" w:date="2025-10-13T08:29:00Z">
        <w:r w:rsidRPr="0085486B" w:rsidDel="00286D33">
          <w:delText>The relation</w:delText>
        </w:r>
        <w:r w:rsidDel="00286D33">
          <w:delText>ship</w:delText>
        </w:r>
        <w:r w:rsidRPr="0085486B" w:rsidDel="00286D33">
          <w:delText xml:space="preserve"> between the strict counterpoint of the oboes and the bassoon’s galant activity brings to mind Kirnberger’s discussion of strict counterpoint and the galant style, as well as his distinction between essential and nonessential dissonances</w:delText>
        </w:r>
        <w:r w:rsidDel="00286D33">
          <w:delText xml:space="preserve">. </w:delText>
        </w:r>
      </w:del>
      <w:r>
        <w:t>T</w:t>
      </w:r>
      <w:r w:rsidRPr="0085486B">
        <w:t>he oboes’ strict-style suspensions consistently fall on downbeats</w:t>
      </w:r>
      <w:r>
        <w:t xml:space="preserve">, while </w:t>
      </w:r>
      <w:r w:rsidRPr="0085486B">
        <w:t xml:space="preserve">the bassoon’s sinuous galant line outlines some dominant seventh chords. </w:t>
      </w:r>
      <w:ins w:id="1451" w:author="Segall, Christopher (segallcr)" w:date="2025-10-13T08:29:00Z">
        <w:r w:rsidR="00734314">
          <w:t>This r</w:t>
        </w:r>
      </w:ins>
      <w:ins w:id="1452" w:author="Segall, Christopher (segallcr)" w:date="2025-10-13T08:30:00Z">
        <w:r w:rsidR="00734314">
          <w:t xml:space="preserve">ecalls </w:t>
        </w:r>
      </w:ins>
      <w:r w:rsidRPr="0085486B">
        <w:t>Kirnberger</w:t>
      </w:r>
      <w:ins w:id="1453" w:author="Segall, Christopher (segallcr)" w:date="2025-10-13T08:30:00Z">
        <w:r w:rsidR="00734314">
          <w:t xml:space="preserve"> (</w:t>
        </w:r>
        <w:r w:rsidR="00D302FA">
          <w:t>1982, 97), who</w:t>
        </w:r>
      </w:ins>
      <w:r w:rsidRPr="0085486B">
        <w:t xml:space="preserve"> recognizes that an essential dissonance may fall not only on a weak beat but </w:t>
      </w:r>
      <w:del w:id="1454" w:author="Segall, Christopher (segallcr)" w:date="2025-10-13T08:30:00Z">
        <w:r w:rsidRPr="0085486B" w:rsidDel="00D93BF5">
          <w:delText xml:space="preserve">sometimes </w:delText>
        </w:r>
      </w:del>
      <w:ins w:id="1455" w:author="Segall, Christopher (segallcr)" w:date="2025-10-13T08:30:00Z">
        <w:r w:rsidR="00D93BF5">
          <w:t>also</w:t>
        </w:r>
        <w:r w:rsidR="00D93BF5" w:rsidRPr="0085486B">
          <w:t xml:space="preserve"> </w:t>
        </w:r>
      </w:ins>
      <w:r w:rsidRPr="0085486B">
        <w:t xml:space="preserve">on a strong beat, </w:t>
      </w:r>
      <w:del w:id="1456" w:author="Segall, Christopher (segallcr)" w:date="2025-10-13T08:30:00Z">
        <w:r w:rsidRPr="0085486B" w:rsidDel="00D93BF5">
          <w:delText xml:space="preserve">while </w:delText>
        </w:r>
      </w:del>
      <w:ins w:id="1457" w:author="Segall, Christopher (segallcr)" w:date="2025-10-13T08:30:00Z">
        <w:r w:rsidR="00D93BF5">
          <w:t xml:space="preserve">whereas </w:t>
        </w:r>
      </w:ins>
      <w:r w:rsidRPr="0085486B">
        <w:t>a suspension never falls on a weak beat</w:t>
      </w:r>
      <w:del w:id="1458" w:author="Segall, Christopher (segallcr)" w:date="2025-10-13T08:30:00Z">
        <w:r w:rsidRPr="0085486B" w:rsidDel="00D302FA">
          <w:delText xml:space="preserve"> (1982, 97; [1771, 78])</w:delText>
        </w:r>
      </w:del>
      <w:r w:rsidRPr="0085486B">
        <w:t xml:space="preserve">. To put it in terms inspired by Klorman (2016), the oboes and </w:t>
      </w:r>
      <w:del w:id="1459" w:author="Segall, Christopher (segallcr)" w:date="2025-10-13T08:42:00Z">
        <w:r w:rsidRPr="0085486B" w:rsidDel="003878EB">
          <w:delText xml:space="preserve">the </w:delText>
        </w:r>
      </w:del>
      <w:r w:rsidRPr="0085486B">
        <w:t>bassoon</w:t>
      </w:r>
      <w:del w:id="1460" w:author="Segall, Christopher (segallcr)" w:date="2025-10-13T08:42:00Z">
        <w:r w:rsidRPr="0085486B" w:rsidDel="003878EB">
          <w:delText>s</w:delText>
        </w:r>
      </w:del>
      <w:r w:rsidRPr="0085486B">
        <w:t xml:space="preserve"> </w:t>
      </w:r>
      <w:del w:id="1461" w:author="Segall, Christopher (segallcr)" w:date="2025-10-13T08:41:00Z">
        <w:r w:rsidRPr="0085486B" w:rsidDel="00511E47">
          <w:delText xml:space="preserve">are having </w:delText>
        </w:r>
      </w:del>
      <w:ins w:id="1462" w:author="Segall, Christopher (segallcr)" w:date="2025-10-13T08:41:00Z">
        <w:r w:rsidR="00511E47">
          <w:t xml:space="preserve">have </w:t>
        </w:r>
      </w:ins>
      <w:r w:rsidRPr="0085486B">
        <w:t xml:space="preserve">a </w:t>
      </w:r>
      <w:ins w:id="1463" w:author="Segall, Christopher (segallcr)" w:date="2025-10-13T08:41:00Z">
        <w:r w:rsidR="00511E47">
          <w:t>“</w:t>
        </w:r>
      </w:ins>
      <w:r w:rsidRPr="0085486B">
        <w:t>conversation</w:t>
      </w:r>
      <w:ins w:id="1464" w:author="Segall, Christopher (segallcr)" w:date="2025-10-13T08:41:00Z">
        <w:r w:rsidR="00511E47">
          <w:t>”</w:t>
        </w:r>
      </w:ins>
      <w:r w:rsidRPr="0085486B">
        <w:t xml:space="preserve"> </w:t>
      </w:r>
      <w:del w:id="1465" w:author="Segall, Christopher (segallcr)" w:date="2025-10-13T08:41:00Z">
        <w:r w:rsidRPr="0085486B" w:rsidDel="007E5DF5">
          <w:delText xml:space="preserve">on this topic of </w:delText>
        </w:r>
      </w:del>
      <w:ins w:id="1466" w:author="Segall, Christopher (segallcr)" w:date="2025-10-13T08:41:00Z">
        <w:r w:rsidR="007E5DF5">
          <w:t xml:space="preserve">about </w:t>
        </w:r>
      </w:ins>
      <w:r w:rsidRPr="0085486B">
        <w:t xml:space="preserve">dissonance treatment, in which the </w:t>
      </w:r>
      <w:del w:id="1467" w:author="Segall, Christopher (segallcr)" w:date="2025-10-13T08:42:00Z">
        <w:r w:rsidRPr="0085486B" w:rsidDel="003878EB">
          <w:delText xml:space="preserve">bassoon’s line defines the terms of the conversation. After all, it is the </w:delText>
        </w:r>
      </w:del>
      <w:r w:rsidRPr="0085486B">
        <w:t>bassoon—with its more galant and up-to-date perspective—</w:t>
      </w:r>
      <w:del w:id="1468" w:author="Segall, Christopher (segallcr)" w:date="2025-10-13T08:42:00Z">
        <w:r w:rsidRPr="0085486B" w:rsidDel="003878EB">
          <w:delText xml:space="preserve">that </w:delText>
        </w:r>
      </w:del>
      <w:r w:rsidRPr="0085486B">
        <w:t xml:space="preserve">determines whether a particular </w:t>
      </w:r>
      <w:del w:id="1469" w:author="Segall, Christopher (segallcr)" w:date="2025-10-13T08:42:00Z">
        <w:r w:rsidRPr="0085486B" w:rsidDel="008528C9">
          <w:delText xml:space="preserve">suspension </w:delText>
        </w:r>
      </w:del>
      <w:ins w:id="1470" w:author="Segall, Christopher (segallcr)" w:date="2025-10-13T08:42:00Z">
        <w:r w:rsidR="008528C9">
          <w:t xml:space="preserve">dissonance </w:t>
        </w:r>
      </w:ins>
      <w:r w:rsidRPr="0085486B">
        <w:t>is just a suspension or also the seventh of a dominant</w:t>
      </w:r>
      <w:r>
        <w:t xml:space="preserve"> </w:t>
      </w:r>
      <w:r w:rsidRPr="0085486B">
        <w:t xml:space="preserve">seventh chord.  </w:t>
      </w:r>
    </w:p>
  </w:footnote>
  <w:footnote w:id="36">
    <w:p w14:paraId="7EE1B7A3" w14:textId="2B16EDD6" w:rsidR="005B4E21" w:rsidRPr="00746F78" w:rsidDel="008E4ECD" w:rsidRDefault="005B4E21" w:rsidP="005121C7">
      <w:pPr>
        <w:pStyle w:val="FootnoteText"/>
        <w:rPr>
          <w:del w:id="1630" w:author="Kyle Hutchinson" w:date="2025-08-24T09:13:00Z"/>
        </w:rPr>
      </w:pPr>
      <w:del w:id="1631" w:author="Kyle Hutchinson" w:date="2025-08-24T09:13:00Z">
        <w:r w:rsidRPr="005121C7" w:rsidDel="008E4ECD">
          <w:rPr>
            <w:rStyle w:val="FootnoteReference"/>
          </w:rPr>
          <w:footnoteRef/>
        </w:r>
        <w:r w:rsidRPr="00746F78" w:rsidDel="008E4ECD">
          <w:delText xml:space="preserve"> Though Gjerdingen </w:delText>
        </w:r>
        <w:r w:rsidR="00E755B1" w:rsidRPr="00746F78" w:rsidDel="008E4ECD">
          <w:delText xml:space="preserve">(2007) </w:delText>
        </w:r>
        <w:r w:rsidR="00A623DE" w:rsidRPr="005121C7" w:rsidDel="008E4ECD">
          <w:rPr>
            <w:rPrChange w:id="1632" w:author="Segall, Christopher (segallcr)" w:date="2025-10-13T11:33:00Z">
              <w:rPr>
                <w:rFonts w:ascii="Garamond" w:hAnsi="Garamond"/>
              </w:rPr>
            </w:rPrChange>
          </w:rPr>
          <w:delText>might</w:delText>
        </w:r>
        <w:r w:rsidRPr="00746F78" w:rsidDel="008E4ECD">
          <w:delText xml:space="preserve"> frown upon my </w:delText>
        </w:r>
        <w:r w:rsidR="00EC451F" w:rsidRPr="00746F78" w:rsidDel="008E4ECD">
          <w:delText>anachronistic</w:delText>
        </w:r>
        <w:r w:rsidRPr="00746F78" w:rsidDel="008E4ECD">
          <w:delText xml:space="preserve"> Roman numerals, his definition of schemata through </w:delText>
        </w:r>
        <w:r w:rsidR="00EC451F" w:rsidRPr="00746F78" w:rsidDel="008E4ECD">
          <w:delText>bass (and soprano) scale degrees and figured-bass symbols corresponds to</w:delText>
        </w:r>
        <w:r w:rsidR="00D97BE1" w:rsidRPr="00746F78" w:rsidDel="008E4ECD">
          <w:delText xml:space="preserve"> the analytical information contained in Roman numerals + soprano skeletal scale degrees.</w:delText>
        </w:r>
      </w:del>
    </w:p>
  </w:footnote>
  <w:footnote w:id="37">
    <w:p w14:paraId="3A3A5677" w14:textId="1AEAB6A8" w:rsidR="00551545" w:rsidRPr="00147518" w:rsidRDefault="00551545" w:rsidP="00147518">
      <w:pPr>
        <w:pStyle w:val="FootnoteText"/>
      </w:pPr>
      <w:r w:rsidRPr="00147518">
        <w:rPr>
          <w:rStyle w:val="FootnoteReference"/>
        </w:rPr>
        <w:footnoteRef/>
      </w:r>
      <w:r>
        <w:t xml:space="preserve"> </w:t>
      </w:r>
      <w:r w:rsidRPr="0085486B">
        <w:t xml:space="preserve">Bach revisits </w:t>
      </w:r>
      <w:r>
        <w:t xml:space="preserve">the play </w:t>
      </w:r>
      <w:del w:id="1698" w:author="Segall, Christopher (segallcr)" w:date="2025-10-13T20:38:00Z">
        <w:r w:rsidDel="006C26FE">
          <w:delText>on</w:delText>
        </w:r>
        <w:r w:rsidRPr="0085486B" w:rsidDel="006C26FE">
          <w:delText xml:space="preserve"> </w:delText>
        </w:r>
      </w:del>
      <w:ins w:id="1699" w:author="Segall, Christopher (segallcr)" w:date="2025-10-13T20:38:00Z">
        <w:r w:rsidR="006C26FE">
          <w:t>between</w:t>
        </w:r>
        <w:r w:rsidR="006C26FE" w:rsidRPr="0085486B">
          <w:t xml:space="preserve"> </w:t>
        </w:r>
      </w:ins>
      <w:r w:rsidRPr="0085486B">
        <w:t xml:space="preserve">undivided motion </w:t>
      </w:r>
      <w:del w:id="1700" w:author="Segall, Christopher (segallcr)" w:date="2025-10-13T20:38:00Z">
        <w:r w:rsidRPr="0085486B" w:rsidDel="006C26FE">
          <w:delText>vs.</w:delText>
        </w:r>
      </w:del>
      <w:ins w:id="1701" w:author="Segall, Christopher (segallcr)" w:date="2025-10-13T20:38:00Z">
        <w:r w:rsidR="006C26FE">
          <w:t>and</w:t>
        </w:r>
      </w:ins>
      <w:r w:rsidRPr="0085486B">
        <w:t xml:space="preserve"> cadential schemata in the </w:t>
      </w:r>
      <w:del w:id="1702" w:author="Segall, Christopher (segallcr)" w:date="2025-10-13T20:38:00Z">
        <w:r w:rsidRPr="0085486B" w:rsidDel="006C26FE">
          <w:delText>third and final movement of this symphony</w:delText>
        </w:r>
      </w:del>
      <w:ins w:id="1703" w:author="Segall, Christopher (segallcr)" w:date="2025-10-13T20:38:00Z">
        <w:r w:rsidR="006C26FE">
          <w:t>Finale</w:t>
        </w:r>
      </w:ins>
      <w:r>
        <w:t>. A</w:t>
      </w:r>
      <w:r w:rsidRPr="0085486B">
        <w:t>t the conclusion</w:t>
      </w:r>
      <w:ins w:id="1704" w:author="Segall, Christopher (segallcr)" w:date="2025-10-13T20:42:00Z">
        <w:r w:rsidR="007D2C97">
          <w:t xml:space="preserve"> (mm. 102–</w:t>
        </w:r>
      </w:ins>
      <w:ins w:id="1705" w:author="Segall, Christopher (segallcr)" w:date="2025-10-13T20:43:00Z">
        <w:r w:rsidR="00FB58B8">
          <w:t>13)</w:t>
        </w:r>
      </w:ins>
      <w:r>
        <w:t>,</w:t>
      </w:r>
      <w:r w:rsidRPr="0085486B">
        <w:t xml:space="preserve"> </w:t>
      </w:r>
      <w:del w:id="1706" w:author="Segall, Christopher (segallcr)" w:date="2025-10-13T20:41:00Z">
        <w:r w:rsidRPr="0085486B" w:rsidDel="00F73FD4">
          <w:delText xml:space="preserve">an undifferentiated </w:delText>
        </w:r>
      </w:del>
      <w:ins w:id="1707" w:author="Segall, Christopher (segallcr)" w:date="2025-10-13T20:41:00Z">
        <w:r w:rsidR="00F73FD4">
          <w:t>a 13-note</w:t>
        </w:r>
      </w:ins>
      <w:ins w:id="1708" w:author="Segall, Christopher (segallcr)" w:date="2025-10-13T20:42:00Z">
        <w:r w:rsidR="00F73FD4">
          <w:t xml:space="preserve"> </w:t>
        </w:r>
      </w:ins>
      <w:r w:rsidRPr="0085486B">
        <w:t xml:space="preserve">ascent </w:t>
      </w:r>
      <w:ins w:id="1709" w:author="Segall, Christopher (segallcr)" w:date="2025-10-13T20:42:00Z">
        <w:r w:rsidR="00F73FD4">
          <w:t xml:space="preserve">in sixteenth notes </w:t>
        </w:r>
      </w:ins>
      <w:del w:id="1710" w:author="Segall, Christopher (segallcr)" w:date="2025-10-13T20:42:00Z">
        <w:r w:rsidRPr="0085486B" w:rsidDel="00F73FD4">
          <w:delText xml:space="preserve">through </w:delText>
        </w:r>
        <w:r w:rsidDel="00F73FD4">
          <w:delText>thirteen</w:delText>
        </w:r>
        <w:r w:rsidRPr="0085486B" w:rsidDel="00F73FD4">
          <w:delText xml:space="preserve"> pitches </w:delText>
        </w:r>
      </w:del>
      <w:r w:rsidRPr="0085486B">
        <w:t>culminates in</w:t>
      </w:r>
      <w:r>
        <w:t xml:space="preserve"> ^3</w:t>
      </w:r>
      <w:r w:rsidRPr="0085486B">
        <w:t xml:space="preserve">, which </w:t>
      </w:r>
      <w:ins w:id="1711" w:author="Segall, Christopher (segallcr)" w:date="2025-10-13T20:42:00Z">
        <w:r w:rsidR="007D2C97">
          <w:t xml:space="preserve">in turn </w:t>
        </w:r>
      </w:ins>
      <w:r w:rsidRPr="0085486B">
        <w:t xml:space="preserve">triggers </w:t>
      </w:r>
      <w:del w:id="1712" w:author="Segall, Christopher (segallcr)" w:date="2025-10-13T20:42:00Z">
        <w:r w:rsidRPr="0085486B" w:rsidDel="007D2C97">
          <w:delText>a further ascent through</w:delText>
        </w:r>
        <w:r w:rsidDel="007D2C97">
          <w:delText xml:space="preserve"> ^3–^4–^5–^6</w:delText>
        </w:r>
        <w:r w:rsidRPr="0085486B" w:rsidDel="007D2C97">
          <w:delText xml:space="preserve">, that is, </w:delText>
        </w:r>
      </w:del>
      <w:r w:rsidRPr="0085486B">
        <w:t>a Deceptive Cadence bass schema</w:t>
      </w:r>
      <w:del w:id="1713" w:author="Segall, Christopher (segallcr)" w:date="2025-10-13T20:43:00Z">
        <w:r w:rsidRPr="0085486B" w:rsidDel="00FB58B8">
          <w:delText xml:space="preserve"> string</w:delText>
        </w:r>
      </w:del>
      <w:ins w:id="1714" w:author="Segall, Christopher (segallcr)" w:date="2025-10-13T20:43:00Z">
        <w:r w:rsidR="00FB58B8">
          <w:t xml:space="preserve"> (^3–^4–^5–^6)</w:t>
        </w:r>
      </w:ins>
      <w:r w:rsidRPr="0085486B">
        <w:t>, followed by</w:t>
      </w:r>
      <w:r>
        <w:t xml:space="preserve"> ^4–^5–^1</w:t>
      </w:r>
      <w:r w:rsidRPr="0085486B">
        <w:t xml:space="preserve">, </w:t>
      </w:r>
      <w:del w:id="1715" w:author="Segall, Christopher (segallcr)" w:date="2025-10-13T20:43:00Z">
        <w:r w:rsidRPr="0085486B" w:rsidDel="00DE5956">
          <w:delText>i.e.</w:delText>
        </w:r>
      </w:del>
      <w:r w:rsidRPr="0085486B">
        <w:t xml:space="preserve">, a </w:t>
      </w:r>
      <w:ins w:id="1716" w:author="Segall, Christopher (segallcr)" w:date="2025-10-13T20:43:00Z">
        <w:r w:rsidR="00DE5956">
          <w:t>“</w:t>
        </w:r>
      </w:ins>
      <w:r w:rsidRPr="0085486B">
        <w:t>Complete Cadence</w:t>
      </w:r>
      <w:ins w:id="1717" w:author="Segall, Christopher (segallcr)" w:date="2025-10-13T20:43:00Z">
        <w:r w:rsidR="00DE5956">
          <w:t>”</w:t>
        </w:r>
      </w:ins>
      <w:r w:rsidRPr="0085486B">
        <w:t xml:space="preserve"> (Gjerdingen 2007). </w:t>
      </w:r>
      <w:del w:id="1718" w:author="Segall, Christopher (segallcr)" w:date="2025-10-13T20:43:00Z">
        <w:r w:rsidRPr="0085486B" w:rsidDel="00DE5956">
          <w:delText>The swarm of undifferentiated sixteenth notes leads to a (“statistical”) local high point on ^3, which initiates a conventional Deceptive Cadence</w:delText>
        </w:r>
        <w:r w:rsidRPr="0085486B" w:rsidDel="00DE5956">
          <w:sym w:font="Wingdings" w:char="F0E0"/>
        </w:r>
        <w:r w:rsidRPr="0085486B" w:rsidDel="00DE5956">
          <w:delText xml:space="preserve">Complete Cadence schematic pairing. </w:delText>
        </w:r>
      </w:del>
      <w:del w:id="1719" w:author="Segall, Christopher (segallcr)" w:date="2025-10-13T20:44:00Z">
        <w:r w:rsidRPr="0085486B" w:rsidDel="00752980">
          <w:delText>Of course, the understanding that the highpoint on</w:delText>
        </w:r>
        <w:r w:rsidDel="00752980">
          <w:delText xml:space="preserve"> ^3</w:delText>
        </w:r>
        <w:r w:rsidRPr="0085486B" w:rsidDel="00752980">
          <w:delText xml:space="preserve"> is a detached, </w:delText>
        </w:r>
        <w:r w:rsidDel="00752980">
          <w:delText>activating</w:delText>
        </w:r>
        <w:r w:rsidRPr="0085486B" w:rsidDel="00752980">
          <w:delText xml:space="preserve"> schema event can happen only in retrospect, as the formulaic succession of scale degrees,</w:delText>
        </w:r>
        <w:r w:rsidDel="00752980">
          <w:delText xml:space="preserve"> ^4–^5–^6 and ^4–^5–^1</w:delText>
        </w:r>
        <w:r w:rsidRPr="0085486B" w:rsidDel="00752980">
          <w:delText>, brings the movement to a close.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504403"/>
      <w:docPartObj>
        <w:docPartGallery w:val="Page Numbers (Top of Page)"/>
        <w:docPartUnique/>
      </w:docPartObj>
    </w:sdtPr>
    <w:sdtEndPr>
      <w:rPr>
        <w:noProof/>
      </w:rPr>
    </w:sdtEndPr>
    <w:sdtContent>
      <w:p w14:paraId="184ABC8B" w14:textId="77B51D28" w:rsidR="00D937E1" w:rsidRDefault="00D937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1BF"/>
    <w:multiLevelType w:val="hybridMultilevel"/>
    <w:tmpl w:val="E5522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31366"/>
    <w:multiLevelType w:val="hybridMultilevel"/>
    <w:tmpl w:val="A6663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01403"/>
    <w:multiLevelType w:val="hybridMultilevel"/>
    <w:tmpl w:val="74F429BE"/>
    <w:lvl w:ilvl="0" w:tplc="C6AEA1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31CA8"/>
    <w:multiLevelType w:val="hybridMultilevel"/>
    <w:tmpl w:val="1A78F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E58DD"/>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30FA0"/>
    <w:multiLevelType w:val="hybridMultilevel"/>
    <w:tmpl w:val="910AB372"/>
    <w:lvl w:ilvl="0" w:tplc="65DC0FC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F58CD"/>
    <w:multiLevelType w:val="hybridMultilevel"/>
    <w:tmpl w:val="115C63D2"/>
    <w:lvl w:ilvl="0" w:tplc="B6A0998C">
      <w:start w:val="1"/>
      <w:numFmt w:val="decimal"/>
      <w:lvlText w:val="%1."/>
      <w:lvlJc w:val="left"/>
      <w:pPr>
        <w:ind w:left="720" w:hanging="360"/>
      </w:pPr>
      <w:rPr>
        <w:rFonts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B0457"/>
    <w:multiLevelType w:val="hybridMultilevel"/>
    <w:tmpl w:val="66565DA2"/>
    <w:lvl w:ilvl="0" w:tplc="B7B4FC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BB021B"/>
    <w:multiLevelType w:val="hybridMultilevel"/>
    <w:tmpl w:val="CA06BBA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B04B8"/>
    <w:multiLevelType w:val="hybridMultilevel"/>
    <w:tmpl w:val="48508A92"/>
    <w:lvl w:ilvl="0" w:tplc="822C3EBE">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A51E4"/>
    <w:multiLevelType w:val="hybridMultilevel"/>
    <w:tmpl w:val="EFEA6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830348"/>
    <w:multiLevelType w:val="multilevel"/>
    <w:tmpl w:val="02C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7137E"/>
    <w:multiLevelType w:val="hybridMultilevel"/>
    <w:tmpl w:val="E03A9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D7090"/>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45B4B"/>
    <w:multiLevelType w:val="hybridMultilevel"/>
    <w:tmpl w:val="27AEB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8F5D67"/>
    <w:multiLevelType w:val="hybridMultilevel"/>
    <w:tmpl w:val="3F202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1F2F19"/>
    <w:multiLevelType w:val="hybridMultilevel"/>
    <w:tmpl w:val="9B7C9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B1514B"/>
    <w:multiLevelType w:val="hybridMultilevel"/>
    <w:tmpl w:val="12CC9EB0"/>
    <w:lvl w:ilvl="0" w:tplc="70DAC84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EA4C9E"/>
    <w:multiLevelType w:val="hybridMultilevel"/>
    <w:tmpl w:val="0C12828C"/>
    <w:lvl w:ilvl="0" w:tplc="99F25398">
      <w:start w:val="1"/>
      <w:numFmt w:val="lowerLetter"/>
      <w:lvlText w:val="%1)"/>
      <w:lvlJc w:val="left"/>
      <w:pPr>
        <w:ind w:left="1020" w:hanging="360"/>
      </w:pPr>
    </w:lvl>
    <w:lvl w:ilvl="1" w:tplc="7F2C2380">
      <w:start w:val="1"/>
      <w:numFmt w:val="lowerLetter"/>
      <w:lvlText w:val="%2)"/>
      <w:lvlJc w:val="left"/>
      <w:pPr>
        <w:ind w:left="1020" w:hanging="360"/>
      </w:pPr>
    </w:lvl>
    <w:lvl w:ilvl="2" w:tplc="5F0CC86A">
      <w:start w:val="1"/>
      <w:numFmt w:val="lowerLetter"/>
      <w:lvlText w:val="%3)"/>
      <w:lvlJc w:val="left"/>
      <w:pPr>
        <w:ind w:left="1020" w:hanging="360"/>
      </w:pPr>
    </w:lvl>
    <w:lvl w:ilvl="3" w:tplc="27568928">
      <w:start w:val="1"/>
      <w:numFmt w:val="lowerLetter"/>
      <w:lvlText w:val="%4)"/>
      <w:lvlJc w:val="left"/>
      <w:pPr>
        <w:ind w:left="1020" w:hanging="360"/>
      </w:pPr>
    </w:lvl>
    <w:lvl w:ilvl="4" w:tplc="690EA72A">
      <w:start w:val="1"/>
      <w:numFmt w:val="lowerLetter"/>
      <w:lvlText w:val="%5)"/>
      <w:lvlJc w:val="left"/>
      <w:pPr>
        <w:ind w:left="1020" w:hanging="360"/>
      </w:pPr>
    </w:lvl>
    <w:lvl w:ilvl="5" w:tplc="A4DE4130">
      <w:start w:val="1"/>
      <w:numFmt w:val="lowerLetter"/>
      <w:lvlText w:val="%6)"/>
      <w:lvlJc w:val="left"/>
      <w:pPr>
        <w:ind w:left="1020" w:hanging="360"/>
      </w:pPr>
    </w:lvl>
    <w:lvl w:ilvl="6" w:tplc="514ADF3A">
      <w:start w:val="1"/>
      <w:numFmt w:val="lowerLetter"/>
      <w:lvlText w:val="%7)"/>
      <w:lvlJc w:val="left"/>
      <w:pPr>
        <w:ind w:left="1020" w:hanging="360"/>
      </w:pPr>
    </w:lvl>
    <w:lvl w:ilvl="7" w:tplc="51825F0A">
      <w:start w:val="1"/>
      <w:numFmt w:val="lowerLetter"/>
      <w:lvlText w:val="%8)"/>
      <w:lvlJc w:val="left"/>
      <w:pPr>
        <w:ind w:left="1020" w:hanging="360"/>
      </w:pPr>
    </w:lvl>
    <w:lvl w:ilvl="8" w:tplc="7F1CBA1A">
      <w:start w:val="1"/>
      <w:numFmt w:val="lowerLetter"/>
      <w:lvlText w:val="%9)"/>
      <w:lvlJc w:val="left"/>
      <w:pPr>
        <w:ind w:left="1020" w:hanging="360"/>
      </w:pPr>
    </w:lvl>
  </w:abstractNum>
  <w:abstractNum w:abstractNumId="19" w15:restartNumberingAfterBreak="0">
    <w:nsid w:val="57256B4D"/>
    <w:multiLevelType w:val="hybridMultilevel"/>
    <w:tmpl w:val="C51415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86D77"/>
    <w:multiLevelType w:val="hybridMultilevel"/>
    <w:tmpl w:val="76D41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A00D9E"/>
    <w:multiLevelType w:val="hybridMultilevel"/>
    <w:tmpl w:val="0DAE2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3466AA"/>
    <w:multiLevelType w:val="hybridMultilevel"/>
    <w:tmpl w:val="9A10EFF0"/>
    <w:lvl w:ilvl="0" w:tplc="7CE6FC80">
      <w:start w:val="1"/>
      <w:numFmt w:val="lowerLetter"/>
      <w:lvlText w:val="%1)"/>
      <w:lvlJc w:val="left"/>
      <w:pPr>
        <w:ind w:left="1020" w:hanging="360"/>
      </w:pPr>
    </w:lvl>
    <w:lvl w:ilvl="1" w:tplc="75A237D2">
      <w:start w:val="1"/>
      <w:numFmt w:val="lowerLetter"/>
      <w:lvlText w:val="%2)"/>
      <w:lvlJc w:val="left"/>
      <w:pPr>
        <w:ind w:left="1020" w:hanging="360"/>
      </w:pPr>
    </w:lvl>
    <w:lvl w:ilvl="2" w:tplc="CAFA54BA">
      <w:start w:val="1"/>
      <w:numFmt w:val="lowerLetter"/>
      <w:lvlText w:val="%3)"/>
      <w:lvlJc w:val="left"/>
      <w:pPr>
        <w:ind w:left="1020" w:hanging="360"/>
      </w:pPr>
    </w:lvl>
    <w:lvl w:ilvl="3" w:tplc="EF1A4886">
      <w:start w:val="1"/>
      <w:numFmt w:val="lowerLetter"/>
      <w:lvlText w:val="%4)"/>
      <w:lvlJc w:val="left"/>
      <w:pPr>
        <w:ind w:left="1020" w:hanging="360"/>
      </w:pPr>
    </w:lvl>
    <w:lvl w:ilvl="4" w:tplc="A8DC8B10">
      <w:start w:val="1"/>
      <w:numFmt w:val="lowerLetter"/>
      <w:lvlText w:val="%5)"/>
      <w:lvlJc w:val="left"/>
      <w:pPr>
        <w:ind w:left="1020" w:hanging="360"/>
      </w:pPr>
    </w:lvl>
    <w:lvl w:ilvl="5" w:tplc="5CE8A350">
      <w:start w:val="1"/>
      <w:numFmt w:val="lowerLetter"/>
      <w:lvlText w:val="%6)"/>
      <w:lvlJc w:val="left"/>
      <w:pPr>
        <w:ind w:left="1020" w:hanging="360"/>
      </w:pPr>
    </w:lvl>
    <w:lvl w:ilvl="6" w:tplc="B79EE186">
      <w:start w:val="1"/>
      <w:numFmt w:val="lowerLetter"/>
      <w:lvlText w:val="%7)"/>
      <w:lvlJc w:val="left"/>
      <w:pPr>
        <w:ind w:left="1020" w:hanging="360"/>
      </w:pPr>
    </w:lvl>
    <w:lvl w:ilvl="7" w:tplc="5FD6F810">
      <w:start w:val="1"/>
      <w:numFmt w:val="lowerLetter"/>
      <w:lvlText w:val="%8)"/>
      <w:lvlJc w:val="left"/>
      <w:pPr>
        <w:ind w:left="1020" w:hanging="360"/>
      </w:pPr>
    </w:lvl>
    <w:lvl w:ilvl="8" w:tplc="32B255A4">
      <w:start w:val="1"/>
      <w:numFmt w:val="lowerLetter"/>
      <w:lvlText w:val="%9)"/>
      <w:lvlJc w:val="left"/>
      <w:pPr>
        <w:ind w:left="1020" w:hanging="360"/>
      </w:pPr>
    </w:lvl>
  </w:abstractNum>
  <w:abstractNum w:abstractNumId="23" w15:restartNumberingAfterBreak="0">
    <w:nsid w:val="7C552CEC"/>
    <w:multiLevelType w:val="hybridMultilevel"/>
    <w:tmpl w:val="2C366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19"/>
  </w:num>
  <w:num w:numId="4">
    <w:abstractNumId w:val="9"/>
  </w:num>
  <w:num w:numId="5">
    <w:abstractNumId w:val="8"/>
  </w:num>
  <w:num w:numId="6">
    <w:abstractNumId w:val="11"/>
  </w:num>
  <w:num w:numId="7">
    <w:abstractNumId w:val="10"/>
  </w:num>
  <w:num w:numId="8">
    <w:abstractNumId w:val="6"/>
  </w:num>
  <w:num w:numId="9">
    <w:abstractNumId w:val="21"/>
  </w:num>
  <w:num w:numId="10">
    <w:abstractNumId w:val="17"/>
  </w:num>
  <w:num w:numId="11">
    <w:abstractNumId w:val="2"/>
  </w:num>
  <w:num w:numId="12">
    <w:abstractNumId w:val="13"/>
  </w:num>
  <w:num w:numId="13">
    <w:abstractNumId w:val="4"/>
  </w:num>
  <w:num w:numId="14">
    <w:abstractNumId w:val="0"/>
  </w:num>
  <w:num w:numId="15">
    <w:abstractNumId w:val="5"/>
  </w:num>
  <w:num w:numId="16">
    <w:abstractNumId w:val="7"/>
  </w:num>
  <w:num w:numId="17">
    <w:abstractNumId w:val="22"/>
  </w:num>
  <w:num w:numId="18">
    <w:abstractNumId w:val="18"/>
  </w:num>
  <w:num w:numId="19">
    <w:abstractNumId w:val="1"/>
  </w:num>
  <w:num w:numId="20">
    <w:abstractNumId w:val="12"/>
  </w:num>
  <w:num w:numId="21">
    <w:abstractNumId w:val="20"/>
  </w:num>
  <w:num w:numId="22">
    <w:abstractNumId w:val="23"/>
  </w:num>
  <w:num w:numId="23">
    <w:abstractNumId w:val="14"/>
  </w:num>
  <w:num w:numId="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le Hutchinson">
    <w15:presenceInfo w15:providerId="AD" w15:userId="S::khutchinson1@colgate.edu::33347bf5-e317-4abd-b3c3-00be8c921876"/>
  </w15:person>
  <w15:person w15:author="Segall, Christopher (segallcr)">
    <w15:presenceInfo w15:providerId="AD" w15:userId="S::segallcr@ucmail.uc.edu::ce03f722-5027-4917-aed7-0ba03b42b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1B"/>
    <w:rsid w:val="000006B3"/>
    <w:rsid w:val="00000C0B"/>
    <w:rsid w:val="00000D82"/>
    <w:rsid w:val="00002390"/>
    <w:rsid w:val="0000303C"/>
    <w:rsid w:val="0000380A"/>
    <w:rsid w:val="00003B79"/>
    <w:rsid w:val="00003EA8"/>
    <w:rsid w:val="00004C78"/>
    <w:rsid w:val="00004D3C"/>
    <w:rsid w:val="00005165"/>
    <w:rsid w:val="000057E6"/>
    <w:rsid w:val="0000598E"/>
    <w:rsid w:val="00007126"/>
    <w:rsid w:val="000079DF"/>
    <w:rsid w:val="000106B4"/>
    <w:rsid w:val="00010AE0"/>
    <w:rsid w:val="00011171"/>
    <w:rsid w:val="000117CC"/>
    <w:rsid w:val="00011948"/>
    <w:rsid w:val="0001210D"/>
    <w:rsid w:val="00012605"/>
    <w:rsid w:val="0001281B"/>
    <w:rsid w:val="000142EF"/>
    <w:rsid w:val="00014D9C"/>
    <w:rsid w:val="00015816"/>
    <w:rsid w:val="00016530"/>
    <w:rsid w:val="00017373"/>
    <w:rsid w:val="00017779"/>
    <w:rsid w:val="00020932"/>
    <w:rsid w:val="00021464"/>
    <w:rsid w:val="00021B39"/>
    <w:rsid w:val="00023FA4"/>
    <w:rsid w:val="000241D2"/>
    <w:rsid w:val="00024C03"/>
    <w:rsid w:val="000251B8"/>
    <w:rsid w:val="00025545"/>
    <w:rsid w:val="00025C50"/>
    <w:rsid w:val="00025FBB"/>
    <w:rsid w:val="000264EA"/>
    <w:rsid w:val="000264FD"/>
    <w:rsid w:val="00027743"/>
    <w:rsid w:val="00027BBA"/>
    <w:rsid w:val="000300E6"/>
    <w:rsid w:val="00030738"/>
    <w:rsid w:val="00030977"/>
    <w:rsid w:val="00030A98"/>
    <w:rsid w:val="00031159"/>
    <w:rsid w:val="0003145D"/>
    <w:rsid w:val="00031D0A"/>
    <w:rsid w:val="000332EF"/>
    <w:rsid w:val="00033BDA"/>
    <w:rsid w:val="00033DC8"/>
    <w:rsid w:val="0003472D"/>
    <w:rsid w:val="000362A3"/>
    <w:rsid w:val="000364B2"/>
    <w:rsid w:val="000364D8"/>
    <w:rsid w:val="00036D55"/>
    <w:rsid w:val="00036FA8"/>
    <w:rsid w:val="00037017"/>
    <w:rsid w:val="000374C6"/>
    <w:rsid w:val="00040082"/>
    <w:rsid w:val="00040328"/>
    <w:rsid w:val="000406D3"/>
    <w:rsid w:val="00040D4E"/>
    <w:rsid w:val="00041345"/>
    <w:rsid w:val="0004168C"/>
    <w:rsid w:val="000418F0"/>
    <w:rsid w:val="000419A8"/>
    <w:rsid w:val="00041A01"/>
    <w:rsid w:val="00041AEF"/>
    <w:rsid w:val="00041EDF"/>
    <w:rsid w:val="00042528"/>
    <w:rsid w:val="00042FEE"/>
    <w:rsid w:val="00043D8B"/>
    <w:rsid w:val="000446D3"/>
    <w:rsid w:val="0004500D"/>
    <w:rsid w:val="000452E3"/>
    <w:rsid w:val="00045CA0"/>
    <w:rsid w:val="00046A6E"/>
    <w:rsid w:val="00046B14"/>
    <w:rsid w:val="00046BC3"/>
    <w:rsid w:val="000470AE"/>
    <w:rsid w:val="000470CE"/>
    <w:rsid w:val="00047CA9"/>
    <w:rsid w:val="00050A36"/>
    <w:rsid w:val="00050DB0"/>
    <w:rsid w:val="000517E3"/>
    <w:rsid w:val="00052A37"/>
    <w:rsid w:val="00052B6D"/>
    <w:rsid w:val="00052B83"/>
    <w:rsid w:val="000530BB"/>
    <w:rsid w:val="000534B4"/>
    <w:rsid w:val="000535A5"/>
    <w:rsid w:val="000542F7"/>
    <w:rsid w:val="0005477E"/>
    <w:rsid w:val="00054B8E"/>
    <w:rsid w:val="00054F80"/>
    <w:rsid w:val="000563FB"/>
    <w:rsid w:val="00056A88"/>
    <w:rsid w:val="0006044B"/>
    <w:rsid w:val="00060DC9"/>
    <w:rsid w:val="00060F8A"/>
    <w:rsid w:val="00061A5E"/>
    <w:rsid w:val="00061F74"/>
    <w:rsid w:val="000623C0"/>
    <w:rsid w:val="00062685"/>
    <w:rsid w:val="00062DF3"/>
    <w:rsid w:val="000633B7"/>
    <w:rsid w:val="000634D0"/>
    <w:rsid w:val="00064049"/>
    <w:rsid w:val="0006462B"/>
    <w:rsid w:val="0006497D"/>
    <w:rsid w:val="0006539B"/>
    <w:rsid w:val="0006543E"/>
    <w:rsid w:val="00065A0B"/>
    <w:rsid w:val="00065C59"/>
    <w:rsid w:val="000661A9"/>
    <w:rsid w:val="000668B9"/>
    <w:rsid w:val="00066BF9"/>
    <w:rsid w:val="00066DD0"/>
    <w:rsid w:val="000675B8"/>
    <w:rsid w:val="00067DAA"/>
    <w:rsid w:val="00067E94"/>
    <w:rsid w:val="000701EE"/>
    <w:rsid w:val="00070A39"/>
    <w:rsid w:val="00071459"/>
    <w:rsid w:val="00071785"/>
    <w:rsid w:val="00071F81"/>
    <w:rsid w:val="00072AE5"/>
    <w:rsid w:val="0007394C"/>
    <w:rsid w:val="00074295"/>
    <w:rsid w:val="0007454A"/>
    <w:rsid w:val="000749ED"/>
    <w:rsid w:val="000751F7"/>
    <w:rsid w:val="0007562C"/>
    <w:rsid w:val="00076419"/>
    <w:rsid w:val="00076B26"/>
    <w:rsid w:val="00076B27"/>
    <w:rsid w:val="000775BA"/>
    <w:rsid w:val="000777DA"/>
    <w:rsid w:val="00077E33"/>
    <w:rsid w:val="00080473"/>
    <w:rsid w:val="00080DC4"/>
    <w:rsid w:val="00081F62"/>
    <w:rsid w:val="0008202E"/>
    <w:rsid w:val="0008218C"/>
    <w:rsid w:val="00082E02"/>
    <w:rsid w:val="0008340E"/>
    <w:rsid w:val="0008383C"/>
    <w:rsid w:val="00083DF7"/>
    <w:rsid w:val="00084197"/>
    <w:rsid w:val="00085D11"/>
    <w:rsid w:val="00086ADC"/>
    <w:rsid w:val="00086FD6"/>
    <w:rsid w:val="000875A3"/>
    <w:rsid w:val="000901E3"/>
    <w:rsid w:val="000906C0"/>
    <w:rsid w:val="00090A94"/>
    <w:rsid w:val="00090C11"/>
    <w:rsid w:val="00091376"/>
    <w:rsid w:val="0009164E"/>
    <w:rsid w:val="00091744"/>
    <w:rsid w:val="00091787"/>
    <w:rsid w:val="00091B99"/>
    <w:rsid w:val="00093EF4"/>
    <w:rsid w:val="0009455B"/>
    <w:rsid w:val="00094661"/>
    <w:rsid w:val="00094902"/>
    <w:rsid w:val="00094D1B"/>
    <w:rsid w:val="000952D9"/>
    <w:rsid w:val="000952E9"/>
    <w:rsid w:val="00096E26"/>
    <w:rsid w:val="00097559"/>
    <w:rsid w:val="000A034A"/>
    <w:rsid w:val="000A188D"/>
    <w:rsid w:val="000A23E1"/>
    <w:rsid w:val="000A2643"/>
    <w:rsid w:val="000A3061"/>
    <w:rsid w:val="000A370A"/>
    <w:rsid w:val="000A4623"/>
    <w:rsid w:val="000A4689"/>
    <w:rsid w:val="000A51CF"/>
    <w:rsid w:val="000A547B"/>
    <w:rsid w:val="000A5941"/>
    <w:rsid w:val="000A5BBF"/>
    <w:rsid w:val="000A5F75"/>
    <w:rsid w:val="000A784C"/>
    <w:rsid w:val="000B03BF"/>
    <w:rsid w:val="000B0A58"/>
    <w:rsid w:val="000B0DB8"/>
    <w:rsid w:val="000B0DD8"/>
    <w:rsid w:val="000B1479"/>
    <w:rsid w:val="000B1A8F"/>
    <w:rsid w:val="000B3857"/>
    <w:rsid w:val="000B5770"/>
    <w:rsid w:val="000B5978"/>
    <w:rsid w:val="000B5A5B"/>
    <w:rsid w:val="000B5FCD"/>
    <w:rsid w:val="000B69E9"/>
    <w:rsid w:val="000B6F42"/>
    <w:rsid w:val="000B6F62"/>
    <w:rsid w:val="000B71D1"/>
    <w:rsid w:val="000B752A"/>
    <w:rsid w:val="000B75FA"/>
    <w:rsid w:val="000B79CD"/>
    <w:rsid w:val="000C0627"/>
    <w:rsid w:val="000C0656"/>
    <w:rsid w:val="000C16F4"/>
    <w:rsid w:val="000C2676"/>
    <w:rsid w:val="000C2A90"/>
    <w:rsid w:val="000C3039"/>
    <w:rsid w:val="000C3117"/>
    <w:rsid w:val="000C4259"/>
    <w:rsid w:val="000C4B70"/>
    <w:rsid w:val="000C4FA2"/>
    <w:rsid w:val="000C5661"/>
    <w:rsid w:val="000C6B88"/>
    <w:rsid w:val="000C7934"/>
    <w:rsid w:val="000C7D00"/>
    <w:rsid w:val="000D0452"/>
    <w:rsid w:val="000D04DA"/>
    <w:rsid w:val="000D1F8C"/>
    <w:rsid w:val="000D2250"/>
    <w:rsid w:val="000D25EF"/>
    <w:rsid w:val="000D2C40"/>
    <w:rsid w:val="000D333F"/>
    <w:rsid w:val="000D6264"/>
    <w:rsid w:val="000D64C5"/>
    <w:rsid w:val="000D6E2B"/>
    <w:rsid w:val="000D7387"/>
    <w:rsid w:val="000D79A5"/>
    <w:rsid w:val="000D7D7B"/>
    <w:rsid w:val="000D7E1B"/>
    <w:rsid w:val="000E2298"/>
    <w:rsid w:val="000E2494"/>
    <w:rsid w:val="000E2D29"/>
    <w:rsid w:val="000E3125"/>
    <w:rsid w:val="000E36D3"/>
    <w:rsid w:val="000E389A"/>
    <w:rsid w:val="000E4840"/>
    <w:rsid w:val="000E4B9C"/>
    <w:rsid w:val="000E4C3A"/>
    <w:rsid w:val="000E4E14"/>
    <w:rsid w:val="000E54F6"/>
    <w:rsid w:val="000E5921"/>
    <w:rsid w:val="000E5BE2"/>
    <w:rsid w:val="000E6AE6"/>
    <w:rsid w:val="000E6DF0"/>
    <w:rsid w:val="000E7730"/>
    <w:rsid w:val="000E79B7"/>
    <w:rsid w:val="000F0007"/>
    <w:rsid w:val="000F070E"/>
    <w:rsid w:val="000F2017"/>
    <w:rsid w:val="000F2674"/>
    <w:rsid w:val="000F3BA3"/>
    <w:rsid w:val="000F4662"/>
    <w:rsid w:val="000F491E"/>
    <w:rsid w:val="000F49DF"/>
    <w:rsid w:val="000F502B"/>
    <w:rsid w:val="000F6012"/>
    <w:rsid w:val="000F60BB"/>
    <w:rsid w:val="000F63AF"/>
    <w:rsid w:val="000F661D"/>
    <w:rsid w:val="000F6937"/>
    <w:rsid w:val="000F6E01"/>
    <w:rsid w:val="000F7116"/>
    <w:rsid w:val="000F717D"/>
    <w:rsid w:val="001009C3"/>
    <w:rsid w:val="0010111A"/>
    <w:rsid w:val="00101AB9"/>
    <w:rsid w:val="00103626"/>
    <w:rsid w:val="00103CE0"/>
    <w:rsid w:val="00103E7C"/>
    <w:rsid w:val="00104770"/>
    <w:rsid w:val="00105269"/>
    <w:rsid w:val="001060A9"/>
    <w:rsid w:val="0010620F"/>
    <w:rsid w:val="00106715"/>
    <w:rsid w:val="00106968"/>
    <w:rsid w:val="00107D21"/>
    <w:rsid w:val="0011040C"/>
    <w:rsid w:val="0011067C"/>
    <w:rsid w:val="00110D68"/>
    <w:rsid w:val="001112C3"/>
    <w:rsid w:val="00111549"/>
    <w:rsid w:val="00111D7B"/>
    <w:rsid w:val="001128F9"/>
    <w:rsid w:val="00112942"/>
    <w:rsid w:val="00113FE0"/>
    <w:rsid w:val="0011542F"/>
    <w:rsid w:val="00116988"/>
    <w:rsid w:val="001169C6"/>
    <w:rsid w:val="00116B86"/>
    <w:rsid w:val="00116BE8"/>
    <w:rsid w:val="00116E84"/>
    <w:rsid w:val="001171AE"/>
    <w:rsid w:val="00117503"/>
    <w:rsid w:val="00120027"/>
    <w:rsid w:val="001208D4"/>
    <w:rsid w:val="00120A32"/>
    <w:rsid w:val="001216C1"/>
    <w:rsid w:val="00122571"/>
    <w:rsid w:val="00123043"/>
    <w:rsid w:val="00123678"/>
    <w:rsid w:val="001242F7"/>
    <w:rsid w:val="00124300"/>
    <w:rsid w:val="00124AA0"/>
    <w:rsid w:val="0012551A"/>
    <w:rsid w:val="001256DD"/>
    <w:rsid w:val="00126141"/>
    <w:rsid w:val="0012678E"/>
    <w:rsid w:val="001269DB"/>
    <w:rsid w:val="00127AB7"/>
    <w:rsid w:val="001310D0"/>
    <w:rsid w:val="001319AF"/>
    <w:rsid w:val="00131AE7"/>
    <w:rsid w:val="00131F55"/>
    <w:rsid w:val="00132B36"/>
    <w:rsid w:val="00133568"/>
    <w:rsid w:val="001345EB"/>
    <w:rsid w:val="00135109"/>
    <w:rsid w:val="001352B9"/>
    <w:rsid w:val="0013563E"/>
    <w:rsid w:val="0013591E"/>
    <w:rsid w:val="00135CB6"/>
    <w:rsid w:val="00135F2C"/>
    <w:rsid w:val="00136CD9"/>
    <w:rsid w:val="00136F28"/>
    <w:rsid w:val="001405B3"/>
    <w:rsid w:val="00140881"/>
    <w:rsid w:val="0014109F"/>
    <w:rsid w:val="0014112F"/>
    <w:rsid w:val="00141991"/>
    <w:rsid w:val="00141DD2"/>
    <w:rsid w:val="00141E06"/>
    <w:rsid w:val="00143952"/>
    <w:rsid w:val="00143BDE"/>
    <w:rsid w:val="00143C34"/>
    <w:rsid w:val="00144DF2"/>
    <w:rsid w:val="00145093"/>
    <w:rsid w:val="00145619"/>
    <w:rsid w:val="00146283"/>
    <w:rsid w:val="00147518"/>
    <w:rsid w:val="00147610"/>
    <w:rsid w:val="00147780"/>
    <w:rsid w:val="00147996"/>
    <w:rsid w:val="00147EB1"/>
    <w:rsid w:val="00147F82"/>
    <w:rsid w:val="00147FF9"/>
    <w:rsid w:val="00150A9A"/>
    <w:rsid w:val="0015119B"/>
    <w:rsid w:val="00152999"/>
    <w:rsid w:val="00153137"/>
    <w:rsid w:val="00153F80"/>
    <w:rsid w:val="001542AF"/>
    <w:rsid w:val="001556B1"/>
    <w:rsid w:val="00155963"/>
    <w:rsid w:val="001562BC"/>
    <w:rsid w:val="001570E6"/>
    <w:rsid w:val="00157432"/>
    <w:rsid w:val="0015752B"/>
    <w:rsid w:val="00157DEF"/>
    <w:rsid w:val="00160991"/>
    <w:rsid w:val="00160E20"/>
    <w:rsid w:val="0016151D"/>
    <w:rsid w:val="00161677"/>
    <w:rsid w:val="00162454"/>
    <w:rsid w:val="00163007"/>
    <w:rsid w:val="00164505"/>
    <w:rsid w:val="00165ACE"/>
    <w:rsid w:val="00165ADF"/>
    <w:rsid w:val="00166F72"/>
    <w:rsid w:val="0016703A"/>
    <w:rsid w:val="001673F8"/>
    <w:rsid w:val="00167437"/>
    <w:rsid w:val="00167780"/>
    <w:rsid w:val="001704BB"/>
    <w:rsid w:val="001708BE"/>
    <w:rsid w:val="001710A8"/>
    <w:rsid w:val="00172A04"/>
    <w:rsid w:val="00172AA6"/>
    <w:rsid w:val="00172CA1"/>
    <w:rsid w:val="00172E27"/>
    <w:rsid w:val="00173100"/>
    <w:rsid w:val="0017333F"/>
    <w:rsid w:val="00173D85"/>
    <w:rsid w:val="00173E1A"/>
    <w:rsid w:val="001740F3"/>
    <w:rsid w:val="00174F5B"/>
    <w:rsid w:val="0017510D"/>
    <w:rsid w:val="00175C74"/>
    <w:rsid w:val="00177865"/>
    <w:rsid w:val="001805F0"/>
    <w:rsid w:val="001805F5"/>
    <w:rsid w:val="00183A3A"/>
    <w:rsid w:val="001841D3"/>
    <w:rsid w:val="00184BD0"/>
    <w:rsid w:val="00184BD3"/>
    <w:rsid w:val="00185764"/>
    <w:rsid w:val="00185B85"/>
    <w:rsid w:val="00185CB6"/>
    <w:rsid w:val="00185CE6"/>
    <w:rsid w:val="00186542"/>
    <w:rsid w:val="00186870"/>
    <w:rsid w:val="001869E8"/>
    <w:rsid w:val="00186CF8"/>
    <w:rsid w:val="0018761C"/>
    <w:rsid w:val="00191FAA"/>
    <w:rsid w:val="001930C4"/>
    <w:rsid w:val="001934D6"/>
    <w:rsid w:val="001946B9"/>
    <w:rsid w:val="00194DA6"/>
    <w:rsid w:val="0019545F"/>
    <w:rsid w:val="001955A8"/>
    <w:rsid w:val="0019595B"/>
    <w:rsid w:val="001970D0"/>
    <w:rsid w:val="001A0B77"/>
    <w:rsid w:val="001A1F92"/>
    <w:rsid w:val="001A210C"/>
    <w:rsid w:val="001A2446"/>
    <w:rsid w:val="001A2A68"/>
    <w:rsid w:val="001A3AAD"/>
    <w:rsid w:val="001A3B5F"/>
    <w:rsid w:val="001A3D19"/>
    <w:rsid w:val="001A4939"/>
    <w:rsid w:val="001A4DAC"/>
    <w:rsid w:val="001A50F1"/>
    <w:rsid w:val="001A5289"/>
    <w:rsid w:val="001A56CA"/>
    <w:rsid w:val="001A643B"/>
    <w:rsid w:val="001A6668"/>
    <w:rsid w:val="001A6ABD"/>
    <w:rsid w:val="001A7507"/>
    <w:rsid w:val="001A7D5A"/>
    <w:rsid w:val="001B03B2"/>
    <w:rsid w:val="001B07DD"/>
    <w:rsid w:val="001B0AC4"/>
    <w:rsid w:val="001B0CB1"/>
    <w:rsid w:val="001B0EA2"/>
    <w:rsid w:val="001B169D"/>
    <w:rsid w:val="001B2ADD"/>
    <w:rsid w:val="001B2E72"/>
    <w:rsid w:val="001B2E95"/>
    <w:rsid w:val="001B2F30"/>
    <w:rsid w:val="001B3243"/>
    <w:rsid w:val="001B3497"/>
    <w:rsid w:val="001B471D"/>
    <w:rsid w:val="001B50ED"/>
    <w:rsid w:val="001B52DB"/>
    <w:rsid w:val="001B5390"/>
    <w:rsid w:val="001B5AF8"/>
    <w:rsid w:val="001B6B85"/>
    <w:rsid w:val="001B6B8A"/>
    <w:rsid w:val="001B6BD5"/>
    <w:rsid w:val="001B6F21"/>
    <w:rsid w:val="001B7128"/>
    <w:rsid w:val="001B71BA"/>
    <w:rsid w:val="001B71C9"/>
    <w:rsid w:val="001B7A55"/>
    <w:rsid w:val="001B7BAB"/>
    <w:rsid w:val="001C0C67"/>
    <w:rsid w:val="001C0CD7"/>
    <w:rsid w:val="001C13C9"/>
    <w:rsid w:val="001C1517"/>
    <w:rsid w:val="001C1AD9"/>
    <w:rsid w:val="001C287A"/>
    <w:rsid w:val="001C3161"/>
    <w:rsid w:val="001C32FA"/>
    <w:rsid w:val="001C43A0"/>
    <w:rsid w:val="001C4462"/>
    <w:rsid w:val="001C693F"/>
    <w:rsid w:val="001C69A7"/>
    <w:rsid w:val="001C700A"/>
    <w:rsid w:val="001C7288"/>
    <w:rsid w:val="001C7687"/>
    <w:rsid w:val="001C7E91"/>
    <w:rsid w:val="001D0E15"/>
    <w:rsid w:val="001D0EB3"/>
    <w:rsid w:val="001D1E54"/>
    <w:rsid w:val="001D1F59"/>
    <w:rsid w:val="001D2559"/>
    <w:rsid w:val="001D29B3"/>
    <w:rsid w:val="001D355B"/>
    <w:rsid w:val="001D384B"/>
    <w:rsid w:val="001D458A"/>
    <w:rsid w:val="001D4F7D"/>
    <w:rsid w:val="001D59F2"/>
    <w:rsid w:val="001D5BDB"/>
    <w:rsid w:val="001D6609"/>
    <w:rsid w:val="001D660B"/>
    <w:rsid w:val="001D6C57"/>
    <w:rsid w:val="001D708D"/>
    <w:rsid w:val="001D7175"/>
    <w:rsid w:val="001D72DE"/>
    <w:rsid w:val="001D75C3"/>
    <w:rsid w:val="001D7A72"/>
    <w:rsid w:val="001E0598"/>
    <w:rsid w:val="001E2C1B"/>
    <w:rsid w:val="001E2D88"/>
    <w:rsid w:val="001E373A"/>
    <w:rsid w:val="001E3C37"/>
    <w:rsid w:val="001E5232"/>
    <w:rsid w:val="001E527E"/>
    <w:rsid w:val="001E5360"/>
    <w:rsid w:val="001E5669"/>
    <w:rsid w:val="001E56BE"/>
    <w:rsid w:val="001E5969"/>
    <w:rsid w:val="001E60F4"/>
    <w:rsid w:val="001E6B75"/>
    <w:rsid w:val="001E6F00"/>
    <w:rsid w:val="001E7AFD"/>
    <w:rsid w:val="001F097B"/>
    <w:rsid w:val="001F09AF"/>
    <w:rsid w:val="001F0B3F"/>
    <w:rsid w:val="001F1163"/>
    <w:rsid w:val="001F1490"/>
    <w:rsid w:val="001F179E"/>
    <w:rsid w:val="001F2BE7"/>
    <w:rsid w:val="001F4173"/>
    <w:rsid w:val="001F48A2"/>
    <w:rsid w:val="001F4E23"/>
    <w:rsid w:val="001F537F"/>
    <w:rsid w:val="001F59C1"/>
    <w:rsid w:val="001F5DA8"/>
    <w:rsid w:val="001F6503"/>
    <w:rsid w:val="001F6E70"/>
    <w:rsid w:val="0020035C"/>
    <w:rsid w:val="00201548"/>
    <w:rsid w:val="0020159D"/>
    <w:rsid w:val="002015A1"/>
    <w:rsid w:val="002017A1"/>
    <w:rsid w:val="00201C3A"/>
    <w:rsid w:val="00202A4A"/>
    <w:rsid w:val="00202A56"/>
    <w:rsid w:val="0020305E"/>
    <w:rsid w:val="00203588"/>
    <w:rsid w:val="00204B45"/>
    <w:rsid w:val="00205067"/>
    <w:rsid w:val="00205A43"/>
    <w:rsid w:val="00206D10"/>
    <w:rsid w:val="002070F5"/>
    <w:rsid w:val="002073BC"/>
    <w:rsid w:val="0020750D"/>
    <w:rsid w:val="002104D1"/>
    <w:rsid w:val="002107AE"/>
    <w:rsid w:val="00210C0C"/>
    <w:rsid w:val="00211E1C"/>
    <w:rsid w:val="00211E3B"/>
    <w:rsid w:val="00212AE7"/>
    <w:rsid w:val="00212DF1"/>
    <w:rsid w:val="00212F6F"/>
    <w:rsid w:val="0021417E"/>
    <w:rsid w:val="00214292"/>
    <w:rsid w:val="002147A0"/>
    <w:rsid w:val="00214863"/>
    <w:rsid w:val="00214C9B"/>
    <w:rsid w:val="00215688"/>
    <w:rsid w:val="00215DDB"/>
    <w:rsid w:val="00215F67"/>
    <w:rsid w:val="00215F90"/>
    <w:rsid w:val="00217118"/>
    <w:rsid w:val="00217DD1"/>
    <w:rsid w:val="0022114D"/>
    <w:rsid w:val="00221604"/>
    <w:rsid w:val="00222BC2"/>
    <w:rsid w:val="00222D38"/>
    <w:rsid w:val="00223996"/>
    <w:rsid w:val="00223E8C"/>
    <w:rsid w:val="0022435B"/>
    <w:rsid w:val="00225134"/>
    <w:rsid w:val="00225AF8"/>
    <w:rsid w:val="002262BB"/>
    <w:rsid w:val="00226548"/>
    <w:rsid w:val="002265EF"/>
    <w:rsid w:val="002270A0"/>
    <w:rsid w:val="002270F0"/>
    <w:rsid w:val="00227100"/>
    <w:rsid w:val="002273ED"/>
    <w:rsid w:val="002277A3"/>
    <w:rsid w:val="00227E2A"/>
    <w:rsid w:val="002300C0"/>
    <w:rsid w:val="002300EB"/>
    <w:rsid w:val="00231246"/>
    <w:rsid w:val="0023150F"/>
    <w:rsid w:val="00231676"/>
    <w:rsid w:val="00231856"/>
    <w:rsid w:val="0023227E"/>
    <w:rsid w:val="00233367"/>
    <w:rsid w:val="0023438F"/>
    <w:rsid w:val="002349D8"/>
    <w:rsid w:val="002355E3"/>
    <w:rsid w:val="00236465"/>
    <w:rsid w:val="00236E4E"/>
    <w:rsid w:val="002377FB"/>
    <w:rsid w:val="00237FB6"/>
    <w:rsid w:val="00240748"/>
    <w:rsid w:val="002416B1"/>
    <w:rsid w:val="0024224B"/>
    <w:rsid w:val="00242BC4"/>
    <w:rsid w:val="00243024"/>
    <w:rsid w:val="00243106"/>
    <w:rsid w:val="00243A95"/>
    <w:rsid w:val="002441E6"/>
    <w:rsid w:val="00244A38"/>
    <w:rsid w:val="00245696"/>
    <w:rsid w:val="00246279"/>
    <w:rsid w:val="00246E1E"/>
    <w:rsid w:val="0024724A"/>
    <w:rsid w:val="00247653"/>
    <w:rsid w:val="00247C3E"/>
    <w:rsid w:val="00247EB3"/>
    <w:rsid w:val="00250A22"/>
    <w:rsid w:val="00250C4A"/>
    <w:rsid w:val="00251458"/>
    <w:rsid w:val="00251989"/>
    <w:rsid w:val="00252F4F"/>
    <w:rsid w:val="00253A77"/>
    <w:rsid w:val="00254B8D"/>
    <w:rsid w:val="00254E00"/>
    <w:rsid w:val="002550D6"/>
    <w:rsid w:val="00256224"/>
    <w:rsid w:val="002573F1"/>
    <w:rsid w:val="0026170D"/>
    <w:rsid w:val="0026217E"/>
    <w:rsid w:val="002627EF"/>
    <w:rsid w:val="00262D24"/>
    <w:rsid w:val="00263469"/>
    <w:rsid w:val="002636FD"/>
    <w:rsid w:val="0026405A"/>
    <w:rsid w:val="00264424"/>
    <w:rsid w:val="00266072"/>
    <w:rsid w:val="00266C63"/>
    <w:rsid w:val="00266CF3"/>
    <w:rsid w:val="002678E0"/>
    <w:rsid w:val="00267DFA"/>
    <w:rsid w:val="0027135F"/>
    <w:rsid w:val="00271742"/>
    <w:rsid w:val="0027226C"/>
    <w:rsid w:val="0027256F"/>
    <w:rsid w:val="0027271B"/>
    <w:rsid w:val="002732F8"/>
    <w:rsid w:val="002737F8"/>
    <w:rsid w:val="002739FF"/>
    <w:rsid w:val="00273C1E"/>
    <w:rsid w:val="002743CD"/>
    <w:rsid w:val="002744BD"/>
    <w:rsid w:val="002747A1"/>
    <w:rsid w:val="0027482B"/>
    <w:rsid w:val="002748E6"/>
    <w:rsid w:val="00274C4B"/>
    <w:rsid w:val="00274D60"/>
    <w:rsid w:val="00274E8F"/>
    <w:rsid w:val="002752A1"/>
    <w:rsid w:val="00275678"/>
    <w:rsid w:val="00275847"/>
    <w:rsid w:val="00275927"/>
    <w:rsid w:val="00276200"/>
    <w:rsid w:val="00277010"/>
    <w:rsid w:val="00277AFC"/>
    <w:rsid w:val="002805F0"/>
    <w:rsid w:val="00280B96"/>
    <w:rsid w:val="002810BA"/>
    <w:rsid w:val="0028192F"/>
    <w:rsid w:val="002819A4"/>
    <w:rsid w:val="0028233E"/>
    <w:rsid w:val="00282E3F"/>
    <w:rsid w:val="00283185"/>
    <w:rsid w:val="00284757"/>
    <w:rsid w:val="00284CA7"/>
    <w:rsid w:val="00284FBB"/>
    <w:rsid w:val="002850B6"/>
    <w:rsid w:val="002858D8"/>
    <w:rsid w:val="00285915"/>
    <w:rsid w:val="002859EE"/>
    <w:rsid w:val="00285B11"/>
    <w:rsid w:val="0028606F"/>
    <w:rsid w:val="00286B3B"/>
    <w:rsid w:val="00286D16"/>
    <w:rsid w:val="00286D33"/>
    <w:rsid w:val="0028734A"/>
    <w:rsid w:val="0028735E"/>
    <w:rsid w:val="00290C98"/>
    <w:rsid w:val="00291C78"/>
    <w:rsid w:val="00291F72"/>
    <w:rsid w:val="0029223C"/>
    <w:rsid w:val="00292872"/>
    <w:rsid w:val="00292F4D"/>
    <w:rsid w:val="002934A7"/>
    <w:rsid w:val="00293660"/>
    <w:rsid w:val="002945FE"/>
    <w:rsid w:val="002947D2"/>
    <w:rsid w:val="00294CB1"/>
    <w:rsid w:val="0029518D"/>
    <w:rsid w:val="002952F1"/>
    <w:rsid w:val="0029709E"/>
    <w:rsid w:val="0029786E"/>
    <w:rsid w:val="002A0276"/>
    <w:rsid w:val="002A102E"/>
    <w:rsid w:val="002A25EC"/>
    <w:rsid w:val="002A29D8"/>
    <w:rsid w:val="002A2ABA"/>
    <w:rsid w:val="002A3521"/>
    <w:rsid w:val="002A3B25"/>
    <w:rsid w:val="002A3BE2"/>
    <w:rsid w:val="002A3C12"/>
    <w:rsid w:val="002A4897"/>
    <w:rsid w:val="002A49D1"/>
    <w:rsid w:val="002A5284"/>
    <w:rsid w:val="002A5335"/>
    <w:rsid w:val="002A67AA"/>
    <w:rsid w:val="002A6E8A"/>
    <w:rsid w:val="002A74F1"/>
    <w:rsid w:val="002B02FC"/>
    <w:rsid w:val="002B06EC"/>
    <w:rsid w:val="002B0DCE"/>
    <w:rsid w:val="002B0F2F"/>
    <w:rsid w:val="002B18A0"/>
    <w:rsid w:val="002B264D"/>
    <w:rsid w:val="002B2B2C"/>
    <w:rsid w:val="002B3BD4"/>
    <w:rsid w:val="002B40EB"/>
    <w:rsid w:val="002B5302"/>
    <w:rsid w:val="002B554A"/>
    <w:rsid w:val="002B557E"/>
    <w:rsid w:val="002B5E52"/>
    <w:rsid w:val="002B6CCC"/>
    <w:rsid w:val="002B6EEB"/>
    <w:rsid w:val="002B76B9"/>
    <w:rsid w:val="002C0661"/>
    <w:rsid w:val="002C0676"/>
    <w:rsid w:val="002C06AA"/>
    <w:rsid w:val="002C3A12"/>
    <w:rsid w:val="002C3EB2"/>
    <w:rsid w:val="002C3F2C"/>
    <w:rsid w:val="002C4611"/>
    <w:rsid w:val="002C4801"/>
    <w:rsid w:val="002C511B"/>
    <w:rsid w:val="002C5858"/>
    <w:rsid w:val="002C5D47"/>
    <w:rsid w:val="002C607E"/>
    <w:rsid w:val="002C65D7"/>
    <w:rsid w:val="002C6662"/>
    <w:rsid w:val="002C6F33"/>
    <w:rsid w:val="002C7E46"/>
    <w:rsid w:val="002D06CB"/>
    <w:rsid w:val="002D0E54"/>
    <w:rsid w:val="002D125E"/>
    <w:rsid w:val="002D1404"/>
    <w:rsid w:val="002D143B"/>
    <w:rsid w:val="002D1D9B"/>
    <w:rsid w:val="002D2879"/>
    <w:rsid w:val="002D2DD1"/>
    <w:rsid w:val="002D3315"/>
    <w:rsid w:val="002D41D8"/>
    <w:rsid w:val="002D44FA"/>
    <w:rsid w:val="002D56AD"/>
    <w:rsid w:val="002D5816"/>
    <w:rsid w:val="002D5B45"/>
    <w:rsid w:val="002D6811"/>
    <w:rsid w:val="002E0068"/>
    <w:rsid w:val="002E0140"/>
    <w:rsid w:val="002E0226"/>
    <w:rsid w:val="002E17A2"/>
    <w:rsid w:val="002E20D0"/>
    <w:rsid w:val="002E22F0"/>
    <w:rsid w:val="002E2AF1"/>
    <w:rsid w:val="002E31B0"/>
    <w:rsid w:val="002E327C"/>
    <w:rsid w:val="002E44E6"/>
    <w:rsid w:val="002E459A"/>
    <w:rsid w:val="002E4971"/>
    <w:rsid w:val="002E4A32"/>
    <w:rsid w:val="002E4CB0"/>
    <w:rsid w:val="002E55B3"/>
    <w:rsid w:val="002E5890"/>
    <w:rsid w:val="002E7130"/>
    <w:rsid w:val="002E7B41"/>
    <w:rsid w:val="002E7CE5"/>
    <w:rsid w:val="002E7EBF"/>
    <w:rsid w:val="002F08D9"/>
    <w:rsid w:val="002F240D"/>
    <w:rsid w:val="002F2FB3"/>
    <w:rsid w:val="002F305E"/>
    <w:rsid w:val="002F3875"/>
    <w:rsid w:val="002F4013"/>
    <w:rsid w:val="002F5467"/>
    <w:rsid w:val="002F5821"/>
    <w:rsid w:val="002F5968"/>
    <w:rsid w:val="002F6867"/>
    <w:rsid w:val="002F773E"/>
    <w:rsid w:val="002F77F7"/>
    <w:rsid w:val="0030117A"/>
    <w:rsid w:val="003011A9"/>
    <w:rsid w:val="00302913"/>
    <w:rsid w:val="00303400"/>
    <w:rsid w:val="00303D6F"/>
    <w:rsid w:val="00304770"/>
    <w:rsid w:val="00305394"/>
    <w:rsid w:val="00306264"/>
    <w:rsid w:val="003067D6"/>
    <w:rsid w:val="00306CCD"/>
    <w:rsid w:val="00306D0E"/>
    <w:rsid w:val="00307BC5"/>
    <w:rsid w:val="00310481"/>
    <w:rsid w:val="003106CE"/>
    <w:rsid w:val="00310A50"/>
    <w:rsid w:val="00310BD4"/>
    <w:rsid w:val="00310DB5"/>
    <w:rsid w:val="0031119C"/>
    <w:rsid w:val="00311476"/>
    <w:rsid w:val="00311943"/>
    <w:rsid w:val="00311D3D"/>
    <w:rsid w:val="00313B66"/>
    <w:rsid w:val="00314EA1"/>
    <w:rsid w:val="003154EC"/>
    <w:rsid w:val="00315719"/>
    <w:rsid w:val="003157D3"/>
    <w:rsid w:val="00315931"/>
    <w:rsid w:val="003159EA"/>
    <w:rsid w:val="00317CE9"/>
    <w:rsid w:val="0032060E"/>
    <w:rsid w:val="00320756"/>
    <w:rsid w:val="003213D7"/>
    <w:rsid w:val="0032232B"/>
    <w:rsid w:val="0032258E"/>
    <w:rsid w:val="0032290D"/>
    <w:rsid w:val="003232E3"/>
    <w:rsid w:val="0032344C"/>
    <w:rsid w:val="0032441D"/>
    <w:rsid w:val="003252D3"/>
    <w:rsid w:val="003257A0"/>
    <w:rsid w:val="003259EE"/>
    <w:rsid w:val="00326429"/>
    <w:rsid w:val="00326A51"/>
    <w:rsid w:val="00326A5B"/>
    <w:rsid w:val="00326F12"/>
    <w:rsid w:val="003277EE"/>
    <w:rsid w:val="00327F4B"/>
    <w:rsid w:val="00330083"/>
    <w:rsid w:val="00330F33"/>
    <w:rsid w:val="003310EB"/>
    <w:rsid w:val="003319C2"/>
    <w:rsid w:val="00331A0C"/>
    <w:rsid w:val="00331D15"/>
    <w:rsid w:val="00332434"/>
    <w:rsid w:val="00332A0D"/>
    <w:rsid w:val="00332BD3"/>
    <w:rsid w:val="00332D6B"/>
    <w:rsid w:val="00332E23"/>
    <w:rsid w:val="00333F4D"/>
    <w:rsid w:val="00334267"/>
    <w:rsid w:val="00334372"/>
    <w:rsid w:val="00334719"/>
    <w:rsid w:val="0033527E"/>
    <w:rsid w:val="00336096"/>
    <w:rsid w:val="0033610E"/>
    <w:rsid w:val="00336341"/>
    <w:rsid w:val="0033666F"/>
    <w:rsid w:val="00336A5A"/>
    <w:rsid w:val="00336B01"/>
    <w:rsid w:val="00337261"/>
    <w:rsid w:val="003379D0"/>
    <w:rsid w:val="00337CAE"/>
    <w:rsid w:val="00340D43"/>
    <w:rsid w:val="00340D4F"/>
    <w:rsid w:val="00341400"/>
    <w:rsid w:val="00342755"/>
    <w:rsid w:val="0034338A"/>
    <w:rsid w:val="00343D8B"/>
    <w:rsid w:val="00343E6C"/>
    <w:rsid w:val="00344191"/>
    <w:rsid w:val="003441F7"/>
    <w:rsid w:val="00344F75"/>
    <w:rsid w:val="00345C49"/>
    <w:rsid w:val="00345C8A"/>
    <w:rsid w:val="00345D15"/>
    <w:rsid w:val="003465BD"/>
    <w:rsid w:val="00346828"/>
    <w:rsid w:val="00347721"/>
    <w:rsid w:val="00347CD2"/>
    <w:rsid w:val="003504E0"/>
    <w:rsid w:val="003509AF"/>
    <w:rsid w:val="00351FC9"/>
    <w:rsid w:val="003525AB"/>
    <w:rsid w:val="00352D53"/>
    <w:rsid w:val="003540CB"/>
    <w:rsid w:val="00354349"/>
    <w:rsid w:val="003544BB"/>
    <w:rsid w:val="003547E4"/>
    <w:rsid w:val="003551B1"/>
    <w:rsid w:val="0035639C"/>
    <w:rsid w:val="00356AB5"/>
    <w:rsid w:val="00356CCF"/>
    <w:rsid w:val="00357639"/>
    <w:rsid w:val="00357975"/>
    <w:rsid w:val="0036027A"/>
    <w:rsid w:val="00362E52"/>
    <w:rsid w:val="00363D03"/>
    <w:rsid w:val="00364B52"/>
    <w:rsid w:val="00366820"/>
    <w:rsid w:val="003669E1"/>
    <w:rsid w:val="00366F1D"/>
    <w:rsid w:val="00367272"/>
    <w:rsid w:val="003676BA"/>
    <w:rsid w:val="00367AEE"/>
    <w:rsid w:val="00370670"/>
    <w:rsid w:val="00370948"/>
    <w:rsid w:val="003717B7"/>
    <w:rsid w:val="00371CBC"/>
    <w:rsid w:val="00372C90"/>
    <w:rsid w:val="00373223"/>
    <w:rsid w:val="003735E1"/>
    <w:rsid w:val="00373D5E"/>
    <w:rsid w:val="00374576"/>
    <w:rsid w:val="00374951"/>
    <w:rsid w:val="003749FC"/>
    <w:rsid w:val="0037505B"/>
    <w:rsid w:val="00376524"/>
    <w:rsid w:val="00376975"/>
    <w:rsid w:val="00376C37"/>
    <w:rsid w:val="003773AC"/>
    <w:rsid w:val="00377752"/>
    <w:rsid w:val="00377BBF"/>
    <w:rsid w:val="00377C0C"/>
    <w:rsid w:val="00380925"/>
    <w:rsid w:val="00380B41"/>
    <w:rsid w:val="00381CEE"/>
    <w:rsid w:val="00381F75"/>
    <w:rsid w:val="003821FB"/>
    <w:rsid w:val="00382239"/>
    <w:rsid w:val="003830AA"/>
    <w:rsid w:val="00383380"/>
    <w:rsid w:val="003835EB"/>
    <w:rsid w:val="0038369D"/>
    <w:rsid w:val="003836D2"/>
    <w:rsid w:val="0038434B"/>
    <w:rsid w:val="0038570A"/>
    <w:rsid w:val="00385A5F"/>
    <w:rsid w:val="00385DBD"/>
    <w:rsid w:val="00385F3C"/>
    <w:rsid w:val="00386BF7"/>
    <w:rsid w:val="00387081"/>
    <w:rsid w:val="00387458"/>
    <w:rsid w:val="003874EE"/>
    <w:rsid w:val="003878EB"/>
    <w:rsid w:val="003902D2"/>
    <w:rsid w:val="00391EE6"/>
    <w:rsid w:val="003920D4"/>
    <w:rsid w:val="003925D2"/>
    <w:rsid w:val="003927E3"/>
    <w:rsid w:val="00392AE3"/>
    <w:rsid w:val="00392E79"/>
    <w:rsid w:val="00392F6A"/>
    <w:rsid w:val="00393718"/>
    <w:rsid w:val="003937C4"/>
    <w:rsid w:val="00393B4E"/>
    <w:rsid w:val="00393C96"/>
    <w:rsid w:val="00394872"/>
    <w:rsid w:val="003953CD"/>
    <w:rsid w:val="0039555F"/>
    <w:rsid w:val="003959BB"/>
    <w:rsid w:val="00395A6C"/>
    <w:rsid w:val="00395B21"/>
    <w:rsid w:val="0039628C"/>
    <w:rsid w:val="003970CF"/>
    <w:rsid w:val="00397520"/>
    <w:rsid w:val="00397864"/>
    <w:rsid w:val="003A0896"/>
    <w:rsid w:val="003A1563"/>
    <w:rsid w:val="003A22FF"/>
    <w:rsid w:val="003A2417"/>
    <w:rsid w:val="003A27D1"/>
    <w:rsid w:val="003A291D"/>
    <w:rsid w:val="003A2B8B"/>
    <w:rsid w:val="003A368D"/>
    <w:rsid w:val="003A476D"/>
    <w:rsid w:val="003A49DC"/>
    <w:rsid w:val="003A4F97"/>
    <w:rsid w:val="003A58E7"/>
    <w:rsid w:val="003A655F"/>
    <w:rsid w:val="003A681C"/>
    <w:rsid w:val="003A692D"/>
    <w:rsid w:val="003A736E"/>
    <w:rsid w:val="003A73B0"/>
    <w:rsid w:val="003A76EB"/>
    <w:rsid w:val="003B034E"/>
    <w:rsid w:val="003B06BB"/>
    <w:rsid w:val="003B08C7"/>
    <w:rsid w:val="003B0A4B"/>
    <w:rsid w:val="003B136B"/>
    <w:rsid w:val="003B1C2B"/>
    <w:rsid w:val="003B231F"/>
    <w:rsid w:val="003B2B07"/>
    <w:rsid w:val="003B319B"/>
    <w:rsid w:val="003B3AE8"/>
    <w:rsid w:val="003B420C"/>
    <w:rsid w:val="003B554D"/>
    <w:rsid w:val="003B5FF6"/>
    <w:rsid w:val="003B625D"/>
    <w:rsid w:val="003B69C3"/>
    <w:rsid w:val="003B75BA"/>
    <w:rsid w:val="003B7FC4"/>
    <w:rsid w:val="003C0416"/>
    <w:rsid w:val="003C05C8"/>
    <w:rsid w:val="003C0BA3"/>
    <w:rsid w:val="003C169C"/>
    <w:rsid w:val="003C2E85"/>
    <w:rsid w:val="003C3858"/>
    <w:rsid w:val="003C3929"/>
    <w:rsid w:val="003C5780"/>
    <w:rsid w:val="003C5838"/>
    <w:rsid w:val="003C6564"/>
    <w:rsid w:val="003C6BDC"/>
    <w:rsid w:val="003C7A6E"/>
    <w:rsid w:val="003C7EB8"/>
    <w:rsid w:val="003D0475"/>
    <w:rsid w:val="003D054C"/>
    <w:rsid w:val="003D1906"/>
    <w:rsid w:val="003D22C4"/>
    <w:rsid w:val="003D29E6"/>
    <w:rsid w:val="003D2F5D"/>
    <w:rsid w:val="003D314A"/>
    <w:rsid w:val="003D354B"/>
    <w:rsid w:val="003D3AB6"/>
    <w:rsid w:val="003D3F53"/>
    <w:rsid w:val="003D424A"/>
    <w:rsid w:val="003D47AA"/>
    <w:rsid w:val="003D48A8"/>
    <w:rsid w:val="003D5CD8"/>
    <w:rsid w:val="003D7682"/>
    <w:rsid w:val="003D76BD"/>
    <w:rsid w:val="003D7D0E"/>
    <w:rsid w:val="003E0FF5"/>
    <w:rsid w:val="003E136A"/>
    <w:rsid w:val="003E18B9"/>
    <w:rsid w:val="003E2B33"/>
    <w:rsid w:val="003E3A22"/>
    <w:rsid w:val="003E6B1C"/>
    <w:rsid w:val="003F0085"/>
    <w:rsid w:val="003F021D"/>
    <w:rsid w:val="003F0F4C"/>
    <w:rsid w:val="003F1390"/>
    <w:rsid w:val="003F3213"/>
    <w:rsid w:val="003F3B08"/>
    <w:rsid w:val="003F3BE6"/>
    <w:rsid w:val="003F4789"/>
    <w:rsid w:val="003F5128"/>
    <w:rsid w:val="003F5C97"/>
    <w:rsid w:val="003F5E69"/>
    <w:rsid w:val="003F61C7"/>
    <w:rsid w:val="003F6335"/>
    <w:rsid w:val="003F6917"/>
    <w:rsid w:val="003F69D5"/>
    <w:rsid w:val="003F79D8"/>
    <w:rsid w:val="003F7BCA"/>
    <w:rsid w:val="003F7CD4"/>
    <w:rsid w:val="003F7DC9"/>
    <w:rsid w:val="003F7F17"/>
    <w:rsid w:val="0040092F"/>
    <w:rsid w:val="00400EDE"/>
    <w:rsid w:val="004013B4"/>
    <w:rsid w:val="00401779"/>
    <w:rsid w:val="00401D9C"/>
    <w:rsid w:val="004025D9"/>
    <w:rsid w:val="00402E9F"/>
    <w:rsid w:val="00403484"/>
    <w:rsid w:val="00403AE5"/>
    <w:rsid w:val="00403BA0"/>
    <w:rsid w:val="00403F0B"/>
    <w:rsid w:val="004042B2"/>
    <w:rsid w:val="00405EEB"/>
    <w:rsid w:val="00406273"/>
    <w:rsid w:val="004066CE"/>
    <w:rsid w:val="00406964"/>
    <w:rsid w:val="00406AF4"/>
    <w:rsid w:val="004102C1"/>
    <w:rsid w:val="00410779"/>
    <w:rsid w:val="00411166"/>
    <w:rsid w:val="00411422"/>
    <w:rsid w:val="00411716"/>
    <w:rsid w:val="004119FE"/>
    <w:rsid w:val="00412E9B"/>
    <w:rsid w:val="00413A2E"/>
    <w:rsid w:val="00413D62"/>
    <w:rsid w:val="00413DCE"/>
    <w:rsid w:val="00414147"/>
    <w:rsid w:val="00414D55"/>
    <w:rsid w:val="00415967"/>
    <w:rsid w:val="00415C5A"/>
    <w:rsid w:val="00416015"/>
    <w:rsid w:val="00416B3A"/>
    <w:rsid w:val="004171B0"/>
    <w:rsid w:val="00417B27"/>
    <w:rsid w:val="00417C91"/>
    <w:rsid w:val="00420A0F"/>
    <w:rsid w:val="00420BD2"/>
    <w:rsid w:val="004211C9"/>
    <w:rsid w:val="004213EC"/>
    <w:rsid w:val="00421765"/>
    <w:rsid w:val="00422BF3"/>
    <w:rsid w:val="00423358"/>
    <w:rsid w:val="0042474B"/>
    <w:rsid w:val="0042489E"/>
    <w:rsid w:val="00425112"/>
    <w:rsid w:val="0042528B"/>
    <w:rsid w:val="004253B4"/>
    <w:rsid w:val="00425B32"/>
    <w:rsid w:val="00426B0D"/>
    <w:rsid w:val="004271FB"/>
    <w:rsid w:val="00432EF2"/>
    <w:rsid w:val="004335E7"/>
    <w:rsid w:val="004336CC"/>
    <w:rsid w:val="00433785"/>
    <w:rsid w:val="0043408F"/>
    <w:rsid w:val="0043425C"/>
    <w:rsid w:val="00434846"/>
    <w:rsid w:val="00434E28"/>
    <w:rsid w:val="004350F1"/>
    <w:rsid w:val="004351CF"/>
    <w:rsid w:val="00435932"/>
    <w:rsid w:val="00435BEB"/>
    <w:rsid w:val="00435FD2"/>
    <w:rsid w:val="004367A9"/>
    <w:rsid w:val="00437136"/>
    <w:rsid w:val="0043799D"/>
    <w:rsid w:val="00440FEA"/>
    <w:rsid w:val="00441148"/>
    <w:rsid w:val="00441BD8"/>
    <w:rsid w:val="004421B7"/>
    <w:rsid w:val="0044305E"/>
    <w:rsid w:val="00443688"/>
    <w:rsid w:val="0044392E"/>
    <w:rsid w:val="00444BD5"/>
    <w:rsid w:val="004452D9"/>
    <w:rsid w:val="0044669F"/>
    <w:rsid w:val="00447813"/>
    <w:rsid w:val="00447A07"/>
    <w:rsid w:val="00447A13"/>
    <w:rsid w:val="0045070E"/>
    <w:rsid w:val="00450BEB"/>
    <w:rsid w:val="00450F79"/>
    <w:rsid w:val="004515FB"/>
    <w:rsid w:val="0045200F"/>
    <w:rsid w:val="0045248F"/>
    <w:rsid w:val="00453160"/>
    <w:rsid w:val="00453386"/>
    <w:rsid w:val="0045388B"/>
    <w:rsid w:val="00453ABF"/>
    <w:rsid w:val="004554F8"/>
    <w:rsid w:val="0045590B"/>
    <w:rsid w:val="00455BCE"/>
    <w:rsid w:val="00456D1F"/>
    <w:rsid w:val="004575E1"/>
    <w:rsid w:val="00457792"/>
    <w:rsid w:val="00457989"/>
    <w:rsid w:val="004600F5"/>
    <w:rsid w:val="004619AD"/>
    <w:rsid w:val="00462D36"/>
    <w:rsid w:val="004634A0"/>
    <w:rsid w:val="004640F3"/>
    <w:rsid w:val="004649FB"/>
    <w:rsid w:val="00465303"/>
    <w:rsid w:val="0046574A"/>
    <w:rsid w:val="00466144"/>
    <w:rsid w:val="004662FA"/>
    <w:rsid w:val="00466BC5"/>
    <w:rsid w:val="00467017"/>
    <w:rsid w:val="00467AA6"/>
    <w:rsid w:val="004706FF"/>
    <w:rsid w:val="00470EE5"/>
    <w:rsid w:val="00470F0F"/>
    <w:rsid w:val="004715E9"/>
    <w:rsid w:val="004716C0"/>
    <w:rsid w:val="00471C27"/>
    <w:rsid w:val="00471E8C"/>
    <w:rsid w:val="00471F15"/>
    <w:rsid w:val="00472548"/>
    <w:rsid w:val="0047285B"/>
    <w:rsid w:val="00472E22"/>
    <w:rsid w:val="00472EBF"/>
    <w:rsid w:val="004738A8"/>
    <w:rsid w:val="00473906"/>
    <w:rsid w:val="00473F15"/>
    <w:rsid w:val="0047425A"/>
    <w:rsid w:val="00475AED"/>
    <w:rsid w:val="00480658"/>
    <w:rsid w:val="004806A3"/>
    <w:rsid w:val="00481382"/>
    <w:rsid w:val="004817B7"/>
    <w:rsid w:val="004819F4"/>
    <w:rsid w:val="00482225"/>
    <w:rsid w:val="00482227"/>
    <w:rsid w:val="0048260E"/>
    <w:rsid w:val="00484693"/>
    <w:rsid w:val="004846E4"/>
    <w:rsid w:val="00484928"/>
    <w:rsid w:val="004851D2"/>
    <w:rsid w:val="004859E5"/>
    <w:rsid w:val="00485C37"/>
    <w:rsid w:val="00486576"/>
    <w:rsid w:val="004869C7"/>
    <w:rsid w:val="00486CE0"/>
    <w:rsid w:val="0048715B"/>
    <w:rsid w:val="00490C8A"/>
    <w:rsid w:val="00490D7D"/>
    <w:rsid w:val="0049104E"/>
    <w:rsid w:val="0049143E"/>
    <w:rsid w:val="0049229C"/>
    <w:rsid w:val="00493573"/>
    <w:rsid w:val="0049506E"/>
    <w:rsid w:val="004951E3"/>
    <w:rsid w:val="00495FFC"/>
    <w:rsid w:val="004962CB"/>
    <w:rsid w:val="00496C71"/>
    <w:rsid w:val="00496C91"/>
    <w:rsid w:val="004A0BAE"/>
    <w:rsid w:val="004A0C6C"/>
    <w:rsid w:val="004A1446"/>
    <w:rsid w:val="004A17DD"/>
    <w:rsid w:val="004A1DF3"/>
    <w:rsid w:val="004A2636"/>
    <w:rsid w:val="004A3054"/>
    <w:rsid w:val="004A3123"/>
    <w:rsid w:val="004A578E"/>
    <w:rsid w:val="004A57A5"/>
    <w:rsid w:val="004A61ED"/>
    <w:rsid w:val="004A69C9"/>
    <w:rsid w:val="004A6A27"/>
    <w:rsid w:val="004A6B9C"/>
    <w:rsid w:val="004A6FCA"/>
    <w:rsid w:val="004A770F"/>
    <w:rsid w:val="004B136A"/>
    <w:rsid w:val="004B145F"/>
    <w:rsid w:val="004B1520"/>
    <w:rsid w:val="004B1AA2"/>
    <w:rsid w:val="004B1F14"/>
    <w:rsid w:val="004B2D5E"/>
    <w:rsid w:val="004B3AF7"/>
    <w:rsid w:val="004B4637"/>
    <w:rsid w:val="004B4EE3"/>
    <w:rsid w:val="004B4F7C"/>
    <w:rsid w:val="004B50B0"/>
    <w:rsid w:val="004B5253"/>
    <w:rsid w:val="004B5BC2"/>
    <w:rsid w:val="004B65A1"/>
    <w:rsid w:val="004B6652"/>
    <w:rsid w:val="004B6702"/>
    <w:rsid w:val="004B6830"/>
    <w:rsid w:val="004B7019"/>
    <w:rsid w:val="004B7351"/>
    <w:rsid w:val="004B7496"/>
    <w:rsid w:val="004C0542"/>
    <w:rsid w:val="004C066E"/>
    <w:rsid w:val="004C0912"/>
    <w:rsid w:val="004C23B7"/>
    <w:rsid w:val="004C2D4F"/>
    <w:rsid w:val="004C364D"/>
    <w:rsid w:val="004C4762"/>
    <w:rsid w:val="004C4951"/>
    <w:rsid w:val="004C4A5C"/>
    <w:rsid w:val="004C4E32"/>
    <w:rsid w:val="004C544F"/>
    <w:rsid w:val="004C5A77"/>
    <w:rsid w:val="004C6EE4"/>
    <w:rsid w:val="004C714B"/>
    <w:rsid w:val="004D031A"/>
    <w:rsid w:val="004D09C5"/>
    <w:rsid w:val="004D1272"/>
    <w:rsid w:val="004D17E2"/>
    <w:rsid w:val="004D1F9B"/>
    <w:rsid w:val="004D2027"/>
    <w:rsid w:val="004D24E6"/>
    <w:rsid w:val="004D2800"/>
    <w:rsid w:val="004D2D58"/>
    <w:rsid w:val="004D2ED7"/>
    <w:rsid w:val="004D3448"/>
    <w:rsid w:val="004D3D34"/>
    <w:rsid w:val="004D47DE"/>
    <w:rsid w:val="004D64C0"/>
    <w:rsid w:val="004D6DBC"/>
    <w:rsid w:val="004D742F"/>
    <w:rsid w:val="004D752D"/>
    <w:rsid w:val="004D7E5C"/>
    <w:rsid w:val="004E03DD"/>
    <w:rsid w:val="004E0C13"/>
    <w:rsid w:val="004E0DF0"/>
    <w:rsid w:val="004E221C"/>
    <w:rsid w:val="004E241C"/>
    <w:rsid w:val="004E2921"/>
    <w:rsid w:val="004E2BD1"/>
    <w:rsid w:val="004E2DC6"/>
    <w:rsid w:val="004E2F9E"/>
    <w:rsid w:val="004E40A1"/>
    <w:rsid w:val="004E49A6"/>
    <w:rsid w:val="004E4EC5"/>
    <w:rsid w:val="004E5047"/>
    <w:rsid w:val="004E571C"/>
    <w:rsid w:val="004E5C4C"/>
    <w:rsid w:val="004E63E4"/>
    <w:rsid w:val="004E6F04"/>
    <w:rsid w:val="004E71B8"/>
    <w:rsid w:val="004E72B0"/>
    <w:rsid w:val="004E75AA"/>
    <w:rsid w:val="004F0C1E"/>
    <w:rsid w:val="004F106B"/>
    <w:rsid w:val="004F1649"/>
    <w:rsid w:val="004F18DC"/>
    <w:rsid w:val="004F2E1A"/>
    <w:rsid w:val="004F32FA"/>
    <w:rsid w:val="004F3AF3"/>
    <w:rsid w:val="004F40FC"/>
    <w:rsid w:val="004F4A6E"/>
    <w:rsid w:val="004F4CD7"/>
    <w:rsid w:val="004F4E33"/>
    <w:rsid w:val="004F515B"/>
    <w:rsid w:val="004F5684"/>
    <w:rsid w:val="004F5818"/>
    <w:rsid w:val="004F5C4F"/>
    <w:rsid w:val="004F6B74"/>
    <w:rsid w:val="004F729D"/>
    <w:rsid w:val="004F7DAA"/>
    <w:rsid w:val="00500188"/>
    <w:rsid w:val="00500E67"/>
    <w:rsid w:val="005010B2"/>
    <w:rsid w:val="00501161"/>
    <w:rsid w:val="005018D4"/>
    <w:rsid w:val="00501999"/>
    <w:rsid w:val="00501AAA"/>
    <w:rsid w:val="00501C71"/>
    <w:rsid w:val="00501CA8"/>
    <w:rsid w:val="00502108"/>
    <w:rsid w:val="0050238B"/>
    <w:rsid w:val="00502445"/>
    <w:rsid w:val="005026DA"/>
    <w:rsid w:val="0050354A"/>
    <w:rsid w:val="00503DE5"/>
    <w:rsid w:val="00504231"/>
    <w:rsid w:val="00504480"/>
    <w:rsid w:val="005052E4"/>
    <w:rsid w:val="005055B9"/>
    <w:rsid w:val="0050587B"/>
    <w:rsid w:val="00505A85"/>
    <w:rsid w:val="00505D98"/>
    <w:rsid w:val="00506D55"/>
    <w:rsid w:val="00507308"/>
    <w:rsid w:val="00507F50"/>
    <w:rsid w:val="005102D9"/>
    <w:rsid w:val="00510847"/>
    <w:rsid w:val="00510D23"/>
    <w:rsid w:val="00511E47"/>
    <w:rsid w:val="00512191"/>
    <w:rsid w:val="005121C7"/>
    <w:rsid w:val="0051333B"/>
    <w:rsid w:val="00513D6A"/>
    <w:rsid w:val="00514633"/>
    <w:rsid w:val="00514D74"/>
    <w:rsid w:val="00514EFD"/>
    <w:rsid w:val="00515675"/>
    <w:rsid w:val="0051574A"/>
    <w:rsid w:val="00515993"/>
    <w:rsid w:val="00515B6C"/>
    <w:rsid w:val="00515F84"/>
    <w:rsid w:val="00515FC7"/>
    <w:rsid w:val="005161B9"/>
    <w:rsid w:val="0051772D"/>
    <w:rsid w:val="00520D84"/>
    <w:rsid w:val="00521B2C"/>
    <w:rsid w:val="005230F1"/>
    <w:rsid w:val="00523392"/>
    <w:rsid w:val="0052354E"/>
    <w:rsid w:val="00523D91"/>
    <w:rsid w:val="00524544"/>
    <w:rsid w:val="00524778"/>
    <w:rsid w:val="00524B6A"/>
    <w:rsid w:val="00524E55"/>
    <w:rsid w:val="00526C27"/>
    <w:rsid w:val="00526DBB"/>
    <w:rsid w:val="00526EEA"/>
    <w:rsid w:val="0053025D"/>
    <w:rsid w:val="00531CE4"/>
    <w:rsid w:val="00532031"/>
    <w:rsid w:val="00532599"/>
    <w:rsid w:val="0053294D"/>
    <w:rsid w:val="00532987"/>
    <w:rsid w:val="005329F3"/>
    <w:rsid w:val="00532DAB"/>
    <w:rsid w:val="00533CD0"/>
    <w:rsid w:val="00534778"/>
    <w:rsid w:val="00536197"/>
    <w:rsid w:val="005368CA"/>
    <w:rsid w:val="00536A1B"/>
    <w:rsid w:val="0053738C"/>
    <w:rsid w:val="005373C8"/>
    <w:rsid w:val="0053776D"/>
    <w:rsid w:val="00537DC8"/>
    <w:rsid w:val="0054000E"/>
    <w:rsid w:val="0054033C"/>
    <w:rsid w:val="005404EF"/>
    <w:rsid w:val="005406F3"/>
    <w:rsid w:val="005409AE"/>
    <w:rsid w:val="00540D2D"/>
    <w:rsid w:val="005411E8"/>
    <w:rsid w:val="005415FF"/>
    <w:rsid w:val="005418AF"/>
    <w:rsid w:val="00541A92"/>
    <w:rsid w:val="005421FF"/>
    <w:rsid w:val="005423EF"/>
    <w:rsid w:val="00542A8A"/>
    <w:rsid w:val="00542C28"/>
    <w:rsid w:val="00542E00"/>
    <w:rsid w:val="00543F09"/>
    <w:rsid w:val="00543FD1"/>
    <w:rsid w:val="005441C7"/>
    <w:rsid w:val="005442D8"/>
    <w:rsid w:val="0054482A"/>
    <w:rsid w:val="005448E7"/>
    <w:rsid w:val="0054538E"/>
    <w:rsid w:val="00546A08"/>
    <w:rsid w:val="00546F0A"/>
    <w:rsid w:val="0054732F"/>
    <w:rsid w:val="0054795B"/>
    <w:rsid w:val="00547CA8"/>
    <w:rsid w:val="00550177"/>
    <w:rsid w:val="00550B40"/>
    <w:rsid w:val="00551545"/>
    <w:rsid w:val="00551590"/>
    <w:rsid w:val="0055174E"/>
    <w:rsid w:val="0055187E"/>
    <w:rsid w:val="00551A05"/>
    <w:rsid w:val="00551A7E"/>
    <w:rsid w:val="00552A19"/>
    <w:rsid w:val="00553676"/>
    <w:rsid w:val="00553D66"/>
    <w:rsid w:val="00553E2A"/>
    <w:rsid w:val="00553F3A"/>
    <w:rsid w:val="0055405A"/>
    <w:rsid w:val="0055512F"/>
    <w:rsid w:val="00555C33"/>
    <w:rsid w:val="00555F6E"/>
    <w:rsid w:val="005564B3"/>
    <w:rsid w:val="00556F34"/>
    <w:rsid w:val="00556F6D"/>
    <w:rsid w:val="00557355"/>
    <w:rsid w:val="00557797"/>
    <w:rsid w:val="0056034B"/>
    <w:rsid w:val="005612E9"/>
    <w:rsid w:val="00561621"/>
    <w:rsid w:val="005638DA"/>
    <w:rsid w:val="00563AE9"/>
    <w:rsid w:val="00564413"/>
    <w:rsid w:val="00564B02"/>
    <w:rsid w:val="00564FF2"/>
    <w:rsid w:val="005650FF"/>
    <w:rsid w:val="00566697"/>
    <w:rsid w:val="0056708D"/>
    <w:rsid w:val="00567A70"/>
    <w:rsid w:val="0057027B"/>
    <w:rsid w:val="00570DD9"/>
    <w:rsid w:val="00570EBC"/>
    <w:rsid w:val="00570F72"/>
    <w:rsid w:val="00571975"/>
    <w:rsid w:val="00572043"/>
    <w:rsid w:val="00572048"/>
    <w:rsid w:val="005722A0"/>
    <w:rsid w:val="005729BF"/>
    <w:rsid w:val="005745A9"/>
    <w:rsid w:val="005749B1"/>
    <w:rsid w:val="00574EF2"/>
    <w:rsid w:val="00574FD7"/>
    <w:rsid w:val="00575589"/>
    <w:rsid w:val="00575907"/>
    <w:rsid w:val="00576325"/>
    <w:rsid w:val="00576421"/>
    <w:rsid w:val="0057686D"/>
    <w:rsid w:val="005770D5"/>
    <w:rsid w:val="00577878"/>
    <w:rsid w:val="00577897"/>
    <w:rsid w:val="00577C64"/>
    <w:rsid w:val="00577E35"/>
    <w:rsid w:val="005800F8"/>
    <w:rsid w:val="0058014C"/>
    <w:rsid w:val="00581711"/>
    <w:rsid w:val="00582326"/>
    <w:rsid w:val="00582A68"/>
    <w:rsid w:val="00583297"/>
    <w:rsid w:val="005833FE"/>
    <w:rsid w:val="005843A4"/>
    <w:rsid w:val="00584E07"/>
    <w:rsid w:val="00585930"/>
    <w:rsid w:val="005860B5"/>
    <w:rsid w:val="005866F0"/>
    <w:rsid w:val="005870AB"/>
    <w:rsid w:val="00590BA0"/>
    <w:rsid w:val="0059118F"/>
    <w:rsid w:val="005911C6"/>
    <w:rsid w:val="00591DF4"/>
    <w:rsid w:val="00591F0F"/>
    <w:rsid w:val="00591F10"/>
    <w:rsid w:val="00592546"/>
    <w:rsid w:val="00592835"/>
    <w:rsid w:val="005936F4"/>
    <w:rsid w:val="00594166"/>
    <w:rsid w:val="005969E4"/>
    <w:rsid w:val="00597F5D"/>
    <w:rsid w:val="005A029D"/>
    <w:rsid w:val="005A0337"/>
    <w:rsid w:val="005A12B7"/>
    <w:rsid w:val="005A140B"/>
    <w:rsid w:val="005A1B0C"/>
    <w:rsid w:val="005A241B"/>
    <w:rsid w:val="005A2F99"/>
    <w:rsid w:val="005A3160"/>
    <w:rsid w:val="005A3341"/>
    <w:rsid w:val="005A38EB"/>
    <w:rsid w:val="005A42FB"/>
    <w:rsid w:val="005A45B4"/>
    <w:rsid w:val="005A4A1E"/>
    <w:rsid w:val="005A4E1B"/>
    <w:rsid w:val="005A534C"/>
    <w:rsid w:val="005A5EF3"/>
    <w:rsid w:val="005A68FB"/>
    <w:rsid w:val="005A75B1"/>
    <w:rsid w:val="005A771B"/>
    <w:rsid w:val="005A785D"/>
    <w:rsid w:val="005A7A4D"/>
    <w:rsid w:val="005B0811"/>
    <w:rsid w:val="005B0B2B"/>
    <w:rsid w:val="005B1004"/>
    <w:rsid w:val="005B1317"/>
    <w:rsid w:val="005B15A3"/>
    <w:rsid w:val="005B20DE"/>
    <w:rsid w:val="005B2159"/>
    <w:rsid w:val="005B23F0"/>
    <w:rsid w:val="005B270D"/>
    <w:rsid w:val="005B2F22"/>
    <w:rsid w:val="005B2F9D"/>
    <w:rsid w:val="005B36DA"/>
    <w:rsid w:val="005B3830"/>
    <w:rsid w:val="005B39F7"/>
    <w:rsid w:val="005B48C3"/>
    <w:rsid w:val="005B4E21"/>
    <w:rsid w:val="005B4F2A"/>
    <w:rsid w:val="005B5C45"/>
    <w:rsid w:val="005B5D0A"/>
    <w:rsid w:val="005B615B"/>
    <w:rsid w:val="005B61A5"/>
    <w:rsid w:val="005B61F8"/>
    <w:rsid w:val="005B6465"/>
    <w:rsid w:val="005B6665"/>
    <w:rsid w:val="005B6C23"/>
    <w:rsid w:val="005B7096"/>
    <w:rsid w:val="005B72AC"/>
    <w:rsid w:val="005C0A35"/>
    <w:rsid w:val="005C1EBE"/>
    <w:rsid w:val="005C289D"/>
    <w:rsid w:val="005C2AE8"/>
    <w:rsid w:val="005C2B89"/>
    <w:rsid w:val="005C3195"/>
    <w:rsid w:val="005C3330"/>
    <w:rsid w:val="005C337B"/>
    <w:rsid w:val="005C4576"/>
    <w:rsid w:val="005C4E90"/>
    <w:rsid w:val="005C5196"/>
    <w:rsid w:val="005C59A2"/>
    <w:rsid w:val="005C64BB"/>
    <w:rsid w:val="005C6ACD"/>
    <w:rsid w:val="005C76D5"/>
    <w:rsid w:val="005D0179"/>
    <w:rsid w:val="005D0413"/>
    <w:rsid w:val="005D098C"/>
    <w:rsid w:val="005D130E"/>
    <w:rsid w:val="005D1B6E"/>
    <w:rsid w:val="005D2090"/>
    <w:rsid w:val="005D2696"/>
    <w:rsid w:val="005D2C51"/>
    <w:rsid w:val="005D3019"/>
    <w:rsid w:val="005D3555"/>
    <w:rsid w:val="005D3912"/>
    <w:rsid w:val="005D3AA6"/>
    <w:rsid w:val="005D43C5"/>
    <w:rsid w:val="005D51B3"/>
    <w:rsid w:val="005D588B"/>
    <w:rsid w:val="005D5952"/>
    <w:rsid w:val="005D62AF"/>
    <w:rsid w:val="005D7897"/>
    <w:rsid w:val="005E0565"/>
    <w:rsid w:val="005E1744"/>
    <w:rsid w:val="005E1F53"/>
    <w:rsid w:val="005E20F2"/>
    <w:rsid w:val="005E20FA"/>
    <w:rsid w:val="005E2423"/>
    <w:rsid w:val="005E3115"/>
    <w:rsid w:val="005E37AB"/>
    <w:rsid w:val="005E3F99"/>
    <w:rsid w:val="005E50DD"/>
    <w:rsid w:val="005E5C0B"/>
    <w:rsid w:val="005E5D42"/>
    <w:rsid w:val="005E5FE6"/>
    <w:rsid w:val="005E63C6"/>
    <w:rsid w:val="005E6DD4"/>
    <w:rsid w:val="005E7146"/>
    <w:rsid w:val="005E71B2"/>
    <w:rsid w:val="005E731E"/>
    <w:rsid w:val="005E76ED"/>
    <w:rsid w:val="005E7DD5"/>
    <w:rsid w:val="005F024B"/>
    <w:rsid w:val="005F0D35"/>
    <w:rsid w:val="005F0FBE"/>
    <w:rsid w:val="005F1074"/>
    <w:rsid w:val="005F130C"/>
    <w:rsid w:val="005F1D76"/>
    <w:rsid w:val="005F2801"/>
    <w:rsid w:val="005F2E3D"/>
    <w:rsid w:val="005F3F17"/>
    <w:rsid w:val="005F4DD8"/>
    <w:rsid w:val="005F5C53"/>
    <w:rsid w:val="005F5CCA"/>
    <w:rsid w:val="005F6B79"/>
    <w:rsid w:val="005F74F4"/>
    <w:rsid w:val="005F7F44"/>
    <w:rsid w:val="00600048"/>
    <w:rsid w:val="006004A0"/>
    <w:rsid w:val="00600809"/>
    <w:rsid w:val="0060086C"/>
    <w:rsid w:val="00600EA3"/>
    <w:rsid w:val="00601135"/>
    <w:rsid w:val="00601893"/>
    <w:rsid w:val="0060198E"/>
    <w:rsid w:val="00601D54"/>
    <w:rsid w:val="0060230C"/>
    <w:rsid w:val="00602BE9"/>
    <w:rsid w:val="00602C31"/>
    <w:rsid w:val="006033DA"/>
    <w:rsid w:val="006037CE"/>
    <w:rsid w:val="006043A9"/>
    <w:rsid w:val="006045BE"/>
    <w:rsid w:val="006048B6"/>
    <w:rsid w:val="00604F0C"/>
    <w:rsid w:val="00605252"/>
    <w:rsid w:val="006055D7"/>
    <w:rsid w:val="006055F9"/>
    <w:rsid w:val="00606020"/>
    <w:rsid w:val="0060683F"/>
    <w:rsid w:val="00606CB1"/>
    <w:rsid w:val="00606EF0"/>
    <w:rsid w:val="006072DB"/>
    <w:rsid w:val="00607D35"/>
    <w:rsid w:val="006126AE"/>
    <w:rsid w:val="00613211"/>
    <w:rsid w:val="0061329B"/>
    <w:rsid w:val="00613324"/>
    <w:rsid w:val="00613695"/>
    <w:rsid w:val="00613944"/>
    <w:rsid w:val="00614116"/>
    <w:rsid w:val="006144A7"/>
    <w:rsid w:val="0061478E"/>
    <w:rsid w:val="00616142"/>
    <w:rsid w:val="006161D4"/>
    <w:rsid w:val="00616444"/>
    <w:rsid w:val="00617400"/>
    <w:rsid w:val="0062025F"/>
    <w:rsid w:val="006211CC"/>
    <w:rsid w:val="00621D15"/>
    <w:rsid w:val="0062202E"/>
    <w:rsid w:val="006220B3"/>
    <w:rsid w:val="006221F9"/>
    <w:rsid w:val="00623EA8"/>
    <w:rsid w:val="00624201"/>
    <w:rsid w:val="006243E0"/>
    <w:rsid w:val="00625536"/>
    <w:rsid w:val="00625A34"/>
    <w:rsid w:val="006268B7"/>
    <w:rsid w:val="006269CA"/>
    <w:rsid w:val="006301A3"/>
    <w:rsid w:val="00632514"/>
    <w:rsid w:val="00632AD6"/>
    <w:rsid w:val="00634072"/>
    <w:rsid w:val="0063414F"/>
    <w:rsid w:val="0063437A"/>
    <w:rsid w:val="00634DDA"/>
    <w:rsid w:val="006353A9"/>
    <w:rsid w:val="0063680E"/>
    <w:rsid w:val="00636F78"/>
    <w:rsid w:val="00636FB8"/>
    <w:rsid w:val="00637061"/>
    <w:rsid w:val="006371BF"/>
    <w:rsid w:val="006373F7"/>
    <w:rsid w:val="00640C9D"/>
    <w:rsid w:val="0064154C"/>
    <w:rsid w:val="006425AD"/>
    <w:rsid w:val="00642CFD"/>
    <w:rsid w:val="00642D6A"/>
    <w:rsid w:val="00643537"/>
    <w:rsid w:val="00643AA1"/>
    <w:rsid w:val="00644701"/>
    <w:rsid w:val="006450C5"/>
    <w:rsid w:val="00645A54"/>
    <w:rsid w:val="00646D8F"/>
    <w:rsid w:val="006500C0"/>
    <w:rsid w:val="006513CF"/>
    <w:rsid w:val="0065162E"/>
    <w:rsid w:val="0065216B"/>
    <w:rsid w:val="00652446"/>
    <w:rsid w:val="00652C0C"/>
    <w:rsid w:val="006530B9"/>
    <w:rsid w:val="006544FD"/>
    <w:rsid w:val="00656FF5"/>
    <w:rsid w:val="006576CB"/>
    <w:rsid w:val="00657DE4"/>
    <w:rsid w:val="006608BA"/>
    <w:rsid w:val="00660A89"/>
    <w:rsid w:val="00660D2E"/>
    <w:rsid w:val="00660D42"/>
    <w:rsid w:val="00661B5C"/>
    <w:rsid w:val="00662752"/>
    <w:rsid w:val="00663E2E"/>
    <w:rsid w:val="00664956"/>
    <w:rsid w:val="00666058"/>
    <w:rsid w:val="0066660E"/>
    <w:rsid w:val="00666C1E"/>
    <w:rsid w:val="00667955"/>
    <w:rsid w:val="00667B2E"/>
    <w:rsid w:val="00667DFD"/>
    <w:rsid w:val="00667FAC"/>
    <w:rsid w:val="00671304"/>
    <w:rsid w:val="00671EED"/>
    <w:rsid w:val="00673553"/>
    <w:rsid w:val="00673D5A"/>
    <w:rsid w:val="006746DF"/>
    <w:rsid w:val="0067473B"/>
    <w:rsid w:val="006764EA"/>
    <w:rsid w:val="00676817"/>
    <w:rsid w:val="00676ABB"/>
    <w:rsid w:val="00676B9F"/>
    <w:rsid w:val="00676C31"/>
    <w:rsid w:val="0067734E"/>
    <w:rsid w:val="00677423"/>
    <w:rsid w:val="00680201"/>
    <w:rsid w:val="006805FC"/>
    <w:rsid w:val="00680FDE"/>
    <w:rsid w:val="0068188C"/>
    <w:rsid w:val="006818A3"/>
    <w:rsid w:val="0068238A"/>
    <w:rsid w:val="00683D57"/>
    <w:rsid w:val="006840D7"/>
    <w:rsid w:val="0068414C"/>
    <w:rsid w:val="00684285"/>
    <w:rsid w:val="00684DEE"/>
    <w:rsid w:val="00684F5C"/>
    <w:rsid w:val="006855D3"/>
    <w:rsid w:val="006858D4"/>
    <w:rsid w:val="00686183"/>
    <w:rsid w:val="00686749"/>
    <w:rsid w:val="00687575"/>
    <w:rsid w:val="006909C9"/>
    <w:rsid w:val="00690DC8"/>
    <w:rsid w:val="0069102A"/>
    <w:rsid w:val="00692C95"/>
    <w:rsid w:val="00693BF2"/>
    <w:rsid w:val="00694555"/>
    <w:rsid w:val="00694EFD"/>
    <w:rsid w:val="006953B8"/>
    <w:rsid w:val="00695964"/>
    <w:rsid w:val="00695B9C"/>
    <w:rsid w:val="00696552"/>
    <w:rsid w:val="00696562"/>
    <w:rsid w:val="006979E5"/>
    <w:rsid w:val="00697E7D"/>
    <w:rsid w:val="006A012B"/>
    <w:rsid w:val="006A0BB8"/>
    <w:rsid w:val="006A13F2"/>
    <w:rsid w:val="006A1B85"/>
    <w:rsid w:val="006A1C19"/>
    <w:rsid w:val="006A2879"/>
    <w:rsid w:val="006A2E43"/>
    <w:rsid w:val="006A2F2E"/>
    <w:rsid w:val="006A3201"/>
    <w:rsid w:val="006A36F7"/>
    <w:rsid w:val="006A3B72"/>
    <w:rsid w:val="006A3F67"/>
    <w:rsid w:val="006A41A6"/>
    <w:rsid w:val="006A4DC8"/>
    <w:rsid w:val="006A50BA"/>
    <w:rsid w:val="006A5D58"/>
    <w:rsid w:val="006A5FA3"/>
    <w:rsid w:val="006A7100"/>
    <w:rsid w:val="006A75B6"/>
    <w:rsid w:val="006B0902"/>
    <w:rsid w:val="006B0D65"/>
    <w:rsid w:val="006B197F"/>
    <w:rsid w:val="006B1D86"/>
    <w:rsid w:val="006B1E23"/>
    <w:rsid w:val="006B2A88"/>
    <w:rsid w:val="006B3B43"/>
    <w:rsid w:val="006B3D8C"/>
    <w:rsid w:val="006B411D"/>
    <w:rsid w:val="006B4A51"/>
    <w:rsid w:val="006B4C89"/>
    <w:rsid w:val="006B6410"/>
    <w:rsid w:val="006B654A"/>
    <w:rsid w:val="006B66FC"/>
    <w:rsid w:val="006B6EA9"/>
    <w:rsid w:val="006B75A2"/>
    <w:rsid w:val="006B7A90"/>
    <w:rsid w:val="006C0316"/>
    <w:rsid w:val="006C0505"/>
    <w:rsid w:val="006C0C46"/>
    <w:rsid w:val="006C0FC6"/>
    <w:rsid w:val="006C1EDD"/>
    <w:rsid w:val="006C1F79"/>
    <w:rsid w:val="006C23B4"/>
    <w:rsid w:val="006C25BC"/>
    <w:rsid w:val="006C26C4"/>
    <w:rsid w:val="006C26FE"/>
    <w:rsid w:val="006C359B"/>
    <w:rsid w:val="006C4665"/>
    <w:rsid w:val="006C4FF8"/>
    <w:rsid w:val="006C59AA"/>
    <w:rsid w:val="006C5BF1"/>
    <w:rsid w:val="006C6450"/>
    <w:rsid w:val="006C6F74"/>
    <w:rsid w:val="006C7993"/>
    <w:rsid w:val="006C7AAF"/>
    <w:rsid w:val="006D0203"/>
    <w:rsid w:val="006D184D"/>
    <w:rsid w:val="006D1A26"/>
    <w:rsid w:val="006D2CD3"/>
    <w:rsid w:val="006D3777"/>
    <w:rsid w:val="006D4FC2"/>
    <w:rsid w:val="006D507A"/>
    <w:rsid w:val="006D51CA"/>
    <w:rsid w:val="006D58B4"/>
    <w:rsid w:val="006D5F2A"/>
    <w:rsid w:val="006D5FC0"/>
    <w:rsid w:val="006E0134"/>
    <w:rsid w:val="006E01B6"/>
    <w:rsid w:val="006E0B6D"/>
    <w:rsid w:val="006E0BC5"/>
    <w:rsid w:val="006E0BC9"/>
    <w:rsid w:val="006E0D3D"/>
    <w:rsid w:val="006E0D47"/>
    <w:rsid w:val="006E144F"/>
    <w:rsid w:val="006E1767"/>
    <w:rsid w:val="006E2093"/>
    <w:rsid w:val="006E25C5"/>
    <w:rsid w:val="006E27E1"/>
    <w:rsid w:val="006E2E81"/>
    <w:rsid w:val="006E36E6"/>
    <w:rsid w:val="006E3790"/>
    <w:rsid w:val="006E3909"/>
    <w:rsid w:val="006E3928"/>
    <w:rsid w:val="006E3A82"/>
    <w:rsid w:val="006E47FF"/>
    <w:rsid w:val="006E4AEB"/>
    <w:rsid w:val="006E4D3B"/>
    <w:rsid w:val="006E5961"/>
    <w:rsid w:val="006E6720"/>
    <w:rsid w:val="006E674A"/>
    <w:rsid w:val="006E73EA"/>
    <w:rsid w:val="006E75DF"/>
    <w:rsid w:val="006E75E2"/>
    <w:rsid w:val="006E762B"/>
    <w:rsid w:val="006E7F37"/>
    <w:rsid w:val="006F0B6D"/>
    <w:rsid w:val="006F0D60"/>
    <w:rsid w:val="006F1407"/>
    <w:rsid w:val="006F1C05"/>
    <w:rsid w:val="006F2604"/>
    <w:rsid w:val="006F2821"/>
    <w:rsid w:val="006F44BF"/>
    <w:rsid w:val="006F49CD"/>
    <w:rsid w:val="006F4EC2"/>
    <w:rsid w:val="006F51A9"/>
    <w:rsid w:val="006F524E"/>
    <w:rsid w:val="006F5A9D"/>
    <w:rsid w:val="006F66A1"/>
    <w:rsid w:val="006F7E95"/>
    <w:rsid w:val="00700BB1"/>
    <w:rsid w:val="00700FFA"/>
    <w:rsid w:val="0070165B"/>
    <w:rsid w:val="007019B9"/>
    <w:rsid w:val="0070375E"/>
    <w:rsid w:val="00703B9B"/>
    <w:rsid w:val="00703D7A"/>
    <w:rsid w:val="00703E28"/>
    <w:rsid w:val="0070439A"/>
    <w:rsid w:val="007048A7"/>
    <w:rsid w:val="00704912"/>
    <w:rsid w:val="007049D4"/>
    <w:rsid w:val="00704D00"/>
    <w:rsid w:val="007051AC"/>
    <w:rsid w:val="00705B1C"/>
    <w:rsid w:val="00706033"/>
    <w:rsid w:val="0070605D"/>
    <w:rsid w:val="00706DE2"/>
    <w:rsid w:val="00707923"/>
    <w:rsid w:val="0071074A"/>
    <w:rsid w:val="00710999"/>
    <w:rsid w:val="00712235"/>
    <w:rsid w:val="00712482"/>
    <w:rsid w:val="007124E2"/>
    <w:rsid w:val="00712517"/>
    <w:rsid w:val="00712911"/>
    <w:rsid w:val="00712E3A"/>
    <w:rsid w:val="007131C4"/>
    <w:rsid w:val="00713C58"/>
    <w:rsid w:val="00713E80"/>
    <w:rsid w:val="0071436E"/>
    <w:rsid w:val="00714B15"/>
    <w:rsid w:val="00714B4B"/>
    <w:rsid w:val="00714C2F"/>
    <w:rsid w:val="00714EA8"/>
    <w:rsid w:val="0071521C"/>
    <w:rsid w:val="007152AF"/>
    <w:rsid w:val="007152E9"/>
    <w:rsid w:val="00715AC8"/>
    <w:rsid w:val="007162D8"/>
    <w:rsid w:val="00716A17"/>
    <w:rsid w:val="00716E78"/>
    <w:rsid w:val="00717E29"/>
    <w:rsid w:val="007204A0"/>
    <w:rsid w:val="00720DFB"/>
    <w:rsid w:val="0072149D"/>
    <w:rsid w:val="00722169"/>
    <w:rsid w:val="007226A4"/>
    <w:rsid w:val="007227F8"/>
    <w:rsid w:val="00723465"/>
    <w:rsid w:val="00723868"/>
    <w:rsid w:val="00724FAE"/>
    <w:rsid w:val="007254C6"/>
    <w:rsid w:val="007261AF"/>
    <w:rsid w:val="00726430"/>
    <w:rsid w:val="00727071"/>
    <w:rsid w:val="00727405"/>
    <w:rsid w:val="00727840"/>
    <w:rsid w:val="00727A4E"/>
    <w:rsid w:val="00727B5C"/>
    <w:rsid w:val="00727BFF"/>
    <w:rsid w:val="007306EF"/>
    <w:rsid w:val="0073158A"/>
    <w:rsid w:val="007318D6"/>
    <w:rsid w:val="007318E7"/>
    <w:rsid w:val="007318F9"/>
    <w:rsid w:val="007319D2"/>
    <w:rsid w:val="007327C4"/>
    <w:rsid w:val="00732F8A"/>
    <w:rsid w:val="00733E1F"/>
    <w:rsid w:val="00733FC4"/>
    <w:rsid w:val="00734314"/>
    <w:rsid w:val="00735347"/>
    <w:rsid w:val="00735936"/>
    <w:rsid w:val="00735BE4"/>
    <w:rsid w:val="00736123"/>
    <w:rsid w:val="0073685F"/>
    <w:rsid w:val="00736C83"/>
    <w:rsid w:val="007377E1"/>
    <w:rsid w:val="00737C96"/>
    <w:rsid w:val="00737F6C"/>
    <w:rsid w:val="007403F8"/>
    <w:rsid w:val="007408A9"/>
    <w:rsid w:val="00741233"/>
    <w:rsid w:val="0074290E"/>
    <w:rsid w:val="00742922"/>
    <w:rsid w:val="00742D48"/>
    <w:rsid w:val="00742FAD"/>
    <w:rsid w:val="00743903"/>
    <w:rsid w:val="00744BE8"/>
    <w:rsid w:val="00744D5D"/>
    <w:rsid w:val="00744FEE"/>
    <w:rsid w:val="00745029"/>
    <w:rsid w:val="0074504A"/>
    <w:rsid w:val="00745D21"/>
    <w:rsid w:val="007469D9"/>
    <w:rsid w:val="00746F78"/>
    <w:rsid w:val="00747349"/>
    <w:rsid w:val="00747759"/>
    <w:rsid w:val="00750071"/>
    <w:rsid w:val="00750BB6"/>
    <w:rsid w:val="00750EDF"/>
    <w:rsid w:val="00750F75"/>
    <w:rsid w:val="0075182E"/>
    <w:rsid w:val="00752520"/>
    <w:rsid w:val="00752980"/>
    <w:rsid w:val="00752D63"/>
    <w:rsid w:val="00753963"/>
    <w:rsid w:val="0075396A"/>
    <w:rsid w:val="00753BF2"/>
    <w:rsid w:val="007545E0"/>
    <w:rsid w:val="00754715"/>
    <w:rsid w:val="00754D29"/>
    <w:rsid w:val="00754DD8"/>
    <w:rsid w:val="007558F2"/>
    <w:rsid w:val="00755A99"/>
    <w:rsid w:val="00756CEF"/>
    <w:rsid w:val="007578CF"/>
    <w:rsid w:val="0076083F"/>
    <w:rsid w:val="007614D7"/>
    <w:rsid w:val="00762900"/>
    <w:rsid w:val="00762F09"/>
    <w:rsid w:val="00763175"/>
    <w:rsid w:val="007641B3"/>
    <w:rsid w:val="00764365"/>
    <w:rsid w:val="0076495B"/>
    <w:rsid w:val="00765AC4"/>
    <w:rsid w:val="00766522"/>
    <w:rsid w:val="007666B8"/>
    <w:rsid w:val="007666C9"/>
    <w:rsid w:val="00766EAE"/>
    <w:rsid w:val="00766FDB"/>
    <w:rsid w:val="0076765B"/>
    <w:rsid w:val="00767A82"/>
    <w:rsid w:val="00770080"/>
    <w:rsid w:val="00770600"/>
    <w:rsid w:val="00770B88"/>
    <w:rsid w:val="00771423"/>
    <w:rsid w:val="00771F87"/>
    <w:rsid w:val="00772A15"/>
    <w:rsid w:val="00772B10"/>
    <w:rsid w:val="00773DC7"/>
    <w:rsid w:val="00774122"/>
    <w:rsid w:val="00774729"/>
    <w:rsid w:val="007751B8"/>
    <w:rsid w:val="0077672F"/>
    <w:rsid w:val="0077745F"/>
    <w:rsid w:val="00777AE9"/>
    <w:rsid w:val="00777D20"/>
    <w:rsid w:val="00780EC3"/>
    <w:rsid w:val="00780FD6"/>
    <w:rsid w:val="00781193"/>
    <w:rsid w:val="00781195"/>
    <w:rsid w:val="00781564"/>
    <w:rsid w:val="00782C1E"/>
    <w:rsid w:val="00783033"/>
    <w:rsid w:val="0078370D"/>
    <w:rsid w:val="00784FD4"/>
    <w:rsid w:val="00784FEA"/>
    <w:rsid w:val="007857F1"/>
    <w:rsid w:val="00785DA8"/>
    <w:rsid w:val="00786841"/>
    <w:rsid w:val="007871A5"/>
    <w:rsid w:val="00787346"/>
    <w:rsid w:val="007879C7"/>
    <w:rsid w:val="00787DCF"/>
    <w:rsid w:val="00790D10"/>
    <w:rsid w:val="007910BC"/>
    <w:rsid w:val="00791465"/>
    <w:rsid w:val="00791D6A"/>
    <w:rsid w:val="0079239D"/>
    <w:rsid w:val="00792443"/>
    <w:rsid w:val="00793D55"/>
    <w:rsid w:val="007949AB"/>
    <w:rsid w:val="00794F0E"/>
    <w:rsid w:val="00795AAE"/>
    <w:rsid w:val="00795E4D"/>
    <w:rsid w:val="007961EA"/>
    <w:rsid w:val="007962AC"/>
    <w:rsid w:val="00797CDE"/>
    <w:rsid w:val="007A0953"/>
    <w:rsid w:val="007A1416"/>
    <w:rsid w:val="007A171D"/>
    <w:rsid w:val="007A1C86"/>
    <w:rsid w:val="007A1D0F"/>
    <w:rsid w:val="007A2201"/>
    <w:rsid w:val="007A2717"/>
    <w:rsid w:val="007A3801"/>
    <w:rsid w:val="007A3999"/>
    <w:rsid w:val="007A3BC8"/>
    <w:rsid w:val="007A3CAA"/>
    <w:rsid w:val="007A3CF8"/>
    <w:rsid w:val="007A46D2"/>
    <w:rsid w:val="007A575C"/>
    <w:rsid w:val="007A587D"/>
    <w:rsid w:val="007A61A0"/>
    <w:rsid w:val="007A6A9C"/>
    <w:rsid w:val="007A6ABB"/>
    <w:rsid w:val="007A7251"/>
    <w:rsid w:val="007A76F4"/>
    <w:rsid w:val="007A7D77"/>
    <w:rsid w:val="007B01AE"/>
    <w:rsid w:val="007B04B8"/>
    <w:rsid w:val="007B06EF"/>
    <w:rsid w:val="007B0D04"/>
    <w:rsid w:val="007B1B70"/>
    <w:rsid w:val="007B1F1E"/>
    <w:rsid w:val="007B20BB"/>
    <w:rsid w:val="007B325A"/>
    <w:rsid w:val="007B4487"/>
    <w:rsid w:val="007B4C19"/>
    <w:rsid w:val="007B6590"/>
    <w:rsid w:val="007B6A0A"/>
    <w:rsid w:val="007B6B0F"/>
    <w:rsid w:val="007B7043"/>
    <w:rsid w:val="007B7380"/>
    <w:rsid w:val="007C02BC"/>
    <w:rsid w:val="007C061D"/>
    <w:rsid w:val="007C0C54"/>
    <w:rsid w:val="007C0C7A"/>
    <w:rsid w:val="007C0ECB"/>
    <w:rsid w:val="007C1A4A"/>
    <w:rsid w:val="007C2A30"/>
    <w:rsid w:val="007C2A79"/>
    <w:rsid w:val="007C2CB5"/>
    <w:rsid w:val="007C2D39"/>
    <w:rsid w:val="007C301E"/>
    <w:rsid w:val="007C31EC"/>
    <w:rsid w:val="007C3581"/>
    <w:rsid w:val="007C3B2E"/>
    <w:rsid w:val="007C4275"/>
    <w:rsid w:val="007C4668"/>
    <w:rsid w:val="007C4BFF"/>
    <w:rsid w:val="007C4C47"/>
    <w:rsid w:val="007C5616"/>
    <w:rsid w:val="007C5626"/>
    <w:rsid w:val="007C59EC"/>
    <w:rsid w:val="007C5C0C"/>
    <w:rsid w:val="007C65E9"/>
    <w:rsid w:val="007C6FD5"/>
    <w:rsid w:val="007C7C70"/>
    <w:rsid w:val="007D05E3"/>
    <w:rsid w:val="007D09C6"/>
    <w:rsid w:val="007D0F1B"/>
    <w:rsid w:val="007D0F9E"/>
    <w:rsid w:val="007D1C01"/>
    <w:rsid w:val="007D1C7B"/>
    <w:rsid w:val="007D21E0"/>
    <w:rsid w:val="007D2C97"/>
    <w:rsid w:val="007D3C35"/>
    <w:rsid w:val="007D5717"/>
    <w:rsid w:val="007D6283"/>
    <w:rsid w:val="007D62DF"/>
    <w:rsid w:val="007D68C0"/>
    <w:rsid w:val="007D68CE"/>
    <w:rsid w:val="007D72AB"/>
    <w:rsid w:val="007D7611"/>
    <w:rsid w:val="007D7985"/>
    <w:rsid w:val="007E068F"/>
    <w:rsid w:val="007E0928"/>
    <w:rsid w:val="007E0D3B"/>
    <w:rsid w:val="007E16F7"/>
    <w:rsid w:val="007E1ACB"/>
    <w:rsid w:val="007E1E44"/>
    <w:rsid w:val="007E1F34"/>
    <w:rsid w:val="007E1FAE"/>
    <w:rsid w:val="007E2365"/>
    <w:rsid w:val="007E2C18"/>
    <w:rsid w:val="007E32C0"/>
    <w:rsid w:val="007E34E3"/>
    <w:rsid w:val="007E3890"/>
    <w:rsid w:val="007E51A1"/>
    <w:rsid w:val="007E5C07"/>
    <w:rsid w:val="007E5D44"/>
    <w:rsid w:val="007E5DF5"/>
    <w:rsid w:val="007E63E1"/>
    <w:rsid w:val="007E63F0"/>
    <w:rsid w:val="007E749C"/>
    <w:rsid w:val="007E7791"/>
    <w:rsid w:val="007F0B65"/>
    <w:rsid w:val="007F14FC"/>
    <w:rsid w:val="007F29BF"/>
    <w:rsid w:val="007F3150"/>
    <w:rsid w:val="007F4327"/>
    <w:rsid w:val="007F4586"/>
    <w:rsid w:val="007F4749"/>
    <w:rsid w:val="007F48C8"/>
    <w:rsid w:val="007F48FA"/>
    <w:rsid w:val="007F4AE6"/>
    <w:rsid w:val="007F5992"/>
    <w:rsid w:val="007F5CB3"/>
    <w:rsid w:val="007F64F4"/>
    <w:rsid w:val="007F6B29"/>
    <w:rsid w:val="007F7994"/>
    <w:rsid w:val="00801FA6"/>
    <w:rsid w:val="008024CB"/>
    <w:rsid w:val="00802D31"/>
    <w:rsid w:val="00803F58"/>
    <w:rsid w:val="00804284"/>
    <w:rsid w:val="00804995"/>
    <w:rsid w:val="00804EAC"/>
    <w:rsid w:val="008050CB"/>
    <w:rsid w:val="00805B4D"/>
    <w:rsid w:val="00805DD0"/>
    <w:rsid w:val="00806251"/>
    <w:rsid w:val="00806485"/>
    <w:rsid w:val="008066C2"/>
    <w:rsid w:val="00807491"/>
    <w:rsid w:val="00807E10"/>
    <w:rsid w:val="00810973"/>
    <w:rsid w:val="00810B63"/>
    <w:rsid w:val="008118FD"/>
    <w:rsid w:val="00811CF1"/>
    <w:rsid w:val="00811F05"/>
    <w:rsid w:val="0081202F"/>
    <w:rsid w:val="00812437"/>
    <w:rsid w:val="00812538"/>
    <w:rsid w:val="00812FA8"/>
    <w:rsid w:val="00813A76"/>
    <w:rsid w:val="008142AB"/>
    <w:rsid w:val="00814BE4"/>
    <w:rsid w:val="008153AD"/>
    <w:rsid w:val="00816464"/>
    <w:rsid w:val="00820148"/>
    <w:rsid w:val="00820489"/>
    <w:rsid w:val="008208AC"/>
    <w:rsid w:val="00820C64"/>
    <w:rsid w:val="00821420"/>
    <w:rsid w:val="00822A84"/>
    <w:rsid w:val="00823AC6"/>
    <w:rsid w:val="00824092"/>
    <w:rsid w:val="00824801"/>
    <w:rsid w:val="008250CB"/>
    <w:rsid w:val="00825848"/>
    <w:rsid w:val="00826684"/>
    <w:rsid w:val="00827C27"/>
    <w:rsid w:val="00827D44"/>
    <w:rsid w:val="00830DBC"/>
    <w:rsid w:val="00831360"/>
    <w:rsid w:val="008314DF"/>
    <w:rsid w:val="00832A4F"/>
    <w:rsid w:val="00833435"/>
    <w:rsid w:val="00834531"/>
    <w:rsid w:val="00834B9B"/>
    <w:rsid w:val="00834C75"/>
    <w:rsid w:val="00834CD3"/>
    <w:rsid w:val="008357E7"/>
    <w:rsid w:val="00836780"/>
    <w:rsid w:val="00836CD8"/>
    <w:rsid w:val="008376FB"/>
    <w:rsid w:val="00837F75"/>
    <w:rsid w:val="00840BCD"/>
    <w:rsid w:val="00841689"/>
    <w:rsid w:val="00841895"/>
    <w:rsid w:val="008424AE"/>
    <w:rsid w:val="0084291A"/>
    <w:rsid w:val="00842DBA"/>
    <w:rsid w:val="0084391C"/>
    <w:rsid w:val="008441D7"/>
    <w:rsid w:val="00844229"/>
    <w:rsid w:val="0084446C"/>
    <w:rsid w:val="00844626"/>
    <w:rsid w:val="00844842"/>
    <w:rsid w:val="0084490D"/>
    <w:rsid w:val="00845203"/>
    <w:rsid w:val="0084554E"/>
    <w:rsid w:val="008456ED"/>
    <w:rsid w:val="00845CFE"/>
    <w:rsid w:val="00845F1F"/>
    <w:rsid w:val="00846310"/>
    <w:rsid w:val="0084676C"/>
    <w:rsid w:val="00847C94"/>
    <w:rsid w:val="00847D3B"/>
    <w:rsid w:val="0085075E"/>
    <w:rsid w:val="00851DD2"/>
    <w:rsid w:val="008528C9"/>
    <w:rsid w:val="00852D8D"/>
    <w:rsid w:val="00852F25"/>
    <w:rsid w:val="008530F2"/>
    <w:rsid w:val="00853486"/>
    <w:rsid w:val="00853DD4"/>
    <w:rsid w:val="00854107"/>
    <w:rsid w:val="008545FD"/>
    <w:rsid w:val="0085486B"/>
    <w:rsid w:val="00854C65"/>
    <w:rsid w:val="00854F13"/>
    <w:rsid w:val="0085504B"/>
    <w:rsid w:val="008563B6"/>
    <w:rsid w:val="00857050"/>
    <w:rsid w:val="008574D9"/>
    <w:rsid w:val="00860958"/>
    <w:rsid w:val="0086106C"/>
    <w:rsid w:val="00861F32"/>
    <w:rsid w:val="0086216A"/>
    <w:rsid w:val="00862207"/>
    <w:rsid w:val="008633AE"/>
    <w:rsid w:val="008643C4"/>
    <w:rsid w:val="00865237"/>
    <w:rsid w:val="008652BC"/>
    <w:rsid w:val="008659A2"/>
    <w:rsid w:val="008669F8"/>
    <w:rsid w:val="00866B7F"/>
    <w:rsid w:val="00867D0A"/>
    <w:rsid w:val="00867F84"/>
    <w:rsid w:val="00870B3C"/>
    <w:rsid w:val="008713B5"/>
    <w:rsid w:val="00871AB1"/>
    <w:rsid w:val="00872691"/>
    <w:rsid w:val="008730DF"/>
    <w:rsid w:val="00873752"/>
    <w:rsid w:val="00873EAE"/>
    <w:rsid w:val="0087407B"/>
    <w:rsid w:val="00874BED"/>
    <w:rsid w:val="00874C58"/>
    <w:rsid w:val="00874EEF"/>
    <w:rsid w:val="00875CE0"/>
    <w:rsid w:val="0087606D"/>
    <w:rsid w:val="0087610C"/>
    <w:rsid w:val="00876165"/>
    <w:rsid w:val="008768B9"/>
    <w:rsid w:val="0087790A"/>
    <w:rsid w:val="0088087B"/>
    <w:rsid w:val="00880A0A"/>
    <w:rsid w:val="00881481"/>
    <w:rsid w:val="008814F1"/>
    <w:rsid w:val="00881782"/>
    <w:rsid w:val="008821D6"/>
    <w:rsid w:val="0088395E"/>
    <w:rsid w:val="00885027"/>
    <w:rsid w:val="008859B4"/>
    <w:rsid w:val="00885BDC"/>
    <w:rsid w:val="008872BB"/>
    <w:rsid w:val="00887F60"/>
    <w:rsid w:val="00890ADE"/>
    <w:rsid w:val="00891CD6"/>
    <w:rsid w:val="008927D6"/>
    <w:rsid w:val="00892856"/>
    <w:rsid w:val="00892E76"/>
    <w:rsid w:val="00893345"/>
    <w:rsid w:val="008947B1"/>
    <w:rsid w:val="00894BCF"/>
    <w:rsid w:val="00894E62"/>
    <w:rsid w:val="008957E6"/>
    <w:rsid w:val="008960DF"/>
    <w:rsid w:val="00896C81"/>
    <w:rsid w:val="00896DEB"/>
    <w:rsid w:val="008970BA"/>
    <w:rsid w:val="0089788B"/>
    <w:rsid w:val="008A06D2"/>
    <w:rsid w:val="008A0DE7"/>
    <w:rsid w:val="008A1627"/>
    <w:rsid w:val="008A19D4"/>
    <w:rsid w:val="008A1AE5"/>
    <w:rsid w:val="008A1F3E"/>
    <w:rsid w:val="008A279D"/>
    <w:rsid w:val="008A2EBF"/>
    <w:rsid w:val="008A3029"/>
    <w:rsid w:val="008A332D"/>
    <w:rsid w:val="008A38BF"/>
    <w:rsid w:val="008A3A58"/>
    <w:rsid w:val="008A3E62"/>
    <w:rsid w:val="008A4315"/>
    <w:rsid w:val="008A4425"/>
    <w:rsid w:val="008A5167"/>
    <w:rsid w:val="008A5C36"/>
    <w:rsid w:val="008A5E34"/>
    <w:rsid w:val="008A65AC"/>
    <w:rsid w:val="008A6782"/>
    <w:rsid w:val="008A6BF2"/>
    <w:rsid w:val="008A7026"/>
    <w:rsid w:val="008B0F08"/>
    <w:rsid w:val="008B2094"/>
    <w:rsid w:val="008B2A9E"/>
    <w:rsid w:val="008B2FEC"/>
    <w:rsid w:val="008B367F"/>
    <w:rsid w:val="008B4BCC"/>
    <w:rsid w:val="008B4D23"/>
    <w:rsid w:val="008B56B0"/>
    <w:rsid w:val="008B5B1B"/>
    <w:rsid w:val="008B5C16"/>
    <w:rsid w:val="008B6558"/>
    <w:rsid w:val="008B6735"/>
    <w:rsid w:val="008B6C4D"/>
    <w:rsid w:val="008B76A0"/>
    <w:rsid w:val="008B7D36"/>
    <w:rsid w:val="008C09E2"/>
    <w:rsid w:val="008C0F5A"/>
    <w:rsid w:val="008C0F6A"/>
    <w:rsid w:val="008C1344"/>
    <w:rsid w:val="008C1749"/>
    <w:rsid w:val="008C1A7E"/>
    <w:rsid w:val="008C2217"/>
    <w:rsid w:val="008C2D16"/>
    <w:rsid w:val="008C303A"/>
    <w:rsid w:val="008C3197"/>
    <w:rsid w:val="008C34B8"/>
    <w:rsid w:val="008C387C"/>
    <w:rsid w:val="008C3CE3"/>
    <w:rsid w:val="008C4BA9"/>
    <w:rsid w:val="008C76E5"/>
    <w:rsid w:val="008C7CF0"/>
    <w:rsid w:val="008D05AF"/>
    <w:rsid w:val="008D0C32"/>
    <w:rsid w:val="008D112A"/>
    <w:rsid w:val="008D136A"/>
    <w:rsid w:val="008D1B9B"/>
    <w:rsid w:val="008D26D8"/>
    <w:rsid w:val="008D2ABC"/>
    <w:rsid w:val="008D33EE"/>
    <w:rsid w:val="008D3446"/>
    <w:rsid w:val="008D3D4C"/>
    <w:rsid w:val="008D4144"/>
    <w:rsid w:val="008D4176"/>
    <w:rsid w:val="008D477D"/>
    <w:rsid w:val="008D50CE"/>
    <w:rsid w:val="008D54E4"/>
    <w:rsid w:val="008D5806"/>
    <w:rsid w:val="008D5B81"/>
    <w:rsid w:val="008D7F6C"/>
    <w:rsid w:val="008E00CF"/>
    <w:rsid w:val="008E019C"/>
    <w:rsid w:val="008E0F95"/>
    <w:rsid w:val="008E1082"/>
    <w:rsid w:val="008E12BA"/>
    <w:rsid w:val="008E131B"/>
    <w:rsid w:val="008E1661"/>
    <w:rsid w:val="008E458A"/>
    <w:rsid w:val="008E4ECD"/>
    <w:rsid w:val="008E5488"/>
    <w:rsid w:val="008E6274"/>
    <w:rsid w:val="008E6634"/>
    <w:rsid w:val="008E66A4"/>
    <w:rsid w:val="008E6BE3"/>
    <w:rsid w:val="008E6E42"/>
    <w:rsid w:val="008E6E87"/>
    <w:rsid w:val="008E6EC8"/>
    <w:rsid w:val="008E73B3"/>
    <w:rsid w:val="008F04BB"/>
    <w:rsid w:val="008F066A"/>
    <w:rsid w:val="008F0B07"/>
    <w:rsid w:val="008F10B2"/>
    <w:rsid w:val="008F1395"/>
    <w:rsid w:val="008F1928"/>
    <w:rsid w:val="008F21BF"/>
    <w:rsid w:val="008F2A01"/>
    <w:rsid w:val="008F2E7E"/>
    <w:rsid w:val="008F31AB"/>
    <w:rsid w:val="008F340D"/>
    <w:rsid w:val="008F5E43"/>
    <w:rsid w:val="008F5FAB"/>
    <w:rsid w:val="008F62C2"/>
    <w:rsid w:val="008F663B"/>
    <w:rsid w:val="008F6BD9"/>
    <w:rsid w:val="008F78E2"/>
    <w:rsid w:val="008F7C63"/>
    <w:rsid w:val="00900A4B"/>
    <w:rsid w:val="00901929"/>
    <w:rsid w:val="00902848"/>
    <w:rsid w:val="00902AD2"/>
    <w:rsid w:val="00902AF1"/>
    <w:rsid w:val="009037AC"/>
    <w:rsid w:val="00904A7C"/>
    <w:rsid w:val="0090507C"/>
    <w:rsid w:val="00905A13"/>
    <w:rsid w:val="00905B1E"/>
    <w:rsid w:val="00905B50"/>
    <w:rsid w:val="00906238"/>
    <w:rsid w:val="0090648B"/>
    <w:rsid w:val="00906638"/>
    <w:rsid w:val="009068DA"/>
    <w:rsid w:val="00907001"/>
    <w:rsid w:val="00907034"/>
    <w:rsid w:val="0091110E"/>
    <w:rsid w:val="0091141D"/>
    <w:rsid w:val="00911541"/>
    <w:rsid w:val="00911C85"/>
    <w:rsid w:val="00911DA5"/>
    <w:rsid w:val="0091253C"/>
    <w:rsid w:val="00912C75"/>
    <w:rsid w:val="00912E56"/>
    <w:rsid w:val="009137A3"/>
    <w:rsid w:val="00913955"/>
    <w:rsid w:val="00913BAF"/>
    <w:rsid w:val="00913D77"/>
    <w:rsid w:val="00914642"/>
    <w:rsid w:val="00914D10"/>
    <w:rsid w:val="00915C5F"/>
    <w:rsid w:val="00915E16"/>
    <w:rsid w:val="00915EC0"/>
    <w:rsid w:val="00916AC7"/>
    <w:rsid w:val="00916AEE"/>
    <w:rsid w:val="00917186"/>
    <w:rsid w:val="009174D1"/>
    <w:rsid w:val="00917AE5"/>
    <w:rsid w:val="00920250"/>
    <w:rsid w:val="00920DE6"/>
    <w:rsid w:val="00921EBC"/>
    <w:rsid w:val="00922297"/>
    <w:rsid w:val="00922577"/>
    <w:rsid w:val="00922F18"/>
    <w:rsid w:val="00923AFC"/>
    <w:rsid w:val="00923C31"/>
    <w:rsid w:val="00924448"/>
    <w:rsid w:val="00924536"/>
    <w:rsid w:val="0092549B"/>
    <w:rsid w:val="009255E9"/>
    <w:rsid w:val="009260C3"/>
    <w:rsid w:val="00927736"/>
    <w:rsid w:val="00930218"/>
    <w:rsid w:val="0093054E"/>
    <w:rsid w:val="009309EC"/>
    <w:rsid w:val="00930F47"/>
    <w:rsid w:val="009315BE"/>
    <w:rsid w:val="00931673"/>
    <w:rsid w:val="009336F7"/>
    <w:rsid w:val="0093379E"/>
    <w:rsid w:val="00933C24"/>
    <w:rsid w:val="00934975"/>
    <w:rsid w:val="00934BDB"/>
    <w:rsid w:val="00934FF9"/>
    <w:rsid w:val="009351B3"/>
    <w:rsid w:val="009353DC"/>
    <w:rsid w:val="00935741"/>
    <w:rsid w:val="00936615"/>
    <w:rsid w:val="00936C15"/>
    <w:rsid w:val="009372E1"/>
    <w:rsid w:val="00940B55"/>
    <w:rsid w:val="00940D5B"/>
    <w:rsid w:val="00941E5F"/>
    <w:rsid w:val="00942186"/>
    <w:rsid w:val="0094291E"/>
    <w:rsid w:val="00942E44"/>
    <w:rsid w:val="009433AF"/>
    <w:rsid w:val="00943BDD"/>
    <w:rsid w:val="00944765"/>
    <w:rsid w:val="00944827"/>
    <w:rsid w:val="009449F4"/>
    <w:rsid w:val="00945207"/>
    <w:rsid w:val="00945670"/>
    <w:rsid w:val="00945AAC"/>
    <w:rsid w:val="00946B53"/>
    <w:rsid w:val="009478C9"/>
    <w:rsid w:val="009508B9"/>
    <w:rsid w:val="00950F38"/>
    <w:rsid w:val="0095191C"/>
    <w:rsid w:val="00952413"/>
    <w:rsid w:val="00952592"/>
    <w:rsid w:val="0095493A"/>
    <w:rsid w:val="009555DB"/>
    <w:rsid w:val="0095584B"/>
    <w:rsid w:val="00955DAD"/>
    <w:rsid w:val="00956BAE"/>
    <w:rsid w:val="00957627"/>
    <w:rsid w:val="00957DA8"/>
    <w:rsid w:val="00960117"/>
    <w:rsid w:val="009604B4"/>
    <w:rsid w:val="00960E63"/>
    <w:rsid w:val="00961177"/>
    <w:rsid w:val="009613E7"/>
    <w:rsid w:val="00961CD0"/>
    <w:rsid w:val="00963505"/>
    <w:rsid w:val="00964477"/>
    <w:rsid w:val="009647F5"/>
    <w:rsid w:val="00964D26"/>
    <w:rsid w:val="00964EFE"/>
    <w:rsid w:val="00964F71"/>
    <w:rsid w:val="0096593E"/>
    <w:rsid w:val="00966131"/>
    <w:rsid w:val="00966B38"/>
    <w:rsid w:val="009678B9"/>
    <w:rsid w:val="00967BDA"/>
    <w:rsid w:val="009703E8"/>
    <w:rsid w:val="009707D7"/>
    <w:rsid w:val="00970915"/>
    <w:rsid w:val="009719DA"/>
    <w:rsid w:val="009723C8"/>
    <w:rsid w:val="00972614"/>
    <w:rsid w:val="00972786"/>
    <w:rsid w:val="00972C13"/>
    <w:rsid w:val="009739EA"/>
    <w:rsid w:val="00974579"/>
    <w:rsid w:val="0097491C"/>
    <w:rsid w:val="00974CC8"/>
    <w:rsid w:val="0097526D"/>
    <w:rsid w:val="009753A7"/>
    <w:rsid w:val="0097563D"/>
    <w:rsid w:val="00975846"/>
    <w:rsid w:val="00975E10"/>
    <w:rsid w:val="00975E4F"/>
    <w:rsid w:val="00976242"/>
    <w:rsid w:val="0097659A"/>
    <w:rsid w:val="00976790"/>
    <w:rsid w:val="00976C6F"/>
    <w:rsid w:val="00977BA2"/>
    <w:rsid w:val="0098025F"/>
    <w:rsid w:val="0098050C"/>
    <w:rsid w:val="009808E1"/>
    <w:rsid w:val="009808F2"/>
    <w:rsid w:val="00981962"/>
    <w:rsid w:val="00981C3E"/>
    <w:rsid w:val="00982A2D"/>
    <w:rsid w:val="00983698"/>
    <w:rsid w:val="00983FAD"/>
    <w:rsid w:val="00984A4C"/>
    <w:rsid w:val="00985CEF"/>
    <w:rsid w:val="009864B6"/>
    <w:rsid w:val="009868D3"/>
    <w:rsid w:val="00986A29"/>
    <w:rsid w:val="00986D2F"/>
    <w:rsid w:val="00987410"/>
    <w:rsid w:val="0098746B"/>
    <w:rsid w:val="00987BEC"/>
    <w:rsid w:val="00987F2A"/>
    <w:rsid w:val="009903CB"/>
    <w:rsid w:val="00990A29"/>
    <w:rsid w:val="00990DD1"/>
    <w:rsid w:val="00990DD6"/>
    <w:rsid w:val="009914EA"/>
    <w:rsid w:val="009927F6"/>
    <w:rsid w:val="009931F0"/>
    <w:rsid w:val="00993302"/>
    <w:rsid w:val="00993434"/>
    <w:rsid w:val="009938B8"/>
    <w:rsid w:val="00994BB2"/>
    <w:rsid w:val="009974BA"/>
    <w:rsid w:val="009A0040"/>
    <w:rsid w:val="009A0E07"/>
    <w:rsid w:val="009A108D"/>
    <w:rsid w:val="009A2041"/>
    <w:rsid w:val="009A23E9"/>
    <w:rsid w:val="009A2709"/>
    <w:rsid w:val="009A2AD3"/>
    <w:rsid w:val="009A2F1E"/>
    <w:rsid w:val="009A32B0"/>
    <w:rsid w:val="009A33E2"/>
    <w:rsid w:val="009A36A0"/>
    <w:rsid w:val="009A39E6"/>
    <w:rsid w:val="009A47BC"/>
    <w:rsid w:val="009A4F44"/>
    <w:rsid w:val="009A5217"/>
    <w:rsid w:val="009A534C"/>
    <w:rsid w:val="009A6F25"/>
    <w:rsid w:val="009A77EA"/>
    <w:rsid w:val="009B1094"/>
    <w:rsid w:val="009B1DED"/>
    <w:rsid w:val="009B2440"/>
    <w:rsid w:val="009B2793"/>
    <w:rsid w:val="009B4782"/>
    <w:rsid w:val="009B49D3"/>
    <w:rsid w:val="009B4D11"/>
    <w:rsid w:val="009B4F0B"/>
    <w:rsid w:val="009B5143"/>
    <w:rsid w:val="009B5AF2"/>
    <w:rsid w:val="009B6472"/>
    <w:rsid w:val="009B709B"/>
    <w:rsid w:val="009B7FFA"/>
    <w:rsid w:val="009C06EE"/>
    <w:rsid w:val="009C0971"/>
    <w:rsid w:val="009C199D"/>
    <w:rsid w:val="009C1E83"/>
    <w:rsid w:val="009C2176"/>
    <w:rsid w:val="009C270F"/>
    <w:rsid w:val="009C31B3"/>
    <w:rsid w:val="009C38F9"/>
    <w:rsid w:val="009C4308"/>
    <w:rsid w:val="009C48AA"/>
    <w:rsid w:val="009C4940"/>
    <w:rsid w:val="009C4A29"/>
    <w:rsid w:val="009C5803"/>
    <w:rsid w:val="009C5F48"/>
    <w:rsid w:val="009C61EB"/>
    <w:rsid w:val="009C6ACE"/>
    <w:rsid w:val="009C6B51"/>
    <w:rsid w:val="009C6D30"/>
    <w:rsid w:val="009C6F5B"/>
    <w:rsid w:val="009D02EC"/>
    <w:rsid w:val="009D068A"/>
    <w:rsid w:val="009D0951"/>
    <w:rsid w:val="009D15B9"/>
    <w:rsid w:val="009D193A"/>
    <w:rsid w:val="009D1FEA"/>
    <w:rsid w:val="009D3274"/>
    <w:rsid w:val="009D467D"/>
    <w:rsid w:val="009D4E35"/>
    <w:rsid w:val="009D5C5E"/>
    <w:rsid w:val="009D5C96"/>
    <w:rsid w:val="009D6080"/>
    <w:rsid w:val="009D688E"/>
    <w:rsid w:val="009D6B3D"/>
    <w:rsid w:val="009D79B6"/>
    <w:rsid w:val="009D7BEC"/>
    <w:rsid w:val="009E2C73"/>
    <w:rsid w:val="009E33B7"/>
    <w:rsid w:val="009E385B"/>
    <w:rsid w:val="009E481E"/>
    <w:rsid w:val="009E5023"/>
    <w:rsid w:val="009E577A"/>
    <w:rsid w:val="009E5FA2"/>
    <w:rsid w:val="009E602A"/>
    <w:rsid w:val="009E69F4"/>
    <w:rsid w:val="009E7646"/>
    <w:rsid w:val="009F0722"/>
    <w:rsid w:val="009F0D80"/>
    <w:rsid w:val="009F1134"/>
    <w:rsid w:val="009F132E"/>
    <w:rsid w:val="009F13F1"/>
    <w:rsid w:val="009F1F4D"/>
    <w:rsid w:val="009F2013"/>
    <w:rsid w:val="009F2BEA"/>
    <w:rsid w:val="009F2C88"/>
    <w:rsid w:val="009F3A9E"/>
    <w:rsid w:val="009F4DDC"/>
    <w:rsid w:val="009F5CC5"/>
    <w:rsid w:val="009F66FF"/>
    <w:rsid w:val="009F6AB8"/>
    <w:rsid w:val="009F6D7E"/>
    <w:rsid w:val="009F6DBC"/>
    <w:rsid w:val="00A00038"/>
    <w:rsid w:val="00A0117B"/>
    <w:rsid w:val="00A01579"/>
    <w:rsid w:val="00A0177C"/>
    <w:rsid w:val="00A02BEF"/>
    <w:rsid w:val="00A0307A"/>
    <w:rsid w:val="00A0313D"/>
    <w:rsid w:val="00A0480D"/>
    <w:rsid w:val="00A04EE1"/>
    <w:rsid w:val="00A05A0A"/>
    <w:rsid w:val="00A05C40"/>
    <w:rsid w:val="00A061A1"/>
    <w:rsid w:val="00A070F9"/>
    <w:rsid w:val="00A073DD"/>
    <w:rsid w:val="00A07921"/>
    <w:rsid w:val="00A07C4B"/>
    <w:rsid w:val="00A07D6E"/>
    <w:rsid w:val="00A07EA6"/>
    <w:rsid w:val="00A107F3"/>
    <w:rsid w:val="00A1135A"/>
    <w:rsid w:val="00A115EE"/>
    <w:rsid w:val="00A11685"/>
    <w:rsid w:val="00A124C8"/>
    <w:rsid w:val="00A12F50"/>
    <w:rsid w:val="00A13665"/>
    <w:rsid w:val="00A138EE"/>
    <w:rsid w:val="00A13F00"/>
    <w:rsid w:val="00A14097"/>
    <w:rsid w:val="00A1436F"/>
    <w:rsid w:val="00A14931"/>
    <w:rsid w:val="00A1515C"/>
    <w:rsid w:val="00A157DB"/>
    <w:rsid w:val="00A15AE6"/>
    <w:rsid w:val="00A173D9"/>
    <w:rsid w:val="00A17728"/>
    <w:rsid w:val="00A179D9"/>
    <w:rsid w:val="00A17A1A"/>
    <w:rsid w:val="00A17BD2"/>
    <w:rsid w:val="00A201DF"/>
    <w:rsid w:val="00A205B6"/>
    <w:rsid w:val="00A20761"/>
    <w:rsid w:val="00A20872"/>
    <w:rsid w:val="00A209C1"/>
    <w:rsid w:val="00A20AFD"/>
    <w:rsid w:val="00A210C4"/>
    <w:rsid w:val="00A2135F"/>
    <w:rsid w:val="00A21B55"/>
    <w:rsid w:val="00A21F9F"/>
    <w:rsid w:val="00A22191"/>
    <w:rsid w:val="00A2245F"/>
    <w:rsid w:val="00A24BAA"/>
    <w:rsid w:val="00A24C40"/>
    <w:rsid w:val="00A2505D"/>
    <w:rsid w:val="00A25A31"/>
    <w:rsid w:val="00A26342"/>
    <w:rsid w:val="00A2655A"/>
    <w:rsid w:val="00A26C73"/>
    <w:rsid w:val="00A3052A"/>
    <w:rsid w:val="00A30A6C"/>
    <w:rsid w:val="00A30A91"/>
    <w:rsid w:val="00A30AF6"/>
    <w:rsid w:val="00A30DA7"/>
    <w:rsid w:val="00A315D7"/>
    <w:rsid w:val="00A322E6"/>
    <w:rsid w:val="00A324E3"/>
    <w:rsid w:val="00A32AC2"/>
    <w:rsid w:val="00A32E97"/>
    <w:rsid w:val="00A3317B"/>
    <w:rsid w:val="00A3351F"/>
    <w:rsid w:val="00A33B68"/>
    <w:rsid w:val="00A342D5"/>
    <w:rsid w:val="00A34B59"/>
    <w:rsid w:val="00A34B6F"/>
    <w:rsid w:val="00A35A57"/>
    <w:rsid w:val="00A35BAB"/>
    <w:rsid w:val="00A35C85"/>
    <w:rsid w:val="00A3624B"/>
    <w:rsid w:val="00A400FC"/>
    <w:rsid w:val="00A40B37"/>
    <w:rsid w:val="00A41DC8"/>
    <w:rsid w:val="00A41E4E"/>
    <w:rsid w:val="00A42418"/>
    <w:rsid w:val="00A426AE"/>
    <w:rsid w:val="00A42E33"/>
    <w:rsid w:val="00A42FC6"/>
    <w:rsid w:val="00A43788"/>
    <w:rsid w:val="00A438BF"/>
    <w:rsid w:val="00A44B8D"/>
    <w:rsid w:val="00A45FA5"/>
    <w:rsid w:val="00A46816"/>
    <w:rsid w:val="00A46957"/>
    <w:rsid w:val="00A47687"/>
    <w:rsid w:val="00A4771A"/>
    <w:rsid w:val="00A50271"/>
    <w:rsid w:val="00A5099A"/>
    <w:rsid w:val="00A51489"/>
    <w:rsid w:val="00A51A74"/>
    <w:rsid w:val="00A524CA"/>
    <w:rsid w:val="00A53229"/>
    <w:rsid w:val="00A53EBB"/>
    <w:rsid w:val="00A540D3"/>
    <w:rsid w:val="00A542CB"/>
    <w:rsid w:val="00A5475E"/>
    <w:rsid w:val="00A54B92"/>
    <w:rsid w:val="00A55424"/>
    <w:rsid w:val="00A561F9"/>
    <w:rsid w:val="00A56C0D"/>
    <w:rsid w:val="00A57777"/>
    <w:rsid w:val="00A6017B"/>
    <w:rsid w:val="00A6040A"/>
    <w:rsid w:val="00A612E4"/>
    <w:rsid w:val="00A617E9"/>
    <w:rsid w:val="00A61F11"/>
    <w:rsid w:val="00A623DE"/>
    <w:rsid w:val="00A6310F"/>
    <w:rsid w:val="00A63511"/>
    <w:rsid w:val="00A63E01"/>
    <w:rsid w:val="00A64787"/>
    <w:rsid w:val="00A650E7"/>
    <w:rsid w:val="00A65E99"/>
    <w:rsid w:val="00A65F10"/>
    <w:rsid w:val="00A66A49"/>
    <w:rsid w:val="00A66EA3"/>
    <w:rsid w:val="00A67402"/>
    <w:rsid w:val="00A67FF6"/>
    <w:rsid w:val="00A70835"/>
    <w:rsid w:val="00A70915"/>
    <w:rsid w:val="00A72454"/>
    <w:rsid w:val="00A73446"/>
    <w:rsid w:val="00A739C7"/>
    <w:rsid w:val="00A73F67"/>
    <w:rsid w:val="00A74A1D"/>
    <w:rsid w:val="00A74A40"/>
    <w:rsid w:val="00A750F8"/>
    <w:rsid w:val="00A7620B"/>
    <w:rsid w:val="00A7654D"/>
    <w:rsid w:val="00A76C45"/>
    <w:rsid w:val="00A76D1E"/>
    <w:rsid w:val="00A774A3"/>
    <w:rsid w:val="00A77504"/>
    <w:rsid w:val="00A806BA"/>
    <w:rsid w:val="00A80C5E"/>
    <w:rsid w:val="00A82556"/>
    <w:rsid w:val="00A82AD5"/>
    <w:rsid w:val="00A82C10"/>
    <w:rsid w:val="00A82F67"/>
    <w:rsid w:val="00A839AB"/>
    <w:rsid w:val="00A83DA9"/>
    <w:rsid w:val="00A840F5"/>
    <w:rsid w:val="00A84706"/>
    <w:rsid w:val="00A8479D"/>
    <w:rsid w:val="00A84A61"/>
    <w:rsid w:val="00A84AE0"/>
    <w:rsid w:val="00A84DEE"/>
    <w:rsid w:val="00A85281"/>
    <w:rsid w:val="00A85A7B"/>
    <w:rsid w:val="00A86AFD"/>
    <w:rsid w:val="00A86AFE"/>
    <w:rsid w:val="00A87423"/>
    <w:rsid w:val="00A87627"/>
    <w:rsid w:val="00A87B6D"/>
    <w:rsid w:val="00A90470"/>
    <w:rsid w:val="00A907BD"/>
    <w:rsid w:val="00A908EA"/>
    <w:rsid w:val="00A909A8"/>
    <w:rsid w:val="00A90E4C"/>
    <w:rsid w:val="00A913A0"/>
    <w:rsid w:val="00A916FE"/>
    <w:rsid w:val="00A91AA2"/>
    <w:rsid w:val="00A92BAE"/>
    <w:rsid w:val="00A94210"/>
    <w:rsid w:val="00A94B7A"/>
    <w:rsid w:val="00A956EA"/>
    <w:rsid w:val="00A95B4E"/>
    <w:rsid w:val="00A95DAD"/>
    <w:rsid w:val="00A973CB"/>
    <w:rsid w:val="00AA013C"/>
    <w:rsid w:val="00AA0A3F"/>
    <w:rsid w:val="00AA352C"/>
    <w:rsid w:val="00AA370E"/>
    <w:rsid w:val="00AA3C0E"/>
    <w:rsid w:val="00AA46BF"/>
    <w:rsid w:val="00AA49A7"/>
    <w:rsid w:val="00AA50BA"/>
    <w:rsid w:val="00AA53F7"/>
    <w:rsid w:val="00AA5DAE"/>
    <w:rsid w:val="00AA6A02"/>
    <w:rsid w:val="00AA6D06"/>
    <w:rsid w:val="00AA7367"/>
    <w:rsid w:val="00AA738B"/>
    <w:rsid w:val="00AA78E3"/>
    <w:rsid w:val="00AA7C09"/>
    <w:rsid w:val="00AB13EF"/>
    <w:rsid w:val="00AB2272"/>
    <w:rsid w:val="00AB31C8"/>
    <w:rsid w:val="00AB3401"/>
    <w:rsid w:val="00AB3653"/>
    <w:rsid w:val="00AB3EB7"/>
    <w:rsid w:val="00AB4207"/>
    <w:rsid w:val="00AB43F7"/>
    <w:rsid w:val="00AB4604"/>
    <w:rsid w:val="00AB46EE"/>
    <w:rsid w:val="00AB5108"/>
    <w:rsid w:val="00AB53C7"/>
    <w:rsid w:val="00AB5C2C"/>
    <w:rsid w:val="00AB5D25"/>
    <w:rsid w:val="00AB7179"/>
    <w:rsid w:val="00AC0141"/>
    <w:rsid w:val="00AC0B24"/>
    <w:rsid w:val="00AC1484"/>
    <w:rsid w:val="00AC15CA"/>
    <w:rsid w:val="00AC182C"/>
    <w:rsid w:val="00AC1EAC"/>
    <w:rsid w:val="00AC1EB8"/>
    <w:rsid w:val="00AC29C8"/>
    <w:rsid w:val="00AC2FD3"/>
    <w:rsid w:val="00AC336F"/>
    <w:rsid w:val="00AC369B"/>
    <w:rsid w:val="00AC36E8"/>
    <w:rsid w:val="00AC4719"/>
    <w:rsid w:val="00AC4771"/>
    <w:rsid w:val="00AC478C"/>
    <w:rsid w:val="00AC48C0"/>
    <w:rsid w:val="00AC4DB8"/>
    <w:rsid w:val="00AC55F6"/>
    <w:rsid w:val="00AC5FFC"/>
    <w:rsid w:val="00AC603E"/>
    <w:rsid w:val="00AC7732"/>
    <w:rsid w:val="00AC7863"/>
    <w:rsid w:val="00AD0139"/>
    <w:rsid w:val="00AD0430"/>
    <w:rsid w:val="00AD0CD3"/>
    <w:rsid w:val="00AD19D8"/>
    <w:rsid w:val="00AD22AA"/>
    <w:rsid w:val="00AD22DE"/>
    <w:rsid w:val="00AD24DB"/>
    <w:rsid w:val="00AD2BD6"/>
    <w:rsid w:val="00AD2D3C"/>
    <w:rsid w:val="00AD3573"/>
    <w:rsid w:val="00AD3ADD"/>
    <w:rsid w:val="00AD3D1F"/>
    <w:rsid w:val="00AD47AD"/>
    <w:rsid w:val="00AD5137"/>
    <w:rsid w:val="00AD51AA"/>
    <w:rsid w:val="00AD535C"/>
    <w:rsid w:val="00AD5CEE"/>
    <w:rsid w:val="00AD5D62"/>
    <w:rsid w:val="00AD6047"/>
    <w:rsid w:val="00AD6100"/>
    <w:rsid w:val="00AD72C6"/>
    <w:rsid w:val="00AD72F4"/>
    <w:rsid w:val="00AD7EC8"/>
    <w:rsid w:val="00AE008C"/>
    <w:rsid w:val="00AE0635"/>
    <w:rsid w:val="00AE08BA"/>
    <w:rsid w:val="00AE0E06"/>
    <w:rsid w:val="00AE1207"/>
    <w:rsid w:val="00AE14CC"/>
    <w:rsid w:val="00AE1C45"/>
    <w:rsid w:val="00AE22DE"/>
    <w:rsid w:val="00AE2442"/>
    <w:rsid w:val="00AE2F81"/>
    <w:rsid w:val="00AE3DA3"/>
    <w:rsid w:val="00AE436E"/>
    <w:rsid w:val="00AE47CD"/>
    <w:rsid w:val="00AE4926"/>
    <w:rsid w:val="00AE4D45"/>
    <w:rsid w:val="00AE4FB8"/>
    <w:rsid w:val="00AE50F9"/>
    <w:rsid w:val="00AE5260"/>
    <w:rsid w:val="00AE5DF2"/>
    <w:rsid w:val="00AE796F"/>
    <w:rsid w:val="00AE7CC2"/>
    <w:rsid w:val="00AE7FF2"/>
    <w:rsid w:val="00AF0A6A"/>
    <w:rsid w:val="00AF0D05"/>
    <w:rsid w:val="00AF0D2D"/>
    <w:rsid w:val="00AF0FDF"/>
    <w:rsid w:val="00AF22B4"/>
    <w:rsid w:val="00AF233F"/>
    <w:rsid w:val="00AF3139"/>
    <w:rsid w:val="00AF32DD"/>
    <w:rsid w:val="00AF375F"/>
    <w:rsid w:val="00AF4365"/>
    <w:rsid w:val="00AF4970"/>
    <w:rsid w:val="00AF4B3F"/>
    <w:rsid w:val="00AF4D3E"/>
    <w:rsid w:val="00AF5222"/>
    <w:rsid w:val="00AF5A3E"/>
    <w:rsid w:val="00AF6795"/>
    <w:rsid w:val="00AF7D7E"/>
    <w:rsid w:val="00AF7EA6"/>
    <w:rsid w:val="00B0099B"/>
    <w:rsid w:val="00B009A5"/>
    <w:rsid w:val="00B0218D"/>
    <w:rsid w:val="00B0310F"/>
    <w:rsid w:val="00B03120"/>
    <w:rsid w:val="00B03B63"/>
    <w:rsid w:val="00B04096"/>
    <w:rsid w:val="00B04A64"/>
    <w:rsid w:val="00B04E7C"/>
    <w:rsid w:val="00B052FE"/>
    <w:rsid w:val="00B05301"/>
    <w:rsid w:val="00B06F4D"/>
    <w:rsid w:val="00B0753A"/>
    <w:rsid w:val="00B10778"/>
    <w:rsid w:val="00B10FCF"/>
    <w:rsid w:val="00B11093"/>
    <w:rsid w:val="00B11591"/>
    <w:rsid w:val="00B118AD"/>
    <w:rsid w:val="00B118F3"/>
    <w:rsid w:val="00B1239B"/>
    <w:rsid w:val="00B12A26"/>
    <w:rsid w:val="00B12FB9"/>
    <w:rsid w:val="00B13C1D"/>
    <w:rsid w:val="00B140F3"/>
    <w:rsid w:val="00B1450B"/>
    <w:rsid w:val="00B1475C"/>
    <w:rsid w:val="00B158B7"/>
    <w:rsid w:val="00B15A34"/>
    <w:rsid w:val="00B16990"/>
    <w:rsid w:val="00B16FA4"/>
    <w:rsid w:val="00B177FA"/>
    <w:rsid w:val="00B17919"/>
    <w:rsid w:val="00B17A19"/>
    <w:rsid w:val="00B17A3E"/>
    <w:rsid w:val="00B2108E"/>
    <w:rsid w:val="00B220B7"/>
    <w:rsid w:val="00B22618"/>
    <w:rsid w:val="00B22E4C"/>
    <w:rsid w:val="00B2380F"/>
    <w:rsid w:val="00B23813"/>
    <w:rsid w:val="00B2458F"/>
    <w:rsid w:val="00B24B96"/>
    <w:rsid w:val="00B25193"/>
    <w:rsid w:val="00B252B9"/>
    <w:rsid w:val="00B25818"/>
    <w:rsid w:val="00B25CE3"/>
    <w:rsid w:val="00B25D74"/>
    <w:rsid w:val="00B27EC3"/>
    <w:rsid w:val="00B30047"/>
    <w:rsid w:val="00B312F4"/>
    <w:rsid w:val="00B3146B"/>
    <w:rsid w:val="00B32C4D"/>
    <w:rsid w:val="00B32E27"/>
    <w:rsid w:val="00B33922"/>
    <w:rsid w:val="00B350EC"/>
    <w:rsid w:val="00B357AD"/>
    <w:rsid w:val="00B35985"/>
    <w:rsid w:val="00B36040"/>
    <w:rsid w:val="00B37390"/>
    <w:rsid w:val="00B401F9"/>
    <w:rsid w:val="00B4092D"/>
    <w:rsid w:val="00B40FD3"/>
    <w:rsid w:val="00B43094"/>
    <w:rsid w:val="00B43219"/>
    <w:rsid w:val="00B447C7"/>
    <w:rsid w:val="00B4496A"/>
    <w:rsid w:val="00B45006"/>
    <w:rsid w:val="00B45E50"/>
    <w:rsid w:val="00B460E9"/>
    <w:rsid w:val="00B4637A"/>
    <w:rsid w:val="00B46DEC"/>
    <w:rsid w:val="00B46FC1"/>
    <w:rsid w:val="00B47164"/>
    <w:rsid w:val="00B47971"/>
    <w:rsid w:val="00B47A26"/>
    <w:rsid w:val="00B47DF9"/>
    <w:rsid w:val="00B504A1"/>
    <w:rsid w:val="00B5059D"/>
    <w:rsid w:val="00B5083F"/>
    <w:rsid w:val="00B52726"/>
    <w:rsid w:val="00B52D03"/>
    <w:rsid w:val="00B53DC3"/>
    <w:rsid w:val="00B54643"/>
    <w:rsid w:val="00B54C98"/>
    <w:rsid w:val="00B55069"/>
    <w:rsid w:val="00B55524"/>
    <w:rsid w:val="00B55CF1"/>
    <w:rsid w:val="00B55D86"/>
    <w:rsid w:val="00B55E1D"/>
    <w:rsid w:val="00B571B5"/>
    <w:rsid w:val="00B575A5"/>
    <w:rsid w:val="00B600D2"/>
    <w:rsid w:val="00B6107D"/>
    <w:rsid w:val="00B61323"/>
    <w:rsid w:val="00B61F03"/>
    <w:rsid w:val="00B623FF"/>
    <w:rsid w:val="00B62553"/>
    <w:rsid w:val="00B627E2"/>
    <w:rsid w:val="00B62D8B"/>
    <w:rsid w:val="00B62F46"/>
    <w:rsid w:val="00B63E67"/>
    <w:rsid w:val="00B63ED6"/>
    <w:rsid w:val="00B64117"/>
    <w:rsid w:val="00B644FB"/>
    <w:rsid w:val="00B64CEB"/>
    <w:rsid w:val="00B6560A"/>
    <w:rsid w:val="00B6654F"/>
    <w:rsid w:val="00B6677B"/>
    <w:rsid w:val="00B66ED7"/>
    <w:rsid w:val="00B66FAB"/>
    <w:rsid w:val="00B671F4"/>
    <w:rsid w:val="00B6753A"/>
    <w:rsid w:val="00B67590"/>
    <w:rsid w:val="00B67CA2"/>
    <w:rsid w:val="00B67F82"/>
    <w:rsid w:val="00B7016B"/>
    <w:rsid w:val="00B70404"/>
    <w:rsid w:val="00B70B8D"/>
    <w:rsid w:val="00B71394"/>
    <w:rsid w:val="00B713D7"/>
    <w:rsid w:val="00B71552"/>
    <w:rsid w:val="00B7178B"/>
    <w:rsid w:val="00B719B9"/>
    <w:rsid w:val="00B71A30"/>
    <w:rsid w:val="00B721F8"/>
    <w:rsid w:val="00B72A35"/>
    <w:rsid w:val="00B72AAE"/>
    <w:rsid w:val="00B72AE2"/>
    <w:rsid w:val="00B72E1F"/>
    <w:rsid w:val="00B7322F"/>
    <w:rsid w:val="00B7358E"/>
    <w:rsid w:val="00B751BA"/>
    <w:rsid w:val="00B768D0"/>
    <w:rsid w:val="00B769E5"/>
    <w:rsid w:val="00B77C04"/>
    <w:rsid w:val="00B803FA"/>
    <w:rsid w:val="00B80577"/>
    <w:rsid w:val="00B805ED"/>
    <w:rsid w:val="00B8070A"/>
    <w:rsid w:val="00B813A8"/>
    <w:rsid w:val="00B81AC4"/>
    <w:rsid w:val="00B820B0"/>
    <w:rsid w:val="00B82525"/>
    <w:rsid w:val="00B82738"/>
    <w:rsid w:val="00B8320C"/>
    <w:rsid w:val="00B832D1"/>
    <w:rsid w:val="00B83E3A"/>
    <w:rsid w:val="00B853E7"/>
    <w:rsid w:val="00B85B36"/>
    <w:rsid w:val="00B85E0B"/>
    <w:rsid w:val="00B8646B"/>
    <w:rsid w:val="00B872B3"/>
    <w:rsid w:val="00B87FB7"/>
    <w:rsid w:val="00B90901"/>
    <w:rsid w:val="00B9099E"/>
    <w:rsid w:val="00B91110"/>
    <w:rsid w:val="00B912BF"/>
    <w:rsid w:val="00B9161F"/>
    <w:rsid w:val="00B91A21"/>
    <w:rsid w:val="00B91B2A"/>
    <w:rsid w:val="00B926AC"/>
    <w:rsid w:val="00B92C19"/>
    <w:rsid w:val="00B92CA0"/>
    <w:rsid w:val="00B92DE3"/>
    <w:rsid w:val="00B93B6D"/>
    <w:rsid w:val="00B93C46"/>
    <w:rsid w:val="00B942BD"/>
    <w:rsid w:val="00B953D1"/>
    <w:rsid w:val="00B95A60"/>
    <w:rsid w:val="00B95F23"/>
    <w:rsid w:val="00B9624B"/>
    <w:rsid w:val="00B9647D"/>
    <w:rsid w:val="00B9659E"/>
    <w:rsid w:val="00B968B8"/>
    <w:rsid w:val="00B96B05"/>
    <w:rsid w:val="00B96EFB"/>
    <w:rsid w:val="00B97020"/>
    <w:rsid w:val="00B97546"/>
    <w:rsid w:val="00B97D37"/>
    <w:rsid w:val="00B97E5B"/>
    <w:rsid w:val="00BA025F"/>
    <w:rsid w:val="00BA0971"/>
    <w:rsid w:val="00BA116C"/>
    <w:rsid w:val="00BA174B"/>
    <w:rsid w:val="00BA1B86"/>
    <w:rsid w:val="00BA240D"/>
    <w:rsid w:val="00BA358C"/>
    <w:rsid w:val="00BA3655"/>
    <w:rsid w:val="00BA391F"/>
    <w:rsid w:val="00BA42FC"/>
    <w:rsid w:val="00BA44C2"/>
    <w:rsid w:val="00BA4547"/>
    <w:rsid w:val="00BA4E30"/>
    <w:rsid w:val="00BA57EA"/>
    <w:rsid w:val="00BA691A"/>
    <w:rsid w:val="00BA7371"/>
    <w:rsid w:val="00BA74D1"/>
    <w:rsid w:val="00BB08E3"/>
    <w:rsid w:val="00BB1357"/>
    <w:rsid w:val="00BB156D"/>
    <w:rsid w:val="00BB1748"/>
    <w:rsid w:val="00BB1DF9"/>
    <w:rsid w:val="00BB3928"/>
    <w:rsid w:val="00BB3CD5"/>
    <w:rsid w:val="00BB488B"/>
    <w:rsid w:val="00BB498F"/>
    <w:rsid w:val="00BB4AD0"/>
    <w:rsid w:val="00BB551E"/>
    <w:rsid w:val="00BB5864"/>
    <w:rsid w:val="00BB5F85"/>
    <w:rsid w:val="00BB6632"/>
    <w:rsid w:val="00BB6BF1"/>
    <w:rsid w:val="00BB7171"/>
    <w:rsid w:val="00BB783F"/>
    <w:rsid w:val="00BB7DBC"/>
    <w:rsid w:val="00BC0C48"/>
    <w:rsid w:val="00BC0DD9"/>
    <w:rsid w:val="00BC1506"/>
    <w:rsid w:val="00BC1C32"/>
    <w:rsid w:val="00BC2551"/>
    <w:rsid w:val="00BC271D"/>
    <w:rsid w:val="00BC33BD"/>
    <w:rsid w:val="00BC3E78"/>
    <w:rsid w:val="00BC3F73"/>
    <w:rsid w:val="00BC41D4"/>
    <w:rsid w:val="00BC4367"/>
    <w:rsid w:val="00BC43C4"/>
    <w:rsid w:val="00BC45AE"/>
    <w:rsid w:val="00BC51EF"/>
    <w:rsid w:val="00BC5244"/>
    <w:rsid w:val="00BC540B"/>
    <w:rsid w:val="00BC5623"/>
    <w:rsid w:val="00BC5D17"/>
    <w:rsid w:val="00BC606F"/>
    <w:rsid w:val="00BC694D"/>
    <w:rsid w:val="00BC6E07"/>
    <w:rsid w:val="00BC7491"/>
    <w:rsid w:val="00BC7626"/>
    <w:rsid w:val="00BC7670"/>
    <w:rsid w:val="00BC76FB"/>
    <w:rsid w:val="00BD0938"/>
    <w:rsid w:val="00BD0E94"/>
    <w:rsid w:val="00BD101F"/>
    <w:rsid w:val="00BD1DE5"/>
    <w:rsid w:val="00BD2E34"/>
    <w:rsid w:val="00BD2F6E"/>
    <w:rsid w:val="00BD36FC"/>
    <w:rsid w:val="00BD38E1"/>
    <w:rsid w:val="00BD3B4B"/>
    <w:rsid w:val="00BD4603"/>
    <w:rsid w:val="00BD50C5"/>
    <w:rsid w:val="00BD5D9F"/>
    <w:rsid w:val="00BD61AE"/>
    <w:rsid w:val="00BD6FEB"/>
    <w:rsid w:val="00BD741B"/>
    <w:rsid w:val="00BD78F4"/>
    <w:rsid w:val="00BD7C23"/>
    <w:rsid w:val="00BE0590"/>
    <w:rsid w:val="00BE0BD3"/>
    <w:rsid w:val="00BE0FEB"/>
    <w:rsid w:val="00BE12BB"/>
    <w:rsid w:val="00BE1773"/>
    <w:rsid w:val="00BE1D02"/>
    <w:rsid w:val="00BE22EB"/>
    <w:rsid w:val="00BE2DCD"/>
    <w:rsid w:val="00BE3195"/>
    <w:rsid w:val="00BE34D7"/>
    <w:rsid w:val="00BE3AE4"/>
    <w:rsid w:val="00BE4CE7"/>
    <w:rsid w:val="00BE4F72"/>
    <w:rsid w:val="00BE5005"/>
    <w:rsid w:val="00BE57FD"/>
    <w:rsid w:val="00BE5E90"/>
    <w:rsid w:val="00BE6525"/>
    <w:rsid w:val="00BE69C2"/>
    <w:rsid w:val="00BE69F7"/>
    <w:rsid w:val="00BE6A62"/>
    <w:rsid w:val="00BE7685"/>
    <w:rsid w:val="00BF0648"/>
    <w:rsid w:val="00BF08C5"/>
    <w:rsid w:val="00BF13DD"/>
    <w:rsid w:val="00BF2588"/>
    <w:rsid w:val="00BF27E0"/>
    <w:rsid w:val="00BF2937"/>
    <w:rsid w:val="00BF2C7A"/>
    <w:rsid w:val="00BF30FF"/>
    <w:rsid w:val="00BF310A"/>
    <w:rsid w:val="00BF3EAA"/>
    <w:rsid w:val="00BF42E5"/>
    <w:rsid w:val="00BF4466"/>
    <w:rsid w:val="00BF5BEB"/>
    <w:rsid w:val="00BF5FAF"/>
    <w:rsid w:val="00BF65E2"/>
    <w:rsid w:val="00BF681E"/>
    <w:rsid w:val="00BF6A06"/>
    <w:rsid w:val="00BF7523"/>
    <w:rsid w:val="00BF76BD"/>
    <w:rsid w:val="00C002C7"/>
    <w:rsid w:val="00C0103F"/>
    <w:rsid w:val="00C015AD"/>
    <w:rsid w:val="00C016AE"/>
    <w:rsid w:val="00C01F89"/>
    <w:rsid w:val="00C02E78"/>
    <w:rsid w:val="00C03D45"/>
    <w:rsid w:val="00C043F2"/>
    <w:rsid w:val="00C044B0"/>
    <w:rsid w:val="00C051AD"/>
    <w:rsid w:val="00C059C3"/>
    <w:rsid w:val="00C05A7A"/>
    <w:rsid w:val="00C05B5D"/>
    <w:rsid w:val="00C06973"/>
    <w:rsid w:val="00C0702E"/>
    <w:rsid w:val="00C073B4"/>
    <w:rsid w:val="00C076F8"/>
    <w:rsid w:val="00C07C4C"/>
    <w:rsid w:val="00C1027E"/>
    <w:rsid w:val="00C10A9B"/>
    <w:rsid w:val="00C119E6"/>
    <w:rsid w:val="00C12424"/>
    <w:rsid w:val="00C13618"/>
    <w:rsid w:val="00C13B00"/>
    <w:rsid w:val="00C14114"/>
    <w:rsid w:val="00C15CDB"/>
    <w:rsid w:val="00C1627A"/>
    <w:rsid w:val="00C1627E"/>
    <w:rsid w:val="00C168B0"/>
    <w:rsid w:val="00C1759D"/>
    <w:rsid w:val="00C2021C"/>
    <w:rsid w:val="00C20411"/>
    <w:rsid w:val="00C20425"/>
    <w:rsid w:val="00C20C08"/>
    <w:rsid w:val="00C2117D"/>
    <w:rsid w:val="00C21558"/>
    <w:rsid w:val="00C219F8"/>
    <w:rsid w:val="00C222C5"/>
    <w:rsid w:val="00C22CE5"/>
    <w:rsid w:val="00C22F94"/>
    <w:rsid w:val="00C24003"/>
    <w:rsid w:val="00C24D5E"/>
    <w:rsid w:val="00C259BB"/>
    <w:rsid w:val="00C2633E"/>
    <w:rsid w:val="00C26583"/>
    <w:rsid w:val="00C26CF4"/>
    <w:rsid w:val="00C27505"/>
    <w:rsid w:val="00C30C23"/>
    <w:rsid w:val="00C31503"/>
    <w:rsid w:val="00C31AA8"/>
    <w:rsid w:val="00C32A4F"/>
    <w:rsid w:val="00C33157"/>
    <w:rsid w:val="00C33E74"/>
    <w:rsid w:val="00C33FD4"/>
    <w:rsid w:val="00C3424A"/>
    <w:rsid w:val="00C3434B"/>
    <w:rsid w:val="00C34460"/>
    <w:rsid w:val="00C35205"/>
    <w:rsid w:val="00C35BC5"/>
    <w:rsid w:val="00C35D2F"/>
    <w:rsid w:val="00C36B44"/>
    <w:rsid w:val="00C36DE0"/>
    <w:rsid w:val="00C4045B"/>
    <w:rsid w:val="00C41056"/>
    <w:rsid w:val="00C41375"/>
    <w:rsid w:val="00C41B24"/>
    <w:rsid w:val="00C41D5D"/>
    <w:rsid w:val="00C41E08"/>
    <w:rsid w:val="00C420F8"/>
    <w:rsid w:val="00C42177"/>
    <w:rsid w:val="00C42CC0"/>
    <w:rsid w:val="00C42ED0"/>
    <w:rsid w:val="00C438EA"/>
    <w:rsid w:val="00C44D05"/>
    <w:rsid w:val="00C451D1"/>
    <w:rsid w:val="00C45A15"/>
    <w:rsid w:val="00C45CB4"/>
    <w:rsid w:val="00C46BCE"/>
    <w:rsid w:val="00C47A33"/>
    <w:rsid w:val="00C47D5B"/>
    <w:rsid w:val="00C47E55"/>
    <w:rsid w:val="00C50F0E"/>
    <w:rsid w:val="00C515B6"/>
    <w:rsid w:val="00C51A14"/>
    <w:rsid w:val="00C51B22"/>
    <w:rsid w:val="00C523AE"/>
    <w:rsid w:val="00C52654"/>
    <w:rsid w:val="00C538F9"/>
    <w:rsid w:val="00C53CD2"/>
    <w:rsid w:val="00C5479F"/>
    <w:rsid w:val="00C55431"/>
    <w:rsid w:val="00C559B5"/>
    <w:rsid w:val="00C562B0"/>
    <w:rsid w:val="00C568FB"/>
    <w:rsid w:val="00C56FC5"/>
    <w:rsid w:val="00C57BD2"/>
    <w:rsid w:val="00C604EA"/>
    <w:rsid w:val="00C60E10"/>
    <w:rsid w:val="00C613EF"/>
    <w:rsid w:val="00C61BF4"/>
    <w:rsid w:val="00C629EB"/>
    <w:rsid w:val="00C63933"/>
    <w:rsid w:val="00C6424C"/>
    <w:rsid w:val="00C64C99"/>
    <w:rsid w:val="00C6506A"/>
    <w:rsid w:val="00C65F3F"/>
    <w:rsid w:val="00C66199"/>
    <w:rsid w:val="00C672EF"/>
    <w:rsid w:val="00C6731C"/>
    <w:rsid w:val="00C701DD"/>
    <w:rsid w:val="00C7028F"/>
    <w:rsid w:val="00C710B2"/>
    <w:rsid w:val="00C71DB1"/>
    <w:rsid w:val="00C72B33"/>
    <w:rsid w:val="00C7469E"/>
    <w:rsid w:val="00C74717"/>
    <w:rsid w:val="00C755EA"/>
    <w:rsid w:val="00C75619"/>
    <w:rsid w:val="00C7564B"/>
    <w:rsid w:val="00C76706"/>
    <w:rsid w:val="00C77115"/>
    <w:rsid w:val="00C774CE"/>
    <w:rsid w:val="00C77634"/>
    <w:rsid w:val="00C805D3"/>
    <w:rsid w:val="00C809EA"/>
    <w:rsid w:val="00C80C84"/>
    <w:rsid w:val="00C80C96"/>
    <w:rsid w:val="00C80F3D"/>
    <w:rsid w:val="00C81640"/>
    <w:rsid w:val="00C82E89"/>
    <w:rsid w:val="00C83185"/>
    <w:rsid w:val="00C8537D"/>
    <w:rsid w:val="00C85DF8"/>
    <w:rsid w:val="00C865D6"/>
    <w:rsid w:val="00C86BA3"/>
    <w:rsid w:val="00C87181"/>
    <w:rsid w:val="00C8729E"/>
    <w:rsid w:val="00C878D4"/>
    <w:rsid w:val="00C87DC9"/>
    <w:rsid w:val="00C90508"/>
    <w:rsid w:val="00C9125D"/>
    <w:rsid w:val="00C91F73"/>
    <w:rsid w:val="00C928D0"/>
    <w:rsid w:val="00C92A6A"/>
    <w:rsid w:val="00C93BC9"/>
    <w:rsid w:val="00C93D1E"/>
    <w:rsid w:val="00C94115"/>
    <w:rsid w:val="00C941F3"/>
    <w:rsid w:val="00C949E6"/>
    <w:rsid w:val="00C9536D"/>
    <w:rsid w:val="00C95E70"/>
    <w:rsid w:val="00C96F67"/>
    <w:rsid w:val="00C97881"/>
    <w:rsid w:val="00CA08C3"/>
    <w:rsid w:val="00CA188F"/>
    <w:rsid w:val="00CA1A08"/>
    <w:rsid w:val="00CA2858"/>
    <w:rsid w:val="00CA2E4C"/>
    <w:rsid w:val="00CA3908"/>
    <w:rsid w:val="00CA4246"/>
    <w:rsid w:val="00CA4607"/>
    <w:rsid w:val="00CA4C7E"/>
    <w:rsid w:val="00CA5734"/>
    <w:rsid w:val="00CA5A12"/>
    <w:rsid w:val="00CA5DF5"/>
    <w:rsid w:val="00CA627B"/>
    <w:rsid w:val="00CA6501"/>
    <w:rsid w:val="00CA668D"/>
    <w:rsid w:val="00CA6827"/>
    <w:rsid w:val="00CA6B81"/>
    <w:rsid w:val="00CA6E17"/>
    <w:rsid w:val="00CB00BA"/>
    <w:rsid w:val="00CB024A"/>
    <w:rsid w:val="00CB0F35"/>
    <w:rsid w:val="00CB1781"/>
    <w:rsid w:val="00CB2DB4"/>
    <w:rsid w:val="00CB2E37"/>
    <w:rsid w:val="00CB325E"/>
    <w:rsid w:val="00CB33F4"/>
    <w:rsid w:val="00CB3EAB"/>
    <w:rsid w:val="00CB4931"/>
    <w:rsid w:val="00CB4DF2"/>
    <w:rsid w:val="00CB4F5E"/>
    <w:rsid w:val="00CB558F"/>
    <w:rsid w:val="00CB5773"/>
    <w:rsid w:val="00CB59B5"/>
    <w:rsid w:val="00CB623C"/>
    <w:rsid w:val="00CB678F"/>
    <w:rsid w:val="00CB7457"/>
    <w:rsid w:val="00CB7967"/>
    <w:rsid w:val="00CC0869"/>
    <w:rsid w:val="00CC0A4E"/>
    <w:rsid w:val="00CC0AAE"/>
    <w:rsid w:val="00CC12D9"/>
    <w:rsid w:val="00CC13DC"/>
    <w:rsid w:val="00CC1803"/>
    <w:rsid w:val="00CC1D4E"/>
    <w:rsid w:val="00CC25E3"/>
    <w:rsid w:val="00CC2761"/>
    <w:rsid w:val="00CC3269"/>
    <w:rsid w:val="00CC33BC"/>
    <w:rsid w:val="00CC3413"/>
    <w:rsid w:val="00CC3A65"/>
    <w:rsid w:val="00CC3BD7"/>
    <w:rsid w:val="00CC43FD"/>
    <w:rsid w:val="00CC5564"/>
    <w:rsid w:val="00CC5731"/>
    <w:rsid w:val="00CC5A34"/>
    <w:rsid w:val="00CC5AD2"/>
    <w:rsid w:val="00CC5F9E"/>
    <w:rsid w:val="00CC6AF5"/>
    <w:rsid w:val="00CC6F7A"/>
    <w:rsid w:val="00CC7B68"/>
    <w:rsid w:val="00CC7FF9"/>
    <w:rsid w:val="00CD0142"/>
    <w:rsid w:val="00CD2C45"/>
    <w:rsid w:val="00CD333A"/>
    <w:rsid w:val="00CD3529"/>
    <w:rsid w:val="00CD3C99"/>
    <w:rsid w:val="00CD4654"/>
    <w:rsid w:val="00CD4CB2"/>
    <w:rsid w:val="00CD50B2"/>
    <w:rsid w:val="00CD53E4"/>
    <w:rsid w:val="00CD5416"/>
    <w:rsid w:val="00CD5AE7"/>
    <w:rsid w:val="00CD5DE5"/>
    <w:rsid w:val="00CE049C"/>
    <w:rsid w:val="00CE1243"/>
    <w:rsid w:val="00CE128F"/>
    <w:rsid w:val="00CE174D"/>
    <w:rsid w:val="00CE218B"/>
    <w:rsid w:val="00CE26A7"/>
    <w:rsid w:val="00CE29E0"/>
    <w:rsid w:val="00CE2CB4"/>
    <w:rsid w:val="00CE2F19"/>
    <w:rsid w:val="00CE2F4C"/>
    <w:rsid w:val="00CE315E"/>
    <w:rsid w:val="00CE394E"/>
    <w:rsid w:val="00CE3F14"/>
    <w:rsid w:val="00CE4162"/>
    <w:rsid w:val="00CE6E27"/>
    <w:rsid w:val="00CE7D11"/>
    <w:rsid w:val="00CF072B"/>
    <w:rsid w:val="00CF1242"/>
    <w:rsid w:val="00CF1520"/>
    <w:rsid w:val="00CF1616"/>
    <w:rsid w:val="00CF1AEC"/>
    <w:rsid w:val="00CF1C1B"/>
    <w:rsid w:val="00CF212A"/>
    <w:rsid w:val="00CF28F5"/>
    <w:rsid w:val="00CF2DB2"/>
    <w:rsid w:val="00CF2ECD"/>
    <w:rsid w:val="00CF34D0"/>
    <w:rsid w:val="00CF34D7"/>
    <w:rsid w:val="00CF3754"/>
    <w:rsid w:val="00CF3B1D"/>
    <w:rsid w:val="00CF3B50"/>
    <w:rsid w:val="00CF3E0D"/>
    <w:rsid w:val="00CF5131"/>
    <w:rsid w:val="00CF5916"/>
    <w:rsid w:val="00CF5CBB"/>
    <w:rsid w:val="00CF5D04"/>
    <w:rsid w:val="00CF618F"/>
    <w:rsid w:val="00CF6344"/>
    <w:rsid w:val="00CF66E9"/>
    <w:rsid w:val="00CF748E"/>
    <w:rsid w:val="00D00664"/>
    <w:rsid w:val="00D00B1E"/>
    <w:rsid w:val="00D00B23"/>
    <w:rsid w:val="00D01272"/>
    <w:rsid w:val="00D014A7"/>
    <w:rsid w:val="00D01B7C"/>
    <w:rsid w:val="00D02B85"/>
    <w:rsid w:val="00D02D15"/>
    <w:rsid w:val="00D02E6A"/>
    <w:rsid w:val="00D03CCF"/>
    <w:rsid w:val="00D03E99"/>
    <w:rsid w:val="00D0490F"/>
    <w:rsid w:val="00D050E5"/>
    <w:rsid w:val="00D052A2"/>
    <w:rsid w:val="00D0566C"/>
    <w:rsid w:val="00D056AB"/>
    <w:rsid w:val="00D056DC"/>
    <w:rsid w:val="00D07731"/>
    <w:rsid w:val="00D07BEF"/>
    <w:rsid w:val="00D07E52"/>
    <w:rsid w:val="00D1092F"/>
    <w:rsid w:val="00D114CD"/>
    <w:rsid w:val="00D116F0"/>
    <w:rsid w:val="00D1176B"/>
    <w:rsid w:val="00D12332"/>
    <w:rsid w:val="00D12413"/>
    <w:rsid w:val="00D1312C"/>
    <w:rsid w:val="00D14405"/>
    <w:rsid w:val="00D1448F"/>
    <w:rsid w:val="00D155B6"/>
    <w:rsid w:val="00D158E5"/>
    <w:rsid w:val="00D1630E"/>
    <w:rsid w:val="00D1652B"/>
    <w:rsid w:val="00D1693B"/>
    <w:rsid w:val="00D16C96"/>
    <w:rsid w:val="00D17267"/>
    <w:rsid w:val="00D17862"/>
    <w:rsid w:val="00D17CCE"/>
    <w:rsid w:val="00D200F7"/>
    <w:rsid w:val="00D20308"/>
    <w:rsid w:val="00D203D7"/>
    <w:rsid w:val="00D20580"/>
    <w:rsid w:val="00D205C1"/>
    <w:rsid w:val="00D20733"/>
    <w:rsid w:val="00D20B03"/>
    <w:rsid w:val="00D21C3D"/>
    <w:rsid w:val="00D22B63"/>
    <w:rsid w:val="00D23887"/>
    <w:rsid w:val="00D2398C"/>
    <w:rsid w:val="00D24AFB"/>
    <w:rsid w:val="00D24DA7"/>
    <w:rsid w:val="00D24F8E"/>
    <w:rsid w:val="00D2697C"/>
    <w:rsid w:val="00D2754A"/>
    <w:rsid w:val="00D27CD0"/>
    <w:rsid w:val="00D300C0"/>
    <w:rsid w:val="00D30118"/>
    <w:rsid w:val="00D302FA"/>
    <w:rsid w:val="00D309F4"/>
    <w:rsid w:val="00D30AA6"/>
    <w:rsid w:val="00D312D3"/>
    <w:rsid w:val="00D31808"/>
    <w:rsid w:val="00D31CA9"/>
    <w:rsid w:val="00D32333"/>
    <w:rsid w:val="00D328A5"/>
    <w:rsid w:val="00D3301C"/>
    <w:rsid w:val="00D337A1"/>
    <w:rsid w:val="00D339DB"/>
    <w:rsid w:val="00D3437C"/>
    <w:rsid w:val="00D343D8"/>
    <w:rsid w:val="00D345F2"/>
    <w:rsid w:val="00D3526B"/>
    <w:rsid w:val="00D35459"/>
    <w:rsid w:val="00D35484"/>
    <w:rsid w:val="00D35B1C"/>
    <w:rsid w:val="00D35CE0"/>
    <w:rsid w:val="00D367EB"/>
    <w:rsid w:val="00D36F64"/>
    <w:rsid w:val="00D37F6D"/>
    <w:rsid w:val="00D40341"/>
    <w:rsid w:val="00D41B85"/>
    <w:rsid w:val="00D41D20"/>
    <w:rsid w:val="00D42E7A"/>
    <w:rsid w:val="00D43079"/>
    <w:rsid w:val="00D431BC"/>
    <w:rsid w:val="00D43893"/>
    <w:rsid w:val="00D43D33"/>
    <w:rsid w:val="00D43E6C"/>
    <w:rsid w:val="00D44376"/>
    <w:rsid w:val="00D44568"/>
    <w:rsid w:val="00D4638B"/>
    <w:rsid w:val="00D46794"/>
    <w:rsid w:val="00D4691D"/>
    <w:rsid w:val="00D475DD"/>
    <w:rsid w:val="00D476F0"/>
    <w:rsid w:val="00D50BC9"/>
    <w:rsid w:val="00D50E72"/>
    <w:rsid w:val="00D50E84"/>
    <w:rsid w:val="00D516D1"/>
    <w:rsid w:val="00D51CB4"/>
    <w:rsid w:val="00D5216D"/>
    <w:rsid w:val="00D52462"/>
    <w:rsid w:val="00D525F6"/>
    <w:rsid w:val="00D529F9"/>
    <w:rsid w:val="00D52ACD"/>
    <w:rsid w:val="00D52AFF"/>
    <w:rsid w:val="00D53F6C"/>
    <w:rsid w:val="00D54795"/>
    <w:rsid w:val="00D55276"/>
    <w:rsid w:val="00D554B3"/>
    <w:rsid w:val="00D556AC"/>
    <w:rsid w:val="00D55B95"/>
    <w:rsid w:val="00D55EDF"/>
    <w:rsid w:val="00D569FA"/>
    <w:rsid w:val="00D577BC"/>
    <w:rsid w:val="00D57948"/>
    <w:rsid w:val="00D57E3E"/>
    <w:rsid w:val="00D57F06"/>
    <w:rsid w:val="00D6117E"/>
    <w:rsid w:val="00D614A9"/>
    <w:rsid w:val="00D61B0F"/>
    <w:rsid w:val="00D61F3E"/>
    <w:rsid w:val="00D6247C"/>
    <w:rsid w:val="00D62769"/>
    <w:rsid w:val="00D6372B"/>
    <w:rsid w:val="00D646B8"/>
    <w:rsid w:val="00D6504A"/>
    <w:rsid w:val="00D658BE"/>
    <w:rsid w:val="00D65BF1"/>
    <w:rsid w:val="00D667BA"/>
    <w:rsid w:val="00D66F85"/>
    <w:rsid w:val="00D6711A"/>
    <w:rsid w:val="00D67BB4"/>
    <w:rsid w:val="00D67FEF"/>
    <w:rsid w:val="00D70388"/>
    <w:rsid w:val="00D70595"/>
    <w:rsid w:val="00D70AC5"/>
    <w:rsid w:val="00D70C7A"/>
    <w:rsid w:val="00D70C7C"/>
    <w:rsid w:val="00D7127A"/>
    <w:rsid w:val="00D71F1B"/>
    <w:rsid w:val="00D722D2"/>
    <w:rsid w:val="00D7309D"/>
    <w:rsid w:val="00D733B3"/>
    <w:rsid w:val="00D73A1A"/>
    <w:rsid w:val="00D73C29"/>
    <w:rsid w:val="00D7420D"/>
    <w:rsid w:val="00D74932"/>
    <w:rsid w:val="00D762D6"/>
    <w:rsid w:val="00D766E3"/>
    <w:rsid w:val="00D76BDB"/>
    <w:rsid w:val="00D771F0"/>
    <w:rsid w:val="00D81178"/>
    <w:rsid w:val="00D814B8"/>
    <w:rsid w:val="00D81C8B"/>
    <w:rsid w:val="00D81D81"/>
    <w:rsid w:val="00D820FB"/>
    <w:rsid w:val="00D8237E"/>
    <w:rsid w:val="00D83D1A"/>
    <w:rsid w:val="00D84673"/>
    <w:rsid w:val="00D847F6"/>
    <w:rsid w:val="00D86318"/>
    <w:rsid w:val="00D87913"/>
    <w:rsid w:val="00D87A5E"/>
    <w:rsid w:val="00D90480"/>
    <w:rsid w:val="00D90D14"/>
    <w:rsid w:val="00D90ECC"/>
    <w:rsid w:val="00D90F60"/>
    <w:rsid w:val="00D911E2"/>
    <w:rsid w:val="00D912C1"/>
    <w:rsid w:val="00D9148E"/>
    <w:rsid w:val="00D91F09"/>
    <w:rsid w:val="00D92457"/>
    <w:rsid w:val="00D92AA6"/>
    <w:rsid w:val="00D93186"/>
    <w:rsid w:val="00D937E1"/>
    <w:rsid w:val="00D93BF5"/>
    <w:rsid w:val="00D94A18"/>
    <w:rsid w:val="00D94A86"/>
    <w:rsid w:val="00D94E7D"/>
    <w:rsid w:val="00D95BF8"/>
    <w:rsid w:val="00D9631C"/>
    <w:rsid w:val="00D96423"/>
    <w:rsid w:val="00D96554"/>
    <w:rsid w:val="00D9665D"/>
    <w:rsid w:val="00D97BE1"/>
    <w:rsid w:val="00D97F8A"/>
    <w:rsid w:val="00DA0D7E"/>
    <w:rsid w:val="00DA2920"/>
    <w:rsid w:val="00DA30DD"/>
    <w:rsid w:val="00DA3DB2"/>
    <w:rsid w:val="00DA436B"/>
    <w:rsid w:val="00DA4D77"/>
    <w:rsid w:val="00DA57E7"/>
    <w:rsid w:val="00DA5E68"/>
    <w:rsid w:val="00DA62D3"/>
    <w:rsid w:val="00DA7DE6"/>
    <w:rsid w:val="00DB02A0"/>
    <w:rsid w:val="00DB055F"/>
    <w:rsid w:val="00DB0858"/>
    <w:rsid w:val="00DB0E04"/>
    <w:rsid w:val="00DB0FF8"/>
    <w:rsid w:val="00DB1947"/>
    <w:rsid w:val="00DB2A91"/>
    <w:rsid w:val="00DB2B5F"/>
    <w:rsid w:val="00DB39E2"/>
    <w:rsid w:val="00DB4F48"/>
    <w:rsid w:val="00DB51F4"/>
    <w:rsid w:val="00DB587C"/>
    <w:rsid w:val="00DB62E9"/>
    <w:rsid w:val="00DB68DA"/>
    <w:rsid w:val="00DB7FC4"/>
    <w:rsid w:val="00DC14F6"/>
    <w:rsid w:val="00DC18E6"/>
    <w:rsid w:val="00DC1BE4"/>
    <w:rsid w:val="00DC25A7"/>
    <w:rsid w:val="00DC2FF0"/>
    <w:rsid w:val="00DC3951"/>
    <w:rsid w:val="00DC3C8D"/>
    <w:rsid w:val="00DC4559"/>
    <w:rsid w:val="00DC47FB"/>
    <w:rsid w:val="00DC4F82"/>
    <w:rsid w:val="00DC5836"/>
    <w:rsid w:val="00DC58FD"/>
    <w:rsid w:val="00DC5B8D"/>
    <w:rsid w:val="00DC5C57"/>
    <w:rsid w:val="00DC675A"/>
    <w:rsid w:val="00DC6846"/>
    <w:rsid w:val="00DC748C"/>
    <w:rsid w:val="00DD0148"/>
    <w:rsid w:val="00DD05C7"/>
    <w:rsid w:val="00DD0D5C"/>
    <w:rsid w:val="00DD0FD0"/>
    <w:rsid w:val="00DD0FF6"/>
    <w:rsid w:val="00DD11A3"/>
    <w:rsid w:val="00DD1BC8"/>
    <w:rsid w:val="00DD2236"/>
    <w:rsid w:val="00DD2377"/>
    <w:rsid w:val="00DD2893"/>
    <w:rsid w:val="00DD39A5"/>
    <w:rsid w:val="00DD3D1D"/>
    <w:rsid w:val="00DD4196"/>
    <w:rsid w:val="00DD49CE"/>
    <w:rsid w:val="00DD4E7D"/>
    <w:rsid w:val="00DD56AC"/>
    <w:rsid w:val="00DD5DF2"/>
    <w:rsid w:val="00DD5FFD"/>
    <w:rsid w:val="00DD63DE"/>
    <w:rsid w:val="00DD6E9B"/>
    <w:rsid w:val="00DD72A0"/>
    <w:rsid w:val="00DE035C"/>
    <w:rsid w:val="00DE03C2"/>
    <w:rsid w:val="00DE0B47"/>
    <w:rsid w:val="00DE0D8C"/>
    <w:rsid w:val="00DE127C"/>
    <w:rsid w:val="00DE1B6E"/>
    <w:rsid w:val="00DE2077"/>
    <w:rsid w:val="00DE2686"/>
    <w:rsid w:val="00DE3581"/>
    <w:rsid w:val="00DE3ACF"/>
    <w:rsid w:val="00DE3F93"/>
    <w:rsid w:val="00DE407C"/>
    <w:rsid w:val="00DE49E1"/>
    <w:rsid w:val="00DE5712"/>
    <w:rsid w:val="00DE5956"/>
    <w:rsid w:val="00DE65B8"/>
    <w:rsid w:val="00DE68F6"/>
    <w:rsid w:val="00DE6C32"/>
    <w:rsid w:val="00DE7554"/>
    <w:rsid w:val="00DF0568"/>
    <w:rsid w:val="00DF0640"/>
    <w:rsid w:val="00DF072B"/>
    <w:rsid w:val="00DF09E8"/>
    <w:rsid w:val="00DF0B53"/>
    <w:rsid w:val="00DF0BF9"/>
    <w:rsid w:val="00DF0E62"/>
    <w:rsid w:val="00DF190F"/>
    <w:rsid w:val="00DF1A0B"/>
    <w:rsid w:val="00DF1B0C"/>
    <w:rsid w:val="00DF1D61"/>
    <w:rsid w:val="00DF203B"/>
    <w:rsid w:val="00DF205C"/>
    <w:rsid w:val="00DF24AF"/>
    <w:rsid w:val="00DF2595"/>
    <w:rsid w:val="00DF2738"/>
    <w:rsid w:val="00DF3049"/>
    <w:rsid w:val="00DF30FA"/>
    <w:rsid w:val="00DF34B5"/>
    <w:rsid w:val="00DF3FE2"/>
    <w:rsid w:val="00DF44F9"/>
    <w:rsid w:val="00DF4A51"/>
    <w:rsid w:val="00DF5588"/>
    <w:rsid w:val="00DF7D02"/>
    <w:rsid w:val="00E018F8"/>
    <w:rsid w:val="00E01DA5"/>
    <w:rsid w:val="00E024F1"/>
    <w:rsid w:val="00E027E8"/>
    <w:rsid w:val="00E03280"/>
    <w:rsid w:val="00E03336"/>
    <w:rsid w:val="00E033C8"/>
    <w:rsid w:val="00E036E7"/>
    <w:rsid w:val="00E04251"/>
    <w:rsid w:val="00E04A38"/>
    <w:rsid w:val="00E04CC4"/>
    <w:rsid w:val="00E04D08"/>
    <w:rsid w:val="00E0537B"/>
    <w:rsid w:val="00E062E4"/>
    <w:rsid w:val="00E0689D"/>
    <w:rsid w:val="00E069E9"/>
    <w:rsid w:val="00E06C0A"/>
    <w:rsid w:val="00E0723B"/>
    <w:rsid w:val="00E07ABB"/>
    <w:rsid w:val="00E10230"/>
    <w:rsid w:val="00E105CA"/>
    <w:rsid w:val="00E107D6"/>
    <w:rsid w:val="00E1099D"/>
    <w:rsid w:val="00E10AC4"/>
    <w:rsid w:val="00E11812"/>
    <w:rsid w:val="00E11F84"/>
    <w:rsid w:val="00E1236F"/>
    <w:rsid w:val="00E12CB6"/>
    <w:rsid w:val="00E12D30"/>
    <w:rsid w:val="00E12E1C"/>
    <w:rsid w:val="00E132DB"/>
    <w:rsid w:val="00E13519"/>
    <w:rsid w:val="00E13679"/>
    <w:rsid w:val="00E14136"/>
    <w:rsid w:val="00E1495B"/>
    <w:rsid w:val="00E157E0"/>
    <w:rsid w:val="00E1583F"/>
    <w:rsid w:val="00E17031"/>
    <w:rsid w:val="00E171D8"/>
    <w:rsid w:val="00E17319"/>
    <w:rsid w:val="00E20AF2"/>
    <w:rsid w:val="00E21030"/>
    <w:rsid w:val="00E210C3"/>
    <w:rsid w:val="00E21155"/>
    <w:rsid w:val="00E21854"/>
    <w:rsid w:val="00E23466"/>
    <w:rsid w:val="00E237A8"/>
    <w:rsid w:val="00E23DAE"/>
    <w:rsid w:val="00E23F17"/>
    <w:rsid w:val="00E2454D"/>
    <w:rsid w:val="00E24D5D"/>
    <w:rsid w:val="00E250C3"/>
    <w:rsid w:val="00E25435"/>
    <w:rsid w:val="00E25712"/>
    <w:rsid w:val="00E25744"/>
    <w:rsid w:val="00E2644A"/>
    <w:rsid w:val="00E3087B"/>
    <w:rsid w:val="00E30AE8"/>
    <w:rsid w:val="00E30AFC"/>
    <w:rsid w:val="00E30BC5"/>
    <w:rsid w:val="00E30E8F"/>
    <w:rsid w:val="00E31547"/>
    <w:rsid w:val="00E31A90"/>
    <w:rsid w:val="00E322AF"/>
    <w:rsid w:val="00E32A41"/>
    <w:rsid w:val="00E334D9"/>
    <w:rsid w:val="00E34544"/>
    <w:rsid w:val="00E34C20"/>
    <w:rsid w:val="00E35389"/>
    <w:rsid w:val="00E3671C"/>
    <w:rsid w:val="00E3678E"/>
    <w:rsid w:val="00E36834"/>
    <w:rsid w:val="00E368D0"/>
    <w:rsid w:val="00E36D32"/>
    <w:rsid w:val="00E376ED"/>
    <w:rsid w:val="00E405F8"/>
    <w:rsid w:val="00E40E2B"/>
    <w:rsid w:val="00E41208"/>
    <w:rsid w:val="00E41886"/>
    <w:rsid w:val="00E41A98"/>
    <w:rsid w:val="00E41ADD"/>
    <w:rsid w:val="00E42487"/>
    <w:rsid w:val="00E42511"/>
    <w:rsid w:val="00E4271E"/>
    <w:rsid w:val="00E43261"/>
    <w:rsid w:val="00E437F6"/>
    <w:rsid w:val="00E43896"/>
    <w:rsid w:val="00E43CD7"/>
    <w:rsid w:val="00E440B1"/>
    <w:rsid w:val="00E441D5"/>
    <w:rsid w:val="00E44387"/>
    <w:rsid w:val="00E44B8B"/>
    <w:rsid w:val="00E44BC0"/>
    <w:rsid w:val="00E4543A"/>
    <w:rsid w:val="00E45530"/>
    <w:rsid w:val="00E4577E"/>
    <w:rsid w:val="00E45DFE"/>
    <w:rsid w:val="00E45E75"/>
    <w:rsid w:val="00E4606B"/>
    <w:rsid w:val="00E462E6"/>
    <w:rsid w:val="00E46A07"/>
    <w:rsid w:val="00E46C6E"/>
    <w:rsid w:val="00E46E55"/>
    <w:rsid w:val="00E4717F"/>
    <w:rsid w:val="00E52413"/>
    <w:rsid w:val="00E52FD8"/>
    <w:rsid w:val="00E5311D"/>
    <w:rsid w:val="00E533BD"/>
    <w:rsid w:val="00E53A75"/>
    <w:rsid w:val="00E54B56"/>
    <w:rsid w:val="00E550C8"/>
    <w:rsid w:val="00E5589B"/>
    <w:rsid w:val="00E55A5A"/>
    <w:rsid w:val="00E55E5E"/>
    <w:rsid w:val="00E56800"/>
    <w:rsid w:val="00E56FCB"/>
    <w:rsid w:val="00E57C6D"/>
    <w:rsid w:val="00E57DDE"/>
    <w:rsid w:val="00E60299"/>
    <w:rsid w:val="00E60570"/>
    <w:rsid w:val="00E60863"/>
    <w:rsid w:val="00E60DE4"/>
    <w:rsid w:val="00E615EE"/>
    <w:rsid w:val="00E61B62"/>
    <w:rsid w:val="00E62B00"/>
    <w:rsid w:val="00E63182"/>
    <w:rsid w:val="00E6375B"/>
    <w:rsid w:val="00E63807"/>
    <w:rsid w:val="00E6383A"/>
    <w:rsid w:val="00E63DEC"/>
    <w:rsid w:val="00E641DD"/>
    <w:rsid w:val="00E64365"/>
    <w:rsid w:val="00E6452F"/>
    <w:rsid w:val="00E64628"/>
    <w:rsid w:val="00E654F5"/>
    <w:rsid w:val="00E65B47"/>
    <w:rsid w:val="00E65C8A"/>
    <w:rsid w:val="00E664D1"/>
    <w:rsid w:val="00E6665D"/>
    <w:rsid w:val="00E669EE"/>
    <w:rsid w:val="00E66D5B"/>
    <w:rsid w:val="00E6753A"/>
    <w:rsid w:val="00E7050E"/>
    <w:rsid w:val="00E71174"/>
    <w:rsid w:val="00E7236B"/>
    <w:rsid w:val="00E731E2"/>
    <w:rsid w:val="00E739FD"/>
    <w:rsid w:val="00E73F48"/>
    <w:rsid w:val="00E747DB"/>
    <w:rsid w:val="00E748A9"/>
    <w:rsid w:val="00E74A82"/>
    <w:rsid w:val="00E74D27"/>
    <w:rsid w:val="00E7510C"/>
    <w:rsid w:val="00E755B1"/>
    <w:rsid w:val="00E7576A"/>
    <w:rsid w:val="00E758E6"/>
    <w:rsid w:val="00E75E22"/>
    <w:rsid w:val="00E76E7A"/>
    <w:rsid w:val="00E77884"/>
    <w:rsid w:val="00E778FE"/>
    <w:rsid w:val="00E7790F"/>
    <w:rsid w:val="00E77912"/>
    <w:rsid w:val="00E804DF"/>
    <w:rsid w:val="00E8164B"/>
    <w:rsid w:val="00E81981"/>
    <w:rsid w:val="00E8212F"/>
    <w:rsid w:val="00E8220E"/>
    <w:rsid w:val="00E8304A"/>
    <w:rsid w:val="00E83372"/>
    <w:rsid w:val="00E84540"/>
    <w:rsid w:val="00E849AF"/>
    <w:rsid w:val="00E84D72"/>
    <w:rsid w:val="00E84D7F"/>
    <w:rsid w:val="00E85EC8"/>
    <w:rsid w:val="00E86885"/>
    <w:rsid w:val="00E86C5A"/>
    <w:rsid w:val="00E87140"/>
    <w:rsid w:val="00E909AA"/>
    <w:rsid w:val="00E912E7"/>
    <w:rsid w:val="00E9133F"/>
    <w:rsid w:val="00E9143A"/>
    <w:rsid w:val="00E9154A"/>
    <w:rsid w:val="00E91909"/>
    <w:rsid w:val="00E91B54"/>
    <w:rsid w:val="00E9289C"/>
    <w:rsid w:val="00E932A9"/>
    <w:rsid w:val="00E935A9"/>
    <w:rsid w:val="00E940AE"/>
    <w:rsid w:val="00E947AB"/>
    <w:rsid w:val="00E951C2"/>
    <w:rsid w:val="00E96096"/>
    <w:rsid w:val="00E96134"/>
    <w:rsid w:val="00E96C79"/>
    <w:rsid w:val="00E9779D"/>
    <w:rsid w:val="00EA052E"/>
    <w:rsid w:val="00EA0C01"/>
    <w:rsid w:val="00EA2013"/>
    <w:rsid w:val="00EA20D7"/>
    <w:rsid w:val="00EA212A"/>
    <w:rsid w:val="00EA366F"/>
    <w:rsid w:val="00EA390A"/>
    <w:rsid w:val="00EA3E4B"/>
    <w:rsid w:val="00EA465F"/>
    <w:rsid w:val="00EA6E40"/>
    <w:rsid w:val="00EA741C"/>
    <w:rsid w:val="00EA764A"/>
    <w:rsid w:val="00EA7A4B"/>
    <w:rsid w:val="00EA7E40"/>
    <w:rsid w:val="00EB0487"/>
    <w:rsid w:val="00EB05E5"/>
    <w:rsid w:val="00EB0ACE"/>
    <w:rsid w:val="00EB0BC3"/>
    <w:rsid w:val="00EB1C25"/>
    <w:rsid w:val="00EB1CFC"/>
    <w:rsid w:val="00EB1E1D"/>
    <w:rsid w:val="00EB2D2D"/>
    <w:rsid w:val="00EB3AA7"/>
    <w:rsid w:val="00EB480F"/>
    <w:rsid w:val="00EB4F3B"/>
    <w:rsid w:val="00EB4F61"/>
    <w:rsid w:val="00EB537B"/>
    <w:rsid w:val="00EC0303"/>
    <w:rsid w:val="00EC0E4A"/>
    <w:rsid w:val="00EC1282"/>
    <w:rsid w:val="00EC18D5"/>
    <w:rsid w:val="00EC27AF"/>
    <w:rsid w:val="00EC2B94"/>
    <w:rsid w:val="00EC2FDB"/>
    <w:rsid w:val="00EC3A4F"/>
    <w:rsid w:val="00EC4201"/>
    <w:rsid w:val="00EC451F"/>
    <w:rsid w:val="00EC4958"/>
    <w:rsid w:val="00EC4E9D"/>
    <w:rsid w:val="00EC544A"/>
    <w:rsid w:val="00EC56FD"/>
    <w:rsid w:val="00EC5930"/>
    <w:rsid w:val="00EC5D5E"/>
    <w:rsid w:val="00EC6989"/>
    <w:rsid w:val="00EC6A1F"/>
    <w:rsid w:val="00EC6EA7"/>
    <w:rsid w:val="00EC723E"/>
    <w:rsid w:val="00EC7EEF"/>
    <w:rsid w:val="00ED0391"/>
    <w:rsid w:val="00ED198A"/>
    <w:rsid w:val="00ED2EB7"/>
    <w:rsid w:val="00ED4820"/>
    <w:rsid w:val="00ED4841"/>
    <w:rsid w:val="00ED4887"/>
    <w:rsid w:val="00ED54C5"/>
    <w:rsid w:val="00ED5A08"/>
    <w:rsid w:val="00ED5C48"/>
    <w:rsid w:val="00ED69CB"/>
    <w:rsid w:val="00ED6DD7"/>
    <w:rsid w:val="00ED70A0"/>
    <w:rsid w:val="00ED7A1C"/>
    <w:rsid w:val="00EE12B8"/>
    <w:rsid w:val="00EE1D94"/>
    <w:rsid w:val="00EE20E0"/>
    <w:rsid w:val="00EE241A"/>
    <w:rsid w:val="00EE2E6E"/>
    <w:rsid w:val="00EE34F4"/>
    <w:rsid w:val="00EE39FD"/>
    <w:rsid w:val="00EE40A0"/>
    <w:rsid w:val="00EE40BE"/>
    <w:rsid w:val="00EE5B83"/>
    <w:rsid w:val="00EE61B5"/>
    <w:rsid w:val="00EE7815"/>
    <w:rsid w:val="00EF009D"/>
    <w:rsid w:val="00EF0389"/>
    <w:rsid w:val="00EF05B8"/>
    <w:rsid w:val="00EF0AA8"/>
    <w:rsid w:val="00EF22BB"/>
    <w:rsid w:val="00EF292C"/>
    <w:rsid w:val="00EF325C"/>
    <w:rsid w:val="00EF3AB6"/>
    <w:rsid w:val="00EF4454"/>
    <w:rsid w:val="00EF4730"/>
    <w:rsid w:val="00EF481A"/>
    <w:rsid w:val="00EF4C50"/>
    <w:rsid w:val="00EF4F11"/>
    <w:rsid w:val="00EF50A9"/>
    <w:rsid w:val="00EF53A1"/>
    <w:rsid w:val="00EF55F7"/>
    <w:rsid w:val="00EF59D1"/>
    <w:rsid w:val="00EF745B"/>
    <w:rsid w:val="00EF7DD1"/>
    <w:rsid w:val="00F004E8"/>
    <w:rsid w:val="00F01945"/>
    <w:rsid w:val="00F019F1"/>
    <w:rsid w:val="00F01A0E"/>
    <w:rsid w:val="00F01D1B"/>
    <w:rsid w:val="00F01DF7"/>
    <w:rsid w:val="00F0263A"/>
    <w:rsid w:val="00F02726"/>
    <w:rsid w:val="00F02786"/>
    <w:rsid w:val="00F02D83"/>
    <w:rsid w:val="00F03274"/>
    <w:rsid w:val="00F033CA"/>
    <w:rsid w:val="00F033EE"/>
    <w:rsid w:val="00F04396"/>
    <w:rsid w:val="00F04D6F"/>
    <w:rsid w:val="00F04D8B"/>
    <w:rsid w:val="00F04EAC"/>
    <w:rsid w:val="00F0627E"/>
    <w:rsid w:val="00F064E5"/>
    <w:rsid w:val="00F06D4D"/>
    <w:rsid w:val="00F06E42"/>
    <w:rsid w:val="00F07D57"/>
    <w:rsid w:val="00F10F8C"/>
    <w:rsid w:val="00F119A7"/>
    <w:rsid w:val="00F1205C"/>
    <w:rsid w:val="00F12512"/>
    <w:rsid w:val="00F12F04"/>
    <w:rsid w:val="00F12FC6"/>
    <w:rsid w:val="00F13C25"/>
    <w:rsid w:val="00F13ED3"/>
    <w:rsid w:val="00F14715"/>
    <w:rsid w:val="00F14778"/>
    <w:rsid w:val="00F156DB"/>
    <w:rsid w:val="00F15720"/>
    <w:rsid w:val="00F15A8B"/>
    <w:rsid w:val="00F15F2C"/>
    <w:rsid w:val="00F16048"/>
    <w:rsid w:val="00F16085"/>
    <w:rsid w:val="00F16A79"/>
    <w:rsid w:val="00F1789E"/>
    <w:rsid w:val="00F17A7D"/>
    <w:rsid w:val="00F17AE7"/>
    <w:rsid w:val="00F17FFE"/>
    <w:rsid w:val="00F20402"/>
    <w:rsid w:val="00F20555"/>
    <w:rsid w:val="00F21454"/>
    <w:rsid w:val="00F22848"/>
    <w:rsid w:val="00F238C7"/>
    <w:rsid w:val="00F23F22"/>
    <w:rsid w:val="00F24499"/>
    <w:rsid w:val="00F24A01"/>
    <w:rsid w:val="00F24A51"/>
    <w:rsid w:val="00F255CE"/>
    <w:rsid w:val="00F25F4F"/>
    <w:rsid w:val="00F264DD"/>
    <w:rsid w:val="00F26A40"/>
    <w:rsid w:val="00F26DF0"/>
    <w:rsid w:val="00F27197"/>
    <w:rsid w:val="00F30460"/>
    <w:rsid w:val="00F30C8E"/>
    <w:rsid w:val="00F3178D"/>
    <w:rsid w:val="00F3356E"/>
    <w:rsid w:val="00F337AA"/>
    <w:rsid w:val="00F33912"/>
    <w:rsid w:val="00F33963"/>
    <w:rsid w:val="00F33E21"/>
    <w:rsid w:val="00F33E31"/>
    <w:rsid w:val="00F34669"/>
    <w:rsid w:val="00F347E3"/>
    <w:rsid w:val="00F348FA"/>
    <w:rsid w:val="00F348FD"/>
    <w:rsid w:val="00F360C7"/>
    <w:rsid w:val="00F36B78"/>
    <w:rsid w:val="00F36C90"/>
    <w:rsid w:val="00F37D5D"/>
    <w:rsid w:val="00F40151"/>
    <w:rsid w:val="00F414FC"/>
    <w:rsid w:val="00F417A0"/>
    <w:rsid w:val="00F4214C"/>
    <w:rsid w:val="00F4233F"/>
    <w:rsid w:val="00F4252E"/>
    <w:rsid w:val="00F42F89"/>
    <w:rsid w:val="00F44661"/>
    <w:rsid w:val="00F45A74"/>
    <w:rsid w:val="00F45D81"/>
    <w:rsid w:val="00F46076"/>
    <w:rsid w:val="00F463D5"/>
    <w:rsid w:val="00F468E4"/>
    <w:rsid w:val="00F46BAF"/>
    <w:rsid w:val="00F46DD7"/>
    <w:rsid w:val="00F47412"/>
    <w:rsid w:val="00F501BD"/>
    <w:rsid w:val="00F5084C"/>
    <w:rsid w:val="00F50E07"/>
    <w:rsid w:val="00F50E0E"/>
    <w:rsid w:val="00F511B5"/>
    <w:rsid w:val="00F519E7"/>
    <w:rsid w:val="00F51A46"/>
    <w:rsid w:val="00F51A7D"/>
    <w:rsid w:val="00F52D69"/>
    <w:rsid w:val="00F53D57"/>
    <w:rsid w:val="00F55234"/>
    <w:rsid w:val="00F55A76"/>
    <w:rsid w:val="00F56346"/>
    <w:rsid w:val="00F564C9"/>
    <w:rsid w:val="00F568F4"/>
    <w:rsid w:val="00F56A05"/>
    <w:rsid w:val="00F56FA7"/>
    <w:rsid w:val="00F60C8D"/>
    <w:rsid w:val="00F60CD2"/>
    <w:rsid w:val="00F625E1"/>
    <w:rsid w:val="00F6290F"/>
    <w:rsid w:val="00F6464A"/>
    <w:rsid w:val="00F64652"/>
    <w:rsid w:val="00F64BC1"/>
    <w:rsid w:val="00F651EC"/>
    <w:rsid w:val="00F6545A"/>
    <w:rsid w:val="00F658CE"/>
    <w:rsid w:val="00F65E45"/>
    <w:rsid w:val="00F66747"/>
    <w:rsid w:val="00F676CE"/>
    <w:rsid w:val="00F704E9"/>
    <w:rsid w:val="00F70986"/>
    <w:rsid w:val="00F70ACB"/>
    <w:rsid w:val="00F713C5"/>
    <w:rsid w:val="00F7256D"/>
    <w:rsid w:val="00F72C71"/>
    <w:rsid w:val="00F7314B"/>
    <w:rsid w:val="00F73691"/>
    <w:rsid w:val="00F73710"/>
    <w:rsid w:val="00F73FD4"/>
    <w:rsid w:val="00F748ED"/>
    <w:rsid w:val="00F74A34"/>
    <w:rsid w:val="00F74D42"/>
    <w:rsid w:val="00F7559D"/>
    <w:rsid w:val="00F757A8"/>
    <w:rsid w:val="00F75DBF"/>
    <w:rsid w:val="00F76E6F"/>
    <w:rsid w:val="00F775D2"/>
    <w:rsid w:val="00F776C7"/>
    <w:rsid w:val="00F7770B"/>
    <w:rsid w:val="00F7776D"/>
    <w:rsid w:val="00F77831"/>
    <w:rsid w:val="00F77BBD"/>
    <w:rsid w:val="00F80E35"/>
    <w:rsid w:val="00F81292"/>
    <w:rsid w:val="00F81524"/>
    <w:rsid w:val="00F81C77"/>
    <w:rsid w:val="00F82284"/>
    <w:rsid w:val="00F82E76"/>
    <w:rsid w:val="00F83531"/>
    <w:rsid w:val="00F839DD"/>
    <w:rsid w:val="00F83A3C"/>
    <w:rsid w:val="00F83F41"/>
    <w:rsid w:val="00F849E1"/>
    <w:rsid w:val="00F84A22"/>
    <w:rsid w:val="00F84ADB"/>
    <w:rsid w:val="00F85327"/>
    <w:rsid w:val="00F87A76"/>
    <w:rsid w:val="00F90A64"/>
    <w:rsid w:val="00F91432"/>
    <w:rsid w:val="00F91D1F"/>
    <w:rsid w:val="00F927AB"/>
    <w:rsid w:val="00F92B4D"/>
    <w:rsid w:val="00F93C7A"/>
    <w:rsid w:val="00F94A3A"/>
    <w:rsid w:val="00F94AB9"/>
    <w:rsid w:val="00F94ABC"/>
    <w:rsid w:val="00F94E76"/>
    <w:rsid w:val="00F94F19"/>
    <w:rsid w:val="00F95161"/>
    <w:rsid w:val="00F956E2"/>
    <w:rsid w:val="00F9578E"/>
    <w:rsid w:val="00F95CD7"/>
    <w:rsid w:val="00F96A10"/>
    <w:rsid w:val="00F97107"/>
    <w:rsid w:val="00F97137"/>
    <w:rsid w:val="00F9785D"/>
    <w:rsid w:val="00F97C98"/>
    <w:rsid w:val="00FA02D9"/>
    <w:rsid w:val="00FA0CEB"/>
    <w:rsid w:val="00FA1D7B"/>
    <w:rsid w:val="00FA1EA2"/>
    <w:rsid w:val="00FA25D6"/>
    <w:rsid w:val="00FA2627"/>
    <w:rsid w:val="00FA2965"/>
    <w:rsid w:val="00FA342F"/>
    <w:rsid w:val="00FA34E9"/>
    <w:rsid w:val="00FA3ADD"/>
    <w:rsid w:val="00FA3EAF"/>
    <w:rsid w:val="00FA41D8"/>
    <w:rsid w:val="00FA626B"/>
    <w:rsid w:val="00FA6BA1"/>
    <w:rsid w:val="00FA701F"/>
    <w:rsid w:val="00FB03F1"/>
    <w:rsid w:val="00FB0B3C"/>
    <w:rsid w:val="00FB0D00"/>
    <w:rsid w:val="00FB0F60"/>
    <w:rsid w:val="00FB248A"/>
    <w:rsid w:val="00FB34D9"/>
    <w:rsid w:val="00FB3D38"/>
    <w:rsid w:val="00FB436D"/>
    <w:rsid w:val="00FB47CD"/>
    <w:rsid w:val="00FB499E"/>
    <w:rsid w:val="00FB57C6"/>
    <w:rsid w:val="00FB58B8"/>
    <w:rsid w:val="00FB6342"/>
    <w:rsid w:val="00FB6610"/>
    <w:rsid w:val="00FB734C"/>
    <w:rsid w:val="00FB7A35"/>
    <w:rsid w:val="00FB7E0C"/>
    <w:rsid w:val="00FB7EB4"/>
    <w:rsid w:val="00FC0576"/>
    <w:rsid w:val="00FC091E"/>
    <w:rsid w:val="00FC1312"/>
    <w:rsid w:val="00FC13D5"/>
    <w:rsid w:val="00FC1C6A"/>
    <w:rsid w:val="00FC1EF9"/>
    <w:rsid w:val="00FC2031"/>
    <w:rsid w:val="00FC22B3"/>
    <w:rsid w:val="00FC2706"/>
    <w:rsid w:val="00FC3666"/>
    <w:rsid w:val="00FC39DB"/>
    <w:rsid w:val="00FC4486"/>
    <w:rsid w:val="00FC4F3D"/>
    <w:rsid w:val="00FC571D"/>
    <w:rsid w:val="00FC5971"/>
    <w:rsid w:val="00FC6195"/>
    <w:rsid w:val="00FC6626"/>
    <w:rsid w:val="00FC74CD"/>
    <w:rsid w:val="00FD0420"/>
    <w:rsid w:val="00FD0A5F"/>
    <w:rsid w:val="00FD0F77"/>
    <w:rsid w:val="00FD1FD1"/>
    <w:rsid w:val="00FD25C0"/>
    <w:rsid w:val="00FD26A5"/>
    <w:rsid w:val="00FD36AF"/>
    <w:rsid w:val="00FD397A"/>
    <w:rsid w:val="00FD432F"/>
    <w:rsid w:val="00FD4F7C"/>
    <w:rsid w:val="00FD555D"/>
    <w:rsid w:val="00FD5C34"/>
    <w:rsid w:val="00FD5CF0"/>
    <w:rsid w:val="00FD5E1A"/>
    <w:rsid w:val="00FD5E80"/>
    <w:rsid w:val="00FD5EA9"/>
    <w:rsid w:val="00FD685E"/>
    <w:rsid w:val="00FD709F"/>
    <w:rsid w:val="00FD7AC1"/>
    <w:rsid w:val="00FD7E36"/>
    <w:rsid w:val="00FD7E4A"/>
    <w:rsid w:val="00FE00BC"/>
    <w:rsid w:val="00FE05CE"/>
    <w:rsid w:val="00FE1F70"/>
    <w:rsid w:val="00FE2999"/>
    <w:rsid w:val="00FE3BCD"/>
    <w:rsid w:val="00FE45CA"/>
    <w:rsid w:val="00FE48D7"/>
    <w:rsid w:val="00FE4C77"/>
    <w:rsid w:val="00FE4F70"/>
    <w:rsid w:val="00FE614B"/>
    <w:rsid w:val="00FE6221"/>
    <w:rsid w:val="00FE6C85"/>
    <w:rsid w:val="00FE79FB"/>
    <w:rsid w:val="00FE7AA0"/>
    <w:rsid w:val="00FE7D73"/>
    <w:rsid w:val="00FF01A4"/>
    <w:rsid w:val="00FF108B"/>
    <w:rsid w:val="00FF14C4"/>
    <w:rsid w:val="00FF1A33"/>
    <w:rsid w:val="00FF1C6F"/>
    <w:rsid w:val="00FF2670"/>
    <w:rsid w:val="00FF36EA"/>
    <w:rsid w:val="00FF4C5B"/>
    <w:rsid w:val="00FF64E0"/>
    <w:rsid w:val="00FF6633"/>
    <w:rsid w:val="00FF69B7"/>
    <w:rsid w:val="00FF7B4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28239"/>
  <w15:chartTrackingRefBased/>
  <w15:docId w15:val="{04B7B587-C9CA-4E52-92D3-C010103E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BEC"/>
    <w:pPr>
      <w:spacing w:after="0" w:line="480" w:lineRule="auto"/>
    </w:pPr>
    <w:rPr>
      <w:rFonts w:ascii="Times New Roman" w:eastAsiaTheme="minorEastAsia" w:hAnsi="Times New Roman" w:cs="Times New Roman"/>
      <w:sz w:val="24"/>
      <w:szCs w:val="24"/>
      <w:lang w:bidi="ar-SA"/>
    </w:rPr>
  </w:style>
  <w:style w:type="paragraph" w:styleId="Heading1">
    <w:name w:val="heading 1"/>
    <w:basedOn w:val="Normal"/>
    <w:next w:val="Normal"/>
    <w:link w:val="Heading1Char"/>
    <w:uiPriority w:val="9"/>
    <w:qFormat/>
    <w:rsid w:val="00987BEC"/>
    <w:pPr>
      <w:keepNext/>
      <w:keepLines/>
      <w:spacing w:before="360" w:after="80"/>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987BEC"/>
    <w:pPr>
      <w:keepNext/>
      <w:keepLines/>
      <w:spacing w:before="160" w:after="80"/>
      <w:outlineLvl w:val="1"/>
    </w:pPr>
    <w:rPr>
      <w:rFonts w:eastAsiaTheme="majorEastAsia" w:cstheme="majorBidi"/>
      <w:b/>
      <w:i/>
      <w:kern w:val="2"/>
      <w:sz w:val="28"/>
      <w:szCs w:val="32"/>
      <w14:ligatures w14:val="standardContextual"/>
    </w:rPr>
  </w:style>
  <w:style w:type="paragraph" w:styleId="Heading3">
    <w:name w:val="heading 3"/>
    <w:basedOn w:val="Normal"/>
    <w:next w:val="Normal"/>
    <w:link w:val="Heading3Char"/>
    <w:uiPriority w:val="9"/>
    <w:semiHidden/>
    <w:unhideWhenUsed/>
    <w:qFormat/>
    <w:rsid w:val="00987BEC"/>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87BEC"/>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87BEC"/>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87BEC"/>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87BEC"/>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87BEC"/>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87BEC"/>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BEC"/>
    <w:pPr>
      <w:tabs>
        <w:tab w:val="center" w:pos="4320"/>
        <w:tab w:val="right" w:pos="8640"/>
      </w:tabs>
    </w:pPr>
  </w:style>
  <w:style w:type="character" w:customStyle="1" w:styleId="HeaderChar">
    <w:name w:val="Header Char"/>
    <w:basedOn w:val="DefaultParagraphFont"/>
    <w:link w:val="Header"/>
    <w:uiPriority w:val="99"/>
    <w:rsid w:val="00987BEC"/>
    <w:rPr>
      <w:rFonts w:ascii="Times New Roman" w:eastAsiaTheme="minorEastAsia" w:hAnsi="Times New Roman" w:cs="Times New Roman"/>
      <w:sz w:val="24"/>
      <w:szCs w:val="24"/>
      <w:lang w:bidi="ar-SA"/>
    </w:rPr>
  </w:style>
  <w:style w:type="paragraph" w:styleId="Footer">
    <w:name w:val="footer"/>
    <w:basedOn w:val="Normal"/>
    <w:link w:val="FooterChar"/>
    <w:uiPriority w:val="99"/>
    <w:unhideWhenUsed/>
    <w:rsid w:val="00987BEC"/>
    <w:pPr>
      <w:tabs>
        <w:tab w:val="center" w:pos="4680"/>
        <w:tab w:val="right" w:pos="9360"/>
      </w:tabs>
      <w:spacing w:line="240" w:lineRule="auto"/>
    </w:pPr>
  </w:style>
  <w:style w:type="character" w:customStyle="1" w:styleId="FooterChar">
    <w:name w:val="Footer Char"/>
    <w:basedOn w:val="DefaultParagraphFont"/>
    <w:link w:val="Footer"/>
    <w:uiPriority w:val="99"/>
    <w:rsid w:val="00987BEC"/>
    <w:rPr>
      <w:rFonts w:ascii="Times New Roman" w:eastAsiaTheme="minorEastAsia" w:hAnsi="Times New Roman" w:cs="Times New Roman"/>
      <w:sz w:val="24"/>
      <w:szCs w:val="24"/>
      <w:lang w:bidi="ar-SA"/>
    </w:rPr>
  </w:style>
  <w:style w:type="paragraph" w:styleId="FootnoteText">
    <w:name w:val="footnote text"/>
    <w:basedOn w:val="Normal"/>
    <w:link w:val="FootnoteTextChar"/>
    <w:uiPriority w:val="99"/>
    <w:unhideWhenUsed/>
    <w:rsid w:val="00987BEC"/>
  </w:style>
  <w:style w:type="character" w:customStyle="1" w:styleId="FootnoteTextChar">
    <w:name w:val="Footnote Text Char"/>
    <w:basedOn w:val="DefaultParagraphFont"/>
    <w:link w:val="FootnoteText"/>
    <w:uiPriority w:val="99"/>
    <w:rsid w:val="00987BEC"/>
    <w:rPr>
      <w:rFonts w:ascii="Times New Roman" w:eastAsiaTheme="minorEastAsia" w:hAnsi="Times New Roman" w:cs="Times New Roman"/>
      <w:sz w:val="24"/>
      <w:szCs w:val="24"/>
      <w:lang w:bidi="ar-SA"/>
    </w:rPr>
  </w:style>
  <w:style w:type="character" w:styleId="FootnoteReference">
    <w:name w:val="footnote reference"/>
    <w:basedOn w:val="DefaultParagraphFont"/>
    <w:uiPriority w:val="99"/>
    <w:unhideWhenUsed/>
    <w:rsid w:val="00987BEC"/>
    <w:rPr>
      <w:rFonts w:ascii="Times New Roman" w:hAnsi="Times New Roman"/>
      <w:vertAlign w:val="superscript"/>
    </w:rPr>
  </w:style>
  <w:style w:type="character" w:styleId="Hyperlink">
    <w:name w:val="Hyperlink"/>
    <w:basedOn w:val="DefaultParagraphFont"/>
    <w:uiPriority w:val="99"/>
    <w:unhideWhenUsed/>
    <w:rsid w:val="00987BEC"/>
    <w:rPr>
      <w:color w:val="0563C1" w:themeColor="hyperlink"/>
      <w:u w:val="single"/>
    </w:rPr>
  </w:style>
  <w:style w:type="table" w:styleId="TableGrid">
    <w:name w:val="Table Grid"/>
    <w:basedOn w:val="TableNormal"/>
    <w:uiPriority w:val="39"/>
    <w:rsid w:val="0083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7BEC"/>
    <w:pPr>
      <w:ind w:left="720"/>
      <w:contextualSpacing/>
    </w:pPr>
    <w:rPr>
      <w:rFonts w:eastAsiaTheme="minorHAnsi"/>
      <w:kern w:val="2"/>
      <w14:ligatures w14:val="standardContextual"/>
    </w:rPr>
  </w:style>
  <w:style w:type="character" w:styleId="UnresolvedMention">
    <w:name w:val="Unresolved Mention"/>
    <w:basedOn w:val="DefaultParagraphFont"/>
    <w:uiPriority w:val="99"/>
    <w:semiHidden/>
    <w:unhideWhenUsed/>
    <w:rsid w:val="00987BEC"/>
    <w:rPr>
      <w:color w:val="605E5C"/>
      <w:shd w:val="clear" w:color="auto" w:fill="E1DFDD"/>
    </w:rPr>
  </w:style>
  <w:style w:type="character" w:styleId="FollowedHyperlink">
    <w:name w:val="FollowedHyperlink"/>
    <w:basedOn w:val="DefaultParagraphFont"/>
    <w:uiPriority w:val="99"/>
    <w:semiHidden/>
    <w:unhideWhenUsed/>
    <w:rsid w:val="0090648B"/>
    <w:rPr>
      <w:color w:val="954F72" w:themeColor="followedHyperlink"/>
      <w:u w:val="single"/>
    </w:rPr>
  </w:style>
  <w:style w:type="character" w:styleId="Emphasis">
    <w:name w:val="Emphasis"/>
    <w:basedOn w:val="DefaultParagraphFont"/>
    <w:uiPriority w:val="20"/>
    <w:qFormat/>
    <w:rsid w:val="008E458A"/>
    <w:rPr>
      <w:i/>
      <w:iCs/>
    </w:rPr>
  </w:style>
  <w:style w:type="character" w:customStyle="1" w:styleId="delimiter">
    <w:name w:val="delimiter"/>
    <w:basedOn w:val="DefaultParagraphFont"/>
    <w:rsid w:val="00D94A86"/>
  </w:style>
  <w:style w:type="paragraph" w:styleId="EndnoteText">
    <w:name w:val="endnote text"/>
    <w:basedOn w:val="Normal"/>
    <w:link w:val="EndnoteTextChar"/>
    <w:uiPriority w:val="99"/>
    <w:semiHidden/>
    <w:unhideWhenUsed/>
    <w:rsid w:val="00185CB6"/>
    <w:pPr>
      <w:spacing w:line="240" w:lineRule="auto"/>
    </w:pPr>
    <w:rPr>
      <w:sz w:val="20"/>
      <w:szCs w:val="20"/>
    </w:rPr>
  </w:style>
  <w:style w:type="character" w:customStyle="1" w:styleId="EndnoteTextChar">
    <w:name w:val="Endnote Text Char"/>
    <w:basedOn w:val="DefaultParagraphFont"/>
    <w:link w:val="EndnoteText"/>
    <w:uiPriority w:val="99"/>
    <w:semiHidden/>
    <w:rsid w:val="00185CB6"/>
    <w:rPr>
      <w:sz w:val="20"/>
      <w:szCs w:val="20"/>
    </w:rPr>
  </w:style>
  <w:style w:type="character" w:styleId="EndnoteReference">
    <w:name w:val="endnote reference"/>
    <w:basedOn w:val="DefaultParagraphFont"/>
    <w:uiPriority w:val="99"/>
    <w:semiHidden/>
    <w:unhideWhenUsed/>
    <w:rsid w:val="00185CB6"/>
    <w:rPr>
      <w:vertAlign w:val="superscript"/>
    </w:rPr>
  </w:style>
  <w:style w:type="paragraph" w:styleId="Revision">
    <w:name w:val="Revision"/>
    <w:hidden/>
    <w:uiPriority w:val="99"/>
    <w:semiHidden/>
    <w:rsid w:val="00C168B0"/>
    <w:pPr>
      <w:spacing w:after="0" w:line="240" w:lineRule="auto"/>
    </w:pPr>
  </w:style>
  <w:style w:type="character" w:styleId="CommentReference">
    <w:name w:val="annotation reference"/>
    <w:basedOn w:val="DefaultParagraphFont"/>
    <w:uiPriority w:val="99"/>
    <w:semiHidden/>
    <w:unhideWhenUsed/>
    <w:rsid w:val="00987BEC"/>
    <w:rPr>
      <w:sz w:val="16"/>
      <w:szCs w:val="16"/>
    </w:rPr>
  </w:style>
  <w:style w:type="paragraph" w:styleId="CommentText">
    <w:name w:val="annotation text"/>
    <w:basedOn w:val="Normal"/>
    <w:link w:val="CommentTextChar"/>
    <w:uiPriority w:val="99"/>
    <w:unhideWhenUsed/>
    <w:rsid w:val="00987BEC"/>
    <w:rPr>
      <w:sz w:val="20"/>
      <w:szCs w:val="20"/>
    </w:rPr>
  </w:style>
  <w:style w:type="character" w:customStyle="1" w:styleId="CommentTextChar">
    <w:name w:val="Comment Text Char"/>
    <w:basedOn w:val="DefaultParagraphFont"/>
    <w:link w:val="CommentText"/>
    <w:uiPriority w:val="99"/>
    <w:rsid w:val="00987BEC"/>
    <w:rPr>
      <w:rFonts w:ascii="Times New Roman" w:eastAsiaTheme="minorEastAsia"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987BEC"/>
    <w:rPr>
      <w:b/>
      <w:bCs/>
    </w:rPr>
  </w:style>
  <w:style w:type="character" w:customStyle="1" w:styleId="CommentSubjectChar">
    <w:name w:val="Comment Subject Char"/>
    <w:basedOn w:val="CommentTextChar"/>
    <w:link w:val="CommentSubject"/>
    <w:uiPriority w:val="99"/>
    <w:semiHidden/>
    <w:rsid w:val="00987BEC"/>
    <w:rPr>
      <w:rFonts w:ascii="Times New Roman" w:eastAsiaTheme="minorEastAsia" w:hAnsi="Times New Roman" w:cs="Times New Roman"/>
      <w:b/>
      <w:bCs/>
      <w:sz w:val="20"/>
      <w:szCs w:val="20"/>
      <w:lang w:bidi="ar-SA"/>
    </w:rPr>
  </w:style>
  <w:style w:type="character" w:customStyle="1" w:styleId="Heading1Char">
    <w:name w:val="Heading 1 Char"/>
    <w:basedOn w:val="DefaultParagraphFont"/>
    <w:link w:val="Heading1"/>
    <w:uiPriority w:val="9"/>
    <w:rsid w:val="00987BEC"/>
    <w:rPr>
      <w:rFonts w:ascii="Times New Roman" w:eastAsiaTheme="majorEastAsia" w:hAnsi="Times New Roman" w:cstheme="majorBidi"/>
      <w:b/>
      <w:kern w:val="2"/>
      <w:sz w:val="32"/>
      <w:szCs w:val="40"/>
      <w:lang w:bidi="ar-SA"/>
      <w14:ligatures w14:val="standardContextual"/>
    </w:rPr>
  </w:style>
  <w:style w:type="character" w:customStyle="1" w:styleId="Heading2Char">
    <w:name w:val="Heading 2 Char"/>
    <w:basedOn w:val="DefaultParagraphFont"/>
    <w:link w:val="Heading2"/>
    <w:uiPriority w:val="9"/>
    <w:rsid w:val="00987BEC"/>
    <w:rPr>
      <w:rFonts w:ascii="Times New Roman" w:eastAsiaTheme="majorEastAsia" w:hAnsi="Times New Roman" w:cstheme="majorBidi"/>
      <w:b/>
      <w:i/>
      <w:kern w:val="2"/>
      <w:sz w:val="28"/>
      <w:szCs w:val="32"/>
      <w:lang w:bidi="ar-SA"/>
      <w14:ligatures w14:val="standardContextual"/>
    </w:rPr>
  </w:style>
  <w:style w:type="character" w:customStyle="1" w:styleId="Heading3Char">
    <w:name w:val="Heading 3 Char"/>
    <w:basedOn w:val="DefaultParagraphFont"/>
    <w:link w:val="Heading3"/>
    <w:uiPriority w:val="9"/>
    <w:semiHidden/>
    <w:rsid w:val="00987BEC"/>
    <w:rPr>
      <w:rFonts w:eastAsiaTheme="majorEastAsia" w:cstheme="majorBidi"/>
      <w:color w:val="2F5496" w:themeColor="accent1" w:themeShade="BF"/>
      <w:kern w:val="2"/>
      <w:sz w:val="28"/>
      <w:szCs w:val="28"/>
      <w:lang w:bidi="ar-SA"/>
      <w14:ligatures w14:val="standardContextual"/>
    </w:rPr>
  </w:style>
  <w:style w:type="character" w:customStyle="1" w:styleId="Heading4Char">
    <w:name w:val="Heading 4 Char"/>
    <w:basedOn w:val="DefaultParagraphFont"/>
    <w:link w:val="Heading4"/>
    <w:uiPriority w:val="9"/>
    <w:semiHidden/>
    <w:rsid w:val="00987BEC"/>
    <w:rPr>
      <w:rFonts w:eastAsiaTheme="majorEastAsia" w:cstheme="majorBidi"/>
      <w:i/>
      <w:iCs/>
      <w:color w:val="2F5496" w:themeColor="accent1" w:themeShade="BF"/>
      <w:kern w:val="2"/>
      <w:sz w:val="24"/>
      <w:szCs w:val="24"/>
      <w:lang w:bidi="ar-SA"/>
      <w14:ligatures w14:val="standardContextual"/>
    </w:rPr>
  </w:style>
  <w:style w:type="character" w:customStyle="1" w:styleId="Heading5Char">
    <w:name w:val="Heading 5 Char"/>
    <w:basedOn w:val="DefaultParagraphFont"/>
    <w:link w:val="Heading5"/>
    <w:uiPriority w:val="9"/>
    <w:semiHidden/>
    <w:rsid w:val="00987BEC"/>
    <w:rPr>
      <w:rFonts w:eastAsiaTheme="majorEastAsia" w:cstheme="majorBidi"/>
      <w:color w:val="2F5496" w:themeColor="accent1" w:themeShade="BF"/>
      <w:kern w:val="2"/>
      <w:sz w:val="24"/>
      <w:szCs w:val="24"/>
      <w:lang w:bidi="ar-SA"/>
      <w14:ligatures w14:val="standardContextual"/>
    </w:rPr>
  </w:style>
  <w:style w:type="character" w:customStyle="1" w:styleId="Heading6Char">
    <w:name w:val="Heading 6 Char"/>
    <w:basedOn w:val="DefaultParagraphFont"/>
    <w:link w:val="Heading6"/>
    <w:uiPriority w:val="9"/>
    <w:semiHidden/>
    <w:rsid w:val="00987BEC"/>
    <w:rPr>
      <w:rFonts w:eastAsiaTheme="majorEastAsia" w:cstheme="majorBidi"/>
      <w:i/>
      <w:iCs/>
      <w:color w:val="595959" w:themeColor="text1" w:themeTint="A6"/>
      <w:kern w:val="2"/>
      <w:sz w:val="24"/>
      <w:szCs w:val="24"/>
      <w:lang w:bidi="ar-SA"/>
      <w14:ligatures w14:val="standardContextual"/>
    </w:rPr>
  </w:style>
  <w:style w:type="character" w:customStyle="1" w:styleId="Heading7Char">
    <w:name w:val="Heading 7 Char"/>
    <w:basedOn w:val="DefaultParagraphFont"/>
    <w:link w:val="Heading7"/>
    <w:uiPriority w:val="9"/>
    <w:semiHidden/>
    <w:rsid w:val="00987BEC"/>
    <w:rPr>
      <w:rFonts w:eastAsiaTheme="majorEastAsia" w:cstheme="majorBidi"/>
      <w:color w:val="595959" w:themeColor="text1" w:themeTint="A6"/>
      <w:kern w:val="2"/>
      <w:sz w:val="24"/>
      <w:szCs w:val="24"/>
      <w:lang w:bidi="ar-SA"/>
      <w14:ligatures w14:val="standardContextual"/>
    </w:rPr>
  </w:style>
  <w:style w:type="character" w:customStyle="1" w:styleId="Heading8Char">
    <w:name w:val="Heading 8 Char"/>
    <w:basedOn w:val="DefaultParagraphFont"/>
    <w:link w:val="Heading8"/>
    <w:uiPriority w:val="9"/>
    <w:semiHidden/>
    <w:rsid w:val="00987BEC"/>
    <w:rPr>
      <w:rFonts w:eastAsiaTheme="majorEastAsia" w:cstheme="majorBidi"/>
      <w:i/>
      <w:iCs/>
      <w:color w:val="272727" w:themeColor="text1" w:themeTint="D8"/>
      <w:kern w:val="2"/>
      <w:sz w:val="24"/>
      <w:szCs w:val="24"/>
      <w:lang w:bidi="ar-SA"/>
      <w14:ligatures w14:val="standardContextual"/>
    </w:rPr>
  </w:style>
  <w:style w:type="character" w:customStyle="1" w:styleId="Heading9Char">
    <w:name w:val="Heading 9 Char"/>
    <w:basedOn w:val="DefaultParagraphFont"/>
    <w:link w:val="Heading9"/>
    <w:uiPriority w:val="9"/>
    <w:semiHidden/>
    <w:rsid w:val="00987BEC"/>
    <w:rPr>
      <w:rFonts w:eastAsiaTheme="majorEastAsia" w:cstheme="majorBidi"/>
      <w:color w:val="272727" w:themeColor="text1" w:themeTint="D8"/>
      <w:kern w:val="2"/>
      <w:sz w:val="24"/>
      <w:szCs w:val="24"/>
      <w:lang w:bidi="ar-SA"/>
      <w14:ligatures w14:val="standardContextual"/>
    </w:rPr>
  </w:style>
  <w:style w:type="character" w:styleId="IntenseEmphasis">
    <w:name w:val="Intense Emphasis"/>
    <w:basedOn w:val="DefaultParagraphFont"/>
    <w:uiPriority w:val="21"/>
    <w:qFormat/>
    <w:rsid w:val="00987BEC"/>
    <w:rPr>
      <w:i/>
      <w:iCs/>
      <w:color w:val="2F5496" w:themeColor="accent1" w:themeShade="BF"/>
    </w:rPr>
  </w:style>
  <w:style w:type="paragraph" w:styleId="IntenseQuote">
    <w:name w:val="Intense Quote"/>
    <w:basedOn w:val="Normal"/>
    <w:next w:val="Normal"/>
    <w:link w:val="IntenseQuoteChar"/>
    <w:uiPriority w:val="30"/>
    <w:qFormat/>
    <w:rsid w:val="00987BEC"/>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87BEC"/>
    <w:rPr>
      <w:rFonts w:ascii="Times New Roman" w:hAnsi="Times New Roman" w:cs="Times New Roman"/>
      <w:i/>
      <w:iCs/>
      <w:color w:val="2F5496" w:themeColor="accent1" w:themeShade="BF"/>
      <w:kern w:val="2"/>
      <w:sz w:val="24"/>
      <w:szCs w:val="24"/>
      <w:lang w:bidi="ar-SA"/>
      <w14:ligatures w14:val="standardContextual"/>
    </w:rPr>
  </w:style>
  <w:style w:type="character" w:styleId="IntenseReference">
    <w:name w:val="Intense Reference"/>
    <w:basedOn w:val="DefaultParagraphFont"/>
    <w:uiPriority w:val="32"/>
    <w:qFormat/>
    <w:rsid w:val="00987BEC"/>
    <w:rPr>
      <w:b/>
      <w:bCs/>
      <w:smallCaps/>
      <w:color w:val="2F5496" w:themeColor="accent1" w:themeShade="BF"/>
      <w:spacing w:val="5"/>
    </w:rPr>
  </w:style>
  <w:style w:type="paragraph" w:styleId="NormalWeb">
    <w:name w:val="Normal (Web)"/>
    <w:basedOn w:val="Normal"/>
    <w:uiPriority w:val="99"/>
    <w:semiHidden/>
    <w:unhideWhenUsed/>
    <w:rsid w:val="00987BEC"/>
    <w:pPr>
      <w:spacing w:before="100" w:beforeAutospacing="1" w:after="100" w:afterAutospacing="1"/>
    </w:pPr>
    <w:rPr>
      <w:rFonts w:eastAsia="Times New Roman"/>
    </w:rPr>
  </w:style>
  <w:style w:type="character" w:styleId="PageNumber">
    <w:name w:val="page number"/>
    <w:basedOn w:val="DefaultParagraphFont"/>
    <w:uiPriority w:val="99"/>
    <w:semiHidden/>
    <w:unhideWhenUsed/>
    <w:rsid w:val="00987BEC"/>
  </w:style>
  <w:style w:type="paragraph" w:styleId="Quote">
    <w:name w:val="Quote"/>
    <w:basedOn w:val="Normal"/>
    <w:next w:val="Normal"/>
    <w:link w:val="QuoteChar"/>
    <w:uiPriority w:val="29"/>
    <w:qFormat/>
    <w:rsid w:val="00987BEC"/>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87BEC"/>
    <w:rPr>
      <w:rFonts w:ascii="Times New Roman" w:hAnsi="Times New Roman" w:cs="Times New Roman"/>
      <w:i/>
      <w:iCs/>
      <w:color w:val="404040" w:themeColor="text1" w:themeTint="BF"/>
      <w:kern w:val="2"/>
      <w:sz w:val="24"/>
      <w:szCs w:val="24"/>
      <w:lang w:bidi="ar-SA"/>
      <w14:ligatures w14:val="standardContextual"/>
    </w:rPr>
  </w:style>
  <w:style w:type="paragraph" w:styleId="Subtitle">
    <w:name w:val="Subtitle"/>
    <w:basedOn w:val="Normal"/>
    <w:next w:val="Normal"/>
    <w:link w:val="SubtitleChar"/>
    <w:uiPriority w:val="11"/>
    <w:qFormat/>
    <w:rsid w:val="00987BEC"/>
    <w:pPr>
      <w:numPr>
        <w:ilvl w:val="1"/>
      </w:numPr>
      <w:spacing w:after="160"/>
      <w:jc w:val="center"/>
    </w:pPr>
    <w:rPr>
      <w:rFonts w:eastAsiaTheme="majorEastAsia" w:cstheme="majorBidi"/>
      <w:b/>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987BEC"/>
    <w:rPr>
      <w:rFonts w:ascii="Times New Roman" w:eastAsiaTheme="majorEastAsia" w:hAnsi="Times New Roman" w:cstheme="majorBidi"/>
      <w:b/>
      <w:color w:val="000000" w:themeColor="text1"/>
      <w:spacing w:val="15"/>
      <w:kern w:val="2"/>
      <w:sz w:val="28"/>
      <w:szCs w:val="28"/>
      <w:lang w:bidi="ar-SA"/>
      <w14:ligatures w14:val="standardContextual"/>
    </w:rPr>
  </w:style>
  <w:style w:type="paragraph" w:styleId="Title">
    <w:name w:val="Title"/>
    <w:basedOn w:val="Normal"/>
    <w:next w:val="Normal"/>
    <w:link w:val="TitleChar"/>
    <w:uiPriority w:val="10"/>
    <w:qFormat/>
    <w:rsid w:val="00987BEC"/>
    <w:pPr>
      <w:spacing w:after="80" w:line="240" w:lineRule="auto"/>
      <w:contextualSpacing/>
      <w:jc w:val="center"/>
    </w:pPr>
    <w:rPr>
      <w:rFonts w:eastAsiaTheme="majorEastAsia" w:cstheme="majorBidi"/>
      <w:b/>
      <w:kern w:val="28"/>
      <w:sz w:val="36"/>
      <w:szCs w:val="56"/>
      <w14:ligatures w14:val="standardContextual"/>
    </w:rPr>
  </w:style>
  <w:style w:type="character" w:customStyle="1" w:styleId="TitleChar">
    <w:name w:val="Title Char"/>
    <w:basedOn w:val="DefaultParagraphFont"/>
    <w:link w:val="Title"/>
    <w:uiPriority w:val="10"/>
    <w:rsid w:val="00987BEC"/>
    <w:rPr>
      <w:rFonts w:ascii="Times New Roman" w:eastAsiaTheme="majorEastAsia" w:hAnsi="Times New Roman" w:cstheme="majorBidi"/>
      <w:b/>
      <w:kern w:val="28"/>
      <w:sz w:val="36"/>
      <w:szCs w:val="56"/>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301">
      <w:bodyDiv w:val="1"/>
      <w:marLeft w:val="0"/>
      <w:marRight w:val="0"/>
      <w:marTop w:val="0"/>
      <w:marBottom w:val="0"/>
      <w:divBdr>
        <w:top w:val="none" w:sz="0" w:space="0" w:color="auto"/>
        <w:left w:val="none" w:sz="0" w:space="0" w:color="auto"/>
        <w:bottom w:val="none" w:sz="0" w:space="0" w:color="auto"/>
        <w:right w:val="none" w:sz="0" w:space="0" w:color="auto"/>
      </w:divBdr>
    </w:div>
    <w:div w:id="102726905">
      <w:bodyDiv w:val="1"/>
      <w:marLeft w:val="0"/>
      <w:marRight w:val="0"/>
      <w:marTop w:val="0"/>
      <w:marBottom w:val="0"/>
      <w:divBdr>
        <w:top w:val="none" w:sz="0" w:space="0" w:color="auto"/>
        <w:left w:val="none" w:sz="0" w:space="0" w:color="auto"/>
        <w:bottom w:val="none" w:sz="0" w:space="0" w:color="auto"/>
        <w:right w:val="none" w:sz="0" w:space="0" w:color="auto"/>
      </w:divBdr>
    </w:div>
    <w:div w:id="451096285">
      <w:bodyDiv w:val="1"/>
      <w:marLeft w:val="0"/>
      <w:marRight w:val="0"/>
      <w:marTop w:val="0"/>
      <w:marBottom w:val="0"/>
      <w:divBdr>
        <w:top w:val="none" w:sz="0" w:space="0" w:color="auto"/>
        <w:left w:val="none" w:sz="0" w:space="0" w:color="auto"/>
        <w:bottom w:val="none" w:sz="0" w:space="0" w:color="auto"/>
        <w:right w:val="none" w:sz="0" w:space="0" w:color="auto"/>
      </w:divBdr>
    </w:div>
    <w:div w:id="1146161302">
      <w:bodyDiv w:val="1"/>
      <w:marLeft w:val="0"/>
      <w:marRight w:val="0"/>
      <w:marTop w:val="0"/>
      <w:marBottom w:val="0"/>
      <w:divBdr>
        <w:top w:val="none" w:sz="0" w:space="0" w:color="auto"/>
        <w:left w:val="none" w:sz="0" w:space="0" w:color="auto"/>
        <w:bottom w:val="none" w:sz="0" w:space="0" w:color="auto"/>
        <w:right w:val="none" w:sz="0" w:space="0" w:color="auto"/>
      </w:divBdr>
    </w:div>
    <w:div w:id="1208838627">
      <w:bodyDiv w:val="1"/>
      <w:marLeft w:val="0"/>
      <w:marRight w:val="0"/>
      <w:marTop w:val="0"/>
      <w:marBottom w:val="0"/>
      <w:divBdr>
        <w:top w:val="none" w:sz="0" w:space="0" w:color="auto"/>
        <w:left w:val="none" w:sz="0" w:space="0" w:color="auto"/>
        <w:bottom w:val="none" w:sz="0" w:space="0" w:color="auto"/>
        <w:right w:val="none" w:sz="0" w:space="0" w:color="auto"/>
      </w:divBdr>
      <w:divsChild>
        <w:div w:id="1176309409">
          <w:marLeft w:val="0"/>
          <w:marRight w:val="0"/>
          <w:marTop w:val="0"/>
          <w:marBottom w:val="0"/>
          <w:divBdr>
            <w:top w:val="none" w:sz="0" w:space="0" w:color="auto"/>
            <w:left w:val="none" w:sz="0" w:space="0" w:color="auto"/>
            <w:bottom w:val="none" w:sz="0" w:space="0" w:color="auto"/>
            <w:right w:val="none" w:sz="0" w:space="0" w:color="auto"/>
          </w:divBdr>
        </w:div>
        <w:div w:id="1434789888">
          <w:marLeft w:val="0"/>
          <w:marRight w:val="0"/>
          <w:marTop w:val="0"/>
          <w:marBottom w:val="0"/>
          <w:divBdr>
            <w:top w:val="none" w:sz="0" w:space="0" w:color="auto"/>
            <w:left w:val="none" w:sz="0" w:space="0" w:color="auto"/>
            <w:bottom w:val="none" w:sz="0" w:space="0" w:color="auto"/>
            <w:right w:val="none" w:sz="0" w:space="0" w:color="auto"/>
          </w:divBdr>
        </w:div>
        <w:div w:id="459806206">
          <w:marLeft w:val="0"/>
          <w:marRight w:val="0"/>
          <w:marTop w:val="0"/>
          <w:marBottom w:val="0"/>
          <w:divBdr>
            <w:top w:val="none" w:sz="0" w:space="0" w:color="auto"/>
            <w:left w:val="none" w:sz="0" w:space="0" w:color="auto"/>
            <w:bottom w:val="none" w:sz="0" w:space="0" w:color="auto"/>
            <w:right w:val="none" w:sz="0" w:space="0" w:color="auto"/>
          </w:divBdr>
        </w:div>
      </w:divsChild>
    </w:div>
    <w:div w:id="1618365658">
      <w:bodyDiv w:val="1"/>
      <w:marLeft w:val="0"/>
      <w:marRight w:val="0"/>
      <w:marTop w:val="0"/>
      <w:marBottom w:val="0"/>
      <w:divBdr>
        <w:top w:val="none" w:sz="0" w:space="0" w:color="auto"/>
        <w:left w:val="none" w:sz="0" w:space="0" w:color="auto"/>
        <w:bottom w:val="none" w:sz="0" w:space="0" w:color="auto"/>
        <w:right w:val="none" w:sz="0" w:space="0" w:color="auto"/>
      </w:divBdr>
    </w:div>
    <w:div w:id="1621260875">
      <w:bodyDiv w:val="1"/>
      <w:marLeft w:val="0"/>
      <w:marRight w:val="0"/>
      <w:marTop w:val="0"/>
      <w:marBottom w:val="0"/>
      <w:divBdr>
        <w:top w:val="none" w:sz="0" w:space="0" w:color="auto"/>
        <w:left w:val="none" w:sz="0" w:space="0" w:color="auto"/>
        <w:bottom w:val="none" w:sz="0" w:space="0" w:color="auto"/>
        <w:right w:val="none" w:sz="0" w:space="0" w:color="auto"/>
      </w:divBdr>
    </w:div>
    <w:div w:id="1648239438">
      <w:bodyDiv w:val="1"/>
      <w:marLeft w:val="0"/>
      <w:marRight w:val="0"/>
      <w:marTop w:val="0"/>
      <w:marBottom w:val="0"/>
      <w:divBdr>
        <w:top w:val="none" w:sz="0" w:space="0" w:color="auto"/>
        <w:left w:val="none" w:sz="0" w:space="0" w:color="auto"/>
        <w:bottom w:val="none" w:sz="0" w:space="0" w:color="auto"/>
        <w:right w:val="none" w:sz="0" w:space="0" w:color="auto"/>
      </w:divBdr>
    </w:div>
    <w:div w:id="1815751145">
      <w:bodyDiv w:val="1"/>
      <w:marLeft w:val="0"/>
      <w:marRight w:val="0"/>
      <w:marTop w:val="0"/>
      <w:marBottom w:val="0"/>
      <w:divBdr>
        <w:top w:val="none" w:sz="0" w:space="0" w:color="auto"/>
        <w:left w:val="none" w:sz="0" w:space="0" w:color="auto"/>
        <w:bottom w:val="none" w:sz="0" w:space="0" w:color="auto"/>
        <w:right w:val="none" w:sz="0" w:space="0" w:color="auto"/>
      </w:divBdr>
    </w:div>
    <w:div w:id="209828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93/oxfordhb/9780190945442.013.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pebach.org/toc/toc-III-3.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watch?v=bVhV-Qwlc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8D3CC-066F-4B66-955C-268E8CD81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2292</TotalTime>
  <Pages>42</Pages>
  <Words>5996</Words>
  <Characters>46544</Characters>
  <Application>Microsoft Office Word</Application>
  <DocSecurity>0</DocSecurity>
  <Lines>387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52436</CharactersWithSpaces>
  <SharedDoc>false</SharedDoc>
  <HLinks>
    <vt:vector size="6" baseType="variant">
      <vt:variant>
        <vt:i4>2687075</vt:i4>
      </vt:variant>
      <vt:variant>
        <vt:i4>0</vt:i4>
      </vt:variant>
      <vt:variant>
        <vt:i4>0</vt:i4>
      </vt:variant>
      <vt:variant>
        <vt:i4>5</vt:i4>
      </vt:variant>
      <vt:variant>
        <vt:lpwstr>https://www.youtube.com/watch?v=2PJ6TiWIw08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Rabinovitch</dc:creator>
  <cp:keywords/>
  <dc:description/>
  <cp:lastModifiedBy>Segall, Christopher (segallcr)</cp:lastModifiedBy>
  <cp:revision>900</cp:revision>
  <cp:lastPrinted>2025-10-04T13:50:00Z</cp:lastPrinted>
  <dcterms:created xsi:type="dcterms:W3CDTF">2025-08-21T21:31:00Z</dcterms:created>
  <dcterms:modified xsi:type="dcterms:W3CDTF">2025-10-14T01:08:00Z</dcterms:modified>
</cp:coreProperties>
</file>