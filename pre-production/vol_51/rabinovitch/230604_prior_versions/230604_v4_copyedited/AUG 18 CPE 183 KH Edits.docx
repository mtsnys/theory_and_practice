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2389" w14:textId="73C9B809" w:rsidR="001A210C" w:rsidRDefault="00F14778" w:rsidP="002743CD">
      <w:pPr>
        <w:spacing w:after="0" w:line="480" w:lineRule="auto"/>
        <w:rPr>
          <w:rFonts w:ascii="Garamond" w:hAnsi="Garamond" w:cs="Calibri"/>
          <w:b/>
          <w:bCs/>
          <w:color w:val="000000"/>
          <w:sz w:val="24"/>
          <w:szCs w:val="24"/>
          <w:shd w:val="clear" w:color="auto" w:fill="FFFFFF"/>
        </w:rPr>
      </w:pPr>
      <w:r w:rsidRPr="0085486B">
        <w:rPr>
          <w:rFonts w:ascii="Garamond" w:hAnsi="Garamond" w:cs="Calibri"/>
          <w:b/>
          <w:bCs/>
          <w:color w:val="000000"/>
          <w:sz w:val="24"/>
          <w:szCs w:val="24"/>
          <w:shd w:val="clear" w:color="auto" w:fill="FFFFFF"/>
        </w:rPr>
        <w:t>Rational Deceptions</w:t>
      </w:r>
      <w:r w:rsidR="00FD4F7C" w:rsidRPr="0085486B">
        <w:rPr>
          <w:rFonts w:ascii="Garamond" w:hAnsi="Garamond" w:cs="Calibri"/>
          <w:b/>
          <w:bCs/>
          <w:color w:val="000000"/>
          <w:sz w:val="24"/>
          <w:szCs w:val="24"/>
          <w:shd w:val="clear" w:color="auto" w:fill="FFFFFF"/>
        </w:rPr>
        <w:t>?</w:t>
      </w:r>
      <w:r w:rsidR="00590BA0" w:rsidRPr="0085486B">
        <w:rPr>
          <w:rFonts w:ascii="Garamond" w:hAnsi="Garamond" w:cs="Calibri"/>
          <w:b/>
          <w:bCs/>
          <w:color w:val="000000"/>
          <w:sz w:val="24"/>
          <w:szCs w:val="24"/>
          <w:shd w:val="clear" w:color="auto" w:fill="FFFFFF"/>
        </w:rPr>
        <w:t xml:space="preserve"> </w:t>
      </w:r>
      <w:r w:rsidR="00D050E5" w:rsidRPr="0085486B">
        <w:rPr>
          <w:rFonts w:ascii="Garamond" w:hAnsi="Garamond" w:cs="Calibri"/>
          <w:b/>
          <w:bCs/>
          <w:color w:val="000000"/>
          <w:sz w:val="24"/>
          <w:szCs w:val="24"/>
          <w:shd w:val="clear" w:color="auto" w:fill="FFFFFF"/>
        </w:rPr>
        <w:t>An Analytical Exploration of</w:t>
      </w:r>
      <w:r w:rsidR="009C4308" w:rsidRPr="0085486B">
        <w:rPr>
          <w:rFonts w:ascii="Garamond" w:hAnsi="Garamond" w:cs="Calibri"/>
          <w:b/>
          <w:bCs/>
          <w:color w:val="000000"/>
          <w:sz w:val="24"/>
          <w:szCs w:val="24"/>
          <w:shd w:val="clear" w:color="auto" w:fill="FFFFFF"/>
        </w:rPr>
        <w:t xml:space="preserve"> Tonality</w:t>
      </w:r>
      <w:r w:rsidR="00590BA0" w:rsidRPr="0085486B">
        <w:rPr>
          <w:rFonts w:ascii="Garamond" w:hAnsi="Garamond" w:cs="Calibri"/>
          <w:b/>
          <w:bCs/>
          <w:color w:val="000000"/>
          <w:sz w:val="24"/>
          <w:szCs w:val="24"/>
          <w:shd w:val="clear" w:color="auto" w:fill="FFFFFF"/>
        </w:rPr>
        <w:t xml:space="preserve">, Meter, and Form in </w:t>
      </w:r>
      <w:r w:rsidR="00EB480F" w:rsidRPr="0085486B">
        <w:rPr>
          <w:rFonts w:ascii="Garamond" w:hAnsi="Garamond" w:cs="Calibri"/>
          <w:b/>
          <w:bCs/>
          <w:color w:val="000000"/>
          <w:sz w:val="24"/>
          <w:szCs w:val="24"/>
          <w:shd w:val="clear" w:color="auto" w:fill="FFFFFF"/>
        </w:rPr>
        <w:t>C. P. E. Bach’s Symphony</w:t>
      </w:r>
      <w:r w:rsidR="0032258E" w:rsidRPr="0085486B">
        <w:rPr>
          <w:rFonts w:ascii="Garamond" w:hAnsi="Garamond" w:cs="Calibri"/>
          <w:b/>
          <w:bCs/>
          <w:color w:val="000000"/>
          <w:sz w:val="24"/>
          <w:szCs w:val="24"/>
          <w:shd w:val="clear" w:color="auto" w:fill="FFFFFF"/>
        </w:rPr>
        <w:t xml:space="preserve"> in D </w:t>
      </w:r>
      <w:r w:rsidR="00341400" w:rsidRPr="0085486B">
        <w:rPr>
          <w:rFonts w:ascii="Garamond" w:hAnsi="Garamond" w:cs="Calibri"/>
          <w:b/>
          <w:bCs/>
          <w:color w:val="000000"/>
          <w:sz w:val="24"/>
          <w:szCs w:val="24"/>
          <w:shd w:val="clear" w:color="auto" w:fill="FFFFFF"/>
        </w:rPr>
        <w:t>M</w:t>
      </w:r>
      <w:r w:rsidR="0032258E" w:rsidRPr="0085486B">
        <w:rPr>
          <w:rFonts w:ascii="Garamond" w:hAnsi="Garamond" w:cs="Calibri"/>
          <w:b/>
          <w:bCs/>
          <w:color w:val="000000"/>
          <w:sz w:val="24"/>
          <w:szCs w:val="24"/>
          <w:shd w:val="clear" w:color="auto" w:fill="FFFFFF"/>
        </w:rPr>
        <w:t>ajor,</w:t>
      </w:r>
      <w:r w:rsidR="00EB480F" w:rsidRPr="0085486B">
        <w:rPr>
          <w:rFonts w:ascii="Garamond" w:hAnsi="Garamond" w:cs="Calibri"/>
          <w:b/>
          <w:bCs/>
          <w:color w:val="000000"/>
          <w:sz w:val="24"/>
          <w:szCs w:val="24"/>
          <w:shd w:val="clear" w:color="auto" w:fill="FFFFFF"/>
        </w:rPr>
        <w:t xml:space="preserve"> </w:t>
      </w:r>
      <w:proofErr w:type="spellStart"/>
      <w:r w:rsidR="00EB480F" w:rsidRPr="0085486B">
        <w:rPr>
          <w:rFonts w:ascii="Garamond" w:hAnsi="Garamond" w:cs="Calibri"/>
          <w:b/>
          <w:bCs/>
          <w:color w:val="000000"/>
          <w:sz w:val="24"/>
          <w:szCs w:val="24"/>
          <w:shd w:val="clear" w:color="auto" w:fill="FFFFFF"/>
        </w:rPr>
        <w:t>Wq</w:t>
      </w:r>
      <w:proofErr w:type="spellEnd"/>
      <w:r w:rsidR="00EB480F" w:rsidRPr="0085486B">
        <w:rPr>
          <w:rFonts w:ascii="Garamond" w:hAnsi="Garamond" w:cs="Calibri"/>
          <w:b/>
          <w:bCs/>
          <w:color w:val="000000"/>
          <w:sz w:val="24"/>
          <w:szCs w:val="24"/>
          <w:shd w:val="clear" w:color="auto" w:fill="FFFFFF"/>
        </w:rPr>
        <w:t>. 183/1</w:t>
      </w:r>
      <w:r w:rsidR="00B16990">
        <w:rPr>
          <w:rFonts w:ascii="Garamond" w:hAnsi="Garamond" w:cs="Calibri"/>
          <w:b/>
          <w:bCs/>
          <w:color w:val="000000"/>
          <w:sz w:val="24"/>
          <w:szCs w:val="24"/>
          <w:shd w:val="clear" w:color="auto" w:fill="FFFFFF"/>
        </w:rPr>
        <w:t>*</w:t>
      </w:r>
    </w:p>
    <w:p w14:paraId="5065B277" w14:textId="09BFAEA2" w:rsidR="009E5FA2" w:rsidRDefault="009E5FA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Gilad Rabinovitch, Queens College, CUNY</w:t>
      </w:r>
    </w:p>
    <w:p w14:paraId="156238DC" w14:textId="4A828206" w:rsidR="00DF3FE2" w:rsidRDefault="00DF3FE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ABSTRACT</w:t>
      </w:r>
    </w:p>
    <w:p w14:paraId="6894EA0C" w14:textId="3C5510CA" w:rsidR="00DF3FE2" w:rsidRDefault="00DF3FE2" w:rsidP="002743CD">
      <w:pPr>
        <w:spacing w:after="0" w:line="480" w:lineRule="auto"/>
        <w:rPr>
          <w:rFonts w:ascii="Garamond" w:hAnsi="Garamond" w:cs="Calibri"/>
          <w:color w:val="000000"/>
          <w:sz w:val="24"/>
          <w:szCs w:val="24"/>
          <w:shd w:val="clear" w:color="auto" w:fill="FFFFFF"/>
        </w:rPr>
      </w:pPr>
      <w:r w:rsidRPr="0085486B">
        <w:rPr>
          <w:rFonts w:ascii="Garamond" w:hAnsi="Garamond" w:cs="Calibri"/>
          <w:color w:val="000000"/>
          <w:sz w:val="24"/>
          <w:szCs w:val="24"/>
          <w:shd w:val="clear" w:color="auto" w:fill="FFFFFF"/>
        </w:rPr>
        <w:t xml:space="preserve">This article is an analytical exploration of the first-movement exposition from C. P. E. Bach’s Symphony in D major, </w:t>
      </w:r>
      <w:proofErr w:type="spellStart"/>
      <w:r w:rsidRPr="0085486B">
        <w:rPr>
          <w:rFonts w:ascii="Garamond" w:hAnsi="Garamond" w:cs="Calibri"/>
          <w:color w:val="000000"/>
          <w:sz w:val="24"/>
          <w:szCs w:val="24"/>
          <w:shd w:val="clear" w:color="auto" w:fill="FFFFFF"/>
        </w:rPr>
        <w:t>Wq</w:t>
      </w:r>
      <w:proofErr w:type="spellEnd"/>
      <w:r w:rsidRPr="0085486B">
        <w:rPr>
          <w:rFonts w:ascii="Garamond" w:hAnsi="Garamond" w:cs="Calibri"/>
          <w:color w:val="000000"/>
          <w:sz w:val="24"/>
          <w:szCs w:val="24"/>
          <w:shd w:val="clear" w:color="auto" w:fill="FFFFFF"/>
        </w:rPr>
        <w:t>. 183/1</w:t>
      </w:r>
      <w:r w:rsidR="00C8537D" w:rsidRPr="0085486B">
        <w:rPr>
          <w:rFonts w:ascii="Garamond" w:hAnsi="Garamond" w:cs="Calibri"/>
          <w:color w:val="000000"/>
          <w:sz w:val="24"/>
          <w:szCs w:val="24"/>
          <w:shd w:val="clear" w:color="auto" w:fill="FFFFFF"/>
        </w:rPr>
        <w:t xml:space="preserve"> (of 1775 or 1776)</w:t>
      </w:r>
      <w:r w:rsidRPr="0085486B">
        <w:rPr>
          <w:rFonts w:ascii="Garamond" w:hAnsi="Garamond" w:cs="Calibri"/>
          <w:color w:val="000000"/>
          <w:sz w:val="24"/>
          <w:szCs w:val="24"/>
          <w:shd w:val="clear" w:color="auto" w:fill="FFFFFF"/>
        </w:rPr>
        <w:t>. The piece starts with a meter-finding problem (Mirka 2009)</w:t>
      </w:r>
      <w:r w:rsidR="009E5023" w:rsidRPr="0085486B">
        <w:rPr>
          <w:rFonts w:ascii="Garamond" w:hAnsi="Garamond" w:cs="Calibri"/>
          <w:color w:val="000000"/>
          <w:sz w:val="24"/>
          <w:szCs w:val="24"/>
          <w:shd w:val="clear" w:color="auto" w:fill="FFFFFF"/>
        </w:rPr>
        <w:t xml:space="preserve"> and </w:t>
      </w:r>
      <w:proofErr w:type="gramStart"/>
      <w:r w:rsidRPr="0085486B">
        <w:rPr>
          <w:rFonts w:ascii="Garamond" w:hAnsi="Garamond" w:cs="Calibri"/>
          <w:color w:val="000000"/>
          <w:sz w:val="24"/>
          <w:szCs w:val="24"/>
          <w:shd w:val="clear" w:color="auto" w:fill="FFFFFF"/>
        </w:rPr>
        <w:t>continues on</w:t>
      </w:r>
      <w:proofErr w:type="gramEnd"/>
      <w:r w:rsidRPr="0085486B">
        <w:rPr>
          <w:rFonts w:ascii="Garamond" w:hAnsi="Garamond" w:cs="Calibri"/>
          <w:color w:val="000000"/>
          <w:sz w:val="24"/>
          <w:szCs w:val="24"/>
          <w:shd w:val="clear" w:color="auto" w:fill="FFFFFF"/>
        </w:rPr>
        <w:t xml:space="preserve"> with tonal deceptions akin to those of a free fantasy as described by Bach (1753/1762). When the disruptions subside, the piece closely follows a fairly standard punctuation sequence of a </w:t>
      </w:r>
      <w:proofErr w:type="spellStart"/>
      <w:r w:rsidRPr="0085486B">
        <w:rPr>
          <w:rFonts w:ascii="Garamond" w:hAnsi="Garamond" w:cs="Calibri"/>
          <w:color w:val="000000"/>
          <w:sz w:val="24"/>
          <w:szCs w:val="24"/>
          <w:shd w:val="clear" w:color="auto" w:fill="FFFFFF"/>
        </w:rPr>
        <w:t>galant</w:t>
      </w:r>
      <w:proofErr w:type="spellEnd"/>
      <w:r w:rsidRPr="0085486B">
        <w:rPr>
          <w:rFonts w:ascii="Garamond" w:hAnsi="Garamond" w:cs="Calibri"/>
          <w:color w:val="000000"/>
          <w:sz w:val="24"/>
          <w:szCs w:val="24"/>
          <w:shd w:val="clear" w:color="auto" w:fill="FFFFFF"/>
        </w:rPr>
        <w:t xml:space="preserve"> exposition</w:t>
      </w:r>
      <w:ins w:id="0" w:author="Kyle Hutchinson" w:date="2025-08-24T09:25:00Z" w16du:dateUtc="2025-08-24T13:25:00Z">
        <w:r w:rsidR="00AC29C8">
          <w:rPr>
            <w:rFonts w:ascii="Garamond" w:hAnsi="Garamond" w:cs="Calibri"/>
            <w:color w:val="000000"/>
            <w:sz w:val="24"/>
            <w:szCs w:val="24"/>
            <w:shd w:val="clear" w:color="auto" w:fill="FFFFFF"/>
          </w:rPr>
          <w:t xml:space="preserve"> in which </w:t>
        </w:r>
      </w:ins>
      <w:del w:id="1" w:author="Kyle Hutchinson" w:date="2025-08-24T09:25:00Z" w16du:dateUtc="2025-08-24T13:25:00Z">
        <w:r w:rsidRPr="0085486B" w:rsidDel="00AC29C8">
          <w:rPr>
            <w:rFonts w:ascii="Garamond" w:hAnsi="Garamond" w:cs="Calibri"/>
            <w:color w:val="000000"/>
            <w:sz w:val="24"/>
            <w:szCs w:val="24"/>
            <w:shd w:val="clear" w:color="auto" w:fill="FFFFFF"/>
          </w:rPr>
          <w:delText xml:space="preserve">, to put it in neo-Kochian terms (Burstein 2020). </w:delText>
        </w:r>
        <w:r w:rsidR="003A4F97" w:rsidRPr="0085486B" w:rsidDel="00AC29C8">
          <w:rPr>
            <w:rFonts w:ascii="Garamond" w:hAnsi="Garamond" w:cs="Calibri"/>
            <w:color w:val="000000"/>
            <w:sz w:val="24"/>
            <w:szCs w:val="24"/>
            <w:shd w:val="clear" w:color="auto" w:fill="FFFFFF"/>
          </w:rPr>
          <w:delText>C</w:delText>
        </w:r>
      </w:del>
      <w:ins w:id="2" w:author="Kyle Hutchinson" w:date="2025-08-24T09:25:00Z" w16du:dateUtc="2025-08-24T13:25:00Z">
        <w:r w:rsidR="00AC29C8">
          <w:rPr>
            <w:rFonts w:ascii="Garamond" w:hAnsi="Garamond" w:cs="Calibri"/>
            <w:color w:val="000000"/>
            <w:sz w:val="24"/>
            <w:szCs w:val="24"/>
            <w:shd w:val="clear" w:color="auto" w:fill="FFFFFF"/>
          </w:rPr>
          <w:t>c</w:t>
        </w:r>
      </w:ins>
      <w:r w:rsidR="003A4F97" w:rsidRPr="0085486B">
        <w:rPr>
          <w:rFonts w:ascii="Garamond" w:hAnsi="Garamond" w:cs="Calibri"/>
          <w:color w:val="000000"/>
          <w:sz w:val="24"/>
          <w:szCs w:val="24"/>
          <w:shd w:val="clear" w:color="auto" w:fill="FFFFFF"/>
        </w:rPr>
        <w:t>ompositional ideas that were formerly presented in a</w:t>
      </w:r>
      <w:r w:rsidR="00A839AB" w:rsidRPr="0085486B">
        <w:rPr>
          <w:rFonts w:ascii="Garamond" w:hAnsi="Garamond" w:cs="Calibri"/>
          <w:color w:val="000000"/>
          <w:sz w:val="24"/>
          <w:szCs w:val="24"/>
          <w:shd w:val="clear" w:color="auto" w:fill="FFFFFF"/>
        </w:rPr>
        <w:t>n improvisatory</w:t>
      </w:r>
      <w:r w:rsidR="004869C7" w:rsidRPr="0085486B">
        <w:rPr>
          <w:rFonts w:ascii="Garamond" w:hAnsi="Garamond" w:cs="Calibri"/>
          <w:color w:val="000000"/>
          <w:sz w:val="24"/>
          <w:szCs w:val="24"/>
          <w:shd w:val="clear" w:color="auto" w:fill="FFFFFF"/>
        </w:rPr>
        <w:t xml:space="preserve"> or ambiguous</w:t>
      </w:r>
      <w:r w:rsidR="005A771B" w:rsidRPr="0085486B">
        <w:rPr>
          <w:rFonts w:ascii="Garamond" w:hAnsi="Garamond" w:cs="Calibri"/>
          <w:color w:val="000000"/>
          <w:sz w:val="24"/>
          <w:szCs w:val="24"/>
          <w:shd w:val="clear" w:color="auto" w:fill="FFFFFF"/>
        </w:rPr>
        <w:t xml:space="preserve"> way</w:t>
      </w:r>
      <w:r w:rsidR="003A4F97" w:rsidRPr="0085486B">
        <w:rPr>
          <w:rFonts w:ascii="Garamond" w:hAnsi="Garamond" w:cs="Calibri"/>
          <w:color w:val="000000"/>
          <w:sz w:val="24"/>
          <w:szCs w:val="24"/>
          <w:shd w:val="clear" w:color="auto" w:fill="FFFFFF"/>
        </w:rPr>
        <w:t xml:space="preserve"> now find their </w:t>
      </w:r>
      <w:r w:rsidR="005A771B" w:rsidRPr="0085486B">
        <w:rPr>
          <w:rFonts w:ascii="Garamond" w:hAnsi="Garamond" w:cs="Calibri"/>
          <w:color w:val="000000"/>
          <w:sz w:val="24"/>
          <w:szCs w:val="24"/>
          <w:shd w:val="clear" w:color="auto" w:fill="FFFFFF"/>
        </w:rPr>
        <w:t>resolution</w:t>
      </w:r>
      <w:del w:id="3" w:author="Kyle Hutchinson" w:date="2025-08-24T09:25:00Z" w16du:dateUtc="2025-08-24T13:25:00Z">
        <w:r w:rsidR="005A771B" w:rsidRPr="0085486B" w:rsidDel="00AC29C8">
          <w:rPr>
            <w:rFonts w:ascii="Garamond" w:hAnsi="Garamond" w:cs="Calibri"/>
            <w:color w:val="000000"/>
            <w:sz w:val="24"/>
            <w:szCs w:val="24"/>
            <w:shd w:val="clear" w:color="auto" w:fill="FFFFFF"/>
          </w:rPr>
          <w:delText xml:space="preserve"> or proper place in the </w:delText>
        </w:r>
        <w:r w:rsidR="003A4F97" w:rsidRPr="0085486B" w:rsidDel="00AC29C8">
          <w:rPr>
            <w:rFonts w:ascii="Garamond" w:hAnsi="Garamond" w:cs="Calibri"/>
            <w:color w:val="000000"/>
            <w:sz w:val="24"/>
            <w:szCs w:val="24"/>
            <w:shd w:val="clear" w:color="auto" w:fill="FFFFFF"/>
          </w:rPr>
          <w:delText xml:space="preserve">course of </w:delText>
        </w:r>
        <w:r w:rsidR="005A771B" w:rsidRPr="0085486B" w:rsidDel="00AC29C8">
          <w:rPr>
            <w:rFonts w:ascii="Garamond" w:hAnsi="Garamond" w:cs="Calibri"/>
            <w:color w:val="000000"/>
            <w:sz w:val="24"/>
            <w:szCs w:val="24"/>
            <w:shd w:val="clear" w:color="auto" w:fill="FFFFFF"/>
          </w:rPr>
          <w:delText>a</w:delText>
        </w:r>
        <w:r w:rsidR="003A4F97" w:rsidRPr="0085486B" w:rsidDel="00AC29C8">
          <w:rPr>
            <w:rFonts w:ascii="Garamond" w:hAnsi="Garamond" w:cs="Calibri"/>
            <w:color w:val="000000"/>
            <w:sz w:val="24"/>
            <w:szCs w:val="24"/>
            <w:shd w:val="clear" w:color="auto" w:fill="FFFFFF"/>
          </w:rPr>
          <w:delText xml:space="preserve"> </w:delText>
        </w:r>
        <w:r w:rsidR="004869C7" w:rsidRPr="0085486B" w:rsidDel="00AC29C8">
          <w:rPr>
            <w:rFonts w:ascii="Garamond" w:hAnsi="Garamond" w:cs="Calibri"/>
            <w:color w:val="000000"/>
            <w:sz w:val="24"/>
            <w:szCs w:val="24"/>
            <w:shd w:val="clear" w:color="auto" w:fill="FFFFFF"/>
          </w:rPr>
          <w:delText xml:space="preserve">conventional </w:delText>
        </w:r>
        <w:r w:rsidR="003A4F97" w:rsidRPr="0085486B" w:rsidDel="00AC29C8">
          <w:rPr>
            <w:rFonts w:ascii="Garamond" w:hAnsi="Garamond" w:cs="Calibri"/>
            <w:color w:val="000000"/>
            <w:sz w:val="24"/>
            <w:szCs w:val="24"/>
            <w:shd w:val="clear" w:color="auto" w:fill="FFFFFF"/>
          </w:rPr>
          <w:delText>galant exposition</w:delText>
        </w:r>
      </w:del>
      <w:del w:id="4" w:author="Kyle Hutchinson" w:date="2025-08-24T09:26:00Z" w16du:dateUtc="2025-08-24T13:26:00Z">
        <w:r w:rsidR="003A4F97" w:rsidRPr="0085486B" w:rsidDel="00AC29C8">
          <w:rPr>
            <w:rFonts w:ascii="Garamond" w:hAnsi="Garamond" w:cs="Calibri"/>
            <w:color w:val="000000"/>
            <w:sz w:val="24"/>
            <w:szCs w:val="24"/>
            <w:shd w:val="clear" w:color="auto" w:fill="FFFFFF"/>
          </w:rPr>
          <w:delText>. In addition to providing an ad hoc, multi-parametric analysis of the exposition and its deceptions</w:delText>
        </w:r>
        <w:r w:rsidR="00A839AB" w:rsidRPr="0085486B" w:rsidDel="00AC29C8">
          <w:rPr>
            <w:rFonts w:ascii="Garamond" w:hAnsi="Garamond" w:cs="Calibri"/>
            <w:color w:val="000000"/>
            <w:sz w:val="24"/>
            <w:szCs w:val="24"/>
            <w:shd w:val="clear" w:color="auto" w:fill="FFFFFF"/>
          </w:rPr>
          <w:delText xml:space="preserve"> and transformations</w:delText>
        </w:r>
        <w:r w:rsidR="003A4F97" w:rsidRPr="0085486B" w:rsidDel="00AC29C8">
          <w:rPr>
            <w:rFonts w:ascii="Garamond" w:hAnsi="Garamond" w:cs="Calibri"/>
            <w:color w:val="000000"/>
            <w:sz w:val="24"/>
            <w:szCs w:val="24"/>
            <w:shd w:val="clear" w:color="auto" w:fill="FFFFFF"/>
          </w:rPr>
          <w:delText xml:space="preserve">, </w:delText>
        </w:r>
        <w:r w:rsidR="002C5D47" w:rsidRPr="0085486B" w:rsidDel="00AC29C8">
          <w:rPr>
            <w:rFonts w:ascii="Garamond" w:hAnsi="Garamond" w:cs="Calibri"/>
            <w:color w:val="000000"/>
            <w:sz w:val="24"/>
            <w:szCs w:val="24"/>
            <w:shd w:val="clear" w:color="auto" w:fill="FFFFFF"/>
          </w:rPr>
          <w:delText>I also speculate on the possibility that Bach intended this</w:delText>
        </w:r>
        <w:r w:rsidR="00A839AB" w:rsidRPr="0085486B" w:rsidDel="00AC29C8">
          <w:rPr>
            <w:rFonts w:ascii="Garamond" w:hAnsi="Garamond" w:cs="Calibri"/>
            <w:color w:val="000000"/>
            <w:sz w:val="24"/>
            <w:szCs w:val="24"/>
            <w:shd w:val="clear" w:color="auto" w:fill="FFFFFF"/>
          </w:rPr>
          <w:delText xml:space="preserve"> work</w:delText>
        </w:r>
        <w:r w:rsidR="002C5D47" w:rsidRPr="0085486B" w:rsidDel="00AC29C8">
          <w:rPr>
            <w:rFonts w:ascii="Garamond" w:hAnsi="Garamond" w:cs="Calibri"/>
            <w:color w:val="000000"/>
            <w:sz w:val="24"/>
            <w:szCs w:val="24"/>
            <w:shd w:val="clear" w:color="auto" w:fill="FFFFFF"/>
          </w:rPr>
          <w:delText xml:space="preserve"> as a compositional</w:delText>
        </w:r>
        <w:r w:rsidR="000668B9" w:rsidRPr="0085486B" w:rsidDel="00AC29C8">
          <w:rPr>
            <w:rFonts w:ascii="Garamond" w:hAnsi="Garamond" w:cs="Calibri"/>
            <w:color w:val="000000"/>
            <w:sz w:val="24"/>
            <w:szCs w:val="24"/>
            <w:shd w:val="clear" w:color="auto" w:fill="FFFFFF"/>
          </w:rPr>
          <w:delText xml:space="preserve"> reaction to</w:delText>
        </w:r>
        <w:r w:rsidR="002C5D47" w:rsidRPr="0085486B" w:rsidDel="00AC29C8">
          <w:rPr>
            <w:rFonts w:ascii="Garamond" w:hAnsi="Garamond" w:cs="Calibri"/>
            <w:color w:val="000000"/>
            <w:sz w:val="24"/>
            <w:szCs w:val="24"/>
            <w:shd w:val="clear" w:color="auto" w:fill="FFFFFF"/>
          </w:rPr>
          <w:delText xml:space="preserve"> Kirnberger’s (1982 [1771, 1776]) </w:delText>
        </w:r>
        <w:r w:rsidR="002C5D47" w:rsidRPr="0085486B" w:rsidDel="00AC29C8">
          <w:rPr>
            <w:rFonts w:ascii="Garamond" w:hAnsi="Garamond" w:cs="Calibri"/>
            <w:i/>
            <w:iCs/>
            <w:color w:val="000000"/>
            <w:sz w:val="24"/>
            <w:szCs w:val="24"/>
            <w:shd w:val="clear" w:color="auto" w:fill="FFFFFF"/>
          </w:rPr>
          <w:delText>The Art of Strict Musical Composition</w:delText>
        </w:r>
        <w:r w:rsidR="002C5D47" w:rsidRPr="0085486B" w:rsidDel="00AC29C8">
          <w:rPr>
            <w:rFonts w:ascii="Garamond" w:hAnsi="Garamond" w:cs="Calibri"/>
            <w:color w:val="000000"/>
            <w:sz w:val="24"/>
            <w:szCs w:val="24"/>
            <w:shd w:val="clear" w:color="auto" w:fill="FFFFFF"/>
          </w:rPr>
          <w:delText>: Bach’s explicit reaction to Kirnberger’s views on</w:delText>
        </w:r>
        <w:r w:rsidR="00CF3E0D" w:rsidRPr="0085486B" w:rsidDel="00AC29C8">
          <w:rPr>
            <w:rFonts w:ascii="Garamond" w:hAnsi="Garamond" w:cs="Calibri"/>
            <w:color w:val="000000"/>
            <w:sz w:val="24"/>
            <w:szCs w:val="24"/>
            <w:shd w:val="clear" w:color="auto" w:fill="FFFFFF"/>
          </w:rPr>
          <w:delText xml:space="preserve"> key changes</w:delText>
        </w:r>
        <w:r w:rsidR="002C5D47" w:rsidRPr="0085486B" w:rsidDel="00AC29C8">
          <w:rPr>
            <w:rFonts w:ascii="Garamond" w:hAnsi="Garamond" w:cs="Calibri"/>
            <w:color w:val="000000"/>
            <w:sz w:val="24"/>
            <w:szCs w:val="24"/>
            <w:shd w:val="clear" w:color="auto" w:fill="FFFFFF"/>
          </w:rPr>
          <w:delText xml:space="preserve"> is explored </w:delText>
        </w:r>
        <w:r w:rsidR="004D17E2" w:rsidRPr="0085486B" w:rsidDel="00AC29C8">
          <w:rPr>
            <w:rFonts w:ascii="Garamond" w:hAnsi="Garamond" w:cs="Calibri"/>
            <w:color w:val="000000"/>
            <w:sz w:val="24"/>
            <w:szCs w:val="24"/>
            <w:shd w:val="clear" w:color="auto" w:fill="FFFFFF"/>
          </w:rPr>
          <w:delText>in detail by</w:delText>
        </w:r>
        <w:r w:rsidR="002C5D47" w:rsidRPr="0085486B" w:rsidDel="00AC29C8">
          <w:rPr>
            <w:rFonts w:ascii="Garamond" w:hAnsi="Garamond" w:cs="Calibri"/>
            <w:color w:val="000000"/>
            <w:sz w:val="24"/>
            <w:szCs w:val="24"/>
            <w:shd w:val="clear" w:color="auto" w:fill="FFFFFF"/>
          </w:rPr>
          <w:delText xml:space="preserve"> Ferris (2000), and the present </w:delText>
        </w:r>
        <w:r w:rsidR="004D17E2" w:rsidRPr="0085486B" w:rsidDel="00AC29C8">
          <w:rPr>
            <w:rFonts w:ascii="Garamond" w:hAnsi="Garamond" w:cs="Calibri"/>
            <w:color w:val="000000"/>
            <w:sz w:val="24"/>
            <w:szCs w:val="24"/>
            <w:shd w:val="clear" w:color="auto" w:fill="FFFFFF"/>
          </w:rPr>
          <w:delText>symphony</w:delText>
        </w:r>
        <w:r w:rsidR="002C5D47" w:rsidRPr="0085486B" w:rsidDel="00AC29C8">
          <w:rPr>
            <w:rFonts w:ascii="Garamond" w:hAnsi="Garamond" w:cs="Calibri"/>
            <w:color w:val="000000"/>
            <w:sz w:val="24"/>
            <w:szCs w:val="24"/>
            <w:shd w:val="clear" w:color="auto" w:fill="FFFFFF"/>
          </w:rPr>
          <w:delText xml:space="preserve"> incorporates a fantasy-like harmonic twist that </w:delText>
        </w:r>
        <w:r w:rsidR="005A771B" w:rsidRPr="0085486B" w:rsidDel="00AC29C8">
          <w:rPr>
            <w:rFonts w:ascii="Garamond" w:hAnsi="Garamond" w:cs="Calibri"/>
            <w:color w:val="000000"/>
            <w:sz w:val="24"/>
            <w:szCs w:val="24"/>
            <w:shd w:val="clear" w:color="auto" w:fill="FFFFFF"/>
          </w:rPr>
          <w:delText>is at odds with</w:delText>
        </w:r>
        <w:r w:rsidR="002C5D47" w:rsidRPr="0085486B" w:rsidDel="00AC29C8">
          <w:rPr>
            <w:rFonts w:ascii="Garamond" w:hAnsi="Garamond" w:cs="Calibri"/>
            <w:color w:val="000000"/>
            <w:sz w:val="24"/>
            <w:szCs w:val="24"/>
            <w:shd w:val="clear" w:color="auto" w:fill="FFFFFF"/>
          </w:rPr>
          <w:delText xml:space="preserve"> Kirnberger’s more restrained approach to key </w:delText>
        </w:r>
        <w:r w:rsidR="00952592" w:rsidRPr="0085486B" w:rsidDel="00AC29C8">
          <w:rPr>
            <w:rFonts w:ascii="Garamond" w:hAnsi="Garamond" w:cs="Calibri"/>
            <w:color w:val="000000"/>
            <w:sz w:val="24"/>
            <w:szCs w:val="24"/>
            <w:shd w:val="clear" w:color="auto" w:fill="FFFFFF"/>
          </w:rPr>
          <w:delText>shifts</w:delText>
        </w:r>
        <w:r w:rsidR="002C5D47" w:rsidRPr="0085486B" w:rsidDel="00AC29C8">
          <w:rPr>
            <w:rFonts w:ascii="Garamond" w:hAnsi="Garamond" w:cs="Calibri"/>
            <w:color w:val="000000"/>
            <w:sz w:val="24"/>
            <w:szCs w:val="24"/>
            <w:shd w:val="clear" w:color="auto" w:fill="FFFFFF"/>
          </w:rPr>
          <w:delText xml:space="preserve">. Furthermore, Bach may well be reacting here to </w:delText>
        </w:r>
        <w:r w:rsidR="005A771B" w:rsidRPr="0085486B" w:rsidDel="00AC29C8">
          <w:rPr>
            <w:rFonts w:ascii="Garamond" w:hAnsi="Garamond" w:cs="Calibri"/>
            <w:color w:val="000000"/>
            <w:sz w:val="24"/>
            <w:szCs w:val="24"/>
            <w:shd w:val="clear" w:color="auto" w:fill="FFFFFF"/>
          </w:rPr>
          <w:delText xml:space="preserve">Kirnberger’s </w:delText>
        </w:r>
        <w:r w:rsidR="004D17E2" w:rsidRPr="0085486B" w:rsidDel="00AC29C8">
          <w:rPr>
            <w:rFonts w:ascii="Garamond" w:hAnsi="Garamond" w:cs="Calibri"/>
            <w:color w:val="000000"/>
            <w:sz w:val="24"/>
            <w:szCs w:val="24"/>
            <w:shd w:val="clear" w:color="auto" w:fill="FFFFFF"/>
          </w:rPr>
          <w:delText>innovative notions of meter</w:delText>
        </w:r>
        <w:r w:rsidR="002C5D47" w:rsidRPr="0085486B" w:rsidDel="00AC29C8">
          <w:rPr>
            <w:rFonts w:ascii="Garamond" w:hAnsi="Garamond" w:cs="Calibri"/>
            <w:color w:val="000000"/>
            <w:sz w:val="24"/>
            <w:szCs w:val="24"/>
            <w:shd w:val="clear" w:color="auto" w:fill="FFFFFF"/>
          </w:rPr>
          <w:delText xml:space="preserve"> (Mirka 2009) </w:delText>
        </w:r>
        <w:r w:rsidR="005A771B" w:rsidRPr="0085486B" w:rsidDel="00AC29C8">
          <w:rPr>
            <w:rFonts w:ascii="Garamond" w:hAnsi="Garamond" w:cs="Calibri"/>
            <w:color w:val="000000"/>
            <w:sz w:val="24"/>
            <w:szCs w:val="24"/>
            <w:shd w:val="clear" w:color="auto" w:fill="FFFFFF"/>
          </w:rPr>
          <w:delText xml:space="preserve">and to </w:delText>
        </w:r>
        <w:r w:rsidR="000668B9" w:rsidRPr="0085486B" w:rsidDel="00AC29C8">
          <w:rPr>
            <w:rFonts w:ascii="Garamond" w:hAnsi="Garamond" w:cs="Calibri"/>
            <w:color w:val="000000"/>
            <w:sz w:val="24"/>
            <w:szCs w:val="24"/>
            <w:shd w:val="clear" w:color="auto" w:fill="FFFFFF"/>
          </w:rPr>
          <w:delText>the latter</w:delText>
        </w:r>
        <w:r w:rsidR="005A771B" w:rsidRPr="0085486B" w:rsidDel="00AC29C8">
          <w:rPr>
            <w:rFonts w:ascii="Garamond" w:hAnsi="Garamond" w:cs="Calibri"/>
            <w:color w:val="000000"/>
            <w:sz w:val="24"/>
            <w:szCs w:val="24"/>
            <w:shd w:val="clear" w:color="auto" w:fill="FFFFFF"/>
          </w:rPr>
          <w:delText xml:space="preserve">’s </w:delText>
        </w:r>
        <w:r w:rsidR="004D17E2" w:rsidRPr="0085486B" w:rsidDel="00AC29C8">
          <w:rPr>
            <w:rFonts w:ascii="Garamond" w:hAnsi="Garamond" w:cs="Calibri"/>
            <w:color w:val="000000"/>
            <w:sz w:val="24"/>
            <w:szCs w:val="24"/>
            <w:shd w:val="clear" w:color="auto" w:fill="FFFFFF"/>
          </w:rPr>
          <w:delText xml:space="preserve">conceptions </w:delText>
        </w:r>
        <w:r w:rsidR="005A771B" w:rsidRPr="0085486B" w:rsidDel="00AC29C8">
          <w:rPr>
            <w:rFonts w:ascii="Garamond" w:hAnsi="Garamond" w:cs="Calibri"/>
            <w:color w:val="000000"/>
            <w:sz w:val="24"/>
            <w:szCs w:val="24"/>
            <w:shd w:val="clear" w:color="auto" w:fill="FFFFFF"/>
          </w:rPr>
          <w:delText xml:space="preserve">of essential and nonessential dissonance, which are playfully engaged </w:delText>
        </w:r>
        <w:r w:rsidR="004D17E2" w:rsidRPr="0085486B" w:rsidDel="00AC29C8">
          <w:rPr>
            <w:rFonts w:ascii="Garamond" w:hAnsi="Garamond" w:cs="Calibri"/>
            <w:color w:val="000000"/>
            <w:sz w:val="24"/>
            <w:szCs w:val="24"/>
            <w:shd w:val="clear" w:color="auto" w:fill="FFFFFF"/>
          </w:rPr>
          <w:delText>in a contrapuntal exercise segment of the exposition</w:delText>
        </w:r>
        <w:r w:rsidR="005A771B" w:rsidRPr="0085486B" w:rsidDel="00AC29C8">
          <w:rPr>
            <w:rFonts w:ascii="Garamond" w:hAnsi="Garamond" w:cs="Calibri"/>
            <w:color w:val="000000"/>
            <w:sz w:val="24"/>
            <w:szCs w:val="24"/>
            <w:shd w:val="clear" w:color="auto" w:fill="FFFFFF"/>
          </w:rPr>
          <w:delText xml:space="preserve">. </w:delText>
        </w:r>
        <w:r w:rsidR="002C5D47" w:rsidRPr="0085486B" w:rsidDel="00AC29C8">
          <w:rPr>
            <w:rFonts w:ascii="Garamond" w:hAnsi="Garamond" w:cs="Calibri"/>
            <w:color w:val="000000"/>
            <w:sz w:val="24"/>
            <w:szCs w:val="24"/>
            <w:shd w:val="clear" w:color="auto" w:fill="FFFFFF"/>
          </w:rPr>
          <w:delText>Whether or not the piece was intended as a</w:delText>
        </w:r>
        <w:r w:rsidR="005A771B" w:rsidRPr="0085486B" w:rsidDel="00AC29C8">
          <w:rPr>
            <w:rFonts w:ascii="Garamond" w:hAnsi="Garamond" w:cs="Calibri"/>
            <w:color w:val="000000"/>
            <w:sz w:val="24"/>
            <w:szCs w:val="24"/>
            <w:shd w:val="clear" w:color="auto" w:fill="FFFFFF"/>
          </w:rPr>
          <w:delText xml:space="preserve"> </w:delText>
        </w:r>
        <w:r w:rsidR="00914642" w:rsidRPr="0085486B" w:rsidDel="00AC29C8">
          <w:rPr>
            <w:rFonts w:ascii="Garamond" w:hAnsi="Garamond" w:cs="Calibri"/>
            <w:color w:val="000000"/>
            <w:sz w:val="24"/>
            <w:szCs w:val="24"/>
            <w:shd w:val="clear" w:color="auto" w:fill="FFFFFF"/>
          </w:rPr>
          <w:delText>hidden</w:delText>
        </w:r>
        <w:r w:rsidR="002C5D47" w:rsidRPr="0085486B" w:rsidDel="00AC29C8">
          <w:rPr>
            <w:rFonts w:ascii="Garamond" w:hAnsi="Garamond" w:cs="Calibri"/>
            <w:color w:val="000000"/>
            <w:sz w:val="24"/>
            <w:szCs w:val="24"/>
            <w:shd w:val="clear" w:color="auto" w:fill="FFFFFF"/>
          </w:rPr>
          <w:delText xml:space="preserve"> theoretical commentary, it </w:delText>
        </w:r>
      </w:del>
      <w:ins w:id="5" w:author="Kyle Hutchinson" w:date="2025-08-24T09:26:00Z" w16du:dateUtc="2025-08-24T13:26:00Z">
        <w:r w:rsidR="00AC29C8">
          <w:rPr>
            <w:rFonts w:ascii="Garamond" w:hAnsi="Garamond" w:cs="Calibri"/>
            <w:color w:val="000000"/>
            <w:sz w:val="24"/>
            <w:szCs w:val="24"/>
            <w:shd w:val="clear" w:color="auto" w:fill="FFFFFF"/>
          </w:rPr>
          <w:t xml:space="preserve">, </w:t>
        </w:r>
      </w:ins>
      <w:r w:rsidR="00413D62" w:rsidRPr="0085486B">
        <w:rPr>
          <w:rFonts w:ascii="Garamond" w:hAnsi="Garamond" w:cs="Calibri"/>
          <w:color w:val="000000"/>
          <w:sz w:val="24"/>
          <w:szCs w:val="24"/>
          <w:shd w:val="clear" w:color="auto" w:fill="FFFFFF"/>
        </w:rPr>
        <w:t>giv</w:t>
      </w:r>
      <w:ins w:id="6" w:author="Kyle Hutchinson" w:date="2025-08-24T09:26:00Z" w16du:dateUtc="2025-08-24T13:26:00Z">
        <w:r w:rsidR="00AC29C8">
          <w:rPr>
            <w:rFonts w:ascii="Garamond" w:hAnsi="Garamond" w:cs="Calibri"/>
            <w:color w:val="000000"/>
            <w:sz w:val="24"/>
            <w:szCs w:val="24"/>
            <w:shd w:val="clear" w:color="auto" w:fill="FFFFFF"/>
          </w:rPr>
          <w:t>ing</w:t>
        </w:r>
      </w:ins>
      <w:del w:id="7" w:author="Kyle Hutchinson" w:date="2025-08-24T09:26:00Z" w16du:dateUtc="2025-08-24T13:26:00Z">
        <w:r w:rsidR="00413D62" w:rsidRPr="0085486B" w:rsidDel="00AC29C8">
          <w:rPr>
            <w:rFonts w:ascii="Garamond" w:hAnsi="Garamond" w:cs="Calibri"/>
            <w:color w:val="000000"/>
            <w:sz w:val="24"/>
            <w:szCs w:val="24"/>
            <w:shd w:val="clear" w:color="auto" w:fill="FFFFFF"/>
          </w:rPr>
          <w:delText>es</w:delText>
        </w:r>
      </w:del>
      <w:r w:rsidR="00413D62" w:rsidRPr="0085486B">
        <w:rPr>
          <w:rFonts w:ascii="Garamond" w:hAnsi="Garamond" w:cs="Calibri"/>
          <w:color w:val="000000"/>
          <w:sz w:val="24"/>
          <w:szCs w:val="24"/>
          <w:shd w:val="clear" w:color="auto" w:fill="FFFFFF"/>
        </w:rPr>
        <w:t xml:space="preserve"> us an opportunity </w:t>
      </w:r>
      <w:del w:id="8" w:author="Kyle Hutchinson" w:date="2025-08-24T09:26:00Z" w16du:dateUtc="2025-08-24T13:26:00Z">
        <w:r w:rsidR="00413D62" w:rsidRPr="0085486B" w:rsidDel="00AC29C8">
          <w:rPr>
            <w:rFonts w:ascii="Garamond" w:hAnsi="Garamond" w:cs="Calibri"/>
            <w:color w:val="000000"/>
            <w:sz w:val="24"/>
            <w:szCs w:val="24"/>
            <w:shd w:val="clear" w:color="auto" w:fill="FFFFFF"/>
          </w:rPr>
          <w:delText>for a</w:delText>
        </w:r>
        <w:r w:rsidR="003F021D" w:rsidRPr="0085486B" w:rsidDel="00AC29C8">
          <w:rPr>
            <w:rFonts w:ascii="Garamond" w:hAnsi="Garamond" w:cs="Calibri"/>
            <w:color w:val="000000"/>
            <w:sz w:val="24"/>
            <w:szCs w:val="24"/>
            <w:shd w:val="clear" w:color="auto" w:fill="FFFFFF"/>
          </w:rPr>
          <w:delText>n</w:delText>
        </w:r>
      </w:del>
      <w:ins w:id="9" w:author="Kyle Hutchinson" w:date="2025-08-24T09:26:00Z" w16du:dateUtc="2025-08-24T13:26:00Z">
        <w:r w:rsidR="00AC29C8">
          <w:rPr>
            <w:rFonts w:ascii="Garamond" w:hAnsi="Garamond" w:cs="Calibri"/>
            <w:color w:val="000000"/>
            <w:sz w:val="24"/>
            <w:szCs w:val="24"/>
            <w:shd w:val="clear" w:color="auto" w:fill="FFFFFF"/>
          </w:rPr>
          <w:t>to undertake an</w:t>
        </w:r>
      </w:ins>
      <w:r w:rsidR="003F021D" w:rsidRPr="0085486B">
        <w:rPr>
          <w:rFonts w:ascii="Garamond" w:hAnsi="Garamond" w:cs="Calibri"/>
          <w:color w:val="000000"/>
          <w:sz w:val="24"/>
          <w:szCs w:val="24"/>
          <w:shd w:val="clear" w:color="auto" w:fill="FFFFFF"/>
        </w:rPr>
        <w:t xml:space="preserve"> analytical journey </w:t>
      </w:r>
      <w:r w:rsidR="00413D62" w:rsidRPr="0085486B">
        <w:rPr>
          <w:rFonts w:ascii="Garamond" w:hAnsi="Garamond" w:cs="Calibri"/>
          <w:color w:val="000000"/>
          <w:sz w:val="24"/>
          <w:szCs w:val="24"/>
          <w:shd w:val="clear" w:color="auto" w:fill="FFFFFF"/>
        </w:rPr>
        <w:t>through a puzzling exposition.</w:t>
      </w:r>
      <w:r w:rsidR="002C5D47" w:rsidRPr="0085486B">
        <w:rPr>
          <w:rFonts w:ascii="Garamond" w:hAnsi="Garamond" w:cs="Calibri"/>
          <w:color w:val="000000"/>
          <w:sz w:val="24"/>
          <w:szCs w:val="24"/>
          <w:shd w:val="clear" w:color="auto" w:fill="FFFFFF"/>
        </w:rPr>
        <w:t xml:space="preserve">  </w:t>
      </w:r>
      <w:r w:rsidR="003A4F97" w:rsidRPr="0085486B">
        <w:rPr>
          <w:rFonts w:ascii="Garamond" w:hAnsi="Garamond" w:cs="Calibri"/>
          <w:color w:val="000000"/>
          <w:sz w:val="24"/>
          <w:szCs w:val="24"/>
          <w:shd w:val="clear" w:color="auto" w:fill="FFFFFF"/>
        </w:rPr>
        <w:t xml:space="preserve">  </w:t>
      </w:r>
    </w:p>
    <w:p w14:paraId="6E2487C0" w14:textId="77777777" w:rsidR="0085486B" w:rsidDel="00AC29C8" w:rsidRDefault="0085486B" w:rsidP="002743CD">
      <w:pPr>
        <w:spacing w:after="0" w:line="480" w:lineRule="auto"/>
        <w:rPr>
          <w:del w:id="10" w:author="Kyle Hutchinson" w:date="2025-08-24T09:26:00Z" w16du:dateUtc="2025-08-24T13:26:00Z"/>
          <w:rFonts w:ascii="Garamond" w:hAnsi="Garamond" w:cs="Calibri"/>
          <w:color w:val="000000"/>
          <w:sz w:val="24"/>
          <w:szCs w:val="24"/>
          <w:shd w:val="clear" w:color="auto" w:fill="FFFFFF"/>
        </w:rPr>
      </w:pPr>
    </w:p>
    <w:p w14:paraId="7ACF1143" w14:textId="77777777" w:rsidR="002743CD" w:rsidDel="00AC29C8" w:rsidRDefault="002743CD" w:rsidP="002743CD">
      <w:pPr>
        <w:spacing w:after="0" w:line="480" w:lineRule="auto"/>
        <w:rPr>
          <w:del w:id="11" w:author="Kyle Hutchinson" w:date="2025-08-24T09:26:00Z" w16du:dateUtc="2025-08-24T13:26:00Z"/>
          <w:rFonts w:ascii="Garamond" w:hAnsi="Garamond" w:cs="Calibri"/>
          <w:color w:val="000000"/>
          <w:sz w:val="24"/>
          <w:szCs w:val="24"/>
          <w:shd w:val="clear" w:color="auto" w:fill="FFFFFF"/>
        </w:rPr>
      </w:pPr>
    </w:p>
    <w:p w14:paraId="5A90707C" w14:textId="77777777" w:rsidR="002743CD" w:rsidRPr="0085486B" w:rsidRDefault="002743CD" w:rsidP="002743CD">
      <w:pPr>
        <w:spacing w:after="0" w:line="480" w:lineRule="auto"/>
        <w:rPr>
          <w:rFonts w:ascii="Garamond" w:hAnsi="Garamond" w:cs="Calibri"/>
          <w:color w:val="000000"/>
          <w:sz w:val="24"/>
          <w:szCs w:val="24"/>
          <w:shd w:val="clear" w:color="auto" w:fill="FFFFFF"/>
        </w:rPr>
      </w:pPr>
    </w:p>
    <w:p w14:paraId="53F5B206" w14:textId="6663696A" w:rsidR="002F305E" w:rsidRPr="0085486B" w:rsidDel="00AC29C8" w:rsidRDefault="006576CB" w:rsidP="002743CD">
      <w:pPr>
        <w:pStyle w:val="ListParagraph"/>
        <w:numPr>
          <w:ilvl w:val="0"/>
          <w:numId w:val="8"/>
        </w:numPr>
        <w:spacing w:after="0" w:line="480" w:lineRule="auto"/>
        <w:rPr>
          <w:del w:id="12" w:author="Kyle Hutchinson" w:date="2025-08-24T09:26:00Z" w16du:dateUtc="2025-08-24T13:26:00Z"/>
          <w:rFonts w:ascii="Garamond" w:hAnsi="Garamond" w:cs="Calibri"/>
          <w:b/>
          <w:bCs/>
          <w:i/>
          <w:iCs/>
          <w:sz w:val="24"/>
          <w:szCs w:val="24"/>
          <w:shd w:val="clear" w:color="auto" w:fill="FFFFFF"/>
        </w:rPr>
      </w:pPr>
      <w:r w:rsidRPr="0085486B">
        <w:rPr>
          <w:rFonts w:ascii="Garamond" w:hAnsi="Garamond"/>
          <w:i/>
          <w:iCs/>
          <w:sz w:val="24"/>
          <w:szCs w:val="24"/>
        </w:rPr>
        <w:t>Rational</w:t>
      </w:r>
      <w:r w:rsidR="002F305E" w:rsidRPr="0085486B">
        <w:rPr>
          <w:rFonts w:ascii="Garamond" w:hAnsi="Garamond"/>
          <w:i/>
          <w:iCs/>
          <w:sz w:val="24"/>
          <w:szCs w:val="24"/>
        </w:rPr>
        <w:t xml:space="preserve"> </w:t>
      </w:r>
      <w:r w:rsidR="001D1E54" w:rsidRPr="0085486B">
        <w:rPr>
          <w:rFonts w:ascii="Garamond" w:hAnsi="Garamond"/>
          <w:i/>
          <w:iCs/>
          <w:sz w:val="24"/>
          <w:szCs w:val="24"/>
        </w:rPr>
        <w:t>T</w:t>
      </w:r>
      <w:r w:rsidR="002C3A12" w:rsidRPr="0085486B">
        <w:rPr>
          <w:rFonts w:ascii="Garamond" w:hAnsi="Garamond"/>
          <w:i/>
          <w:iCs/>
          <w:sz w:val="24"/>
          <w:szCs w:val="24"/>
        </w:rPr>
        <w:t>onal</w:t>
      </w:r>
      <w:r w:rsidR="00BE34D7" w:rsidRPr="0085486B">
        <w:rPr>
          <w:rFonts w:ascii="Garamond" w:hAnsi="Garamond"/>
          <w:i/>
          <w:iCs/>
          <w:sz w:val="24"/>
          <w:szCs w:val="24"/>
        </w:rPr>
        <w:t xml:space="preserve"> Deceptions</w:t>
      </w:r>
    </w:p>
    <w:p w14:paraId="1CD33F82" w14:textId="77777777" w:rsidR="008643C4" w:rsidRPr="00AC29C8" w:rsidRDefault="008643C4" w:rsidP="00AC29C8">
      <w:pPr>
        <w:pStyle w:val="ListParagraph"/>
        <w:numPr>
          <w:ilvl w:val="0"/>
          <w:numId w:val="8"/>
        </w:numPr>
        <w:spacing w:after="0" w:line="480" w:lineRule="auto"/>
        <w:rPr>
          <w:rFonts w:ascii="Garamond" w:hAnsi="Garamond"/>
          <w:sz w:val="24"/>
          <w:szCs w:val="24"/>
          <w:rPrChange w:id="13" w:author="Kyle Hutchinson" w:date="2025-08-24T09:26:00Z" w16du:dateUtc="2025-08-24T13:26:00Z">
            <w:rPr/>
          </w:rPrChange>
        </w:rPr>
        <w:pPrChange w:id="14" w:author="Kyle Hutchinson" w:date="2025-08-24T09:26:00Z" w16du:dateUtc="2025-08-24T13:26:00Z">
          <w:pPr>
            <w:spacing w:after="0" w:line="480" w:lineRule="auto"/>
            <w:ind w:firstLine="720"/>
          </w:pPr>
        </w:pPrChange>
      </w:pPr>
    </w:p>
    <w:p w14:paraId="15F190A4" w14:textId="5A68FC4B" w:rsidR="00EF3AB6" w:rsidRPr="0085486B" w:rsidRDefault="005C2B89" w:rsidP="002743CD">
      <w:pPr>
        <w:spacing w:after="0" w:line="480" w:lineRule="auto"/>
        <w:rPr>
          <w:rFonts w:ascii="Garamond" w:hAnsi="Garamond"/>
          <w:sz w:val="24"/>
          <w:szCs w:val="24"/>
        </w:rPr>
      </w:pPr>
      <w:del w:id="15" w:author="Kyle Hutchinson" w:date="2025-08-21T12:03:00Z" w16du:dateUtc="2025-08-21T16:03:00Z">
        <w:r w:rsidRPr="0085486B" w:rsidDel="00C168B0">
          <w:rPr>
            <w:rFonts w:ascii="Garamond" w:hAnsi="Garamond"/>
            <w:sz w:val="24"/>
            <w:szCs w:val="24"/>
          </w:rPr>
          <w:delText>The o</w:delText>
        </w:r>
        <w:r w:rsidR="006C4FF8" w:rsidRPr="0085486B" w:rsidDel="00C168B0">
          <w:rPr>
            <w:rFonts w:ascii="Garamond" w:hAnsi="Garamond"/>
            <w:sz w:val="24"/>
            <w:szCs w:val="24"/>
          </w:rPr>
          <w:delText>p</w:delText>
        </w:r>
        <w:r w:rsidRPr="0085486B" w:rsidDel="00C168B0">
          <w:rPr>
            <w:rFonts w:ascii="Garamond" w:hAnsi="Garamond"/>
            <w:sz w:val="24"/>
            <w:szCs w:val="24"/>
          </w:rPr>
          <w:delText xml:space="preserve">ening of </w:delText>
        </w:r>
      </w:del>
      <w:r w:rsidRPr="0085486B">
        <w:rPr>
          <w:rFonts w:ascii="Garamond" w:hAnsi="Garamond"/>
          <w:sz w:val="24"/>
          <w:szCs w:val="24"/>
        </w:rPr>
        <w:t xml:space="preserve">C. P. E. Bach’s </w:t>
      </w:r>
      <w:del w:id="16" w:author="Kyle Hutchinson" w:date="2025-08-21T12:03:00Z" w16du:dateUtc="2025-08-21T16:03:00Z">
        <w:r w:rsidRPr="0085486B" w:rsidDel="00C168B0">
          <w:rPr>
            <w:rFonts w:ascii="Garamond" w:hAnsi="Garamond"/>
            <w:sz w:val="24"/>
            <w:szCs w:val="24"/>
          </w:rPr>
          <w:delText>extraordinary</w:delText>
        </w:r>
        <w:r w:rsidR="00D116F0" w:rsidRPr="0085486B" w:rsidDel="00C168B0">
          <w:rPr>
            <w:rFonts w:ascii="Garamond" w:hAnsi="Garamond"/>
            <w:sz w:val="24"/>
            <w:szCs w:val="24"/>
          </w:rPr>
          <w:delText xml:space="preserve"> </w:delText>
        </w:r>
      </w:del>
      <w:r w:rsidR="00D116F0" w:rsidRPr="0085486B">
        <w:rPr>
          <w:rFonts w:ascii="Garamond" w:hAnsi="Garamond"/>
          <w:sz w:val="24"/>
          <w:szCs w:val="24"/>
        </w:rPr>
        <w:t>S</w:t>
      </w:r>
      <w:r w:rsidRPr="0085486B">
        <w:rPr>
          <w:rFonts w:ascii="Garamond" w:hAnsi="Garamond"/>
          <w:sz w:val="24"/>
          <w:szCs w:val="24"/>
        </w:rPr>
        <w:t xml:space="preserve">ymphony in D major, </w:t>
      </w:r>
      <w:proofErr w:type="spellStart"/>
      <w:r w:rsidRPr="0085486B">
        <w:rPr>
          <w:rFonts w:ascii="Garamond" w:hAnsi="Garamond"/>
          <w:sz w:val="24"/>
          <w:szCs w:val="24"/>
        </w:rPr>
        <w:t>Wq</w:t>
      </w:r>
      <w:proofErr w:type="spellEnd"/>
      <w:r w:rsidRPr="0085486B">
        <w:rPr>
          <w:rFonts w:ascii="Garamond" w:hAnsi="Garamond"/>
          <w:sz w:val="24"/>
          <w:szCs w:val="24"/>
        </w:rPr>
        <w:t xml:space="preserve">. 183/1, </w:t>
      </w:r>
      <w:del w:id="17" w:author="Kyle Hutchinson" w:date="2025-08-21T12:03:00Z" w16du:dateUtc="2025-08-21T16:03:00Z">
        <w:r w:rsidRPr="0085486B" w:rsidDel="00C168B0">
          <w:rPr>
            <w:rFonts w:ascii="Garamond" w:hAnsi="Garamond"/>
            <w:sz w:val="24"/>
            <w:szCs w:val="24"/>
          </w:rPr>
          <w:delText>presents an</w:delText>
        </w:r>
      </w:del>
      <w:ins w:id="18" w:author="Kyle Hutchinson" w:date="2025-08-21T12:03:00Z" w16du:dateUtc="2025-08-21T16:03:00Z">
        <w:r w:rsidR="00C168B0">
          <w:rPr>
            <w:rFonts w:ascii="Garamond" w:hAnsi="Garamond"/>
            <w:sz w:val="24"/>
            <w:szCs w:val="24"/>
          </w:rPr>
          <w:t>opens with an</w:t>
        </w:r>
      </w:ins>
      <w:r w:rsidRPr="0085486B">
        <w:rPr>
          <w:rFonts w:ascii="Garamond" w:hAnsi="Garamond"/>
          <w:sz w:val="24"/>
          <w:szCs w:val="24"/>
        </w:rPr>
        <w:t xml:space="preserve"> unusual chain of events: </w:t>
      </w:r>
      <w:r w:rsidR="00D337A1" w:rsidRPr="0085486B">
        <w:rPr>
          <w:rFonts w:ascii="Garamond" w:hAnsi="Garamond"/>
          <w:sz w:val="24"/>
          <w:szCs w:val="24"/>
        </w:rPr>
        <w:t xml:space="preserve">a metrically ambiguous </w:t>
      </w:r>
      <w:ins w:id="19" w:author="Kyle Hutchinson" w:date="2025-08-21T12:04:00Z" w16du:dateUtc="2025-08-21T16:04:00Z">
        <w:r w:rsidR="00C168B0">
          <w:rPr>
            <w:rFonts w:ascii="Garamond" w:hAnsi="Garamond"/>
            <w:sz w:val="24"/>
            <w:szCs w:val="24"/>
          </w:rPr>
          <w:t>but</w:t>
        </w:r>
      </w:ins>
      <w:del w:id="20" w:author="Kyle Hutchinson" w:date="2025-08-21T12:04:00Z" w16du:dateUtc="2025-08-21T16:04:00Z">
        <w:r w:rsidR="00D337A1" w:rsidRPr="0085486B" w:rsidDel="00C168B0">
          <w:rPr>
            <w:rFonts w:ascii="Garamond" w:hAnsi="Garamond"/>
            <w:sz w:val="24"/>
            <w:szCs w:val="24"/>
          </w:rPr>
          <w:delText>and</w:delText>
        </w:r>
      </w:del>
      <w:r w:rsidR="00D337A1" w:rsidRPr="0085486B">
        <w:rPr>
          <w:rFonts w:ascii="Garamond" w:hAnsi="Garamond"/>
          <w:sz w:val="24"/>
          <w:szCs w:val="24"/>
        </w:rPr>
        <w:t xml:space="preserve"> tonally clear passage</w:t>
      </w:r>
      <w:ins w:id="21" w:author="Kyle Hutchinson" w:date="2025-08-21T12:03:00Z" w16du:dateUtc="2025-08-21T16:03:00Z">
        <w:r w:rsidR="00C168B0">
          <w:rPr>
            <w:rFonts w:ascii="Garamond" w:hAnsi="Garamond"/>
            <w:sz w:val="24"/>
            <w:szCs w:val="24"/>
          </w:rPr>
          <w:t xml:space="preserve"> that</w:t>
        </w:r>
      </w:ins>
      <w:r w:rsidR="00D337A1" w:rsidRPr="0085486B">
        <w:rPr>
          <w:rFonts w:ascii="Garamond" w:hAnsi="Garamond"/>
          <w:sz w:val="24"/>
          <w:szCs w:val="24"/>
        </w:rPr>
        <w:t xml:space="preserve"> gives way </w:t>
      </w:r>
      <w:r w:rsidR="00D01B7C" w:rsidRPr="0085486B">
        <w:rPr>
          <w:rFonts w:ascii="Garamond" w:hAnsi="Garamond"/>
          <w:sz w:val="24"/>
          <w:szCs w:val="24"/>
        </w:rPr>
        <w:t xml:space="preserve">to another passage that is metrically clear </w:t>
      </w:r>
      <w:ins w:id="22" w:author="Kyle Hutchinson" w:date="2025-08-21T12:04:00Z" w16du:dateUtc="2025-08-21T16:04:00Z">
        <w:r w:rsidR="00C168B0">
          <w:rPr>
            <w:rFonts w:ascii="Garamond" w:hAnsi="Garamond"/>
            <w:sz w:val="24"/>
            <w:szCs w:val="24"/>
          </w:rPr>
          <w:t>but</w:t>
        </w:r>
      </w:ins>
      <w:del w:id="23" w:author="Kyle Hutchinson" w:date="2025-08-21T12:04:00Z" w16du:dateUtc="2025-08-21T16:04:00Z">
        <w:r w:rsidR="00D01B7C" w:rsidRPr="0085486B" w:rsidDel="00C168B0">
          <w:rPr>
            <w:rFonts w:ascii="Garamond" w:hAnsi="Garamond"/>
            <w:sz w:val="24"/>
            <w:szCs w:val="24"/>
          </w:rPr>
          <w:delText>and</w:delText>
        </w:r>
      </w:del>
      <w:r w:rsidR="00D01B7C" w:rsidRPr="0085486B">
        <w:rPr>
          <w:rFonts w:ascii="Garamond" w:hAnsi="Garamond"/>
          <w:sz w:val="24"/>
          <w:szCs w:val="24"/>
        </w:rPr>
        <w:t xml:space="preserve"> tonally ambiguous.</w:t>
      </w:r>
      <w:r w:rsidR="00306CCD" w:rsidRPr="0085486B">
        <w:rPr>
          <w:rStyle w:val="FootnoteReference"/>
          <w:rFonts w:ascii="Garamond" w:hAnsi="Garamond"/>
          <w:sz w:val="24"/>
          <w:szCs w:val="24"/>
        </w:rPr>
        <w:footnoteReference w:id="2"/>
      </w:r>
      <w:r w:rsidR="00D01B7C" w:rsidRPr="0085486B">
        <w:rPr>
          <w:rFonts w:ascii="Garamond" w:hAnsi="Garamond"/>
          <w:sz w:val="24"/>
          <w:szCs w:val="24"/>
        </w:rPr>
        <w:t xml:space="preserve"> When </w:t>
      </w:r>
      <w:del w:id="24" w:author="Kyle Hutchinson" w:date="2025-08-21T12:04:00Z" w16du:dateUtc="2025-08-21T16:04:00Z">
        <w:r w:rsidR="00D01B7C" w:rsidRPr="0085486B" w:rsidDel="00C168B0">
          <w:rPr>
            <w:rFonts w:ascii="Garamond" w:hAnsi="Garamond"/>
            <w:sz w:val="24"/>
            <w:szCs w:val="24"/>
          </w:rPr>
          <w:delText xml:space="preserve">preceding </w:delText>
        </w:r>
      </w:del>
      <w:ins w:id="25" w:author="Kyle Hutchinson" w:date="2025-08-21T12:04:00Z" w16du:dateUtc="2025-08-21T16:04:00Z">
        <w:r w:rsidR="00C168B0">
          <w:rPr>
            <w:rFonts w:ascii="Garamond" w:hAnsi="Garamond"/>
            <w:sz w:val="24"/>
            <w:szCs w:val="24"/>
          </w:rPr>
          <w:t>the</w:t>
        </w:r>
        <w:r w:rsidR="00C168B0" w:rsidRPr="0085486B">
          <w:rPr>
            <w:rFonts w:ascii="Garamond" w:hAnsi="Garamond"/>
            <w:sz w:val="24"/>
            <w:szCs w:val="24"/>
          </w:rPr>
          <w:t xml:space="preserve"> </w:t>
        </w:r>
      </w:ins>
      <w:r w:rsidR="00D01B7C" w:rsidRPr="0085486B">
        <w:rPr>
          <w:rFonts w:ascii="Garamond" w:hAnsi="Garamond"/>
          <w:sz w:val="24"/>
          <w:szCs w:val="24"/>
        </w:rPr>
        <w:t xml:space="preserve">ambiguities subside, the music is funneled through a </w:t>
      </w:r>
      <w:r w:rsidR="005A140B" w:rsidRPr="0085486B">
        <w:rPr>
          <w:rFonts w:ascii="Garamond" w:hAnsi="Garamond"/>
          <w:sz w:val="24"/>
          <w:szCs w:val="24"/>
        </w:rPr>
        <w:t xml:space="preserve">highly </w:t>
      </w:r>
      <w:r w:rsidR="005A140B" w:rsidRPr="0085486B">
        <w:rPr>
          <w:rFonts w:ascii="Garamond" w:hAnsi="Garamond"/>
          <w:sz w:val="24"/>
          <w:szCs w:val="24"/>
        </w:rPr>
        <w:lastRenderedPageBreak/>
        <w:t xml:space="preserve">conventional </w:t>
      </w:r>
      <w:proofErr w:type="spellStart"/>
      <w:r w:rsidR="002678E0" w:rsidRPr="0085486B">
        <w:rPr>
          <w:rFonts w:ascii="Garamond" w:hAnsi="Garamond"/>
          <w:sz w:val="24"/>
          <w:szCs w:val="24"/>
        </w:rPr>
        <w:t>Prinner</w:t>
      </w:r>
      <w:proofErr w:type="spellEnd"/>
      <w:r w:rsidR="00FB7A35" w:rsidRPr="0085486B">
        <w:rPr>
          <w:rFonts w:ascii="Garamond" w:hAnsi="Garamond"/>
          <w:sz w:val="24"/>
          <w:szCs w:val="24"/>
        </w:rPr>
        <w:t xml:space="preserve"> </w:t>
      </w:r>
      <w:r w:rsidR="00AF3139">
        <w:rPr>
          <w:rFonts w:ascii="Garamond" w:hAnsi="Garamond"/>
          <w:sz w:val="24"/>
          <w:szCs w:val="24"/>
        </w:rPr>
        <w:t>schema (Gjerdingen 2007)</w:t>
      </w:r>
      <w:del w:id="26" w:author="Kyle Hutchinson" w:date="2025-08-21T12:05:00Z" w16du:dateUtc="2025-08-21T16:05:00Z">
        <w:r w:rsidR="00AF3139" w:rsidDel="00C168B0">
          <w:rPr>
            <w:rFonts w:ascii="Garamond" w:hAnsi="Garamond"/>
            <w:sz w:val="24"/>
            <w:szCs w:val="24"/>
          </w:rPr>
          <w:delText xml:space="preserve"> </w:delText>
        </w:r>
        <w:r w:rsidR="00FB7A35" w:rsidRPr="0085486B" w:rsidDel="00C168B0">
          <w:rPr>
            <w:rFonts w:ascii="Garamond" w:hAnsi="Garamond"/>
            <w:sz w:val="24"/>
            <w:szCs w:val="24"/>
          </w:rPr>
          <w:delText>connecting</w:delText>
        </w:r>
      </w:del>
      <w:r w:rsidR="002678E0" w:rsidRPr="0085486B">
        <w:rPr>
          <w:rFonts w:ascii="Garamond" w:hAnsi="Garamond"/>
          <w:sz w:val="24"/>
          <w:szCs w:val="24"/>
        </w:rPr>
        <w:t xml:space="preserve"> to a HC in the home key, or—in neo-</w:t>
      </w:r>
      <w:proofErr w:type="spellStart"/>
      <w:r w:rsidR="002678E0" w:rsidRPr="0085486B">
        <w:rPr>
          <w:rFonts w:ascii="Garamond" w:hAnsi="Garamond"/>
          <w:sz w:val="24"/>
          <w:szCs w:val="24"/>
        </w:rPr>
        <w:t>Kochian</w:t>
      </w:r>
      <w:proofErr w:type="spellEnd"/>
      <w:r w:rsidR="002678E0" w:rsidRPr="0085486B">
        <w:rPr>
          <w:rFonts w:ascii="Garamond" w:hAnsi="Garamond"/>
          <w:sz w:val="24"/>
          <w:szCs w:val="24"/>
        </w:rPr>
        <w:t xml:space="preserve"> terms of punctuation form</w:t>
      </w:r>
      <w:r w:rsidR="003F4789" w:rsidRPr="0085486B">
        <w:rPr>
          <w:rFonts w:ascii="Garamond" w:hAnsi="Garamond"/>
          <w:sz w:val="24"/>
          <w:szCs w:val="24"/>
        </w:rPr>
        <w:t xml:space="preserve"> (after Burstein 2020)—</w:t>
      </w:r>
      <w:r w:rsidR="002678E0" w:rsidRPr="0085486B">
        <w:rPr>
          <w:rFonts w:ascii="Garamond" w:hAnsi="Garamond"/>
          <w:sz w:val="24"/>
          <w:szCs w:val="24"/>
        </w:rPr>
        <w:t xml:space="preserve">a </w:t>
      </w:r>
      <w:proofErr w:type="spellStart"/>
      <w:r w:rsidR="002678E0" w:rsidRPr="0085486B">
        <w:rPr>
          <w:rFonts w:ascii="Garamond" w:hAnsi="Garamond"/>
          <w:i/>
          <w:iCs/>
          <w:sz w:val="24"/>
          <w:szCs w:val="24"/>
        </w:rPr>
        <w:t>Quintabsatz</w:t>
      </w:r>
      <w:proofErr w:type="spellEnd"/>
      <w:r w:rsidR="002678E0" w:rsidRPr="0085486B">
        <w:rPr>
          <w:rFonts w:ascii="Garamond" w:hAnsi="Garamond"/>
          <w:sz w:val="24"/>
          <w:szCs w:val="24"/>
        </w:rPr>
        <w:t xml:space="preserve"> in the home key</w:t>
      </w:r>
      <w:r w:rsidR="003F4789" w:rsidRPr="0085486B">
        <w:rPr>
          <w:rFonts w:ascii="Garamond" w:hAnsi="Garamond"/>
          <w:sz w:val="24"/>
          <w:szCs w:val="24"/>
        </w:rPr>
        <w:t>, serving as a</w:t>
      </w:r>
      <w:r w:rsidR="00EF3AB6" w:rsidRPr="0085486B">
        <w:rPr>
          <w:rFonts w:ascii="Garamond" w:hAnsi="Garamond"/>
          <w:sz w:val="24"/>
          <w:szCs w:val="24"/>
        </w:rPr>
        <w:t xml:space="preserve"> </w:t>
      </w:r>
      <w:r w:rsidR="00086FD6" w:rsidRPr="0085486B">
        <w:rPr>
          <w:rFonts w:ascii="Garamond" w:hAnsi="Garamond"/>
          <w:sz w:val="24"/>
          <w:szCs w:val="24"/>
        </w:rPr>
        <w:t>signpost in the course of the exposition</w:t>
      </w:r>
      <w:r w:rsidR="002678E0" w:rsidRPr="0085486B">
        <w:rPr>
          <w:rFonts w:ascii="Garamond" w:hAnsi="Garamond"/>
          <w:sz w:val="24"/>
          <w:szCs w:val="24"/>
        </w:rPr>
        <w:t>.</w:t>
      </w:r>
      <w:ins w:id="27" w:author="Kyle Hutchinson" w:date="2025-08-22T08:54:00Z" w16du:dateUtc="2025-08-22T12:54:00Z">
        <w:r w:rsidR="00FC0576">
          <w:rPr>
            <w:rStyle w:val="FootnoteReference"/>
            <w:rFonts w:ascii="Garamond" w:hAnsi="Garamond"/>
            <w:sz w:val="24"/>
            <w:szCs w:val="24"/>
          </w:rPr>
          <w:footnoteReference w:id="3"/>
        </w:r>
      </w:ins>
      <w:r w:rsidR="00086FD6" w:rsidRPr="0085486B">
        <w:rPr>
          <w:rFonts w:ascii="Garamond" w:hAnsi="Garamond"/>
          <w:sz w:val="24"/>
          <w:szCs w:val="24"/>
        </w:rPr>
        <w:t xml:space="preserve"> </w:t>
      </w:r>
      <w:ins w:id="30" w:author="Kyle Hutchinson" w:date="2025-08-21T12:07:00Z" w16du:dateUtc="2025-08-21T16:07:00Z">
        <w:r w:rsidR="00C168B0">
          <w:rPr>
            <w:rFonts w:ascii="Garamond" w:hAnsi="Garamond"/>
            <w:sz w:val="24"/>
            <w:szCs w:val="24"/>
          </w:rPr>
          <w:t>In t</w:t>
        </w:r>
      </w:ins>
      <w:del w:id="31" w:author="Kyle Hutchinson" w:date="2025-08-21T12:07:00Z" w16du:dateUtc="2025-08-21T16:07:00Z">
        <w:r w:rsidR="00086FD6" w:rsidRPr="0085486B" w:rsidDel="00C168B0">
          <w:rPr>
            <w:rFonts w:ascii="Garamond" w:hAnsi="Garamond"/>
            <w:sz w:val="24"/>
            <w:szCs w:val="24"/>
          </w:rPr>
          <w:delText>T</w:delText>
        </w:r>
      </w:del>
      <w:r w:rsidR="00086FD6" w:rsidRPr="0085486B">
        <w:rPr>
          <w:rFonts w:ascii="Garamond" w:hAnsi="Garamond"/>
          <w:sz w:val="24"/>
          <w:szCs w:val="24"/>
        </w:rPr>
        <w:t>h</w:t>
      </w:r>
      <w:r w:rsidR="00FB7A35" w:rsidRPr="0085486B">
        <w:rPr>
          <w:rFonts w:ascii="Garamond" w:hAnsi="Garamond"/>
          <w:sz w:val="24"/>
          <w:szCs w:val="24"/>
        </w:rPr>
        <w:t>is article</w:t>
      </w:r>
      <w:ins w:id="32" w:author="Kyle Hutchinson" w:date="2025-08-21T12:07:00Z" w16du:dateUtc="2025-08-21T16:07:00Z">
        <w:r w:rsidR="00C168B0">
          <w:rPr>
            <w:rFonts w:ascii="Garamond" w:hAnsi="Garamond"/>
            <w:sz w:val="24"/>
            <w:szCs w:val="24"/>
          </w:rPr>
          <w:t>,</w:t>
        </w:r>
      </w:ins>
      <w:r w:rsidR="00FB7A35" w:rsidRPr="0085486B">
        <w:rPr>
          <w:rFonts w:ascii="Garamond" w:hAnsi="Garamond"/>
          <w:sz w:val="24"/>
          <w:szCs w:val="24"/>
        </w:rPr>
        <w:t xml:space="preserve"> </w:t>
      </w:r>
      <w:del w:id="33" w:author="Kyle Hutchinson" w:date="2025-08-21T12:07:00Z" w16du:dateUtc="2025-08-21T16:07:00Z">
        <w:r w:rsidR="00FB7A35" w:rsidRPr="0085486B" w:rsidDel="00C168B0">
          <w:rPr>
            <w:rFonts w:ascii="Garamond" w:hAnsi="Garamond"/>
            <w:sz w:val="24"/>
            <w:szCs w:val="24"/>
          </w:rPr>
          <w:delText xml:space="preserve">is an analytical exploration of a single </w:delText>
        </w:r>
        <w:r w:rsidR="003F021D" w:rsidRPr="0085486B" w:rsidDel="00C168B0">
          <w:rPr>
            <w:rFonts w:ascii="Garamond" w:hAnsi="Garamond"/>
            <w:sz w:val="24"/>
            <w:szCs w:val="24"/>
          </w:rPr>
          <w:delText>first-movement exposition</w:delText>
        </w:r>
        <w:r w:rsidR="003F4789" w:rsidRPr="0085486B" w:rsidDel="00C168B0">
          <w:rPr>
            <w:rFonts w:ascii="Garamond" w:hAnsi="Garamond"/>
            <w:sz w:val="24"/>
            <w:szCs w:val="24"/>
          </w:rPr>
          <w:delText xml:space="preserve">. Therefore, </w:delText>
        </w:r>
        <w:r w:rsidR="00FB7A35" w:rsidRPr="0085486B" w:rsidDel="00C168B0">
          <w:rPr>
            <w:rFonts w:ascii="Garamond" w:hAnsi="Garamond"/>
            <w:sz w:val="24"/>
            <w:szCs w:val="24"/>
          </w:rPr>
          <w:delText>I do not set to make sweeping theoretical claims</w:delText>
        </w:r>
        <w:r w:rsidR="003C0BA3" w:rsidRPr="0085486B" w:rsidDel="00C168B0">
          <w:rPr>
            <w:rFonts w:ascii="Garamond" w:hAnsi="Garamond"/>
            <w:sz w:val="24"/>
            <w:szCs w:val="24"/>
          </w:rPr>
          <w:delText>, nor do I</w:delText>
        </w:r>
        <w:r w:rsidR="00373223" w:rsidRPr="0085486B" w:rsidDel="00C168B0">
          <w:rPr>
            <w:rFonts w:ascii="Garamond" w:hAnsi="Garamond"/>
            <w:sz w:val="24"/>
            <w:szCs w:val="24"/>
          </w:rPr>
          <w:delText xml:space="preserve"> </w:delText>
        </w:r>
        <w:r w:rsidR="00413D62" w:rsidRPr="0085486B" w:rsidDel="00C168B0">
          <w:rPr>
            <w:rFonts w:ascii="Garamond" w:hAnsi="Garamond"/>
            <w:sz w:val="24"/>
            <w:szCs w:val="24"/>
          </w:rPr>
          <w:delText>take</w:delText>
        </w:r>
        <w:r w:rsidR="003C0BA3" w:rsidRPr="0085486B" w:rsidDel="00C168B0">
          <w:rPr>
            <w:rFonts w:ascii="Garamond" w:hAnsi="Garamond"/>
            <w:sz w:val="24"/>
            <w:szCs w:val="24"/>
          </w:rPr>
          <w:delText xml:space="preserve"> a purely historic</w:delText>
        </w:r>
        <w:r w:rsidR="00373223" w:rsidRPr="0085486B" w:rsidDel="00C168B0">
          <w:rPr>
            <w:rFonts w:ascii="Garamond" w:hAnsi="Garamond"/>
            <w:sz w:val="24"/>
            <w:szCs w:val="24"/>
          </w:rPr>
          <w:delText>ally-informed</w:delText>
        </w:r>
        <w:r w:rsidR="003C0BA3" w:rsidRPr="0085486B" w:rsidDel="00C168B0">
          <w:rPr>
            <w:rFonts w:ascii="Garamond" w:hAnsi="Garamond"/>
            <w:sz w:val="24"/>
            <w:szCs w:val="24"/>
          </w:rPr>
          <w:delText xml:space="preserve"> stance</w:delText>
        </w:r>
        <w:r w:rsidR="003F4789" w:rsidRPr="0085486B" w:rsidDel="00C168B0">
          <w:rPr>
            <w:rFonts w:ascii="Garamond" w:hAnsi="Garamond"/>
            <w:sz w:val="24"/>
            <w:szCs w:val="24"/>
          </w:rPr>
          <w:delText>:</w:delText>
        </w:r>
        <w:r w:rsidR="00FB7A35" w:rsidRPr="0085486B" w:rsidDel="00C168B0">
          <w:rPr>
            <w:rFonts w:ascii="Garamond" w:hAnsi="Garamond"/>
            <w:sz w:val="24"/>
            <w:szCs w:val="24"/>
          </w:rPr>
          <w:delText xml:space="preserve"> this is an opportunity to present an </w:delText>
        </w:r>
        <w:r w:rsidR="00AF3139" w:rsidDel="00C168B0">
          <w:rPr>
            <w:rFonts w:ascii="Garamond" w:hAnsi="Garamond"/>
            <w:sz w:val="24"/>
            <w:szCs w:val="24"/>
          </w:rPr>
          <w:delText>eclectic</w:delText>
        </w:r>
        <w:r w:rsidR="00FB7A35" w:rsidRPr="0085486B" w:rsidDel="00C168B0">
          <w:rPr>
            <w:rFonts w:ascii="Garamond" w:hAnsi="Garamond"/>
            <w:sz w:val="24"/>
            <w:szCs w:val="24"/>
          </w:rPr>
          <w:delText>, multi-parametric analysis of a</w:delText>
        </w:r>
        <w:r w:rsidR="00392AE3" w:rsidRPr="0085486B" w:rsidDel="00C168B0">
          <w:rPr>
            <w:rFonts w:ascii="Garamond" w:hAnsi="Garamond"/>
            <w:sz w:val="24"/>
            <w:szCs w:val="24"/>
          </w:rPr>
          <w:delText xml:space="preserve">n </w:delText>
        </w:r>
        <w:r w:rsidR="00FB7A35" w:rsidRPr="0085486B" w:rsidDel="00C168B0">
          <w:rPr>
            <w:rFonts w:ascii="Garamond" w:hAnsi="Garamond"/>
            <w:sz w:val="24"/>
            <w:szCs w:val="24"/>
          </w:rPr>
          <w:delText>idio</w:delText>
        </w:r>
        <w:r w:rsidR="00392AE3" w:rsidRPr="0085486B" w:rsidDel="00C168B0">
          <w:rPr>
            <w:rFonts w:ascii="Garamond" w:hAnsi="Garamond"/>
            <w:sz w:val="24"/>
            <w:szCs w:val="24"/>
          </w:rPr>
          <w:delText>syncratic</w:delText>
        </w:r>
        <w:r w:rsidR="006220B3" w:rsidRPr="0085486B" w:rsidDel="00C168B0">
          <w:rPr>
            <w:rFonts w:ascii="Garamond" w:hAnsi="Garamond"/>
            <w:sz w:val="24"/>
            <w:szCs w:val="24"/>
          </w:rPr>
          <w:delText xml:space="preserve"> exposition</w:delText>
        </w:r>
        <w:r w:rsidR="003F4789" w:rsidRPr="0085486B" w:rsidDel="00C168B0">
          <w:rPr>
            <w:rFonts w:ascii="Garamond" w:hAnsi="Garamond"/>
            <w:sz w:val="24"/>
            <w:szCs w:val="24"/>
          </w:rPr>
          <w:delText>.</w:delText>
        </w:r>
      </w:del>
      <w:commentRangeStart w:id="34"/>
      <w:r w:rsidR="00EB0ACE" w:rsidRPr="0085486B">
        <w:rPr>
          <w:rStyle w:val="FootnoteReference"/>
          <w:rFonts w:ascii="Garamond" w:hAnsi="Garamond"/>
          <w:sz w:val="24"/>
          <w:szCs w:val="24"/>
        </w:rPr>
        <w:footnoteReference w:id="4"/>
      </w:r>
      <w:commentRangeEnd w:id="34"/>
      <w:r w:rsidR="00C168B0">
        <w:rPr>
          <w:rStyle w:val="CommentReference"/>
        </w:rPr>
        <w:commentReference w:id="34"/>
      </w:r>
      <w:r w:rsidR="00FB7A35" w:rsidRPr="0085486B">
        <w:rPr>
          <w:rFonts w:ascii="Garamond" w:hAnsi="Garamond"/>
          <w:sz w:val="24"/>
          <w:szCs w:val="24"/>
        </w:rPr>
        <w:t xml:space="preserve"> </w:t>
      </w:r>
      <w:r w:rsidR="003F4789" w:rsidRPr="0085486B">
        <w:rPr>
          <w:rFonts w:ascii="Garamond" w:hAnsi="Garamond"/>
          <w:sz w:val="24"/>
          <w:szCs w:val="24"/>
        </w:rPr>
        <w:t>I will argue that Bach’s</w:t>
      </w:r>
      <w:r w:rsidR="00F75DBF" w:rsidRPr="0085486B">
        <w:rPr>
          <w:rFonts w:ascii="Garamond" w:hAnsi="Garamond"/>
          <w:sz w:val="24"/>
          <w:szCs w:val="24"/>
        </w:rPr>
        <w:t xml:space="preserve"> </w:t>
      </w:r>
      <w:r w:rsidR="003F4789" w:rsidRPr="0085486B">
        <w:rPr>
          <w:rFonts w:ascii="Garamond" w:hAnsi="Garamond"/>
          <w:sz w:val="24"/>
          <w:szCs w:val="24"/>
        </w:rPr>
        <w:t xml:space="preserve">fantasy-like opening proposes several </w:t>
      </w:r>
      <w:r w:rsidR="00D55EDF" w:rsidRPr="0085486B">
        <w:rPr>
          <w:rFonts w:ascii="Garamond" w:hAnsi="Garamond"/>
          <w:sz w:val="24"/>
          <w:szCs w:val="24"/>
        </w:rPr>
        <w:t xml:space="preserve">ambiguities and </w:t>
      </w:r>
      <w:r w:rsidR="00F14778" w:rsidRPr="0085486B">
        <w:rPr>
          <w:rFonts w:ascii="Garamond" w:hAnsi="Garamond"/>
          <w:sz w:val="24"/>
          <w:szCs w:val="24"/>
        </w:rPr>
        <w:t>compositional</w:t>
      </w:r>
      <w:r w:rsidR="003F4789" w:rsidRPr="0085486B">
        <w:rPr>
          <w:rFonts w:ascii="Garamond" w:hAnsi="Garamond"/>
          <w:sz w:val="24"/>
          <w:szCs w:val="24"/>
        </w:rPr>
        <w:t xml:space="preserve"> problems that are subsequently </w:t>
      </w:r>
      <w:r w:rsidR="00EF3AB6" w:rsidRPr="0085486B">
        <w:rPr>
          <w:rFonts w:ascii="Garamond" w:hAnsi="Garamond"/>
          <w:sz w:val="24"/>
          <w:szCs w:val="24"/>
        </w:rPr>
        <w:t xml:space="preserve">resolved as </w:t>
      </w:r>
      <w:r w:rsidR="00F14778" w:rsidRPr="0085486B">
        <w:rPr>
          <w:rFonts w:ascii="Garamond" w:hAnsi="Garamond"/>
          <w:sz w:val="24"/>
          <w:szCs w:val="24"/>
        </w:rPr>
        <w:t xml:space="preserve">the same ideas are revisited in the more </w:t>
      </w:r>
      <w:r w:rsidR="00374576" w:rsidRPr="0085486B">
        <w:rPr>
          <w:rFonts w:ascii="Garamond" w:hAnsi="Garamond"/>
          <w:sz w:val="24"/>
          <w:szCs w:val="24"/>
        </w:rPr>
        <w:t>conventional</w:t>
      </w:r>
      <w:r w:rsidR="00F14778" w:rsidRPr="0085486B">
        <w:rPr>
          <w:rFonts w:ascii="Garamond" w:hAnsi="Garamond"/>
          <w:sz w:val="24"/>
          <w:szCs w:val="24"/>
        </w:rPr>
        <w:t xml:space="preserve"> sonata</w:t>
      </w:r>
      <w:r w:rsidR="00374576" w:rsidRPr="0085486B">
        <w:rPr>
          <w:rFonts w:ascii="Garamond" w:hAnsi="Garamond"/>
          <w:sz w:val="24"/>
          <w:szCs w:val="24"/>
        </w:rPr>
        <w:t>-like</w:t>
      </w:r>
      <w:r w:rsidR="00F14778" w:rsidRPr="0085486B">
        <w:rPr>
          <w:rFonts w:ascii="Garamond" w:hAnsi="Garamond"/>
          <w:sz w:val="24"/>
          <w:szCs w:val="24"/>
        </w:rPr>
        <w:t xml:space="preserve"> portion of the exposition. This suggests that Bach</w:t>
      </w:r>
      <w:r w:rsidR="006220B3" w:rsidRPr="0085486B">
        <w:rPr>
          <w:rFonts w:ascii="Garamond" w:hAnsi="Garamond"/>
          <w:sz w:val="24"/>
          <w:szCs w:val="24"/>
        </w:rPr>
        <w:t>’s</w:t>
      </w:r>
      <w:r w:rsidR="00F14778" w:rsidRPr="0085486B">
        <w:rPr>
          <w:rFonts w:ascii="Garamond" w:hAnsi="Garamond"/>
          <w:sz w:val="24"/>
          <w:szCs w:val="24"/>
        </w:rPr>
        <w:t xml:space="preserve"> piece is a</w:t>
      </w:r>
      <w:r w:rsidR="006220B3" w:rsidRPr="0085486B">
        <w:rPr>
          <w:rFonts w:ascii="Garamond" w:hAnsi="Garamond"/>
          <w:sz w:val="24"/>
          <w:szCs w:val="24"/>
        </w:rPr>
        <w:t>n important</w:t>
      </w:r>
      <w:r w:rsidR="00F14778" w:rsidRPr="0085486B">
        <w:rPr>
          <w:rFonts w:ascii="Garamond" w:hAnsi="Garamond"/>
          <w:sz w:val="24"/>
          <w:szCs w:val="24"/>
        </w:rPr>
        <w:t xml:space="preserve"> precedent for better-known sonata-fantasy hybrids</w:t>
      </w:r>
      <w:ins w:id="35" w:author="Kyle Hutchinson" w:date="2025-08-21T12:09:00Z" w16du:dateUtc="2025-08-21T16:09:00Z">
        <w:r w:rsidR="00C168B0">
          <w:rPr>
            <w:rFonts w:ascii="Garamond" w:hAnsi="Garamond"/>
            <w:sz w:val="24"/>
            <w:szCs w:val="24"/>
          </w:rPr>
          <w:t>,</w:t>
        </w:r>
      </w:ins>
      <w:r w:rsidR="00F14778" w:rsidRPr="0085486B">
        <w:rPr>
          <w:rFonts w:ascii="Garamond" w:hAnsi="Garamond"/>
          <w:sz w:val="24"/>
          <w:szCs w:val="24"/>
        </w:rPr>
        <w:t xml:space="preserve"> such as Beethoven’s Tempest sonata, in which a</w:t>
      </w:r>
      <w:r w:rsidR="008D26D8" w:rsidRPr="0085486B">
        <w:rPr>
          <w:rFonts w:ascii="Garamond" w:hAnsi="Garamond"/>
          <w:sz w:val="24"/>
          <w:szCs w:val="24"/>
        </w:rPr>
        <w:t>n</w:t>
      </w:r>
      <w:ins w:id="36" w:author="Kyle Hutchinson" w:date="2025-08-21T16:40:00Z" w16du:dateUtc="2025-08-21T20:40:00Z">
        <w:r w:rsidR="00804284">
          <w:rPr>
            <w:rFonts w:ascii="Garamond" w:hAnsi="Garamond"/>
            <w:sz w:val="24"/>
            <w:szCs w:val="24"/>
          </w:rPr>
          <w:t xml:space="preserve"> </w:t>
        </w:r>
      </w:ins>
      <w:del w:id="37" w:author="Kyle Hutchinson" w:date="2025-08-21T12:10:00Z" w16du:dateUtc="2025-08-21T16:10:00Z">
        <w:r w:rsidR="00F14778" w:rsidRPr="0085486B" w:rsidDel="00C168B0">
          <w:rPr>
            <w:rFonts w:ascii="Garamond" w:hAnsi="Garamond"/>
            <w:sz w:val="24"/>
            <w:szCs w:val="24"/>
          </w:rPr>
          <w:delText xml:space="preserve"> improvisatory </w:delText>
        </w:r>
      </w:del>
      <w:r w:rsidR="00F14778" w:rsidRPr="0085486B">
        <w:rPr>
          <w:rFonts w:ascii="Garamond" w:hAnsi="Garamond"/>
          <w:sz w:val="24"/>
          <w:szCs w:val="24"/>
        </w:rPr>
        <w:t>opening</w:t>
      </w:r>
      <w:ins w:id="38" w:author="Kyle Hutchinson" w:date="2025-08-21T12:10:00Z" w16du:dateUtc="2025-08-21T16:10:00Z">
        <w:r w:rsidR="00C168B0">
          <w:rPr>
            <w:rFonts w:ascii="Garamond" w:hAnsi="Garamond"/>
            <w:sz w:val="24"/>
            <w:szCs w:val="24"/>
          </w:rPr>
          <w:t xml:space="preserve"> that initially seems improvisatory instead</w:t>
        </w:r>
      </w:ins>
      <w:r w:rsidR="00F14778" w:rsidRPr="0085486B">
        <w:rPr>
          <w:rFonts w:ascii="Garamond" w:hAnsi="Garamond"/>
          <w:sz w:val="24"/>
          <w:szCs w:val="24"/>
        </w:rPr>
        <w:t xml:space="preserve"> turns out to be the proper beginning of the sonata (</w:t>
      </w:r>
      <w:r w:rsidR="00206D10">
        <w:rPr>
          <w:rFonts w:ascii="Garamond" w:hAnsi="Garamond"/>
          <w:sz w:val="24"/>
          <w:szCs w:val="24"/>
        </w:rPr>
        <w:t xml:space="preserve">cf. </w:t>
      </w:r>
      <w:r w:rsidR="00A77504" w:rsidRPr="0085486B">
        <w:rPr>
          <w:rFonts w:ascii="Garamond" w:hAnsi="Garamond"/>
          <w:sz w:val="24"/>
          <w:szCs w:val="24"/>
        </w:rPr>
        <w:t xml:space="preserve">Hamilton </w:t>
      </w:r>
      <w:r w:rsidR="00F14778" w:rsidRPr="0085486B">
        <w:rPr>
          <w:rFonts w:ascii="Garamond" w:hAnsi="Garamond"/>
          <w:sz w:val="24"/>
          <w:szCs w:val="24"/>
        </w:rPr>
        <w:t>200</w:t>
      </w:r>
      <w:r w:rsidR="00D55EDF" w:rsidRPr="0085486B">
        <w:rPr>
          <w:rFonts w:ascii="Garamond" w:hAnsi="Garamond"/>
          <w:sz w:val="24"/>
          <w:szCs w:val="24"/>
        </w:rPr>
        <w:t>8</w:t>
      </w:r>
      <w:r w:rsidR="002C3EB2">
        <w:rPr>
          <w:rFonts w:ascii="Garamond" w:hAnsi="Garamond"/>
          <w:sz w:val="24"/>
          <w:szCs w:val="24"/>
        </w:rPr>
        <w:t>, 107–8</w:t>
      </w:r>
      <w:r w:rsidR="00185CB6" w:rsidRPr="0085486B">
        <w:rPr>
          <w:rFonts w:ascii="Garamond" w:hAnsi="Garamond"/>
          <w:sz w:val="24"/>
          <w:szCs w:val="24"/>
        </w:rPr>
        <w:t>;</w:t>
      </w:r>
      <w:r w:rsidR="00F14778" w:rsidRPr="0085486B">
        <w:rPr>
          <w:rFonts w:ascii="Garamond" w:hAnsi="Garamond"/>
          <w:sz w:val="24"/>
          <w:szCs w:val="24"/>
        </w:rPr>
        <w:t xml:space="preserve"> Schmalfeldt 2011).</w:t>
      </w:r>
      <w:r w:rsidR="00A839AB" w:rsidRPr="0085486B">
        <w:rPr>
          <w:rFonts w:ascii="Garamond" w:hAnsi="Garamond"/>
          <w:sz w:val="24"/>
          <w:szCs w:val="24"/>
        </w:rPr>
        <w:t xml:space="preserve"> As I will argue, Bach’s approach to this </w:t>
      </w:r>
      <w:r w:rsidR="00374576" w:rsidRPr="0085486B">
        <w:rPr>
          <w:rFonts w:ascii="Garamond" w:hAnsi="Garamond"/>
          <w:sz w:val="24"/>
          <w:szCs w:val="24"/>
        </w:rPr>
        <w:t xml:space="preserve">hybridity </w:t>
      </w:r>
      <w:del w:id="39" w:author="Kyle Hutchinson" w:date="2025-08-21T12:10:00Z" w16du:dateUtc="2025-08-21T16:10:00Z">
        <w:r w:rsidR="00374576" w:rsidRPr="0085486B" w:rsidDel="00C168B0">
          <w:rPr>
            <w:rFonts w:ascii="Garamond" w:hAnsi="Garamond"/>
            <w:sz w:val="24"/>
            <w:szCs w:val="24"/>
          </w:rPr>
          <w:delText>is to take</w:delText>
        </w:r>
      </w:del>
      <w:ins w:id="40" w:author="Kyle Hutchinson" w:date="2025-08-21T12:10:00Z" w16du:dateUtc="2025-08-21T16:10:00Z">
        <w:r w:rsidR="00C168B0">
          <w:rPr>
            <w:rFonts w:ascii="Garamond" w:hAnsi="Garamond"/>
            <w:sz w:val="24"/>
            <w:szCs w:val="24"/>
          </w:rPr>
          <w:t>ta</w:t>
        </w:r>
      </w:ins>
      <w:ins w:id="41" w:author="Kyle Hutchinson" w:date="2025-08-21T12:11:00Z" w16du:dateUtc="2025-08-21T16:11:00Z">
        <w:r w:rsidR="00C168B0">
          <w:rPr>
            <w:rFonts w:ascii="Garamond" w:hAnsi="Garamond"/>
            <w:sz w:val="24"/>
            <w:szCs w:val="24"/>
          </w:rPr>
          <w:t>kes</w:t>
        </w:r>
      </w:ins>
      <w:r w:rsidR="00A839AB" w:rsidRPr="0085486B">
        <w:rPr>
          <w:rFonts w:ascii="Garamond" w:hAnsi="Garamond"/>
          <w:sz w:val="24"/>
          <w:szCs w:val="24"/>
        </w:rPr>
        <w:t xml:space="preserve"> ambiguous or fantasy-like elements and reinterpret</w:t>
      </w:r>
      <w:ins w:id="42" w:author="Kyle Hutchinson" w:date="2025-08-21T12:11:00Z" w16du:dateUtc="2025-08-21T16:11:00Z">
        <w:r w:rsidR="00C168B0">
          <w:rPr>
            <w:rFonts w:ascii="Garamond" w:hAnsi="Garamond"/>
            <w:sz w:val="24"/>
            <w:szCs w:val="24"/>
          </w:rPr>
          <w:t>s</w:t>
        </w:r>
      </w:ins>
      <w:r w:rsidR="00A839AB" w:rsidRPr="0085486B">
        <w:rPr>
          <w:rFonts w:ascii="Garamond" w:hAnsi="Garamond"/>
          <w:sz w:val="24"/>
          <w:szCs w:val="24"/>
        </w:rPr>
        <w:t xml:space="preserve"> them in the remainder of the exposition in more </w:t>
      </w:r>
      <w:r w:rsidR="00374576" w:rsidRPr="0085486B">
        <w:rPr>
          <w:rFonts w:ascii="Garamond" w:hAnsi="Garamond"/>
          <w:sz w:val="24"/>
          <w:szCs w:val="24"/>
        </w:rPr>
        <w:t xml:space="preserve">schematic and formulaic </w:t>
      </w:r>
      <w:r w:rsidR="00D30118">
        <w:rPr>
          <w:rFonts w:ascii="Garamond" w:hAnsi="Garamond"/>
          <w:sz w:val="24"/>
          <w:szCs w:val="24"/>
        </w:rPr>
        <w:t>ways</w:t>
      </w:r>
      <w:r w:rsidR="00A839AB" w:rsidRPr="0085486B">
        <w:rPr>
          <w:rFonts w:ascii="Garamond" w:hAnsi="Garamond"/>
          <w:sz w:val="24"/>
          <w:szCs w:val="24"/>
        </w:rPr>
        <w:t>.</w:t>
      </w:r>
    </w:p>
    <w:p w14:paraId="07648B26" w14:textId="77777777" w:rsidR="00636F78" w:rsidRPr="0085486B" w:rsidRDefault="00636F78" w:rsidP="002743CD">
      <w:pPr>
        <w:spacing w:after="0" w:line="480" w:lineRule="auto"/>
        <w:ind w:firstLine="720"/>
        <w:rPr>
          <w:rFonts w:ascii="Garamond" w:hAnsi="Garamond"/>
          <w:sz w:val="24"/>
          <w:szCs w:val="24"/>
        </w:rPr>
      </w:pPr>
    </w:p>
    <w:p w14:paraId="79899265" w14:textId="0ECB7898" w:rsidR="00291C78" w:rsidRDefault="00EA3E4B" w:rsidP="00804284">
      <w:pPr>
        <w:spacing w:after="0" w:line="480" w:lineRule="auto"/>
        <w:rPr>
          <w:ins w:id="43" w:author="Kyle Hutchinson" w:date="2025-08-22T08:42:00Z" w16du:dateUtc="2025-08-22T12:42:00Z"/>
          <w:rFonts w:ascii="Garamond" w:hAnsi="Garamond"/>
          <w:sz w:val="24"/>
          <w:szCs w:val="24"/>
        </w:rPr>
      </w:pPr>
      <w:r w:rsidRPr="0085486B">
        <w:rPr>
          <w:rFonts w:ascii="Garamond" w:hAnsi="Garamond"/>
          <w:sz w:val="24"/>
          <w:szCs w:val="24"/>
        </w:rPr>
        <w:t xml:space="preserve">Bach famously commented on harmonic deceptions </w:t>
      </w:r>
      <w:ins w:id="44" w:author="Kyle Hutchinson" w:date="2025-08-21T12:12:00Z" w16du:dateUtc="2025-08-21T16:12:00Z">
        <w:r w:rsidR="0088087B">
          <w:rPr>
            <w:rFonts w:ascii="Garamond" w:hAnsi="Garamond"/>
            <w:sz w:val="24"/>
            <w:szCs w:val="24"/>
          </w:rPr>
          <w:t>in</w:t>
        </w:r>
      </w:ins>
      <w:del w:id="45" w:author="Kyle Hutchinson" w:date="2025-08-21T12:12:00Z" w16du:dateUtc="2025-08-21T16:12:00Z">
        <w:r w:rsidRPr="0085486B" w:rsidDel="0088087B">
          <w:rPr>
            <w:rFonts w:ascii="Garamond" w:hAnsi="Garamond"/>
            <w:sz w:val="24"/>
            <w:szCs w:val="24"/>
          </w:rPr>
          <w:delText>at</w:delText>
        </w:r>
      </w:del>
      <w:r w:rsidRPr="0085486B">
        <w:rPr>
          <w:rFonts w:ascii="Garamond" w:hAnsi="Garamond"/>
          <w:sz w:val="24"/>
          <w:szCs w:val="24"/>
        </w:rPr>
        <w:t xml:space="preserve"> the concluding chapter of the second volume of his keyboard treatise (1762), which deals with improvising a fantasy</w:t>
      </w:r>
      <w:del w:id="46" w:author="Kyle Hutchinson" w:date="2025-08-21T16:39:00Z" w16du:dateUtc="2025-08-21T20:39:00Z">
        <w:r w:rsidRPr="0085486B" w:rsidDel="00804284">
          <w:rPr>
            <w:rFonts w:ascii="Garamond" w:hAnsi="Garamond"/>
            <w:sz w:val="24"/>
            <w:szCs w:val="24"/>
          </w:rPr>
          <w:delText xml:space="preserve">. Bach explains that one can create expectations of </w:delText>
        </w:r>
        <w:commentRangeStart w:id="47"/>
        <w:r w:rsidRPr="0085486B" w:rsidDel="00804284">
          <w:rPr>
            <w:rFonts w:ascii="Garamond" w:hAnsi="Garamond"/>
            <w:sz w:val="24"/>
            <w:szCs w:val="24"/>
          </w:rPr>
          <w:delText>moving in a certain tonal</w:delText>
        </w:r>
        <w:commentRangeEnd w:id="47"/>
        <w:r w:rsidR="0088087B" w:rsidDel="00804284">
          <w:rPr>
            <w:rStyle w:val="CommentReference"/>
          </w:rPr>
          <w:commentReference w:id="47"/>
        </w:r>
        <w:r w:rsidR="00BA691A" w:rsidRPr="0085486B" w:rsidDel="00804284">
          <w:rPr>
            <w:rFonts w:ascii="Garamond" w:hAnsi="Garamond"/>
            <w:sz w:val="24"/>
            <w:szCs w:val="24"/>
          </w:rPr>
          <w:delText xml:space="preserve">, </w:delText>
        </w:r>
        <w:r w:rsidRPr="0085486B" w:rsidDel="00804284">
          <w:rPr>
            <w:rFonts w:ascii="Garamond" w:hAnsi="Garamond"/>
            <w:sz w:val="24"/>
            <w:szCs w:val="24"/>
          </w:rPr>
          <w:delText>then frustrating those expectations</w:delText>
        </w:r>
      </w:del>
      <w:ins w:id="48" w:author="Kyle Hutchinson" w:date="2025-08-21T12:15:00Z" w16du:dateUtc="2025-08-21T16:15:00Z">
        <w:r w:rsidR="0088087B">
          <w:rPr>
            <w:rFonts w:ascii="Garamond" w:hAnsi="Garamond"/>
            <w:sz w:val="24"/>
            <w:szCs w:val="24"/>
          </w:rPr>
          <w:t xml:space="preserve">: </w:t>
        </w:r>
        <w:r w:rsidR="0088087B" w:rsidRPr="0085486B">
          <w:rPr>
            <w:rFonts w:ascii="Garamond" w:hAnsi="Garamond"/>
            <w:sz w:val="24"/>
            <w:szCs w:val="24"/>
          </w:rPr>
          <w:t xml:space="preserve">“It is one of the beauties of improvisation to feign modulation to a new key through a formal cadence and then to move off in </w:t>
        </w:r>
        <w:r w:rsidR="0088087B" w:rsidRPr="0085486B">
          <w:rPr>
            <w:rFonts w:ascii="Garamond" w:hAnsi="Garamond"/>
            <w:sz w:val="24"/>
            <w:szCs w:val="24"/>
          </w:rPr>
          <w:lastRenderedPageBreak/>
          <w:t>another direction. This and other rational deceptions make a fantasy attractive; but they must not be excessively used, or natural relationships will become hopelessly buried beneath them”</w:t>
        </w:r>
        <w:r w:rsidR="0088087B" w:rsidRPr="0085486B">
          <w:rPr>
            <w:rStyle w:val="FootnoteReference"/>
            <w:rFonts w:ascii="Garamond" w:hAnsi="Garamond"/>
            <w:sz w:val="24"/>
            <w:szCs w:val="24"/>
          </w:rPr>
          <w:footnoteReference w:id="5"/>
        </w:r>
      </w:ins>
      <w:r w:rsidRPr="0085486B">
        <w:rPr>
          <w:rFonts w:ascii="Garamond" w:hAnsi="Garamond"/>
          <w:sz w:val="24"/>
          <w:szCs w:val="24"/>
        </w:rPr>
        <w:t xml:space="preserve">. Bach’s outline </w:t>
      </w:r>
      <w:ins w:id="51" w:author="Kyle Hutchinson" w:date="2025-08-21T16:35:00Z" w16du:dateUtc="2025-08-21T20:35:00Z">
        <w:r w:rsidR="00804284">
          <w:rPr>
            <w:rFonts w:ascii="Garamond" w:hAnsi="Garamond"/>
            <w:sz w:val="24"/>
            <w:szCs w:val="24"/>
          </w:rPr>
          <w:t xml:space="preserve">of a </w:t>
        </w:r>
      </w:ins>
      <w:ins w:id="52" w:author="Kyle Hutchinson" w:date="2025-08-21T16:36:00Z" w16du:dateUtc="2025-08-21T20:36:00Z">
        <w:r w:rsidR="00804284">
          <w:rPr>
            <w:rFonts w:ascii="Garamond" w:hAnsi="Garamond"/>
            <w:sz w:val="24"/>
            <w:szCs w:val="24"/>
          </w:rPr>
          <w:t>model fantasy</w:t>
        </w:r>
      </w:ins>
      <w:ins w:id="53" w:author="Kyle Hutchinson" w:date="2025-08-22T08:51:00Z" w16du:dateUtc="2025-08-22T12:51:00Z">
        <w:r w:rsidR="00FC0576">
          <w:rPr>
            <w:rFonts w:ascii="Garamond" w:hAnsi="Garamond"/>
            <w:sz w:val="24"/>
            <w:szCs w:val="24"/>
          </w:rPr>
          <w:t xml:space="preserve">, which </w:t>
        </w:r>
        <w:proofErr w:type="gramStart"/>
        <w:r w:rsidR="00FC0576">
          <w:rPr>
            <w:rFonts w:ascii="Garamond" w:hAnsi="Garamond"/>
            <w:sz w:val="24"/>
            <w:szCs w:val="24"/>
          </w:rPr>
          <w:t>like</w:t>
        </w:r>
        <w:proofErr w:type="gramEnd"/>
        <w:r w:rsidR="00FC0576">
          <w:rPr>
            <w:rFonts w:ascii="Garamond" w:hAnsi="Garamond"/>
            <w:sz w:val="24"/>
            <w:szCs w:val="24"/>
          </w:rPr>
          <w:t xml:space="preserve"> </w:t>
        </w:r>
        <w:proofErr w:type="spellStart"/>
        <w:r w:rsidR="00FC0576">
          <w:rPr>
            <w:rFonts w:ascii="Garamond" w:hAnsi="Garamond"/>
            <w:sz w:val="24"/>
            <w:szCs w:val="24"/>
          </w:rPr>
          <w:t>Wq</w:t>
        </w:r>
        <w:proofErr w:type="spellEnd"/>
        <w:r w:rsidR="00FC0576">
          <w:rPr>
            <w:rFonts w:ascii="Garamond" w:hAnsi="Garamond"/>
            <w:sz w:val="24"/>
            <w:szCs w:val="24"/>
          </w:rPr>
          <w:t>. 183/1 is also in D major,</w:t>
        </w:r>
      </w:ins>
      <w:ins w:id="54" w:author="Kyle Hutchinson" w:date="2025-08-21T16:36:00Z" w16du:dateUtc="2025-08-21T20:36:00Z">
        <w:r w:rsidR="00804284">
          <w:rPr>
            <w:rFonts w:ascii="Garamond" w:hAnsi="Garamond"/>
            <w:sz w:val="24"/>
            <w:szCs w:val="24"/>
          </w:rPr>
          <w:t xml:space="preserve"> </w:t>
        </w:r>
      </w:ins>
      <w:r w:rsidRPr="0085486B">
        <w:rPr>
          <w:rFonts w:ascii="Garamond" w:hAnsi="Garamond"/>
          <w:sz w:val="24"/>
          <w:szCs w:val="24"/>
        </w:rPr>
        <w:t xml:space="preserve">is given in </w:t>
      </w:r>
      <w:r w:rsidRPr="00AF3139">
        <w:rPr>
          <w:rFonts w:ascii="Garamond" w:hAnsi="Garamond"/>
          <w:b/>
          <w:bCs/>
          <w:sz w:val="24"/>
          <w:szCs w:val="24"/>
          <w:u w:val="single"/>
        </w:rPr>
        <w:t>Example 1</w:t>
      </w:r>
      <w:ins w:id="55" w:author="Kyle Hutchinson" w:date="2025-08-22T08:42:00Z" w16du:dateUtc="2025-08-22T12:42:00Z">
        <w:r w:rsidR="00291C78">
          <w:rPr>
            <w:rFonts w:ascii="Garamond" w:hAnsi="Garamond"/>
            <w:sz w:val="24"/>
            <w:szCs w:val="24"/>
          </w:rPr>
          <w:t>.</w:t>
        </w:r>
      </w:ins>
    </w:p>
    <w:p w14:paraId="6509FE48" w14:textId="2AA0098B" w:rsidR="00291C78" w:rsidRDefault="00291C78" w:rsidP="00804284">
      <w:pPr>
        <w:spacing w:after="0" w:line="480" w:lineRule="auto"/>
        <w:rPr>
          <w:ins w:id="56" w:author="Kyle Hutchinson" w:date="2025-08-22T08:42:00Z" w16du:dateUtc="2025-08-22T12:42:00Z"/>
          <w:rFonts w:ascii="Garamond" w:hAnsi="Garamond"/>
          <w:sz w:val="24"/>
          <w:szCs w:val="24"/>
        </w:rPr>
      </w:pPr>
    </w:p>
    <w:p w14:paraId="7D0646B4" w14:textId="1E0FF3D5" w:rsidR="00804284" w:rsidRDefault="00804284" w:rsidP="00804284">
      <w:pPr>
        <w:spacing w:after="0" w:line="480" w:lineRule="auto"/>
        <w:rPr>
          <w:ins w:id="57" w:author="Kyle Hutchinson" w:date="2025-08-21T16:42:00Z" w16du:dateUtc="2025-08-21T20:42:00Z"/>
          <w:rFonts w:ascii="Garamond" w:hAnsi="Garamond"/>
          <w:sz w:val="24"/>
          <w:szCs w:val="24"/>
        </w:rPr>
      </w:pPr>
      <w:ins w:id="58" w:author="Kyle Hutchinson" w:date="2025-08-21T16:42:00Z" w16du:dateUtc="2025-08-21T20:42:00Z">
        <w:r w:rsidRPr="00AF3139">
          <w:rPr>
            <w:rFonts w:ascii="Garamond" w:hAnsi="Garamond"/>
            <w:b/>
            <w:bCs/>
            <w:sz w:val="24"/>
            <w:szCs w:val="24"/>
            <w:u w:val="single"/>
          </w:rPr>
          <w:t>Example 2</w:t>
        </w:r>
        <w:r w:rsidRPr="0085486B">
          <w:rPr>
            <w:rFonts w:ascii="Garamond" w:hAnsi="Garamond"/>
            <w:sz w:val="24"/>
            <w:szCs w:val="24"/>
          </w:rPr>
          <w:t xml:space="preserve"> </w:t>
        </w:r>
        <w:r>
          <w:rPr>
            <w:rFonts w:ascii="Garamond" w:hAnsi="Garamond"/>
            <w:sz w:val="24"/>
            <w:szCs w:val="24"/>
          </w:rPr>
          <w:t>show</w:t>
        </w:r>
      </w:ins>
      <w:ins w:id="59" w:author="Kyle Hutchinson" w:date="2025-08-21T16:43:00Z" w16du:dateUtc="2025-08-21T20:43:00Z">
        <w:r>
          <w:rPr>
            <w:rFonts w:ascii="Garamond" w:hAnsi="Garamond"/>
            <w:sz w:val="24"/>
            <w:szCs w:val="24"/>
          </w:rPr>
          <w:t>s</w:t>
        </w:r>
      </w:ins>
      <w:ins w:id="60" w:author="Kyle Hutchinson" w:date="2025-08-21T16:42:00Z" w16du:dateUtc="2025-08-21T20:42:00Z">
        <w:r w:rsidRPr="0085486B">
          <w:rPr>
            <w:rFonts w:ascii="Garamond" w:hAnsi="Garamond"/>
            <w:sz w:val="24"/>
            <w:szCs w:val="24"/>
          </w:rPr>
          <w:t xml:space="preserve"> a harmonic reduction (not to metric scale) of mm. 1–26 of the first movement of </w:t>
        </w:r>
      </w:ins>
      <w:proofErr w:type="spellStart"/>
      <w:ins w:id="61" w:author="Kyle Hutchinson" w:date="2025-08-21T16:43:00Z" w16du:dateUtc="2025-08-21T20:43:00Z">
        <w:r w:rsidRPr="0085486B">
          <w:rPr>
            <w:rFonts w:ascii="Garamond" w:hAnsi="Garamond"/>
            <w:sz w:val="24"/>
            <w:szCs w:val="24"/>
          </w:rPr>
          <w:t>Wq</w:t>
        </w:r>
        <w:proofErr w:type="spellEnd"/>
        <w:r w:rsidRPr="0085486B">
          <w:rPr>
            <w:rFonts w:ascii="Garamond" w:hAnsi="Garamond"/>
            <w:sz w:val="24"/>
            <w:szCs w:val="24"/>
          </w:rPr>
          <w:t>. 183/1</w:t>
        </w:r>
      </w:ins>
      <w:ins w:id="62" w:author="Kyle Hutchinson" w:date="2025-08-21T16:42:00Z" w16du:dateUtc="2025-08-21T20:42:00Z">
        <w:r w:rsidRPr="0085486B">
          <w:rPr>
            <w:rFonts w:ascii="Garamond" w:hAnsi="Garamond"/>
            <w:sz w:val="24"/>
            <w:szCs w:val="24"/>
          </w:rPr>
          <w:t xml:space="preserve">, summarizing the main tonal events in this </w:t>
        </w:r>
      </w:ins>
      <w:ins w:id="63" w:author="Kyle Hutchinson" w:date="2025-08-21T16:43:00Z" w16du:dateUtc="2025-08-21T20:43:00Z">
        <w:r>
          <w:rPr>
            <w:rFonts w:ascii="Garamond" w:hAnsi="Garamond"/>
            <w:sz w:val="24"/>
            <w:szCs w:val="24"/>
          </w:rPr>
          <w:t>section</w:t>
        </w:r>
      </w:ins>
      <w:ins w:id="64" w:author="Kyle Hutchinson" w:date="2025-08-21T16:42:00Z" w16du:dateUtc="2025-08-21T20:42:00Z">
        <w:r w:rsidRPr="0085486B">
          <w:rPr>
            <w:rFonts w:ascii="Garamond" w:hAnsi="Garamond"/>
            <w:sz w:val="24"/>
            <w:szCs w:val="24"/>
          </w:rPr>
          <w:t xml:space="preserve">. As </w:t>
        </w:r>
      </w:ins>
      <w:ins w:id="65" w:author="Kyle Hutchinson" w:date="2025-08-21T16:43:00Z" w16du:dateUtc="2025-08-21T20:43:00Z">
        <w:r>
          <w:rPr>
            <w:rFonts w:ascii="Garamond" w:hAnsi="Garamond"/>
            <w:sz w:val="24"/>
            <w:szCs w:val="24"/>
          </w:rPr>
          <w:t>the example shows</w:t>
        </w:r>
      </w:ins>
      <w:ins w:id="66" w:author="Kyle Hutchinson" w:date="2025-08-21T16:42:00Z" w16du:dateUtc="2025-08-21T20:42:00Z">
        <w:r w:rsidRPr="0085486B">
          <w:rPr>
            <w:rFonts w:ascii="Garamond" w:hAnsi="Garamond"/>
            <w:sz w:val="24"/>
            <w:szCs w:val="24"/>
          </w:rPr>
          <w:t>, after a I-vi-IV opening</w:t>
        </w:r>
        <w:r>
          <w:rPr>
            <w:rFonts w:ascii="Garamond" w:hAnsi="Garamond"/>
            <w:sz w:val="24"/>
            <w:szCs w:val="24"/>
          </w:rPr>
          <w:t xml:space="preserve"> (</w:t>
        </w:r>
        <w:r w:rsidRPr="00C81937">
          <w:rPr>
            <w:rFonts w:ascii="Garamond" w:hAnsi="Garamond"/>
            <w:sz w:val="24"/>
            <w:szCs w:val="24"/>
            <w:highlight w:val="yellow"/>
          </w:rPr>
          <w:t>insert mm. here</w:t>
        </w:r>
        <w:r>
          <w:rPr>
            <w:rFonts w:ascii="Garamond" w:hAnsi="Garamond"/>
            <w:sz w:val="24"/>
            <w:szCs w:val="24"/>
          </w:rPr>
          <w:t>)</w:t>
        </w:r>
        <w:r w:rsidRPr="0085486B">
          <w:rPr>
            <w:rFonts w:ascii="Garamond" w:hAnsi="Garamond"/>
            <w:sz w:val="24"/>
            <w:szCs w:val="24"/>
          </w:rPr>
          <w:t xml:space="preserve"> that clearly </w:t>
        </w:r>
        <w:r>
          <w:rPr>
            <w:rFonts w:ascii="Garamond" w:hAnsi="Garamond"/>
            <w:sz w:val="24"/>
            <w:szCs w:val="24"/>
          </w:rPr>
          <w:t>establishes</w:t>
        </w:r>
        <w:r w:rsidRPr="0085486B">
          <w:rPr>
            <w:rFonts w:ascii="Garamond" w:hAnsi="Garamond"/>
            <w:sz w:val="24"/>
            <w:szCs w:val="24"/>
          </w:rPr>
          <w:t xml:space="preserve"> the home key of D major, </w:t>
        </w:r>
        <w:commentRangeStart w:id="67"/>
        <w:r w:rsidRPr="0085486B">
          <w:rPr>
            <w:rFonts w:ascii="Garamond" w:hAnsi="Garamond"/>
            <w:sz w:val="24"/>
            <w:szCs w:val="24"/>
          </w:rPr>
          <w:t>mm. 19–20 unexpectedly shift to A minor (v</w:t>
        </w:r>
      </w:ins>
      <w:commentRangeEnd w:id="67"/>
      <w:ins w:id="68" w:author="Kyle Hutchinson" w:date="2025-08-21T16:52:00Z" w16du:dateUtc="2025-08-21T20:52:00Z">
        <w:r w:rsidR="00420A0F">
          <w:rPr>
            <w:rStyle w:val="CommentReference"/>
          </w:rPr>
          <w:commentReference w:id="67"/>
        </w:r>
      </w:ins>
      <w:ins w:id="69" w:author="Kyle Hutchinson" w:date="2025-08-21T16:42:00Z" w16du:dateUtc="2025-08-21T20:42:00Z">
        <w:r w:rsidRPr="0085486B">
          <w:rPr>
            <w:rFonts w:ascii="Garamond" w:hAnsi="Garamond"/>
            <w:sz w:val="24"/>
            <w:szCs w:val="24"/>
          </w:rPr>
          <w:t>), mm. 21–22 to B minor (vi)</w:t>
        </w:r>
      </w:ins>
      <w:ins w:id="70" w:author="Kyle Hutchinson" w:date="2025-08-21T16:44:00Z" w16du:dateUtc="2025-08-21T20:44:00Z">
        <w:r>
          <w:rPr>
            <w:rFonts w:ascii="Garamond" w:hAnsi="Garamond"/>
            <w:sz w:val="24"/>
            <w:szCs w:val="24"/>
          </w:rPr>
          <w:t>, and</w:t>
        </w:r>
      </w:ins>
      <w:ins w:id="71" w:author="Kyle Hutchinson" w:date="2025-08-21T16:42:00Z" w16du:dateUtc="2025-08-21T20:42:00Z">
        <w:r w:rsidRPr="0085486B">
          <w:rPr>
            <w:rFonts w:ascii="Garamond" w:hAnsi="Garamond"/>
            <w:sz w:val="24"/>
            <w:szCs w:val="24"/>
          </w:rPr>
          <w:t xml:space="preserve"> mm. 23–26 tonicize E minor, which ends up serving as ii</w:t>
        </w:r>
        <w:r w:rsidRPr="00AF3139">
          <w:rPr>
            <w:rFonts w:ascii="Garamond" w:hAnsi="Garamond"/>
            <w:sz w:val="24"/>
            <w:szCs w:val="24"/>
            <w:vertAlign w:val="superscript"/>
          </w:rPr>
          <w:t>6</w:t>
        </w:r>
        <w:r w:rsidRPr="0085486B">
          <w:rPr>
            <w:rFonts w:ascii="Garamond" w:hAnsi="Garamond"/>
            <w:sz w:val="24"/>
            <w:szCs w:val="24"/>
          </w:rPr>
          <w:t xml:space="preserve"> in the home key</w:t>
        </w:r>
      </w:ins>
      <w:ins w:id="72" w:author="Kyle Hutchinson" w:date="2025-08-21T16:44:00Z" w16du:dateUtc="2025-08-21T20:44:00Z">
        <w:r>
          <w:rPr>
            <w:rFonts w:ascii="Garamond" w:hAnsi="Garamond"/>
            <w:sz w:val="24"/>
            <w:szCs w:val="24"/>
          </w:rPr>
          <w:t xml:space="preserve"> of</w:t>
        </w:r>
      </w:ins>
      <w:ins w:id="73" w:author="Kyle Hutchinson" w:date="2025-08-21T16:42:00Z" w16du:dateUtc="2025-08-21T20:42:00Z">
        <w:r w:rsidRPr="0085486B">
          <w:rPr>
            <w:rFonts w:ascii="Garamond" w:hAnsi="Garamond"/>
            <w:sz w:val="24"/>
            <w:szCs w:val="24"/>
          </w:rPr>
          <w:t xml:space="preserve"> D major. One might therefore </w:t>
        </w:r>
      </w:ins>
      <w:ins w:id="74" w:author="Kyle Hutchinson" w:date="2025-08-21T16:44:00Z" w16du:dateUtc="2025-08-21T20:44:00Z">
        <w:r>
          <w:rPr>
            <w:rFonts w:ascii="Garamond" w:hAnsi="Garamond"/>
            <w:sz w:val="24"/>
            <w:szCs w:val="24"/>
          </w:rPr>
          <w:t>consider</w:t>
        </w:r>
      </w:ins>
      <w:ins w:id="75" w:author="Kyle Hutchinson" w:date="2025-08-21T16:42:00Z" w16du:dateUtc="2025-08-21T20:42:00Z">
        <w:r w:rsidRPr="0085486B">
          <w:rPr>
            <w:rFonts w:ascii="Garamond" w:hAnsi="Garamond"/>
            <w:sz w:val="24"/>
            <w:szCs w:val="24"/>
          </w:rPr>
          <w:t xml:space="preserve"> mm. 19–23 as a parenthetical, ambiguous insert</w:t>
        </w:r>
        <w:r>
          <w:rPr>
            <w:rFonts w:ascii="Garamond" w:hAnsi="Garamond"/>
            <w:sz w:val="24"/>
            <w:szCs w:val="24"/>
          </w:rPr>
          <w:t>ion</w:t>
        </w:r>
        <w:r w:rsidRPr="0085486B">
          <w:rPr>
            <w:rFonts w:ascii="Garamond" w:hAnsi="Garamond"/>
            <w:sz w:val="24"/>
            <w:szCs w:val="24"/>
          </w:rPr>
          <w:t xml:space="preserve"> into the clear opening, which disrupts a 5–6 contrapuntal motion above</w:t>
        </w:r>
        <w:r>
          <w:rPr>
            <w:rFonts w:ascii="Garamond" w:hAnsi="Garamond"/>
            <w:sz w:val="24"/>
            <w:szCs w:val="24"/>
          </w:rPr>
          <w:t xml:space="preserve"> ^4</w:t>
        </w:r>
        <w:r w:rsidRPr="0085486B">
          <w:rPr>
            <w:rFonts w:ascii="Garamond" w:hAnsi="Garamond"/>
            <w:sz w:val="24"/>
            <w:szCs w:val="24"/>
          </w:rPr>
          <w:t>, from IV into ii</w:t>
        </w:r>
        <w:r w:rsidRPr="00AF3139">
          <w:rPr>
            <w:rFonts w:ascii="Garamond" w:hAnsi="Garamond"/>
            <w:sz w:val="24"/>
            <w:szCs w:val="24"/>
            <w:vertAlign w:val="superscript"/>
          </w:rPr>
          <w:t>6</w:t>
        </w:r>
        <w:r w:rsidRPr="0085486B">
          <w:rPr>
            <w:rFonts w:ascii="Garamond" w:hAnsi="Garamond"/>
            <w:sz w:val="24"/>
            <w:szCs w:val="24"/>
          </w:rPr>
          <w:t>.</w:t>
        </w:r>
      </w:ins>
    </w:p>
    <w:p w14:paraId="31F3AD95" w14:textId="74D36950" w:rsidR="00BA691A" w:rsidRPr="0085486B" w:rsidDel="0088087B" w:rsidRDefault="00EA3E4B" w:rsidP="002743CD">
      <w:pPr>
        <w:spacing w:after="0" w:line="480" w:lineRule="auto"/>
        <w:rPr>
          <w:del w:id="76" w:author="Kyle Hutchinson" w:date="2025-08-21T12:16:00Z" w16du:dateUtc="2025-08-21T16:16:00Z"/>
          <w:rFonts w:ascii="Garamond" w:hAnsi="Garamond"/>
          <w:sz w:val="24"/>
          <w:szCs w:val="24"/>
        </w:rPr>
      </w:pPr>
      <w:del w:id="77" w:author="Kyle Hutchinson" w:date="2025-08-21T12:15:00Z" w16du:dateUtc="2025-08-21T16:15:00Z">
        <w:r w:rsidRPr="0085486B" w:rsidDel="0088087B">
          <w:rPr>
            <w:rFonts w:ascii="Garamond" w:hAnsi="Garamond"/>
            <w:sz w:val="24"/>
            <w:szCs w:val="24"/>
          </w:rPr>
          <w:delText>Bach writes (in William Mitchell’s translation): “It is one of the beauties of improvisation to feign modulation to a new key through a formal cadence and then to move off in another direction. This and other rational deceptions make a fantasy attractive; but they must not be excessively used, or natural relationships will become hopelessly buried beneath them.”</w:delText>
        </w:r>
        <w:r w:rsidRPr="0085486B" w:rsidDel="0088087B">
          <w:rPr>
            <w:rStyle w:val="FootnoteReference"/>
            <w:rFonts w:ascii="Garamond" w:hAnsi="Garamond"/>
            <w:sz w:val="24"/>
            <w:szCs w:val="24"/>
          </w:rPr>
          <w:footnoteReference w:id="6"/>
        </w:r>
        <w:r w:rsidRPr="0085486B" w:rsidDel="0088087B">
          <w:rPr>
            <w:rFonts w:ascii="Garamond" w:hAnsi="Garamond"/>
            <w:sz w:val="24"/>
            <w:szCs w:val="24"/>
          </w:rPr>
          <w:delText xml:space="preserve"> </w:delText>
        </w:r>
      </w:del>
    </w:p>
    <w:p w14:paraId="75D03D99" w14:textId="4AE5268C" w:rsidR="00C57BD2" w:rsidRPr="0085486B" w:rsidDel="003F69D5" w:rsidRDefault="00C57BD2" w:rsidP="002743CD">
      <w:pPr>
        <w:spacing w:after="0" w:line="480" w:lineRule="auto"/>
        <w:rPr>
          <w:del w:id="80" w:author="Kyle Hutchinson" w:date="2025-08-21T12:18:00Z" w16du:dateUtc="2025-08-21T16:18:00Z"/>
          <w:rFonts w:ascii="Garamond" w:hAnsi="Garamond"/>
          <w:sz w:val="24"/>
          <w:szCs w:val="24"/>
        </w:rPr>
      </w:pPr>
      <w:commentRangeStart w:id="81"/>
      <w:del w:id="82" w:author="Kyle Hutchinson" w:date="2025-08-21T16:41:00Z" w16du:dateUtc="2025-08-21T20:41:00Z">
        <w:r w:rsidRPr="0085486B" w:rsidDel="00804284">
          <w:rPr>
            <w:rFonts w:ascii="Garamond" w:hAnsi="Garamond"/>
            <w:sz w:val="24"/>
            <w:szCs w:val="24"/>
          </w:rPr>
          <w:delText xml:space="preserve">Of course, we </w:delText>
        </w:r>
        <w:r w:rsidR="004706FF" w:rsidRPr="0085486B" w:rsidDel="00804284">
          <w:rPr>
            <w:rFonts w:ascii="Garamond" w:hAnsi="Garamond"/>
            <w:sz w:val="24"/>
            <w:szCs w:val="24"/>
          </w:rPr>
          <w:delText>might</w:delText>
        </w:r>
        <w:r w:rsidRPr="0085486B" w:rsidDel="00804284">
          <w:rPr>
            <w:rFonts w:ascii="Garamond" w:hAnsi="Garamond"/>
            <w:sz w:val="24"/>
            <w:szCs w:val="24"/>
          </w:rPr>
          <w:delText xml:space="preserve"> </w:delText>
        </w:r>
        <w:r w:rsidR="00BA691A" w:rsidRPr="0085486B" w:rsidDel="00804284">
          <w:rPr>
            <w:rFonts w:ascii="Garamond" w:hAnsi="Garamond"/>
            <w:sz w:val="24"/>
            <w:szCs w:val="24"/>
          </w:rPr>
          <w:delText xml:space="preserve">nowadays </w:delText>
        </w:r>
        <w:r w:rsidR="00EA3E4B" w:rsidRPr="0085486B" w:rsidDel="00804284">
          <w:rPr>
            <w:rFonts w:ascii="Garamond" w:hAnsi="Garamond"/>
            <w:sz w:val="24"/>
            <w:szCs w:val="24"/>
          </w:rPr>
          <w:delText xml:space="preserve">think about </w:delText>
        </w:r>
        <w:r w:rsidRPr="0085486B" w:rsidDel="00804284">
          <w:rPr>
            <w:rFonts w:ascii="Garamond" w:hAnsi="Garamond"/>
            <w:sz w:val="24"/>
            <w:szCs w:val="24"/>
          </w:rPr>
          <w:delText xml:space="preserve">such </w:delText>
        </w:r>
        <w:r w:rsidR="00374576" w:rsidRPr="0085486B" w:rsidDel="00804284">
          <w:rPr>
            <w:rFonts w:ascii="Garamond" w:hAnsi="Garamond"/>
            <w:sz w:val="24"/>
            <w:szCs w:val="24"/>
          </w:rPr>
          <w:delText xml:space="preserve">harmonic </w:delText>
        </w:r>
        <w:r w:rsidRPr="0085486B" w:rsidDel="00804284">
          <w:rPr>
            <w:rFonts w:ascii="Garamond" w:hAnsi="Garamond"/>
            <w:sz w:val="24"/>
            <w:szCs w:val="24"/>
          </w:rPr>
          <w:delText>relations as based in culture</w:delText>
        </w:r>
        <w:r w:rsidR="00AD5D62" w:rsidRPr="0085486B" w:rsidDel="00804284">
          <w:rPr>
            <w:rFonts w:ascii="Garamond" w:hAnsi="Garamond"/>
            <w:sz w:val="24"/>
            <w:szCs w:val="24"/>
          </w:rPr>
          <w:delText xml:space="preserve">, not nature. </w:delText>
        </w:r>
      </w:del>
      <w:commentRangeEnd w:id="81"/>
      <w:r w:rsidR="00804284">
        <w:rPr>
          <w:rStyle w:val="CommentReference"/>
        </w:rPr>
        <w:commentReference w:id="81"/>
      </w:r>
      <w:commentRangeStart w:id="83"/>
      <w:del w:id="84" w:author="Kyle Hutchinson" w:date="2025-08-21T16:40:00Z" w16du:dateUtc="2025-08-21T20:40:00Z">
        <w:r w:rsidR="00AD5D62" w:rsidRPr="0085486B" w:rsidDel="00804284">
          <w:rPr>
            <w:rFonts w:ascii="Garamond" w:hAnsi="Garamond"/>
            <w:sz w:val="24"/>
            <w:szCs w:val="24"/>
          </w:rPr>
          <w:delText>In any case</w:delText>
        </w:r>
        <w:r w:rsidRPr="0085486B" w:rsidDel="00804284">
          <w:rPr>
            <w:rFonts w:ascii="Garamond" w:hAnsi="Garamond"/>
            <w:sz w:val="24"/>
            <w:szCs w:val="24"/>
          </w:rPr>
          <w:delText xml:space="preserve">, Bach’s </w:delText>
        </w:r>
        <w:r w:rsidR="002C3EB2" w:rsidDel="00804284">
          <w:rPr>
            <w:rFonts w:ascii="Garamond" w:hAnsi="Garamond"/>
            <w:sz w:val="24"/>
            <w:szCs w:val="24"/>
          </w:rPr>
          <w:delText>symphony</w:delText>
        </w:r>
        <w:r w:rsidRPr="0085486B" w:rsidDel="00804284">
          <w:rPr>
            <w:rFonts w:ascii="Garamond" w:hAnsi="Garamond"/>
            <w:sz w:val="24"/>
            <w:szCs w:val="24"/>
          </w:rPr>
          <w:delText xml:space="preserve"> maintains a balance between </w:delText>
        </w:r>
        <w:r w:rsidR="008C2D16" w:rsidRPr="0085486B" w:rsidDel="00804284">
          <w:rPr>
            <w:rFonts w:ascii="Garamond" w:hAnsi="Garamond"/>
            <w:sz w:val="24"/>
            <w:szCs w:val="24"/>
          </w:rPr>
          <w:delText>surprises and returns to convention not only in the tonal domain, but also in those of meter and form</w:delText>
        </w:r>
        <w:r w:rsidR="006220B3" w:rsidRPr="0085486B" w:rsidDel="00804284">
          <w:rPr>
            <w:rFonts w:ascii="Garamond" w:hAnsi="Garamond"/>
            <w:sz w:val="24"/>
            <w:szCs w:val="24"/>
          </w:rPr>
          <w:delText>.</w:delText>
        </w:r>
        <w:r w:rsidRPr="0085486B" w:rsidDel="00804284">
          <w:rPr>
            <w:rFonts w:ascii="Garamond" w:hAnsi="Garamond"/>
            <w:sz w:val="24"/>
            <w:szCs w:val="24"/>
          </w:rPr>
          <w:delText xml:space="preserve"> </w:delText>
        </w:r>
      </w:del>
      <w:commentRangeEnd w:id="83"/>
      <w:r w:rsidR="00804284">
        <w:rPr>
          <w:rStyle w:val="CommentReference"/>
        </w:rPr>
        <w:commentReference w:id="83"/>
      </w:r>
    </w:p>
    <w:p w14:paraId="0B9E9DFA" w14:textId="77777777" w:rsidR="00C57BD2" w:rsidRPr="0085486B" w:rsidDel="003F69D5" w:rsidRDefault="00C57BD2" w:rsidP="002743CD">
      <w:pPr>
        <w:spacing w:after="0" w:line="480" w:lineRule="auto"/>
        <w:rPr>
          <w:del w:id="85" w:author="Kyle Hutchinson" w:date="2025-08-21T12:18:00Z" w16du:dateUtc="2025-08-21T16:18:00Z"/>
          <w:rFonts w:ascii="Garamond" w:hAnsi="Garamond"/>
          <w:sz w:val="24"/>
          <w:szCs w:val="24"/>
        </w:rPr>
      </w:pPr>
    </w:p>
    <w:p w14:paraId="606B7882" w14:textId="162C1E77" w:rsidR="00EA3E4B" w:rsidRPr="0085486B" w:rsidRDefault="00EA3E4B">
      <w:pPr>
        <w:spacing w:after="0" w:line="480" w:lineRule="auto"/>
        <w:rPr>
          <w:rFonts w:ascii="Garamond" w:hAnsi="Garamond"/>
          <w:sz w:val="24"/>
          <w:szCs w:val="24"/>
        </w:rPr>
        <w:pPrChange w:id="86" w:author="Kyle Hutchinson" w:date="2025-08-21T12:18:00Z" w16du:dateUtc="2025-08-21T16:18:00Z">
          <w:pPr>
            <w:spacing w:after="0" w:line="480" w:lineRule="auto"/>
            <w:jc w:val="center"/>
          </w:pPr>
        </w:pPrChange>
      </w:pPr>
    </w:p>
    <w:p w14:paraId="15FAF60F" w14:textId="3970CBD3" w:rsidR="00EA3E4B" w:rsidRPr="0085486B" w:rsidDel="003F69D5" w:rsidRDefault="00EA3E4B" w:rsidP="002743CD">
      <w:pPr>
        <w:spacing w:after="0" w:line="480" w:lineRule="auto"/>
        <w:jc w:val="center"/>
        <w:rPr>
          <w:del w:id="87" w:author="Kyle Hutchinson" w:date="2025-08-21T12:18:00Z" w16du:dateUtc="2025-08-21T16:18:00Z"/>
          <w:rFonts w:ascii="Garamond" w:hAnsi="Garamond"/>
          <w:sz w:val="24"/>
          <w:szCs w:val="24"/>
        </w:rPr>
      </w:pPr>
      <w:r w:rsidRPr="0085486B">
        <w:rPr>
          <w:rFonts w:ascii="Garamond" w:hAnsi="Garamond"/>
          <w:b/>
          <w:bCs/>
          <w:sz w:val="24"/>
          <w:szCs w:val="24"/>
        </w:rPr>
        <w:t>Example 1</w:t>
      </w:r>
      <w:r w:rsidRPr="0085486B">
        <w:rPr>
          <w:rFonts w:ascii="Garamond" w:hAnsi="Garamond"/>
          <w:sz w:val="24"/>
          <w:szCs w:val="24"/>
        </w:rPr>
        <w:t xml:space="preserve"> Bach’s model fantasy outline (1762, 341).</w:t>
      </w:r>
    </w:p>
    <w:p w14:paraId="3C4EE90B" w14:textId="77777777" w:rsidR="007B6B0F" w:rsidRDefault="007B6B0F">
      <w:pPr>
        <w:spacing w:after="0" w:line="480" w:lineRule="auto"/>
        <w:jc w:val="center"/>
        <w:rPr>
          <w:rFonts w:ascii="Garamond" w:hAnsi="Garamond"/>
          <w:sz w:val="24"/>
          <w:szCs w:val="24"/>
        </w:rPr>
        <w:pPrChange w:id="88" w:author="Kyle Hutchinson" w:date="2025-08-21T12:18:00Z" w16du:dateUtc="2025-08-21T16:18:00Z">
          <w:pPr>
            <w:spacing w:after="0" w:line="480" w:lineRule="auto"/>
          </w:pPr>
        </w:pPrChange>
      </w:pPr>
    </w:p>
    <w:p w14:paraId="45CBC9C5" w14:textId="6F69EE61" w:rsidR="008643C4" w:rsidDel="00804284" w:rsidRDefault="00EA3E4B" w:rsidP="002743CD">
      <w:pPr>
        <w:spacing w:after="0" w:line="480" w:lineRule="auto"/>
        <w:rPr>
          <w:del w:id="89" w:author="Kyle Hutchinson" w:date="2025-08-21T16:42:00Z" w16du:dateUtc="2025-08-21T20:42:00Z"/>
          <w:rFonts w:ascii="Garamond" w:hAnsi="Garamond"/>
          <w:sz w:val="24"/>
          <w:szCs w:val="24"/>
        </w:rPr>
      </w:pPr>
      <w:del w:id="90" w:author="Kyle Hutchinson" w:date="2025-08-21T16:42:00Z" w16du:dateUtc="2025-08-21T20:42:00Z">
        <w:r w:rsidRPr="00AF3139" w:rsidDel="00804284">
          <w:rPr>
            <w:rFonts w:ascii="Garamond" w:hAnsi="Garamond"/>
            <w:b/>
            <w:bCs/>
            <w:sz w:val="24"/>
            <w:szCs w:val="24"/>
            <w:u w:val="single"/>
          </w:rPr>
          <w:delText>Example 2</w:delText>
        </w:r>
        <w:r w:rsidRPr="0085486B" w:rsidDel="00804284">
          <w:rPr>
            <w:rFonts w:ascii="Garamond" w:hAnsi="Garamond"/>
            <w:sz w:val="24"/>
            <w:szCs w:val="24"/>
          </w:rPr>
          <w:delText xml:space="preserve"> is a harmonic reduction (not to metric scale) of mm. 1–26 of the first movement of the symphony, summarizing the main tonal events</w:delText>
        </w:r>
        <w:r w:rsidR="00984A4C" w:rsidRPr="0085486B" w:rsidDel="00804284">
          <w:rPr>
            <w:rFonts w:ascii="Garamond" w:hAnsi="Garamond"/>
            <w:sz w:val="24"/>
            <w:szCs w:val="24"/>
          </w:rPr>
          <w:delText xml:space="preserve"> in this excerpt</w:delText>
        </w:r>
        <w:r w:rsidRPr="0085486B" w:rsidDel="00804284">
          <w:rPr>
            <w:rFonts w:ascii="Garamond" w:hAnsi="Garamond"/>
            <w:sz w:val="24"/>
            <w:szCs w:val="24"/>
          </w:rPr>
          <w:delText>. As we can see, after</w:delText>
        </w:r>
        <w:r w:rsidR="00BA691A" w:rsidRPr="0085486B" w:rsidDel="00804284">
          <w:rPr>
            <w:rFonts w:ascii="Garamond" w:hAnsi="Garamond"/>
            <w:sz w:val="24"/>
            <w:szCs w:val="24"/>
          </w:rPr>
          <w:delText xml:space="preserve"> a</w:delText>
        </w:r>
        <w:r w:rsidRPr="0085486B" w:rsidDel="00804284">
          <w:rPr>
            <w:rFonts w:ascii="Garamond" w:hAnsi="Garamond"/>
            <w:sz w:val="24"/>
            <w:szCs w:val="24"/>
          </w:rPr>
          <w:delText xml:space="preserve"> I-vi-IV opening</w:delText>
        </w:r>
        <w:r w:rsidR="003F4789" w:rsidRPr="0085486B" w:rsidDel="00804284">
          <w:rPr>
            <w:rFonts w:ascii="Garamond" w:hAnsi="Garamond"/>
            <w:sz w:val="24"/>
            <w:szCs w:val="24"/>
          </w:rPr>
          <w:delText xml:space="preserve"> that clearly </w:delText>
        </w:r>
      </w:del>
      <w:del w:id="91" w:author="Kyle Hutchinson" w:date="2025-08-21T12:19:00Z" w16du:dateUtc="2025-08-21T16:19:00Z">
        <w:r w:rsidR="003F4789" w:rsidRPr="0085486B" w:rsidDel="003F69D5">
          <w:rPr>
            <w:rFonts w:ascii="Garamond" w:hAnsi="Garamond"/>
            <w:sz w:val="24"/>
            <w:szCs w:val="24"/>
          </w:rPr>
          <w:delText xml:space="preserve">projects </w:delText>
        </w:r>
      </w:del>
      <w:del w:id="92" w:author="Kyle Hutchinson" w:date="2025-08-21T16:42:00Z" w16du:dateUtc="2025-08-21T20:42:00Z">
        <w:r w:rsidR="003F4789" w:rsidRPr="0085486B" w:rsidDel="00804284">
          <w:rPr>
            <w:rFonts w:ascii="Garamond" w:hAnsi="Garamond"/>
            <w:sz w:val="24"/>
            <w:szCs w:val="24"/>
          </w:rPr>
          <w:delText>the home key of D major, m</w:delText>
        </w:r>
        <w:r w:rsidRPr="0085486B" w:rsidDel="00804284">
          <w:rPr>
            <w:rFonts w:ascii="Garamond" w:hAnsi="Garamond"/>
            <w:sz w:val="24"/>
            <w:szCs w:val="24"/>
          </w:rPr>
          <w:delText>m. 19–20 unexpectedly shift to A minor</w:delText>
        </w:r>
        <w:r w:rsidR="00636F78" w:rsidRPr="0085486B" w:rsidDel="00804284">
          <w:rPr>
            <w:rFonts w:ascii="Garamond" w:hAnsi="Garamond"/>
            <w:sz w:val="24"/>
            <w:szCs w:val="24"/>
          </w:rPr>
          <w:delText xml:space="preserve"> (key of v)</w:delText>
        </w:r>
        <w:r w:rsidRPr="0085486B" w:rsidDel="00804284">
          <w:rPr>
            <w:rFonts w:ascii="Garamond" w:hAnsi="Garamond"/>
            <w:sz w:val="24"/>
            <w:szCs w:val="24"/>
          </w:rPr>
          <w:delText xml:space="preserve">, mm. 21–22 tonicize B minor (key of </w:delText>
        </w:r>
        <w:r w:rsidR="00636F78" w:rsidRPr="0085486B" w:rsidDel="00804284">
          <w:rPr>
            <w:rFonts w:ascii="Garamond" w:hAnsi="Garamond"/>
            <w:sz w:val="24"/>
            <w:szCs w:val="24"/>
          </w:rPr>
          <w:delText>vi</w:delText>
        </w:r>
        <w:r w:rsidRPr="0085486B" w:rsidDel="00804284">
          <w:rPr>
            <w:rFonts w:ascii="Garamond" w:hAnsi="Garamond"/>
            <w:sz w:val="24"/>
            <w:szCs w:val="24"/>
          </w:rPr>
          <w:delText xml:space="preserve">) while mm. 23–26 tonicize </w:delText>
        </w:r>
        <w:r w:rsidR="00BA691A" w:rsidRPr="0085486B" w:rsidDel="00804284">
          <w:rPr>
            <w:rFonts w:ascii="Garamond" w:hAnsi="Garamond"/>
            <w:sz w:val="24"/>
            <w:szCs w:val="24"/>
          </w:rPr>
          <w:delText>E minor</w:delText>
        </w:r>
        <w:r w:rsidRPr="0085486B" w:rsidDel="00804284">
          <w:rPr>
            <w:rFonts w:ascii="Garamond" w:hAnsi="Garamond"/>
            <w:sz w:val="24"/>
            <w:szCs w:val="24"/>
          </w:rPr>
          <w:delText>, which ends up serving as ii</w:delText>
        </w:r>
        <w:r w:rsidRPr="00AF3139" w:rsidDel="00804284">
          <w:rPr>
            <w:rFonts w:ascii="Garamond" w:hAnsi="Garamond"/>
            <w:sz w:val="24"/>
            <w:szCs w:val="24"/>
            <w:vertAlign w:val="superscript"/>
          </w:rPr>
          <w:delText>6</w:delText>
        </w:r>
        <w:r w:rsidRPr="0085486B" w:rsidDel="00804284">
          <w:rPr>
            <w:rFonts w:ascii="Garamond" w:hAnsi="Garamond"/>
            <w:sz w:val="24"/>
            <w:szCs w:val="24"/>
          </w:rPr>
          <w:delText xml:space="preserve"> in the</w:delText>
        </w:r>
        <w:r w:rsidR="00BA691A" w:rsidRPr="0085486B" w:rsidDel="00804284">
          <w:rPr>
            <w:rFonts w:ascii="Garamond" w:hAnsi="Garamond"/>
            <w:sz w:val="24"/>
            <w:szCs w:val="24"/>
          </w:rPr>
          <w:delText xml:space="preserve"> home key,</w:delText>
        </w:r>
        <w:r w:rsidRPr="0085486B" w:rsidDel="00804284">
          <w:rPr>
            <w:rFonts w:ascii="Garamond" w:hAnsi="Garamond"/>
            <w:sz w:val="24"/>
            <w:szCs w:val="24"/>
          </w:rPr>
          <w:delText xml:space="preserve"> D major. One might therefore think about mm. 19–23 as a parenthetical, ambiguous insert into the clear opening, which disrupts a 5–6 contrapuntal motion above</w:delText>
        </w:r>
        <w:r w:rsidR="00AF3139" w:rsidDel="00804284">
          <w:rPr>
            <w:rFonts w:ascii="Garamond" w:hAnsi="Garamond"/>
            <w:sz w:val="24"/>
            <w:szCs w:val="24"/>
          </w:rPr>
          <w:delText xml:space="preserve"> ^4</w:delText>
        </w:r>
        <w:r w:rsidRPr="0085486B" w:rsidDel="00804284">
          <w:rPr>
            <w:rFonts w:ascii="Garamond" w:hAnsi="Garamond"/>
            <w:sz w:val="24"/>
            <w:szCs w:val="24"/>
          </w:rPr>
          <w:delText>, from IV into ii</w:delText>
        </w:r>
        <w:r w:rsidRPr="00AF3139" w:rsidDel="00804284">
          <w:rPr>
            <w:rFonts w:ascii="Garamond" w:hAnsi="Garamond"/>
            <w:sz w:val="24"/>
            <w:szCs w:val="24"/>
            <w:vertAlign w:val="superscript"/>
          </w:rPr>
          <w:delText>6</w:delText>
        </w:r>
        <w:r w:rsidRPr="0085486B" w:rsidDel="00804284">
          <w:rPr>
            <w:rFonts w:ascii="Garamond" w:hAnsi="Garamond"/>
            <w:sz w:val="24"/>
            <w:szCs w:val="24"/>
          </w:rPr>
          <w:delText>.</w:delText>
        </w:r>
      </w:del>
    </w:p>
    <w:p w14:paraId="3E8EDF1A" w14:textId="0D3AF4C8" w:rsidR="00EA3E4B" w:rsidRPr="0085486B" w:rsidRDefault="00EA3E4B" w:rsidP="002743CD">
      <w:pPr>
        <w:spacing w:after="0" w:line="480" w:lineRule="auto"/>
        <w:ind w:firstLine="720"/>
        <w:jc w:val="center"/>
        <w:rPr>
          <w:rFonts w:ascii="Garamond" w:hAnsi="Garamond"/>
          <w:sz w:val="24"/>
          <w:szCs w:val="24"/>
        </w:rPr>
      </w:pPr>
    </w:p>
    <w:p w14:paraId="1C37DFAB" w14:textId="37482F06" w:rsidR="00D03E99" w:rsidRDefault="00EA3E4B" w:rsidP="002743CD">
      <w:pPr>
        <w:spacing w:after="0" w:line="480" w:lineRule="auto"/>
        <w:jc w:val="center"/>
        <w:rPr>
          <w:rFonts w:ascii="Garamond" w:hAnsi="Garamond"/>
          <w:sz w:val="24"/>
          <w:szCs w:val="24"/>
        </w:rPr>
      </w:pPr>
      <w:r w:rsidRPr="0085486B">
        <w:rPr>
          <w:rFonts w:ascii="Garamond" w:hAnsi="Garamond"/>
          <w:b/>
          <w:bCs/>
          <w:sz w:val="24"/>
          <w:szCs w:val="24"/>
        </w:rPr>
        <w:t>Example 2</w:t>
      </w:r>
      <w:r w:rsidRPr="0085486B">
        <w:rPr>
          <w:rFonts w:ascii="Garamond" w:hAnsi="Garamond"/>
          <w:sz w:val="24"/>
          <w:szCs w:val="24"/>
        </w:rPr>
        <w:t xml:space="preserve"> Harmonic reduction (not to scale) of C. P. E. Bach, Symphony in D major, </w:t>
      </w:r>
      <w:proofErr w:type="spellStart"/>
      <w:r w:rsidRPr="0085486B">
        <w:rPr>
          <w:rFonts w:ascii="Garamond" w:hAnsi="Garamond"/>
          <w:sz w:val="24"/>
          <w:szCs w:val="24"/>
        </w:rPr>
        <w:t>Wq</w:t>
      </w:r>
      <w:proofErr w:type="spellEnd"/>
      <w:r w:rsidRPr="0085486B">
        <w:rPr>
          <w:rFonts w:ascii="Garamond" w:hAnsi="Garamond"/>
          <w:sz w:val="24"/>
          <w:szCs w:val="24"/>
        </w:rPr>
        <w:t xml:space="preserve"> 183/1, </w:t>
      </w:r>
    </w:p>
    <w:p w14:paraId="0A11BD45" w14:textId="268C6669" w:rsidR="00EA3E4B" w:rsidRPr="0085486B" w:rsidRDefault="00EA3E4B" w:rsidP="002743CD">
      <w:pPr>
        <w:spacing w:after="0" w:line="480" w:lineRule="auto"/>
        <w:jc w:val="center"/>
        <w:rPr>
          <w:rFonts w:ascii="Garamond" w:hAnsi="Garamond"/>
          <w:sz w:val="24"/>
          <w:szCs w:val="24"/>
        </w:rPr>
      </w:pPr>
      <w:r w:rsidRPr="0085486B">
        <w:rPr>
          <w:rFonts w:ascii="Garamond" w:hAnsi="Garamond"/>
          <w:sz w:val="24"/>
          <w:szCs w:val="24"/>
        </w:rPr>
        <w:t>mm. 1–26.</w:t>
      </w:r>
    </w:p>
    <w:p w14:paraId="2E168049" w14:textId="77777777" w:rsidR="008643C4" w:rsidRDefault="008643C4" w:rsidP="002743CD">
      <w:pPr>
        <w:spacing w:after="0" w:line="480" w:lineRule="auto"/>
        <w:rPr>
          <w:rFonts w:ascii="Garamond" w:hAnsi="Garamond"/>
          <w:sz w:val="24"/>
          <w:szCs w:val="24"/>
        </w:rPr>
      </w:pPr>
    </w:p>
    <w:p w14:paraId="6C4ABC9C" w14:textId="4C76D13A" w:rsidR="00DE127C" w:rsidRDefault="00EA3E4B" w:rsidP="002743CD">
      <w:pPr>
        <w:spacing w:after="0" w:line="480" w:lineRule="auto"/>
        <w:rPr>
          <w:ins w:id="93" w:author="Kyle Hutchinson" w:date="2025-08-22T08:44:00Z" w16du:dateUtc="2025-08-22T12:44:00Z"/>
          <w:rFonts w:ascii="Garamond" w:hAnsi="Garamond"/>
          <w:sz w:val="24"/>
          <w:szCs w:val="24"/>
        </w:rPr>
      </w:pPr>
      <w:r w:rsidRPr="0085486B">
        <w:rPr>
          <w:rFonts w:ascii="Garamond" w:hAnsi="Garamond"/>
          <w:sz w:val="24"/>
          <w:szCs w:val="24"/>
        </w:rPr>
        <w:t>The</w:t>
      </w:r>
      <w:r w:rsidR="00A7620B" w:rsidRPr="0085486B">
        <w:rPr>
          <w:rFonts w:ascii="Garamond" w:hAnsi="Garamond"/>
          <w:sz w:val="24"/>
          <w:szCs w:val="24"/>
        </w:rPr>
        <w:t xml:space="preserve"> s</w:t>
      </w:r>
      <w:r w:rsidR="00185CB6" w:rsidRPr="0085486B">
        <w:rPr>
          <w:rFonts w:ascii="Garamond" w:hAnsi="Garamond"/>
          <w:sz w:val="24"/>
          <w:szCs w:val="24"/>
        </w:rPr>
        <w:t>t</w:t>
      </w:r>
      <w:r w:rsidR="00A7620B" w:rsidRPr="0085486B">
        <w:rPr>
          <w:rFonts w:ascii="Garamond" w:hAnsi="Garamond"/>
          <w:sz w:val="24"/>
          <w:szCs w:val="24"/>
        </w:rPr>
        <w:t>ark shift of mm. 19–20 is</w:t>
      </w:r>
      <w:r w:rsidR="00636F78" w:rsidRPr="0085486B">
        <w:rPr>
          <w:rFonts w:ascii="Garamond" w:hAnsi="Garamond"/>
          <w:sz w:val="24"/>
          <w:szCs w:val="24"/>
        </w:rPr>
        <w:t xml:space="preserve"> </w:t>
      </w:r>
      <w:r w:rsidR="009703E8" w:rsidRPr="0085486B">
        <w:rPr>
          <w:rFonts w:ascii="Garamond" w:hAnsi="Garamond"/>
          <w:sz w:val="24"/>
          <w:szCs w:val="24"/>
        </w:rPr>
        <w:t>unexpected</w:t>
      </w:r>
      <w:r w:rsidR="00636F78" w:rsidRPr="0085486B">
        <w:rPr>
          <w:rFonts w:ascii="Garamond" w:hAnsi="Garamond"/>
          <w:sz w:val="24"/>
          <w:szCs w:val="24"/>
        </w:rPr>
        <w:t xml:space="preserve">, </w:t>
      </w:r>
      <w:del w:id="94" w:author="Kyle Hutchinson" w:date="2025-08-22T09:02:00Z" w16du:dateUtc="2025-08-22T13:02:00Z">
        <w:r w:rsidR="00636F78" w:rsidRPr="0085486B" w:rsidDel="0051574A">
          <w:rPr>
            <w:rFonts w:ascii="Garamond" w:hAnsi="Garamond"/>
            <w:sz w:val="24"/>
            <w:szCs w:val="24"/>
          </w:rPr>
          <w:delText>yet it</w:delText>
        </w:r>
      </w:del>
      <w:ins w:id="95" w:author="Kyle Hutchinson" w:date="2025-08-22T09:02:00Z" w16du:dateUtc="2025-08-22T13:02:00Z">
        <w:r w:rsidR="0051574A">
          <w:rPr>
            <w:rFonts w:ascii="Garamond" w:hAnsi="Garamond"/>
            <w:sz w:val="24"/>
            <w:szCs w:val="24"/>
          </w:rPr>
          <w:t>and</w:t>
        </w:r>
      </w:ins>
      <w:r w:rsidR="00636F78" w:rsidRPr="0085486B">
        <w:rPr>
          <w:rFonts w:ascii="Garamond" w:hAnsi="Garamond"/>
          <w:sz w:val="24"/>
          <w:szCs w:val="24"/>
        </w:rPr>
        <w:t xml:space="preserve"> has a decisive tonal implication</w:t>
      </w:r>
      <w:ins w:id="96" w:author="Kyle Hutchinson" w:date="2025-08-21T17:16:00Z" w16du:dateUtc="2025-08-21T21:16:00Z">
        <w:r w:rsidR="00802D31">
          <w:rPr>
            <w:rFonts w:ascii="Garamond" w:hAnsi="Garamond"/>
            <w:sz w:val="24"/>
            <w:szCs w:val="24"/>
          </w:rPr>
          <w:t>.</w:t>
        </w:r>
      </w:ins>
      <w:ins w:id="97" w:author="Kyle Hutchinson" w:date="2025-08-21T17:23:00Z" w16du:dateUtc="2025-08-21T21:23:00Z">
        <w:r w:rsidR="00DE127C">
          <w:rPr>
            <w:rFonts w:ascii="Garamond" w:hAnsi="Garamond"/>
            <w:sz w:val="24"/>
            <w:szCs w:val="24"/>
          </w:rPr>
          <w:t xml:space="preserve"> First, it is important to note that while </w:t>
        </w:r>
        <w:r w:rsidR="00DE127C" w:rsidRPr="0085486B">
          <w:rPr>
            <w:rFonts w:ascii="Garamond" w:hAnsi="Garamond"/>
            <w:sz w:val="24"/>
            <w:szCs w:val="24"/>
          </w:rPr>
          <w:t xml:space="preserve">diminished seventh chords </w:t>
        </w:r>
        <w:r w:rsidR="00DE127C">
          <w:rPr>
            <w:rFonts w:ascii="Garamond" w:hAnsi="Garamond"/>
            <w:sz w:val="24"/>
            <w:szCs w:val="24"/>
          </w:rPr>
          <w:t xml:space="preserve">are traditionally perceived </w:t>
        </w:r>
        <w:r w:rsidR="00DE127C" w:rsidRPr="0085486B">
          <w:rPr>
            <w:rFonts w:ascii="Garamond" w:hAnsi="Garamond"/>
            <w:sz w:val="24"/>
            <w:szCs w:val="24"/>
          </w:rPr>
          <w:t>as</w:t>
        </w:r>
        <w:r w:rsidR="00DE127C">
          <w:rPr>
            <w:rFonts w:ascii="Garamond" w:hAnsi="Garamond"/>
            <w:sz w:val="24"/>
            <w:szCs w:val="24"/>
          </w:rPr>
          <w:t xml:space="preserve"> fully</w:t>
        </w:r>
        <w:r w:rsidR="00DE127C" w:rsidRPr="0085486B">
          <w:rPr>
            <w:rFonts w:ascii="Garamond" w:hAnsi="Garamond"/>
            <w:sz w:val="24"/>
            <w:szCs w:val="24"/>
          </w:rPr>
          <w:t xml:space="preserve"> multi-valent </w:t>
        </w:r>
        <w:r w:rsidR="00DE127C">
          <w:rPr>
            <w:rFonts w:ascii="Garamond" w:hAnsi="Garamond"/>
            <w:sz w:val="24"/>
            <w:szCs w:val="24"/>
          </w:rPr>
          <w:t>harmonies</w:t>
        </w:r>
        <w:r w:rsidR="00DE127C" w:rsidRPr="0085486B">
          <w:rPr>
            <w:rFonts w:ascii="Garamond" w:hAnsi="Garamond"/>
            <w:sz w:val="24"/>
            <w:szCs w:val="24"/>
          </w:rPr>
          <w:t>, their usage in th</w:t>
        </w:r>
        <w:r w:rsidR="00DE127C">
          <w:rPr>
            <w:rFonts w:ascii="Garamond" w:hAnsi="Garamond"/>
            <w:sz w:val="24"/>
            <w:szCs w:val="24"/>
          </w:rPr>
          <w:t>is</w:t>
        </w:r>
        <w:r w:rsidR="00DE127C" w:rsidRPr="0085486B">
          <w:rPr>
            <w:rFonts w:ascii="Garamond" w:hAnsi="Garamond"/>
            <w:sz w:val="24"/>
            <w:szCs w:val="24"/>
          </w:rPr>
          <w:t xml:space="preserve"> period often implied that their bass note was</w:t>
        </w:r>
        <w:r w:rsidR="00DE127C">
          <w:rPr>
            <w:rFonts w:ascii="Garamond" w:hAnsi="Garamond"/>
            <w:sz w:val="24"/>
            <w:szCs w:val="24"/>
          </w:rPr>
          <w:t xml:space="preserve"> either</w:t>
        </w:r>
        <w:r w:rsidR="00DE127C" w:rsidRPr="0085486B">
          <w:rPr>
            <w:rFonts w:ascii="Garamond" w:hAnsi="Garamond"/>
            <w:sz w:val="24"/>
            <w:szCs w:val="24"/>
          </w:rPr>
          <w:t xml:space="preserve"> ^</w:t>
        </w:r>
        <w:r w:rsidR="00DE127C">
          <w:rPr>
            <w:rFonts w:ascii="Garamond" w:hAnsi="Garamond"/>
            <w:sz w:val="24"/>
            <w:szCs w:val="24"/>
          </w:rPr>
          <w:t>ƒ</w:t>
        </w:r>
        <w:r w:rsidR="00DE127C" w:rsidRPr="0085486B">
          <w:rPr>
            <w:rFonts w:ascii="Garamond" w:hAnsi="Garamond"/>
            <w:sz w:val="24"/>
            <w:szCs w:val="24"/>
          </w:rPr>
          <w:t>4</w:t>
        </w:r>
      </w:ins>
      <w:ins w:id="98" w:author="Kyle Hutchinson" w:date="2025-08-21T17:24:00Z" w16du:dateUtc="2025-08-21T21:24:00Z">
        <w:r w:rsidR="00DE127C">
          <w:rPr>
            <w:rFonts w:ascii="Garamond" w:hAnsi="Garamond"/>
            <w:sz w:val="24"/>
            <w:szCs w:val="24"/>
          </w:rPr>
          <w:t xml:space="preserve"> when </w:t>
        </w:r>
        <w:r w:rsidR="00DE127C">
          <w:rPr>
            <w:rFonts w:ascii="Garamond" w:hAnsi="Garamond"/>
            <w:sz w:val="24"/>
            <w:szCs w:val="24"/>
          </w:rPr>
          <w:lastRenderedPageBreak/>
          <w:t>followed by a six-four sonority,</w:t>
        </w:r>
      </w:ins>
      <w:ins w:id="99" w:author="Kyle Hutchinson" w:date="2025-08-21T17:23:00Z" w16du:dateUtc="2025-08-21T21:23:00Z">
        <w:r w:rsidR="00DE127C" w:rsidRPr="0085486B">
          <w:rPr>
            <w:rFonts w:ascii="Garamond" w:hAnsi="Garamond"/>
            <w:sz w:val="24"/>
            <w:szCs w:val="24"/>
          </w:rPr>
          <w:t xml:space="preserve"> </w:t>
        </w:r>
        <w:r w:rsidR="00DE127C">
          <w:rPr>
            <w:rFonts w:ascii="Garamond" w:hAnsi="Garamond"/>
            <w:sz w:val="24"/>
            <w:szCs w:val="24"/>
          </w:rPr>
          <w:t xml:space="preserve">or ^7 </w:t>
        </w:r>
      </w:ins>
      <w:ins w:id="100" w:author="Kyle Hutchinson" w:date="2025-08-21T17:24:00Z" w16du:dateUtc="2025-08-21T21:24:00Z">
        <w:r w:rsidR="00DE127C">
          <w:rPr>
            <w:rFonts w:ascii="Garamond" w:hAnsi="Garamond"/>
            <w:sz w:val="24"/>
            <w:szCs w:val="24"/>
          </w:rPr>
          <w:t>when followed by a root-position triad</w:t>
        </w:r>
      </w:ins>
      <w:ins w:id="101" w:author="Kyle Hutchinson" w:date="2025-08-21T17:23:00Z" w16du:dateUtc="2025-08-21T21:23:00Z">
        <w:r w:rsidR="00DE127C" w:rsidRPr="0085486B">
          <w:rPr>
            <w:rFonts w:ascii="Garamond" w:hAnsi="Garamond"/>
            <w:sz w:val="24"/>
            <w:szCs w:val="24"/>
          </w:rPr>
          <w:t>.</w:t>
        </w:r>
      </w:ins>
      <w:ins w:id="102" w:author="Kyle Hutchinson" w:date="2025-08-21T17:25:00Z" w16du:dateUtc="2025-08-21T21:25:00Z">
        <w:r w:rsidR="00DE127C" w:rsidRPr="0085486B">
          <w:rPr>
            <w:rStyle w:val="FootnoteReference"/>
            <w:rFonts w:ascii="Garamond" w:hAnsi="Garamond"/>
            <w:sz w:val="24"/>
            <w:szCs w:val="24"/>
          </w:rPr>
          <w:footnoteReference w:id="7"/>
        </w:r>
        <w:r w:rsidR="00DE127C">
          <w:rPr>
            <w:rFonts w:ascii="Garamond" w:hAnsi="Garamond"/>
            <w:sz w:val="24"/>
            <w:szCs w:val="24"/>
          </w:rPr>
          <w:t xml:space="preserve"> </w:t>
        </w:r>
      </w:ins>
      <w:del w:id="105" w:author="Kyle Hutchinson" w:date="2025-08-21T17:16:00Z" w16du:dateUtc="2025-08-21T21:16:00Z">
        <w:r w:rsidR="00636F78" w:rsidRPr="0085486B" w:rsidDel="00802D31">
          <w:rPr>
            <w:rFonts w:ascii="Garamond" w:hAnsi="Garamond"/>
            <w:sz w:val="24"/>
            <w:szCs w:val="24"/>
          </w:rPr>
          <w:delText>:</w:delText>
        </w:r>
      </w:del>
      <w:del w:id="106" w:author="Kyle Hutchinson" w:date="2025-08-21T17:25:00Z" w16du:dateUtc="2025-08-21T21:25:00Z">
        <w:r w:rsidRPr="0085486B" w:rsidDel="00DE127C">
          <w:rPr>
            <w:rFonts w:ascii="Garamond" w:hAnsi="Garamond"/>
            <w:sz w:val="24"/>
            <w:szCs w:val="24"/>
          </w:rPr>
          <w:delText xml:space="preserve"> </w:delText>
        </w:r>
      </w:del>
      <w:ins w:id="107" w:author="Kyle Hutchinson" w:date="2025-08-21T17:24:00Z" w16du:dateUtc="2025-08-21T21:24:00Z">
        <w:r w:rsidR="00DE127C">
          <w:rPr>
            <w:rFonts w:ascii="Garamond" w:hAnsi="Garamond"/>
            <w:sz w:val="24"/>
            <w:szCs w:val="24"/>
          </w:rPr>
          <w:t>For instance, t</w:t>
        </w:r>
      </w:ins>
      <w:del w:id="108" w:author="Kyle Hutchinson" w:date="2025-08-21T17:16:00Z" w16du:dateUtc="2025-08-21T21:16:00Z">
        <w:r w:rsidR="000775BA" w:rsidRPr="0085486B" w:rsidDel="00802D31">
          <w:rPr>
            <w:rFonts w:ascii="Garamond" w:hAnsi="Garamond"/>
            <w:sz w:val="24"/>
            <w:szCs w:val="24"/>
          </w:rPr>
          <w:delText>t</w:delText>
        </w:r>
      </w:del>
      <w:r w:rsidR="000775BA" w:rsidRPr="0085486B">
        <w:rPr>
          <w:rFonts w:ascii="Garamond" w:hAnsi="Garamond"/>
          <w:sz w:val="24"/>
          <w:szCs w:val="24"/>
        </w:rPr>
        <w:t>he succession of a dim</w:t>
      </w:r>
      <w:r w:rsidR="00AF3139">
        <w:rPr>
          <w:rFonts w:ascii="Garamond" w:hAnsi="Garamond"/>
          <w:sz w:val="24"/>
          <w:szCs w:val="24"/>
        </w:rPr>
        <w:t>inished seventh</w:t>
      </w:r>
      <w:r w:rsidR="000775BA" w:rsidRPr="0085486B">
        <w:rPr>
          <w:rFonts w:ascii="Garamond" w:hAnsi="Garamond"/>
          <w:sz w:val="24"/>
          <w:szCs w:val="24"/>
        </w:rPr>
        <w:t xml:space="preserve"> sonority </w:t>
      </w:r>
      <w:ins w:id="109" w:author="Kyle Hutchinson" w:date="2025-08-21T17:18:00Z" w16du:dateUtc="2025-08-21T21:18:00Z">
        <w:r w:rsidR="00802D31">
          <w:rPr>
            <w:rFonts w:ascii="Garamond" w:hAnsi="Garamond"/>
            <w:sz w:val="24"/>
            <w:szCs w:val="24"/>
          </w:rPr>
          <w:t xml:space="preserve">on </w:t>
        </w:r>
        <w:proofErr w:type="spellStart"/>
        <w:r w:rsidR="00802D31">
          <w:rPr>
            <w:rFonts w:ascii="Garamond" w:hAnsi="Garamond"/>
            <w:sz w:val="24"/>
            <w:szCs w:val="24"/>
          </w:rPr>
          <w:t>Dƒ</w:t>
        </w:r>
      </w:ins>
      <w:proofErr w:type="spellEnd"/>
      <w:ins w:id="110" w:author="Kyle Hutchinson" w:date="2025-08-21T17:24:00Z" w16du:dateUtc="2025-08-21T21:24:00Z">
        <w:r w:rsidR="00DE127C">
          <w:rPr>
            <w:rFonts w:ascii="Garamond" w:hAnsi="Garamond"/>
            <w:sz w:val="24"/>
            <w:szCs w:val="24"/>
          </w:rPr>
          <w:t xml:space="preserve"> in m. 19,</w:t>
        </w:r>
      </w:ins>
      <w:ins w:id="111" w:author="Kyle Hutchinson" w:date="2025-08-21T17:18:00Z" w16du:dateUtc="2025-08-21T21:18:00Z">
        <w:r w:rsidR="00802D31">
          <w:rPr>
            <w:rFonts w:ascii="Garamond" w:hAnsi="Garamond"/>
            <w:sz w:val="24"/>
            <w:szCs w:val="24"/>
          </w:rPr>
          <w:t xml:space="preserve"> </w:t>
        </w:r>
      </w:ins>
      <w:r w:rsidR="000775BA" w:rsidRPr="0085486B">
        <w:rPr>
          <w:rFonts w:ascii="Garamond" w:hAnsi="Garamond"/>
          <w:sz w:val="24"/>
          <w:szCs w:val="24"/>
        </w:rPr>
        <w:t>followed by a minor</w:t>
      </w:r>
      <w:r w:rsidR="00A54B92" w:rsidRPr="0085486B">
        <w:rPr>
          <w:rFonts w:ascii="Garamond" w:hAnsi="Garamond"/>
          <w:sz w:val="24"/>
          <w:szCs w:val="24"/>
        </w:rPr>
        <w:t xml:space="preserve"> </w:t>
      </w:r>
      <w:r w:rsidR="000775BA" w:rsidRPr="0085486B">
        <w:rPr>
          <w:rFonts w:ascii="Garamond" w:hAnsi="Garamond"/>
          <w:sz w:val="24"/>
          <w:szCs w:val="24"/>
        </w:rPr>
        <w:t xml:space="preserve">6/4 sonority </w:t>
      </w:r>
      <w:r w:rsidR="00743903" w:rsidRPr="0085486B">
        <w:rPr>
          <w:rFonts w:ascii="Garamond" w:hAnsi="Garamond"/>
          <w:sz w:val="24"/>
          <w:szCs w:val="24"/>
        </w:rPr>
        <w:t>a semitone above</w:t>
      </w:r>
      <w:ins w:id="112" w:author="Kyle Hutchinson" w:date="2025-08-21T17:24:00Z" w16du:dateUtc="2025-08-21T21:24:00Z">
        <w:r w:rsidR="00DE127C">
          <w:rPr>
            <w:rFonts w:ascii="Garamond" w:hAnsi="Garamond"/>
            <w:sz w:val="24"/>
            <w:szCs w:val="24"/>
          </w:rPr>
          <w:t>,</w:t>
        </w:r>
      </w:ins>
      <w:del w:id="113" w:author="Kyle Hutchinson" w:date="2025-08-21T17:18:00Z" w16du:dateUtc="2025-08-21T21:18:00Z">
        <w:r w:rsidR="00743903" w:rsidRPr="0085486B" w:rsidDel="00802D31">
          <w:rPr>
            <w:rFonts w:ascii="Garamond" w:hAnsi="Garamond"/>
            <w:sz w:val="24"/>
            <w:szCs w:val="24"/>
          </w:rPr>
          <w:delText xml:space="preserve"> it</w:delText>
        </w:r>
      </w:del>
      <w:r w:rsidR="00743903" w:rsidRPr="0085486B">
        <w:rPr>
          <w:rFonts w:ascii="Garamond" w:hAnsi="Garamond"/>
          <w:sz w:val="24"/>
          <w:szCs w:val="24"/>
        </w:rPr>
        <w:t xml:space="preserve"> </w:t>
      </w:r>
      <w:r w:rsidR="007D1C7B" w:rsidRPr="0085486B">
        <w:rPr>
          <w:rFonts w:ascii="Garamond" w:hAnsi="Garamond"/>
          <w:sz w:val="24"/>
          <w:szCs w:val="24"/>
        </w:rPr>
        <w:t xml:space="preserve">unambiguously </w:t>
      </w:r>
      <w:r w:rsidR="000775BA" w:rsidRPr="0085486B">
        <w:rPr>
          <w:rFonts w:ascii="Garamond" w:hAnsi="Garamond"/>
          <w:sz w:val="24"/>
          <w:szCs w:val="24"/>
        </w:rPr>
        <w:t>implies</w:t>
      </w:r>
      <w:r w:rsidR="00743903" w:rsidRPr="0085486B">
        <w:rPr>
          <w:rFonts w:ascii="Garamond" w:hAnsi="Garamond"/>
          <w:sz w:val="24"/>
          <w:szCs w:val="24"/>
        </w:rPr>
        <w:t xml:space="preserve"> in eighteenth-century usage</w:t>
      </w:r>
      <w:r w:rsidR="000775BA" w:rsidRPr="0085486B">
        <w:rPr>
          <w:rFonts w:ascii="Garamond" w:hAnsi="Garamond"/>
          <w:sz w:val="24"/>
          <w:szCs w:val="24"/>
        </w:rPr>
        <w:t xml:space="preserve"> that we have moved to the key of A minor</w:t>
      </w:r>
      <w:r w:rsidR="00A7620B" w:rsidRPr="0085486B">
        <w:rPr>
          <w:rFonts w:ascii="Garamond" w:hAnsi="Garamond"/>
          <w:sz w:val="24"/>
          <w:szCs w:val="24"/>
        </w:rPr>
        <w:t xml:space="preserve"> or minor v</w:t>
      </w:r>
      <w:ins w:id="114" w:author="Kyle Hutchinson" w:date="2025-08-21T17:24:00Z" w16du:dateUtc="2025-08-21T21:24:00Z">
        <w:r w:rsidR="00DE127C">
          <w:rPr>
            <w:rFonts w:ascii="Garamond" w:hAnsi="Garamond"/>
            <w:sz w:val="24"/>
            <w:szCs w:val="24"/>
          </w:rPr>
          <w:t>. L</w:t>
        </w:r>
      </w:ins>
      <w:ins w:id="115" w:author="Kyle Hutchinson" w:date="2025-08-21T17:19:00Z" w16du:dateUtc="2025-08-21T21:19:00Z">
        <w:r w:rsidR="00802D31">
          <w:rPr>
            <w:rFonts w:ascii="Garamond" w:hAnsi="Garamond"/>
            <w:sz w:val="24"/>
            <w:szCs w:val="24"/>
          </w:rPr>
          <w:t>ikewise, the</w:t>
        </w:r>
      </w:ins>
      <w:del w:id="116" w:author="Kyle Hutchinson" w:date="2025-08-21T17:05:00Z" w16du:dateUtc="2025-08-21T21:05:00Z">
        <w:r w:rsidR="00F91D1F" w:rsidRPr="0085486B" w:rsidDel="005F3F17">
          <w:rPr>
            <w:rFonts w:ascii="Garamond" w:hAnsi="Garamond"/>
            <w:sz w:val="24"/>
            <w:szCs w:val="24"/>
          </w:rPr>
          <w:delText xml:space="preserve">; </w:delText>
        </w:r>
        <w:r w:rsidR="00F348FD" w:rsidRPr="0085486B" w:rsidDel="005F3F17">
          <w:rPr>
            <w:rFonts w:ascii="Garamond" w:hAnsi="Garamond"/>
            <w:sz w:val="24"/>
            <w:szCs w:val="24"/>
          </w:rPr>
          <w:delText>t</w:delText>
        </w:r>
      </w:del>
      <w:del w:id="117" w:author="Kyle Hutchinson" w:date="2025-08-21T17:19:00Z" w16du:dateUtc="2025-08-21T21:19:00Z">
        <w:r w:rsidR="00F348FD" w:rsidRPr="0085486B" w:rsidDel="00802D31">
          <w:rPr>
            <w:rFonts w:ascii="Garamond" w:hAnsi="Garamond"/>
            <w:sz w:val="24"/>
            <w:szCs w:val="24"/>
          </w:rPr>
          <w:delText xml:space="preserve">he </w:delText>
        </w:r>
        <w:r w:rsidR="00AF3139" w:rsidDel="00802D31">
          <w:rPr>
            <w:rFonts w:ascii="Garamond" w:hAnsi="Garamond"/>
            <w:sz w:val="24"/>
            <w:szCs w:val="24"/>
          </w:rPr>
          <w:delText>next</w:delText>
        </w:r>
      </w:del>
      <w:r w:rsidR="00F348FD" w:rsidRPr="0085486B">
        <w:rPr>
          <w:rFonts w:ascii="Garamond" w:hAnsi="Garamond"/>
          <w:sz w:val="24"/>
          <w:szCs w:val="24"/>
        </w:rPr>
        <w:t xml:space="preserve"> </w:t>
      </w:r>
      <w:r w:rsidR="00AF3139">
        <w:rPr>
          <w:rFonts w:ascii="Garamond" w:hAnsi="Garamond"/>
          <w:sz w:val="24"/>
          <w:szCs w:val="24"/>
        </w:rPr>
        <w:t>diminished seventh</w:t>
      </w:r>
      <w:ins w:id="118" w:author="Kyle Hutchinson" w:date="2025-08-21T17:19:00Z" w16du:dateUtc="2025-08-21T21:19:00Z">
        <w:r w:rsidR="00802D31">
          <w:rPr>
            <w:rFonts w:ascii="Garamond" w:hAnsi="Garamond"/>
            <w:sz w:val="24"/>
            <w:szCs w:val="24"/>
          </w:rPr>
          <w:t xml:space="preserve"> on </w:t>
        </w:r>
        <w:proofErr w:type="spellStart"/>
        <w:r w:rsidR="00802D31">
          <w:rPr>
            <w:rFonts w:ascii="Garamond" w:hAnsi="Garamond"/>
            <w:sz w:val="24"/>
            <w:szCs w:val="24"/>
          </w:rPr>
          <w:t>Aƒ</w:t>
        </w:r>
      </w:ins>
      <w:proofErr w:type="spellEnd"/>
      <w:r w:rsidR="00AF3139">
        <w:rPr>
          <w:rFonts w:ascii="Garamond" w:hAnsi="Garamond"/>
          <w:sz w:val="24"/>
          <w:szCs w:val="24"/>
        </w:rPr>
        <w:t xml:space="preserve"> </w:t>
      </w:r>
      <w:r w:rsidR="00F348FD" w:rsidRPr="0085486B">
        <w:rPr>
          <w:rFonts w:ascii="Garamond" w:hAnsi="Garamond"/>
          <w:sz w:val="24"/>
          <w:szCs w:val="24"/>
        </w:rPr>
        <w:t>followed by root</w:t>
      </w:r>
      <w:ins w:id="119" w:author="Kyle Hutchinson" w:date="2025-08-21T17:17:00Z" w16du:dateUtc="2025-08-21T21:17:00Z">
        <w:r w:rsidR="00802D31">
          <w:rPr>
            <w:rFonts w:ascii="Garamond" w:hAnsi="Garamond"/>
            <w:sz w:val="24"/>
            <w:szCs w:val="24"/>
          </w:rPr>
          <w:t>-</w:t>
        </w:r>
      </w:ins>
      <w:del w:id="120" w:author="Kyle Hutchinson" w:date="2025-08-21T17:17:00Z" w16du:dateUtc="2025-08-21T21:17:00Z">
        <w:r w:rsidR="00F348FD" w:rsidRPr="0085486B" w:rsidDel="00802D31">
          <w:rPr>
            <w:rFonts w:ascii="Garamond" w:hAnsi="Garamond"/>
            <w:sz w:val="24"/>
            <w:szCs w:val="24"/>
          </w:rPr>
          <w:delText xml:space="preserve"> </w:delText>
        </w:r>
      </w:del>
      <w:r w:rsidR="00F348FD" w:rsidRPr="0085486B">
        <w:rPr>
          <w:rFonts w:ascii="Garamond" w:hAnsi="Garamond"/>
          <w:sz w:val="24"/>
          <w:szCs w:val="24"/>
        </w:rPr>
        <w:t>position minor triad</w:t>
      </w:r>
      <w:r w:rsidR="00743903" w:rsidRPr="0085486B">
        <w:rPr>
          <w:rFonts w:ascii="Garamond" w:hAnsi="Garamond"/>
          <w:sz w:val="24"/>
          <w:szCs w:val="24"/>
        </w:rPr>
        <w:t xml:space="preserve"> a semitone above</w:t>
      </w:r>
      <w:r w:rsidR="00F348FD" w:rsidRPr="0085486B">
        <w:rPr>
          <w:rFonts w:ascii="Garamond" w:hAnsi="Garamond"/>
          <w:sz w:val="24"/>
          <w:szCs w:val="24"/>
        </w:rPr>
        <w:t xml:space="preserve"> imply a shift to B minor</w:t>
      </w:r>
      <w:ins w:id="121" w:author="Kyle Hutchinson" w:date="2025-08-21T17:22:00Z" w16du:dateUtc="2025-08-21T21:22:00Z">
        <w:r w:rsidR="00DE127C">
          <w:rPr>
            <w:rFonts w:ascii="Garamond" w:hAnsi="Garamond"/>
            <w:sz w:val="24"/>
            <w:szCs w:val="24"/>
          </w:rPr>
          <w:t>.</w:t>
        </w:r>
      </w:ins>
      <w:ins w:id="122" w:author="Kyle Hutchinson" w:date="2025-08-21T17:25:00Z" w16du:dateUtc="2025-08-21T21:25:00Z">
        <w:r w:rsidR="00DE127C">
          <w:rPr>
            <w:rFonts w:ascii="Garamond" w:hAnsi="Garamond"/>
            <w:sz w:val="24"/>
            <w:szCs w:val="24"/>
          </w:rPr>
          <w:t xml:space="preserve"> </w:t>
        </w:r>
      </w:ins>
      <w:del w:id="123" w:author="Kyle Hutchinson" w:date="2025-08-21T17:17:00Z" w16du:dateUtc="2025-08-21T21:17:00Z">
        <w:r w:rsidR="00F348FD" w:rsidRPr="0085486B" w:rsidDel="00802D31">
          <w:rPr>
            <w:rFonts w:ascii="Garamond" w:hAnsi="Garamond"/>
            <w:sz w:val="24"/>
            <w:szCs w:val="24"/>
          </w:rPr>
          <w:delText>,</w:delText>
        </w:r>
      </w:del>
      <w:del w:id="124" w:author="Kyle Hutchinson" w:date="2025-08-21T17:19:00Z" w16du:dateUtc="2025-08-21T21:19:00Z">
        <w:r w:rsidR="00F348FD" w:rsidRPr="0085486B" w:rsidDel="00802D31">
          <w:rPr>
            <w:rFonts w:ascii="Garamond" w:hAnsi="Garamond"/>
            <w:sz w:val="24"/>
            <w:szCs w:val="24"/>
          </w:rPr>
          <w:delText xml:space="preserve"> assisting us in tonal </w:delText>
        </w:r>
        <w:r w:rsidR="00F348FD" w:rsidRPr="0085486B" w:rsidDel="00802D31">
          <w:rPr>
            <w:rFonts w:ascii="Garamond" w:hAnsi="Garamond"/>
            <w:i/>
            <w:iCs/>
            <w:sz w:val="24"/>
            <w:szCs w:val="24"/>
          </w:rPr>
          <w:delText>position finding</w:delText>
        </w:r>
        <w:r w:rsidR="00FD7AC1" w:rsidRPr="0085486B" w:rsidDel="00802D31">
          <w:rPr>
            <w:rFonts w:ascii="Garamond" w:hAnsi="Garamond"/>
            <w:sz w:val="24"/>
            <w:szCs w:val="24"/>
          </w:rPr>
          <w:delText xml:space="preserve"> </w:delText>
        </w:r>
        <w:r w:rsidR="00F348FD" w:rsidRPr="0085486B" w:rsidDel="00802D31">
          <w:rPr>
            <w:rFonts w:ascii="Garamond" w:hAnsi="Garamond"/>
            <w:sz w:val="24"/>
            <w:szCs w:val="24"/>
          </w:rPr>
          <w:delText xml:space="preserve">based </w:delText>
        </w:r>
        <w:r w:rsidR="00F255CE" w:rsidRPr="0085486B" w:rsidDel="00802D31">
          <w:rPr>
            <w:rFonts w:ascii="Garamond" w:hAnsi="Garamond"/>
            <w:sz w:val="24"/>
            <w:szCs w:val="24"/>
          </w:rPr>
          <w:delText>o</w:delText>
        </w:r>
        <w:r w:rsidR="00F348FD" w:rsidRPr="0085486B" w:rsidDel="00802D31">
          <w:rPr>
            <w:rFonts w:ascii="Garamond" w:hAnsi="Garamond"/>
            <w:sz w:val="24"/>
            <w:szCs w:val="24"/>
          </w:rPr>
          <w:delText>n eighteenth-century usage</w:delText>
        </w:r>
        <w:r w:rsidR="00957627" w:rsidRPr="0085486B" w:rsidDel="00802D31">
          <w:rPr>
            <w:rFonts w:ascii="Garamond" w:hAnsi="Garamond"/>
            <w:sz w:val="24"/>
            <w:szCs w:val="24"/>
          </w:rPr>
          <w:delText xml:space="preserve">, not </w:delText>
        </w:r>
        <w:r w:rsidR="00F255CE" w:rsidRPr="0085486B" w:rsidDel="00802D31">
          <w:rPr>
            <w:rFonts w:ascii="Garamond" w:hAnsi="Garamond"/>
            <w:sz w:val="24"/>
            <w:szCs w:val="24"/>
          </w:rPr>
          <w:delText xml:space="preserve">on </w:delText>
        </w:r>
        <w:r w:rsidR="00957627" w:rsidRPr="0085486B" w:rsidDel="00802D31">
          <w:rPr>
            <w:rFonts w:ascii="Garamond" w:hAnsi="Garamond"/>
            <w:sz w:val="24"/>
            <w:szCs w:val="24"/>
          </w:rPr>
          <w:delText>abstract properties (cf. Browne 1981)</w:delText>
        </w:r>
      </w:del>
      <w:del w:id="125" w:author="Kyle Hutchinson" w:date="2025-08-21T17:17:00Z" w16du:dateUtc="2025-08-21T21:17:00Z">
        <w:r w:rsidR="00957627" w:rsidRPr="0085486B" w:rsidDel="00802D31">
          <w:rPr>
            <w:rFonts w:ascii="Garamond" w:hAnsi="Garamond"/>
            <w:sz w:val="24"/>
            <w:szCs w:val="24"/>
          </w:rPr>
          <w:delText>:</w:delText>
        </w:r>
        <w:r w:rsidR="00C57BD2" w:rsidRPr="0085486B" w:rsidDel="00802D31">
          <w:rPr>
            <w:rFonts w:ascii="Garamond" w:hAnsi="Garamond"/>
            <w:sz w:val="24"/>
            <w:szCs w:val="24"/>
          </w:rPr>
          <w:delText xml:space="preserve"> t</w:delText>
        </w:r>
      </w:del>
      <w:del w:id="126" w:author="Kyle Hutchinson" w:date="2025-08-21T17:23:00Z" w16du:dateUtc="2025-08-21T21:23:00Z">
        <w:r w:rsidR="00C57BD2" w:rsidRPr="0085486B" w:rsidDel="00DE127C">
          <w:rPr>
            <w:rFonts w:ascii="Garamond" w:hAnsi="Garamond"/>
            <w:sz w:val="24"/>
            <w:szCs w:val="24"/>
          </w:rPr>
          <w:delText xml:space="preserve">hough </w:delText>
        </w:r>
      </w:del>
      <w:del w:id="127" w:author="Kyle Hutchinson" w:date="2025-08-21T17:19:00Z" w16du:dateUtc="2025-08-21T21:19:00Z">
        <w:r w:rsidR="00C57BD2" w:rsidRPr="0085486B" w:rsidDel="00802D31">
          <w:rPr>
            <w:rFonts w:ascii="Garamond" w:hAnsi="Garamond"/>
            <w:sz w:val="24"/>
            <w:szCs w:val="24"/>
          </w:rPr>
          <w:delText xml:space="preserve">we </w:delText>
        </w:r>
        <w:r w:rsidR="008E6634" w:rsidRPr="0085486B" w:rsidDel="00802D31">
          <w:rPr>
            <w:rFonts w:ascii="Garamond" w:hAnsi="Garamond"/>
            <w:sz w:val="24"/>
            <w:szCs w:val="24"/>
          </w:rPr>
          <w:delText xml:space="preserve">might think of </w:delText>
        </w:r>
      </w:del>
      <w:del w:id="128" w:author="Kyle Hutchinson" w:date="2025-08-21T17:23:00Z" w16du:dateUtc="2025-08-21T21:23:00Z">
        <w:r w:rsidR="00C57BD2" w:rsidRPr="0085486B" w:rsidDel="00DE127C">
          <w:rPr>
            <w:rFonts w:ascii="Garamond" w:hAnsi="Garamond"/>
            <w:sz w:val="24"/>
            <w:szCs w:val="24"/>
          </w:rPr>
          <w:delText>diminished seventh chords as</w:delText>
        </w:r>
        <w:r w:rsidR="00AD3ADD" w:rsidDel="00DE127C">
          <w:rPr>
            <w:rFonts w:ascii="Garamond" w:hAnsi="Garamond"/>
            <w:sz w:val="24"/>
            <w:szCs w:val="24"/>
          </w:rPr>
          <w:delText xml:space="preserve"> fully</w:delText>
        </w:r>
        <w:r w:rsidR="00B72AE2" w:rsidRPr="0085486B" w:rsidDel="00DE127C">
          <w:rPr>
            <w:rFonts w:ascii="Garamond" w:hAnsi="Garamond"/>
            <w:sz w:val="24"/>
            <w:szCs w:val="24"/>
          </w:rPr>
          <w:delText xml:space="preserve"> multi-</w:delText>
        </w:r>
        <w:r w:rsidR="00FD7AC1" w:rsidRPr="0085486B" w:rsidDel="00DE127C">
          <w:rPr>
            <w:rFonts w:ascii="Garamond" w:hAnsi="Garamond"/>
            <w:sz w:val="24"/>
            <w:szCs w:val="24"/>
          </w:rPr>
          <w:delText>valent</w:delText>
        </w:r>
      </w:del>
      <w:del w:id="129" w:author="Kyle Hutchinson" w:date="2025-08-21T17:20:00Z" w16du:dateUtc="2025-08-21T21:20:00Z">
        <w:r w:rsidR="00C57BD2" w:rsidRPr="0085486B" w:rsidDel="00802D31">
          <w:rPr>
            <w:rFonts w:ascii="Garamond" w:hAnsi="Garamond"/>
            <w:sz w:val="24"/>
            <w:szCs w:val="24"/>
          </w:rPr>
          <w:delText xml:space="preserve"> vii</w:delText>
        </w:r>
        <w:r w:rsidR="00A7620B" w:rsidRPr="0085486B" w:rsidDel="00802D31">
          <w:rPr>
            <w:rFonts w:ascii="Garamond" w:hAnsi="Garamond"/>
            <w:sz w:val="24"/>
            <w:szCs w:val="24"/>
            <w:vertAlign w:val="superscript"/>
          </w:rPr>
          <w:delText>7</w:delText>
        </w:r>
      </w:del>
      <w:del w:id="130" w:author="Kyle Hutchinson" w:date="2025-08-21T17:23:00Z" w16du:dateUtc="2025-08-21T21:23:00Z">
        <w:r w:rsidR="00C57BD2" w:rsidRPr="0085486B" w:rsidDel="00DE127C">
          <w:rPr>
            <w:rFonts w:ascii="Garamond" w:hAnsi="Garamond"/>
            <w:sz w:val="24"/>
            <w:szCs w:val="24"/>
          </w:rPr>
          <w:delText xml:space="preserve"> </w:delText>
        </w:r>
      </w:del>
      <w:del w:id="131" w:author="Kyle Hutchinson" w:date="2025-08-21T17:20:00Z" w16du:dateUtc="2025-08-21T21:20:00Z">
        <w:r w:rsidR="00C57BD2" w:rsidRPr="0085486B" w:rsidDel="00802D31">
          <w:rPr>
            <w:rFonts w:ascii="Garamond" w:hAnsi="Garamond"/>
            <w:sz w:val="24"/>
            <w:szCs w:val="24"/>
          </w:rPr>
          <w:delText>chords</w:delText>
        </w:r>
      </w:del>
      <w:del w:id="132" w:author="Kyle Hutchinson" w:date="2025-08-21T17:23:00Z" w16du:dateUtc="2025-08-21T21:23:00Z">
        <w:r w:rsidR="00C57BD2" w:rsidRPr="0085486B" w:rsidDel="00DE127C">
          <w:rPr>
            <w:rFonts w:ascii="Garamond" w:hAnsi="Garamond"/>
            <w:sz w:val="24"/>
            <w:szCs w:val="24"/>
          </w:rPr>
          <w:delText>, their usage in th</w:delText>
        </w:r>
      </w:del>
      <w:del w:id="133" w:author="Kyle Hutchinson" w:date="2025-08-21T17:20:00Z" w16du:dateUtc="2025-08-21T21:20:00Z">
        <w:r w:rsidR="00C57BD2" w:rsidRPr="0085486B" w:rsidDel="00802D31">
          <w:rPr>
            <w:rFonts w:ascii="Garamond" w:hAnsi="Garamond"/>
            <w:sz w:val="24"/>
            <w:szCs w:val="24"/>
          </w:rPr>
          <w:delText>e</w:delText>
        </w:r>
      </w:del>
      <w:del w:id="134" w:author="Kyle Hutchinson" w:date="2025-08-21T17:23:00Z" w16du:dateUtc="2025-08-21T21:23:00Z">
        <w:r w:rsidR="00C57BD2" w:rsidRPr="0085486B" w:rsidDel="00DE127C">
          <w:rPr>
            <w:rFonts w:ascii="Garamond" w:hAnsi="Garamond"/>
            <w:sz w:val="24"/>
            <w:szCs w:val="24"/>
          </w:rPr>
          <w:delText xml:space="preserve"> period often implied that their bass note was ^</w:delText>
        </w:r>
        <w:r w:rsidR="002C3EB2" w:rsidDel="00DE127C">
          <w:rPr>
            <w:rFonts w:ascii="Garamond" w:hAnsi="Garamond"/>
            <w:sz w:val="24"/>
            <w:szCs w:val="24"/>
          </w:rPr>
          <w:delText>ƒ</w:delText>
        </w:r>
        <w:r w:rsidR="00C57BD2" w:rsidRPr="0085486B" w:rsidDel="00DE127C">
          <w:rPr>
            <w:rFonts w:ascii="Garamond" w:hAnsi="Garamond"/>
            <w:sz w:val="24"/>
            <w:szCs w:val="24"/>
          </w:rPr>
          <w:delText>4 in context</w:delText>
        </w:r>
        <w:r w:rsidR="000775BA" w:rsidRPr="0085486B" w:rsidDel="00DE127C">
          <w:rPr>
            <w:rFonts w:ascii="Garamond" w:hAnsi="Garamond"/>
            <w:sz w:val="24"/>
            <w:szCs w:val="24"/>
          </w:rPr>
          <w:delText>.</w:delText>
        </w:r>
      </w:del>
      <w:del w:id="135" w:author="Kyle Hutchinson" w:date="2025-08-21T17:22:00Z" w16du:dateUtc="2025-08-21T21:22:00Z">
        <w:r w:rsidRPr="0085486B" w:rsidDel="00DE127C">
          <w:rPr>
            <w:rStyle w:val="FootnoteReference"/>
            <w:rFonts w:ascii="Garamond" w:hAnsi="Garamond"/>
            <w:sz w:val="24"/>
            <w:szCs w:val="24"/>
          </w:rPr>
          <w:footnoteReference w:id="8"/>
        </w:r>
        <w:r w:rsidRPr="0085486B" w:rsidDel="00DE127C">
          <w:rPr>
            <w:rFonts w:ascii="Garamond" w:hAnsi="Garamond"/>
            <w:sz w:val="24"/>
            <w:szCs w:val="24"/>
          </w:rPr>
          <w:delText xml:space="preserve"> </w:delText>
        </w:r>
      </w:del>
      <w:del w:id="138" w:author="Kyle Hutchinson" w:date="2025-08-21T17:25:00Z" w16du:dateUtc="2025-08-21T21:25:00Z">
        <w:r w:rsidR="00C57BD2" w:rsidRPr="0085486B" w:rsidDel="00DE127C">
          <w:rPr>
            <w:rFonts w:ascii="Garamond" w:hAnsi="Garamond"/>
            <w:sz w:val="24"/>
            <w:szCs w:val="24"/>
          </w:rPr>
          <w:delText>Bach’s</w:delText>
        </w:r>
      </w:del>
      <w:ins w:id="139" w:author="Kyle Hutchinson" w:date="2025-08-21T17:25:00Z" w16du:dateUtc="2025-08-21T21:25:00Z">
        <w:r w:rsidR="00DE127C">
          <w:rPr>
            <w:rFonts w:ascii="Garamond" w:hAnsi="Garamond"/>
            <w:sz w:val="24"/>
            <w:szCs w:val="24"/>
          </w:rPr>
          <w:t>These</w:t>
        </w:r>
      </w:ins>
      <w:r w:rsidR="00C57BD2" w:rsidRPr="0085486B">
        <w:rPr>
          <w:rFonts w:ascii="Garamond" w:hAnsi="Garamond"/>
          <w:sz w:val="24"/>
          <w:szCs w:val="24"/>
        </w:rPr>
        <w:t xml:space="preserve"> fantasy-like harmonic feints</w:t>
      </w:r>
      <w:ins w:id="140" w:author="Kyle Hutchinson" w:date="2025-08-21T17:27:00Z" w16du:dateUtc="2025-08-21T21:27:00Z">
        <w:r w:rsidR="00DE127C">
          <w:rPr>
            <w:rFonts w:ascii="Garamond" w:hAnsi="Garamond"/>
            <w:sz w:val="24"/>
            <w:szCs w:val="24"/>
          </w:rPr>
          <w:t>, however,</w:t>
        </w:r>
      </w:ins>
      <w:r w:rsidR="00C57BD2" w:rsidRPr="0085486B">
        <w:rPr>
          <w:rFonts w:ascii="Garamond" w:hAnsi="Garamond"/>
          <w:sz w:val="24"/>
          <w:szCs w:val="24"/>
        </w:rPr>
        <w:t xml:space="preserve"> fail to </w:t>
      </w:r>
      <w:del w:id="141" w:author="Kyle Hutchinson" w:date="2025-08-21T17:26:00Z" w16du:dateUtc="2025-08-21T21:26:00Z">
        <w:r w:rsidR="00C57BD2" w:rsidRPr="0085486B" w:rsidDel="00DE127C">
          <w:rPr>
            <w:rFonts w:ascii="Garamond" w:hAnsi="Garamond"/>
            <w:sz w:val="24"/>
            <w:szCs w:val="24"/>
          </w:rPr>
          <w:delText xml:space="preserve">materialize </w:delText>
        </w:r>
        <w:r w:rsidR="00A7620B" w:rsidRPr="0085486B" w:rsidDel="00DE127C">
          <w:rPr>
            <w:rFonts w:ascii="Garamond" w:hAnsi="Garamond"/>
            <w:sz w:val="24"/>
            <w:szCs w:val="24"/>
          </w:rPr>
          <w:delText>with a formal cadence</w:delText>
        </w:r>
      </w:del>
      <w:ins w:id="142" w:author="Kyle Hutchinson" w:date="2025-08-21T17:26:00Z" w16du:dateUtc="2025-08-21T21:26:00Z">
        <w:r w:rsidR="00DE127C">
          <w:rPr>
            <w:rFonts w:ascii="Garamond" w:hAnsi="Garamond"/>
            <w:sz w:val="24"/>
            <w:szCs w:val="24"/>
          </w:rPr>
          <w:t>produce cadences</w:t>
        </w:r>
      </w:ins>
      <w:ins w:id="143" w:author="Kyle Hutchinson" w:date="2025-08-21T17:27:00Z" w16du:dateUtc="2025-08-21T21:27:00Z">
        <w:r w:rsidR="00DE127C">
          <w:rPr>
            <w:rFonts w:ascii="Garamond" w:hAnsi="Garamond"/>
            <w:sz w:val="24"/>
            <w:szCs w:val="24"/>
          </w:rPr>
          <w:t>; instead</w:t>
        </w:r>
      </w:ins>
      <w:del w:id="144" w:author="Kyle Hutchinson" w:date="2025-08-21T17:27:00Z" w16du:dateUtc="2025-08-21T21:27:00Z">
        <w:r w:rsidR="00A7620B" w:rsidRPr="0085486B" w:rsidDel="00DE127C">
          <w:rPr>
            <w:rFonts w:ascii="Garamond" w:hAnsi="Garamond"/>
            <w:sz w:val="24"/>
            <w:szCs w:val="24"/>
          </w:rPr>
          <w:delText xml:space="preserve"> </w:delText>
        </w:r>
        <w:r w:rsidR="00C57BD2" w:rsidRPr="0085486B" w:rsidDel="00DE127C">
          <w:rPr>
            <w:rFonts w:ascii="Garamond" w:hAnsi="Garamond"/>
            <w:sz w:val="24"/>
            <w:szCs w:val="24"/>
          </w:rPr>
          <w:delText>and</w:delText>
        </w:r>
      </w:del>
      <w:ins w:id="145" w:author="Kyle Hutchinson" w:date="2025-08-21T17:27:00Z" w16du:dateUtc="2025-08-21T21:27:00Z">
        <w:r w:rsidR="00DE127C">
          <w:rPr>
            <w:rFonts w:ascii="Garamond" w:hAnsi="Garamond"/>
            <w:sz w:val="24"/>
            <w:szCs w:val="24"/>
          </w:rPr>
          <w:t>,</w:t>
        </w:r>
      </w:ins>
      <w:r w:rsidR="00C57BD2" w:rsidRPr="0085486B">
        <w:rPr>
          <w:rFonts w:ascii="Garamond" w:hAnsi="Garamond"/>
          <w:sz w:val="24"/>
          <w:szCs w:val="24"/>
        </w:rPr>
        <w:t xml:space="preserve"> we are led back to the home key through an E minor sonority in first inversion, which ends up functioning as a ii</w:t>
      </w:r>
      <w:r w:rsidR="00C57BD2" w:rsidRPr="008960DF">
        <w:rPr>
          <w:rFonts w:ascii="Garamond" w:hAnsi="Garamond"/>
          <w:sz w:val="24"/>
          <w:szCs w:val="24"/>
          <w:vertAlign w:val="superscript"/>
        </w:rPr>
        <w:t>6</w:t>
      </w:r>
      <w:r w:rsidR="00C57BD2" w:rsidRPr="0085486B">
        <w:rPr>
          <w:rFonts w:ascii="Garamond" w:hAnsi="Garamond"/>
          <w:sz w:val="24"/>
          <w:szCs w:val="24"/>
        </w:rPr>
        <w:t xml:space="preserve"> within the home key. </w:t>
      </w:r>
    </w:p>
    <w:p w14:paraId="74A533BD" w14:textId="77777777" w:rsidR="00291C78" w:rsidRDefault="00291C78" w:rsidP="002743CD">
      <w:pPr>
        <w:spacing w:after="0" w:line="480" w:lineRule="auto"/>
        <w:rPr>
          <w:ins w:id="146" w:author="Kyle Hutchinson" w:date="2025-08-21T17:30:00Z" w16du:dateUtc="2025-08-21T21:30:00Z"/>
          <w:rFonts w:ascii="Garamond" w:hAnsi="Garamond"/>
          <w:sz w:val="24"/>
          <w:szCs w:val="24"/>
        </w:rPr>
      </w:pPr>
    </w:p>
    <w:p w14:paraId="25CAADC9" w14:textId="358E403C" w:rsidR="00867D0A" w:rsidRDefault="00EA3E4B" w:rsidP="002743CD">
      <w:pPr>
        <w:spacing w:after="0" w:line="480" w:lineRule="auto"/>
        <w:rPr>
          <w:ins w:id="147" w:author="Kyle Hutchinson" w:date="2025-08-21T17:26:00Z" w16du:dateUtc="2025-08-21T21:26:00Z"/>
          <w:rFonts w:ascii="Garamond" w:hAnsi="Garamond"/>
          <w:sz w:val="24"/>
          <w:szCs w:val="24"/>
        </w:rPr>
      </w:pPr>
      <w:r w:rsidRPr="0085486B">
        <w:rPr>
          <w:rFonts w:ascii="Garamond" w:hAnsi="Garamond"/>
          <w:sz w:val="24"/>
          <w:szCs w:val="24"/>
        </w:rPr>
        <w:t xml:space="preserve">Following </w:t>
      </w:r>
      <w:del w:id="148" w:author="Kyle Hutchinson" w:date="2025-08-22T08:44:00Z" w16du:dateUtc="2025-08-22T12:44:00Z">
        <w:r w:rsidRPr="0085486B" w:rsidDel="00291C78">
          <w:rPr>
            <w:rFonts w:ascii="Garamond" w:hAnsi="Garamond"/>
            <w:sz w:val="24"/>
            <w:szCs w:val="24"/>
          </w:rPr>
          <w:delText>t</w:delText>
        </w:r>
        <w:r w:rsidR="00C57BD2" w:rsidRPr="0085486B" w:rsidDel="00291C78">
          <w:rPr>
            <w:rFonts w:ascii="Garamond" w:hAnsi="Garamond"/>
            <w:sz w:val="24"/>
            <w:szCs w:val="24"/>
          </w:rPr>
          <w:delText>hat chord</w:delText>
        </w:r>
      </w:del>
      <w:ins w:id="149" w:author="Kyle Hutchinson" w:date="2025-08-22T08:44:00Z" w16du:dateUtc="2025-08-22T12:44:00Z">
        <w:r w:rsidR="00291C78">
          <w:rPr>
            <w:rFonts w:ascii="Garamond" w:hAnsi="Garamond"/>
            <w:sz w:val="24"/>
            <w:szCs w:val="24"/>
          </w:rPr>
          <w:t>supertonic</w:t>
        </w:r>
      </w:ins>
      <w:r w:rsidRPr="0085486B">
        <w:rPr>
          <w:rFonts w:ascii="Garamond" w:hAnsi="Garamond"/>
          <w:sz w:val="24"/>
          <w:szCs w:val="24"/>
        </w:rPr>
        <w:t xml:space="preserve">, the music re-orients us towards the home key through </w:t>
      </w:r>
      <w:del w:id="150" w:author="Kyle Hutchinson" w:date="2025-08-22T08:48:00Z" w16du:dateUtc="2025-08-22T12:48:00Z">
        <w:r w:rsidRPr="0085486B" w:rsidDel="00291C78">
          <w:rPr>
            <w:rFonts w:ascii="Garamond" w:hAnsi="Garamond"/>
            <w:sz w:val="24"/>
            <w:szCs w:val="24"/>
          </w:rPr>
          <w:delText>V4/2–I</w:delText>
        </w:r>
        <w:r w:rsidR="00625A34" w:rsidRPr="008960DF" w:rsidDel="00291C78">
          <w:rPr>
            <w:rFonts w:ascii="Garamond" w:hAnsi="Garamond"/>
            <w:sz w:val="24"/>
            <w:szCs w:val="24"/>
            <w:vertAlign w:val="superscript"/>
          </w:rPr>
          <w:delText>6</w:delText>
        </w:r>
      </w:del>
      <w:ins w:id="151" w:author="Kyle Hutchinson" w:date="2025-08-22T08:48:00Z" w16du:dateUtc="2025-08-22T12:48:00Z">
        <w:r w:rsidR="00291C78">
          <w:rPr>
            <w:rFonts w:ascii="Garamond" w:hAnsi="Garamond"/>
            <w:sz w:val="24"/>
            <w:szCs w:val="24"/>
          </w:rPr>
          <w:t>a pair of dominant-to-tonic</w:t>
        </w:r>
      </w:ins>
      <w:r w:rsidRPr="0085486B">
        <w:rPr>
          <w:rFonts w:ascii="Garamond" w:hAnsi="Garamond"/>
          <w:sz w:val="24"/>
          <w:szCs w:val="24"/>
        </w:rPr>
        <w:t xml:space="preserve"> resolutions</w:t>
      </w:r>
      <w:r w:rsidR="00743903" w:rsidRPr="0085486B">
        <w:rPr>
          <w:rFonts w:ascii="Garamond" w:hAnsi="Garamond"/>
          <w:sz w:val="24"/>
          <w:szCs w:val="24"/>
        </w:rPr>
        <w:t xml:space="preserve"> in mm. </w:t>
      </w:r>
      <w:r w:rsidR="00F255CE" w:rsidRPr="0085486B">
        <w:rPr>
          <w:rFonts w:ascii="Garamond" w:hAnsi="Garamond"/>
          <w:sz w:val="24"/>
          <w:szCs w:val="24"/>
        </w:rPr>
        <w:t>27–30,</w:t>
      </w:r>
      <w:r w:rsidR="00867D0A" w:rsidRPr="0085486B">
        <w:rPr>
          <w:rFonts w:ascii="Garamond" w:hAnsi="Garamond"/>
          <w:sz w:val="24"/>
          <w:szCs w:val="24"/>
        </w:rPr>
        <w:t xml:space="preserve"> followed by a conventional formal event to be discussed later—a </w:t>
      </w:r>
      <w:proofErr w:type="spellStart"/>
      <w:r w:rsidR="00867D0A" w:rsidRPr="0085486B">
        <w:rPr>
          <w:rFonts w:ascii="Garamond" w:hAnsi="Garamond"/>
          <w:sz w:val="24"/>
          <w:szCs w:val="24"/>
        </w:rPr>
        <w:t>Prinner</w:t>
      </w:r>
      <w:proofErr w:type="spellEnd"/>
      <w:r w:rsidR="0016151D" w:rsidRPr="0085486B">
        <w:rPr>
          <w:rFonts w:ascii="Garamond" w:hAnsi="Garamond"/>
          <w:sz w:val="24"/>
          <w:szCs w:val="24"/>
        </w:rPr>
        <w:t xml:space="preserve"> (Gjerdingen 2007)</w:t>
      </w:r>
      <w:r w:rsidR="00867D0A" w:rsidRPr="0085486B">
        <w:rPr>
          <w:rFonts w:ascii="Garamond" w:hAnsi="Garamond"/>
          <w:sz w:val="24"/>
          <w:szCs w:val="24"/>
        </w:rPr>
        <w:t xml:space="preserve"> leading to a </w:t>
      </w:r>
      <w:proofErr w:type="spellStart"/>
      <w:r w:rsidR="00867D0A" w:rsidRPr="0085486B">
        <w:rPr>
          <w:rFonts w:ascii="Garamond" w:hAnsi="Garamond"/>
          <w:sz w:val="24"/>
          <w:szCs w:val="24"/>
        </w:rPr>
        <w:t>HC</w:t>
      </w:r>
      <w:ins w:id="152" w:author="Kyle Hutchinson" w:date="2025-08-22T08:48:00Z" w16du:dateUtc="2025-08-22T12:48:00Z">
        <w:r w:rsidR="00291C78">
          <w:rPr>
            <w:rFonts w:ascii="Garamond" w:hAnsi="Garamond"/>
            <w:sz w:val="24"/>
            <w:szCs w:val="24"/>
          </w:rPr>
          <w:t>,</w:t>
        </w:r>
      </w:ins>
      <w:del w:id="153" w:author="Kyle Hutchinson" w:date="2025-08-22T08:48:00Z" w16du:dateUtc="2025-08-22T12:48:00Z">
        <w:r w:rsidR="00867D0A" w:rsidRPr="0085486B" w:rsidDel="00291C78">
          <w:rPr>
            <w:rFonts w:ascii="Garamond" w:hAnsi="Garamond"/>
            <w:sz w:val="24"/>
            <w:szCs w:val="24"/>
          </w:rPr>
          <w:delText xml:space="preserve"> in the home key </w:delText>
        </w:r>
      </w:del>
      <w:r w:rsidR="00867D0A" w:rsidRPr="0085486B">
        <w:rPr>
          <w:rFonts w:ascii="Garamond" w:hAnsi="Garamond"/>
          <w:sz w:val="24"/>
          <w:szCs w:val="24"/>
        </w:rPr>
        <w:t>or</w:t>
      </w:r>
      <w:proofErr w:type="spellEnd"/>
      <w:r w:rsidR="00867D0A" w:rsidRPr="0085486B">
        <w:rPr>
          <w:rFonts w:ascii="Garamond" w:hAnsi="Garamond"/>
          <w:sz w:val="24"/>
          <w:szCs w:val="24"/>
        </w:rPr>
        <w:t xml:space="preserve"> </w:t>
      </w:r>
      <w:proofErr w:type="spellStart"/>
      <w:r w:rsidR="00867D0A" w:rsidRPr="0085486B">
        <w:rPr>
          <w:rFonts w:ascii="Garamond" w:hAnsi="Garamond"/>
          <w:i/>
          <w:iCs/>
          <w:sz w:val="24"/>
          <w:szCs w:val="24"/>
        </w:rPr>
        <w:t>Quintabsatz</w:t>
      </w:r>
      <w:proofErr w:type="spellEnd"/>
      <w:ins w:id="154" w:author="Kyle Hutchinson" w:date="2025-08-22T08:49:00Z" w16du:dateUtc="2025-08-22T12:49:00Z">
        <w:r w:rsidR="00291C78">
          <w:rPr>
            <w:rFonts w:ascii="Garamond" w:hAnsi="Garamond"/>
            <w:sz w:val="24"/>
            <w:szCs w:val="24"/>
          </w:rPr>
          <w:t>,</w:t>
        </w:r>
      </w:ins>
      <w:r w:rsidR="00867D0A" w:rsidRPr="0085486B">
        <w:rPr>
          <w:rFonts w:ascii="Garamond" w:hAnsi="Garamond"/>
          <w:sz w:val="24"/>
          <w:szCs w:val="24"/>
        </w:rPr>
        <w:t xml:space="preserve"> in the home key </w:t>
      </w:r>
      <w:del w:id="155" w:author="Kyle Hutchinson" w:date="2025-08-22T08:48:00Z" w16du:dateUtc="2025-08-22T12:48:00Z">
        <w:r w:rsidR="00867D0A" w:rsidRPr="0085486B" w:rsidDel="00291C78">
          <w:rPr>
            <w:rFonts w:ascii="Garamond" w:hAnsi="Garamond"/>
            <w:sz w:val="24"/>
            <w:szCs w:val="24"/>
          </w:rPr>
          <w:delText xml:space="preserve">in </w:delText>
        </w:r>
        <w:commentRangeStart w:id="156"/>
        <w:r w:rsidR="00867D0A" w:rsidRPr="0085486B" w:rsidDel="00291C78">
          <w:rPr>
            <w:rFonts w:ascii="Garamond" w:hAnsi="Garamond"/>
            <w:sz w:val="24"/>
            <w:szCs w:val="24"/>
          </w:rPr>
          <w:delText>neo</w:delText>
        </w:r>
      </w:del>
      <w:commentRangeEnd w:id="156"/>
      <w:r w:rsidR="00291C78">
        <w:rPr>
          <w:rStyle w:val="CommentReference"/>
        </w:rPr>
        <w:commentReference w:id="156"/>
      </w:r>
      <w:del w:id="157" w:author="Kyle Hutchinson" w:date="2025-08-22T08:48:00Z" w16du:dateUtc="2025-08-22T12:48:00Z">
        <w:r w:rsidR="00867D0A" w:rsidRPr="0085486B" w:rsidDel="00291C78">
          <w:rPr>
            <w:rFonts w:ascii="Garamond" w:hAnsi="Garamond"/>
            <w:sz w:val="24"/>
            <w:szCs w:val="24"/>
          </w:rPr>
          <w:delText>-Kochian terms (Burstein 2020)</w:delText>
        </w:r>
      </w:del>
      <w:r w:rsidR="00867D0A" w:rsidRPr="0085486B">
        <w:rPr>
          <w:rFonts w:ascii="Garamond" w:hAnsi="Garamond"/>
          <w:sz w:val="24"/>
          <w:szCs w:val="24"/>
        </w:rPr>
        <w:t>.</w:t>
      </w:r>
      <w:del w:id="158" w:author="Kyle Hutchinson" w:date="2025-08-22T08:54:00Z" w16du:dateUtc="2025-08-22T12:54:00Z">
        <w:r w:rsidR="00F255CE" w:rsidRPr="0085486B" w:rsidDel="00FC0576">
          <w:rPr>
            <w:rStyle w:val="FootnoteReference"/>
            <w:rFonts w:ascii="Garamond" w:hAnsi="Garamond"/>
            <w:sz w:val="24"/>
            <w:szCs w:val="24"/>
          </w:rPr>
          <w:footnoteReference w:id="9"/>
        </w:r>
      </w:del>
      <w:r w:rsidR="00017373" w:rsidRPr="0085486B">
        <w:rPr>
          <w:rFonts w:ascii="Garamond" w:hAnsi="Garamond"/>
          <w:sz w:val="24"/>
          <w:szCs w:val="24"/>
        </w:rPr>
        <w:t xml:space="preserve"> </w:t>
      </w:r>
      <w:r w:rsidR="00017373" w:rsidRPr="008960DF">
        <w:rPr>
          <w:rFonts w:ascii="Garamond" w:hAnsi="Garamond"/>
          <w:b/>
          <w:bCs/>
          <w:sz w:val="24"/>
          <w:szCs w:val="24"/>
          <w:u w:val="single"/>
        </w:rPr>
        <w:t>Example 3</w:t>
      </w:r>
      <w:r w:rsidR="00017373" w:rsidRPr="0085486B">
        <w:rPr>
          <w:rFonts w:ascii="Garamond" w:hAnsi="Garamond"/>
          <w:sz w:val="24"/>
          <w:szCs w:val="24"/>
        </w:rPr>
        <w:t xml:space="preserve"> presents a harmonic reduction omitting the tonal deception, </w:t>
      </w:r>
      <w:del w:id="161" w:author="Kyle Hutchinson" w:date="2025-08-22T08:49:00Z" w16du:dateUtc="2025-08-22T12:49:00Z">
        <w:r w:rsidR="00017373" w:rsidRPr="0085486B" w:rsidDel="00291C78">
          <w:rPr>
            <w:rFonts w:ascii="Garamond" w:hAnsi="Garamond"/>
            <w:sz w:val="24"/>
            <w:szCs w:val="24"/>
          </w:rPr>
          <w:delText xml:space="preserve">demonstrating </w:delText>
        </w:r>
      </w:del>
      <w:ins w:id="162" w:author="Kyle Hutchinson" w:date="2025-08-22T08:49:00Z" w16du:dateUtc="2025-08-22T12:49:00Z">
        <w:r w:rsidR="00291C78" w:rsidRPr="0085486B">
          <w:rPr>
            <w:rFonts w:ascii="Garamond" w:hAnsi="Garamond"/>
            <w:sz w:val="24"/>
            <w:szCs w:val="24"/>
          </w:rPr>
          <w:t>de</w:t>
        </w:r>
        <w:r w:rsidR="00291C78">
          <w:rPr>
            <w:rFonts w:ascii="Garamond" w:hAnsi="Garamond"/>
            <w:sz w:val="24"/>
            <w:szCs w:val="24"/>
          </w:rPr>
          <w:t>picting</w:t>
        </w:r>
        <w:r w:rsidR="00291C78" w:rsidRPr="0085486B">
          <w:rPr>
            <w:rFonts w:ascii="Garamond" w:hAnsi="Garamond"/>
            <w:sz w:val="24"/>
            <w:szCs w:val="24"/>
          </w:rPr>
          <w:t xml:space="preserve"> </w:t>
        </w:r>
      </w:ins>
      <w:r w:rsidR="00017373" w:rsidRPr="0085486B">
        <w:rPr>
          <w:rFonts w:ascii="Garamond" w:hAnsi="Garamond"/>
          <w:sz w:val="24"/>
          <w:szCs w:val="24"/>
        </w:rPr>
        <w:t xml:space="preserve">what a more conventional course of tonal events might have </w:t>
      </w:r>
      <w:ins w:id="163" w:author="Kyle Hutchinson" w:date="2025-08-22T08:49:00Z" w16du:dateUtc="2025-08-22T12:49:00Z">
        <w:r w:rsidR="00291C78">
          <w:rPr>
            <w:rFonts w:ascii="Garamond" w:hAnsi="Garamond"/>
            <w:sz w:val="24"/>
            <w:szCs w:val="24"/>
          </w:rPr>
          <w:t>entailed</w:t>
        </w:r>
      </w:ins>
      <w:del w:id="164" w:author="Kyle Hutchinson" w:date="2025-08-22T08:49:00Z" w16du:dateUtc="2025-08-22T12:49:00Z">
        <w:r w:rsidR="00017373" w:rsidRPr="0085486B" w:rsidDel="00291C78">
          <w:rPr>
            <w:rFonts w:ascii="Garamond" w:hAnsi="Garamond"/>
            <w:sz w:val="24"/>
            <w:szCs w:val="24"/>
          </w:rPr>
          <w:delText>been</w:delText>
        </w:r>
      </w:del>
      <w:r w:rsidR="00017373" w:rsidRPr="0085486B">
        <w:rPr>
          <w:rFonts w:ascii="Garamond" w:hAnsi="Garamond"/>
          <w:sz w:val="24"/>
          <w:szCs w:val="24"/>
        </w:rPr>
        <w:t>.</w:t>
      </w:r>
    </w:p>
    <w:p w14:paraId="7CC659C4" w14:textId="77777777" w:rsidR="00DE127C" w:rsidRPr="0085486B" w:rsidRDefault="00DE127C" w:rsidP="002743CD">
      <w:pPr>
        <w:spacing w:after="0" w:line="480" w:lineRule="auto"/>
        <w:rPr>
          <w:rFonts w:ascii="Garamond" w:hAnsi="Garamond"/>
          <w:sz w:val="24"/>
          <w:szCs w:val="24"/>
        </w:rPr>
      </w:pPr>
    </w:p>
    <w:p w14:paraId="72A4B84F" w14:textId="4EB1CCB2" w:rsidR="00F7770B" w:rsidRPr="0085486B" w:rsidRDefault="0075182E" w:rsidP="002743CD">
      <w:pPr>
        <w:spacing w:after="0" w:line="480" w:lineRule="auto"/>
        <w:rPr>
          <w:rFonts w:ascii="Garamond" w:hAnsi="Garamond"/>
          <w:sz w:val="24"/>
          <w:szCs w:val="24"/>
        </w:rPr>
      </w:pPr>
      <w:commentRangeStart w:id="165"/>
      <w:r w:rsidRPr="0085486B">
        <w:rPr>
          <w:rFonts w:ascii="Garamond" w:hAnsi="Garamond"/>
          <w:sz w:val="24"/>
          <w:szCs w:val="24"/>
        </w:rPr>
        <w:t>Bach’s fantasy-like deception</w:t>
      </w:r>
      <w:r w:rsidR="008E6634" w:rsidRPr="0085486B">
        <w:rPr>
          <w:rFonts w:ascii="Garamond" w:hAnsi="Garamond"/>
          <w:sz w:val="24"/>
          <w:szCs w:val="24"/>
        </w:rPr>
        <w:t xml:space="preserve"> </w:t>
      </w:r>
      <w:r w:rsidR="00DD0FD0" w:rsidRPr="0085486B">
        <w:rPr>
          <w:rFonts w:ascii="Garamond" w:hAnsi="Garamond"/>
          <w:sz w:val="24"/>
          <w:szCs w:val="24"/>
        </w:rPr>
        <w:t>may be a s</w:t>
      </w:r>
      <w:r w:rsidRPr="0085486B">
        <w:rPr>
          <w:rFonts w:ascii="Garamond" w:hAnsi="Garamond"/>
          <w:sz w:val="24"/>
          <w:szCs w:val="24"/>
        </w:rPr>
        <w:t xml:space="preserve">ubtle polemic with </w:t>
      </w:r>
      <w:proofErr w:type="spellStart"/>
      <w:r w:rsidRPr="0085486B">
        <w:rPr>
          <w:rFonts w:ascii="Garamond" w:hAnsi="Garamond"/>
          <w:sz w:val="24"/>
          <w:szCs w:val="24"/>
        </w:rPr>
        <w:t>Kirnberger’s</w:t>
      </w:r>
      <w:proofErr w:type="spellEnd"/>
      <w:r w:rsidRPr="0085486B">
        <w:rPr>
          <w:rFonts w:ascii="Garamond" w:hAnsi="Garamond"/>
          <w:sz w:val="24"/>
          <w:szCs w:val="24"/>
        </w:rPr>
        <w:t xml:space="preserve"> views on key change</w:t>
      </w:r>
      <w:r w:rsidR="00DD0FD0" w:rsidRPr="0085486B">
        <w:rPr>
          <w:rFonts w:ascii="Garamond" w:hAnsi="Garamond"/>
          <w:sz w:val="24"/>
          <w:szCs w:val="24"/>
        </w:rPr>
        <w:t>s</w:t>
      </w:r>
      <w:r w:rsidR="00A42E33" w:rsidRPr="0085486B">
        <w:rPr>
          <w:rFonts w:ascii="Garamond" w:hAnsi="Garamond"/>
          <w:sz w:val="24"/>
          <w:szCs w:val="24"/>
        </w:rPr>
        <w:t xml:space="preserve">: a paragraph added to the revised 1797 version of Bach’s </w:t>
      </w:r>
      <w:proofErr w:type="spellStart"/>
      <w:r w:rsidR="00A42E33" w:rsidRPr="0085486B">
        <w:rPr>
          <w:rFonts w:ascii="Garamond" w:hAnsi="Garamond"/>
          <w:i/>
          <w:iCs/>
          <w:sz w:val="24"/>
          <w:szCs w:val="24"/>
        </w:rPr>
        <w:t>Versuch</w:t>
      </w:r>
      <w:proofErr w:type="spellEnd"/>
      <w:r w:rsidR="00A42E33" w:rsidRPr="0085486B">
        <w:rPr>
          <w:rFonts w:ascii="Garamond" w:hAnsi="Garamond"/>
          <w:sz w:val="24"/>
          <w:szCs w:val="24"/>
        </w:rPr>
        <w:t xml:space="preserve">, argues that one may </w:t>
      </w:r>
      <w:r w:rsidR="0016151D" w:rsidRPr="0085486B">
        <w:rPr>
          <w:rFonts w:ascii="Garamond" w:hAnsi="Garamond"/>
          <w:sz w:val="24"/>
          <w:szCs w:val="24"/>
        </w:rPr>
        <w:t>shift</w:t>
      </w:r>
      <w:r w:rsidR="00A42E33" w:rsidRPr="0085486B">
        <w:rPr>
          <w:rFonts w:ascii="Garamond" w:hAnsi="Garamond"/>
          <w:sz w:val="24"/>
          <w:szCs w:val="24"/>
        </w:rPr>
        <w:t xml:space="preserve"> quickly as well as slowly to different keys in</w:t>
      </w:r>
      <w:r w:rsidR="00BB7DBC" w:rsidRPr="0085486B">
        <w:rPr>
          <w:rFonts w:ascii="Garamond" w:hAnsi="Garamond"/>
          <w:sz w:val="24"/>
          <w:szCs w:val="24"/>
        </w:rPr>
        <w:t xml:space="preserve"> both</w:t>
      </w:r>
      <w:r w:rsidR="00A42E33" w:rsidRPr="0085486B">
        <w:rPr>
          <w:rFonts w:ascii="Garamond" w:hAnsi="Garamond"/>
          <w:sz w:val="24"/>
          <w:szCs w:val="24"/>
        </w:rPr>
        <w:t xml:space="preserve"> improvisation a</w:t>
      </w:r>
      <w:r w:rsidR="00BB7DBC" w:rsidRPr="0085486B">
        <w:rPr>
          <w:rFonts w:ascii="Garamond" w:hAnsi="Garamond"/>
          <w:sz w:val="24"/>
          <w:szCs w:val="24"/>
        </w:rPr>
        <w:t>nd</w:t>
      </w:r>
      <w:r w:rsidR="00A42E33" w:rsidRPr="0085486B">
        <w:rPr>
          <w:rFonts w:ascii="Garamond" w:hAnsi="Garamond"/>
          <w:sz w:val="24"/>
          <w:szCs w:val="24"/>
        </w:rPr>
        <w:t xml:space="preserve"> composition, </w:t>
      </w:r>
      <w:r w:rsidR="008E6634" w:rsidRPr="0085486B">
        <w:rPr>
          <w:rFonts w:ascii="Garamond" w:hAnsi="Garamond"/>
          <w:sz w:val="24"/>
          <w:szCs w:val="24"/>
        </w:rPr>
        <w:t>which is at odds with K</w:t>
      </w:r>
      <w:r w:rsidR="00A42E33" w:rsidRPr="0085486B">
        <w:rPr>
          <w:rFonts w:ascii="Garamond" w:hAnsi="Garamond"/>
          <w:sz w:val="24"/>
          <w:szCs w:val="24"/>
        </w:rPr>
        <w:t xml:space="preserve">irnberger’s more </w:t>
      </w:r>
      <w:r w:rsidR="00A32E97" w:rsidRPr="0085486B">
        <w:rPr>
          <w:rFonts w:ascii="Garamond" w:hAnsi="Garamond"/>
          <w:sz w:val="24"/>
          <w:szCs w:val="24"/>
        </w:rPr>
        <w:t>cautious approach to</w:t>
      </w:r>
      <w:r w:rsidR="0016151D" w:rsidRPr="0085486B">
        <w:rPr>
          <w:rFonts w:ascii="Garamond" w:hAnsi="Garamond"/>
          <w:sz w:val="24"/>
          <w:szCs w:val="24"/>
        </w:rPr>
        <w:t xml:space="preserve"> </w:t>
      </w:r>
      <w:r w:rsidR="00017373" w:rsidRPr="0085486B">
        <w:rPr>
          <w:rFonts w:ascii="Garamond" w:hAnsi="Garamond"/>
          <w:sz w:val="24"/>
          <w:szCs w:val="24"/>
        </w:rPr>
        <w:t>key changes</w:t>
      </w:r>
      <w:r w:rsidR="00A32E97" w:rsidRPr="0085486B">
        <w:rPr>
          <w:rFonts w:ascii="Garamond" w:hAnsi="Garamond"/>
          <w:sz w:val="24"/>
          <w:szCs w:val="24"/>
        </w:rPr>
        <w:t xml:space="preserve"> </w:t>
      </w:r>
      <w:r w:rsidR="00A42E33" w:rsidRPr="0085486B">
        <w:rPr>
          <w:rFonts w:ascii="Garamond" w:hAnsi="Garamond"/>
          <w:sz w:val="24"/>
          <w:szCs w:val="24"/>
        </w:rPr>
        <w:t>(Ferris 20</w:t>
      </w:r>
      <w:r w:rsidR="00012605">
        <w:rPr>
          <w:rFonts w:ascii="Garamond" w:hAnsi="Garamond"/>
          <w:sz w:val="24"/>
          <w:szCs w:val="24"/>
        </w:rPr>
        <w:t>0</w:t>
      </w:r>
      <w:r w:rsidR="00A42E33" w:rsidRPr="0085486B">
        <w:rPr>
          <w:rFonts w:ascii="Garamond" w:hAnsi="Garamond"/>
          <w:sz w:val="24"/>
          <w:szCs w:val="24"/>
        </w:rPr>
        <w:t>0, esp. 72–73).</w:t>
      </w:r>
      <w:r w:rsidR="00A32E97" w:rsidRPr="0085486B">
        <w:rPr>
          <w:rStyle w:val="FootnoteReference"/>
          <w:rFonts w:ascii="Garamond" w:hAnsi="Garamond"/>
          <w:sz w:val="24"/>
          <w:szCs w:val="24"/>
        </w:rPr>
        <w:footnoteReference w:id="10"/>
      </w:r>
      <w:r w:rsidR="00A32E97" w:rsidRPr="0085486B">
        <w:rPr>
          <w:rFonts w:ascii="Garamond" w:hAnsi="Garamond"/>
          <w:sz w:val="24"/>
          <w:szCs w:val="24"/>
        </w:rPr>
        <w:t xml:space="preserve"> As Ferris stresses, Bach’s </w:t>
      </w:r>
      <w:r w:rsidR="008E6634" w:rsidRPr="0085486B">
        <w:rPr>
          <w:rFonts w:ascii="Garamond" w:hAnsi="Garamond"/>
          <w:sz w:val="24"/>
          <w:szCs w:val="24"/>
        </w:rPr>
        <w:t>addition</w:t>
      </w:r>
      <w:r w:rsidR="00A32E97" w:rsidRPr="0085486B">
        <w:rPr>
          <w:rFonts w:ascii="Garamond" w:hAnsi="Garamond"/>
          <w:sz w:val="24"/>
          <w:szCs w:val="24"/>
        </w:rPr>
        <w:t xml:space="preserve"> to the free-fantasy chapter </w:t>
      </w:r>
      <w:r w:rsidR="007C4BFF" w:rsidRPr="0085486B">
        <w:rPr>
          <w:rFonts w:ascii="Garamond" w:hAnsi="Garamond"/>
          <w:sz w:val="24"/>
          <w:szCs w:val="24"/>
        </w:rPr>
        <w:t>is</w:t>
      </w:r>
      <w:r w:rsidR="008E6634" w:rsidRPr="0085486B">
        <w:rPr>
          <w:rFonts w:ascii="Garamond" w:hAnsi="Garamond"/>
          <w:sz w:val="24"/>
          <w:szCs w:val="24"/>
        </w:rPr>
        <w:t xml:space="preserve"> a rare occasion in which the composer directly engaged in </w:t>
      </w:r>
      <w:r w:rsidR="00C92A6A">
        <w:rPr>
          <w:rFonts w:ascii="Garamond" w:hAnsi="Garamond"/>
          <w:sz w:val="24"/>
          <w:szCs w:val="24"/>
        </w:rPr>
        <w:t xml:space="preserve">a </w:t>
      </w:r>
      <w:r w:rsidR="008E6634" w:rsidRPr="0085486B">
        <w:rPr>
          <w:rFonts w:ascii="Garamond" w:hAnsi="Garamond"/>
          <w:sz w:val="24"/>
          <w:szCs w:val="24"/>
        </w:rPr>
        <w:t>theoretical polemic</w:t>
      </w:r>
      <w:r w:rsidR="00A32E97" w:rsidRPr="0085486B">
        <w:rPr>
          <w:rFonts w:ascii="Garamond" w:hAnsi="Garamond"/>
          <w:sz w:val="24"/>
          <w:szCs w:val="24"/>
        </w:rPr>
        <w:t>.</w:t>
      </w:r>
      <w:r w:rsidR="0016151D" w:rsidRPr="0085486B">
        <w:rPr>
          <w:rFonts w:ascii="Garamond" w:hAnsi="Garamond"/>
          <w:sz w:val="24"/>
          <w:szCs w:val="24"/>
        </w:rPr>
        <w:t xml:space="preserve"> I will return below to the possibility that Bach’s piece is a coded commentary on </w:t>
      </w:r>
      <w:proofErr w:type="spellStart"/>
      <w:r w:rsidR="0016151D" w:rsidRPr="0085486B">
        <w:rPr>
          <w:rFonts w:ascii="Garamond" w:hAnsi="Garamond"/>
          <w:sz w:val="24"/>
          <w:szCs w:val="24"/>
        </w:rPr>
        <w:t>Kirnberger’s</w:t>
      </w:r>
      <w:proofErr w:type="spellEnd"/>
      <w:r w:rsidR="0016151D" w:rsidRPr="0085486B">
        <w:rPr>
          <w:rFonts w:ascii="Garamond" w:hAnsi="Garamond"/>
          <w:sz w:val="24"/>
          <w:szCs w:val="24"/>
        </w:rPr>
        <w:t xml:space="preserve"> emerging theories of meter.</w:t>
      </w:r>
      <w:r w:rsidR="007E1E44" w:rsidRPr="0085486B">
        <w:rPr>
          <w:rFonts w:ascii="Garamond" w:hAnsi="Garamond"/>
          <w:sz w:val="24"/>
          <w:szCs w:val="24"/>
        </w:rPr>
        <w:t xml:space="preserve"> For now, suffice to say that the that the tonal domain is disrupted in a surprising fashion</w:t>
      </w:r>
      <w:commentRangeEnd w:id="165"/>
      <w:r w:rsidR="00225AF8">
        <w:rPr>
          <w:rStyle w:val="CommentReference"/>
        </w:rPr>
        <w:commentReference w:id="165"/>
      </w:r>
      <w:r w:rsidR="007E1E44" w:rsidRPr="0085486B">
        <w:rPr>
          <w:rFonts w:ascii="Garamond" w:hAnsi="Garamond"/>
          <w:sz w:val="24"/>
          <w:szCs w:val="24"/>
        </w:rPr>
        <w:t>.</w:t>
      </w:r>
    </w:p>
    <w:p w14:paraId="50881D4E" w14:textId="77777777" w:rsidR="00F7770B" w:rsidRPr="0085486B" w:rsidRDefault="00F7770B" w:rsidP="002743CD">
      <w:pPr>
        <w:spacing w:after="0" w:line="480" w:lineRule="auto"/>
        <w:rPr>
          <w:rFonts w:ascii="Garamond" w:hAnsi="Garamond"/>
          <w:sz w:val="24"/>
          <w:szCs w:val="24"/>
        </w:rPr>
      </w:pPr>
    </w:p>
    <w:p w14:paraId="5E54EBDB" w14:textId="275505BC" w:rsidR="00EA3E4B" w:rsidRPr="0085486B" w:rsidRDefault="00EA3E4B" w:rsidP="002743CD">
      <w:pPr>
        <w:spacing w:after="0" w:line="480" w:lineRule="auto"/>
        <w:rPr>
          <w:rFonts w:ascii="Garamond" w:hAnsi="Garamond"/>
          <w:sz w:val="24"/>
          <w:szCs w:val="24"/>
        </w:rPr>
      </w:pPr>
      <w:r w:rsidRPr="0085486B">
        <w:rPr>
          <w:rFonts w:ascii="Garamond" w:hAnsi="Garamond"/>
          <w:b/>
          <w:bCs/>
          <w:sz w:val="24"/>
          <w:szCs w:val="24"/>
        </w:rPr>
        <w:t>Example 3</w:t>
      </w:r>
      <w:r w:rsidRPr="0085486B">
        <w:rPr>
          <w:rFonts w:ascii="Garamond" w:hAnsi="Garamond"/>
          <w:sz w:val="24"/>
          <w:szCs w:val="24"/>
        </w:rPr>
        <w:t xml:space="preserve"> Reductive analysis of mm. 1–34 (not to scale), omitting the tonal deception</w:t>
      </w:r>
      <w:r w:rsidR="00017373" w:rsidRPr="0085486B">
        <w:rPr>
          <w:rFonts w:ascii="Garamond" w:hAnsi="Garamond"/>
          <w:sz w:val="24"/>
          <w:szCs w:val="24"/>
        </w:rPr>
        <w:t>.</w:t>
      </w:r>
    </w:p>
    <w:p w14:paraId="289E9DB6" w14:textId="77777777" w:rsidR="00D03E99" w:rsidRDefault="00D03E99" w:rsidP="002743CD">
      <w:pPr>
        <w:spacing w:after="0" w:line="480" w:lineRule="auto"/>
        <w:rPr>
          <w:rFonts w:ascii="Garamond" w:hAnsi="Garamond"/>
          <w:sz w:val="24"/>
          <w:szCs w:val="24"/>
        </w:rPr>
      </w:pPr>
    </w:p>
    <w:p w14:paraId="2EECBB58" w14:textId="653301CF" w:rsidR="00867D0A" w:rsidRPr="0085486B" w:rsidRDefault="00EA3E4B" w:rsidP="007A3CAA">
      <w:pPr>
        <w:spacing w:after="0" w:line="480" w:lineRule="auto"/>
        <w:rPr>
          <w:rFonts w:ascii="Garamond" w:hAnsi="Garamond"/>
          <w:sz w:val="24"/>
          <w:szCs w:val="24"/>
        </w:rPr>
      </w:pPr>
      <w:r w:rsidRPr="0085486B">
        <w:rPr>
          <w:rFonts w:ascii="Garamond" w:hAnsi="Garamond"/>
          <w:sz w:val="24"/>
          <w:szCs w:val="24"/>
        </w:rPr>
        <w:t xml:space="preserve">It may not be </w:t>
      </w:r>
      <w:ins w:id="166" w:author="Kyle Hutchinson" w:date="2025-08-22T08:52:00Z" w16du:dateUtc="2025-08-22T12:52:00Z">
        <w:r w:rsidR="00FC0576">
          <w:rPr>
            <w:rFonts w:ascii="Garamond" w:hAnsi="Garamond"/>
            <w:sz w:val="24"/>
            <w:szCs w:val="24"/>
          </w:rPr>
          <w:t>merely</w:t>
        </w:r>
      </w:ins>
      <w:del w:id="167" w:author="Kyle Hutchinson" w:date="2025-08-22T08:52:00Z" w16du:dateUtc="2025-08-22T12:52:00Z">
        <w:r w:rsidRPr="0085486B" w:rsidDel="00FC0576">
          <w:rPr>
            <w:rFonts w:ascii="Garamond" w:hAnsi="Garamond"/>
            <w:sz w:val="24"/>
            <w:szCs w:val="24"/>
          </w:rPr>
          <w:delText>a</w:delText>
        </w:r>
      </w:del>
      <w:r w:rsidRPr="0085486B">
        <w:rPr>
          <w:rFonts w:ascii="Garamond" w:hAnsi="Garamond"/>
          <w:sz w:val="24"/>
          <w:szCs w:val="24"/>
        </w:rPr>
        <w:t xml:space="preserve"> coincidence that </w:t>
      </w:r>
      <w:ins w:id="168" w:author="Kyle Hutchinson" w:date="2025-08-22T08:52:00Z" w16du:dateUtc="2025-08-22T12:52:00Z">
        <w:r w:rsidR="00FC0576">
          <w:rPr>
            <w:rFonts w:ascii="Garamond" w:hAnsi="Garamond"/>
            <w:sz w:val="24"/>
            <w:szCs w:val="24"/>
          </w:rPr>
          <w:t xml:space="preserve">both </w:t>
        </w:r>
      </w:ins>
      <w:del w:id="169" w:author="Kyle Hutchinson" w:date="2025-08-22T08:52:00Z" w16du:dateUtc="2025-08-22T12:52:00Z">
        <w:r w:rsidRPr="0085486B" w:rsidDel="00FC0576">
          <w:rPr>
            <w:rFonts w:ascii="Garamond" w:hAnsi="Garamond"/>
            <w:sz w:val="24"/>
            <w:szCs w:val="24"/>
          </w:rPr>
          <w:delText>the symphony</w:delText>
        </w:r>
      </w:del>
      <w:proofErr w:type="spellStart"/>
      <w:ins w:id="170" w:author="Kyle Hutchinson" w:date="2025-08-22T08:52:00Z" w16du:dateUtc="2025-08-22T12:52:00Z">
        <w:r w:rsidR="00FC0576">
          <w:rPr>
            <w:rFonts w:ascii="Garamond" w:hAnsi="Garamond"/>
            <w:sz w:val="24"/>
            <w:szCs w:val="24"/>
          </w:rPr>
          <w:t>Wq</w:t>
        </w:r>
        <w:proofErr w:type="spellEnd"/>
        <w:r w:rsidR="00FC0576">
          <w:rPr>
            <w:rFonts w:ascii="Garamond" w:hAnsi="Garamond"/>
            <w:sz w:val="24"/>
            <w:szCs w:val="24"/>
          </w:rPr>
          <w:t>. 181/1</w:t>
        </w:r>
      </w:ins>
      <w:r w:rsidRPr="0085486B">
        <w:rPr>
          <w:rFonts w:ascii="Garamond" w:hAnsi="Garamond"/>
          <w:sz w:val="24"/>
          <w:szCs w:val="24"/>
        </w:rPr>
        <w:t xml:space="preserve"> </w:t>
      </w:r>
      <w:ins w:id="171" w:author="Kyle Hutchinson" w:date="2025-08-22T08:52:00Z" w16du:dateUtc="2025-08-22T12:52:00Z">
        <w:r w:rsidR="00FC0576">
          <w:rPr>
            <w:rFonts w:ascii="Garamond" w:hAnsi="Garamond"/>
            <w:sz w:val="24"/>
            <w:szCs w:val="24"/>
          </w:rPr>
          <w:t xml:space="preserve">and Bach’s model fantasy share </w:t>
        </w:r>
      </w:ins>
      <w:del w:id="172" w:author="Kyle Hutchinson" w:date="2025-08-22T08:52:00Z" w16du:dateUtc="2025-08-22T12:52:00Z">
        <w:r w:rsidRPr="0085486B" w:rsidDel="00FC0576">
          <w:rPr>
            <w:rFonts w:ascii="Garamond" w:hAnsi="Garamond"/>
            <w:sz w:val="24"/>
            <w:szCs w:val="24"/>
          </w:rPr>
          <w:delText xml:space="preserve">is in </w:delText>
        </w:r>
      </w:del>
      <w:r w:rsidRPr="0085486B">
        <w:rPr>
          <w:rFonts w:ascii="Garamond" w:hAnsi="Garamond"/>
          <w:sz w:val="24"/>
          <w:szCs w:val="24"/>
        </w:rPr>
        <w:t>the key of D major</w:t>
      </w:r>
      <w:del w:id="173" w:author="Kyle Hutchinson" w:date="2025-08-22T08:52:00Z" w16du:dateUtc="2025-08-22T12:52:00Z">
        <w:r w:rsidRPr="0085486B" w:rsidDel="00FC0576">
          <w:rPr>
            <w:rFonts w:ascii="Garamond" w:hAnsi="Garamond"/>
            <w:sz w:val="24"/>
            <w:szCs w:val="24"/>
          </w:rPr>
          <w:delText>, like Bach’s model fantasy in his treatise</w:delText>
        </w:r>
      </w:del>
      <w:r w:rsidRPr="0085486B">
        <w:rPr>
          <w:rFonts w:ascii="Garamond" w:hAnsi="Garamond"/>
          <w:sz w:val="24"/>
          <w:szCs w:val="24"/>
        </w:rPr>
        <w:t>. In addition</w:t>
      </w:r>
      <w:ins w:id="174" w:author="Kyle Hutchinson" w:date="2025-08-22T08:53:00Z" w16du:dateUtc="2025-08-22T12:53:00Z">
        <w:r w:rsidR="00FC0576">
          <w:rPr>
            <w:rFonts w:ascii="Garamond" w:hAnsi="Garamond"/>
            <w:sz w:val="24"/>
            <w:szCs w:val="24"/>
          </w:rPr>
          <w:t xml:space="preserve"> to the common key</w:t>
        </w:r>
      </w:ins>
      <w:r w:rsidRPr="0085486B">
        <w:rPr>
          <w:rFonts w:ascii="Garamond" w:hAnsi="Garamond"/>
          <w:sz w:val="24"/>
          <w:szCs w:val="24"/>
        </w:rPr>
        <w:t>, both pieces are based on an opening bass outline of (disrupted) D</w:t>
      </w:r>
      <w:r w:rsidR="007A3CAA">
        <w:rPr>
          <w:rFonts w:ascii="Garamond" w:hAnsi="Garamond"/>
          <w:sz w:val="24"/>
          <w:szCs w:val="24"/>
        </w:rPr>
        <w:t>–</w:t>
      </w:r>
      <w:r w:rsidRPr="0085486B">
        <w:rPr>
          <w:rFonts w:ascii="Garamond" w:hAnsi="Garamond"/>
          <w:sz w:val="24"/>
          <w:szCs w:val="24"/>
        </w:rPr>
        <w:t>B</w:t>
      </w:r>
      <w:r w:rsidR="007A3CAA">
        <w:rPr>
          <w:rFonts w:ascii="Garamond" w:hAnsi="Garamond"/>
          <w:sz w:val="24"/>
          <w:szCs w:val="24"/>
        </w:rPr>
        <w:t>–</w:t>
      </w:r>
      <w:r w:rsidRPr="0085486B">
        <w:rPr>
          <w:rFonts w:ascii="Garamond" w:hAnsi="Garamond"/>
          <w:sz w:val="24"/>
          <w:szCs w:val="24"/>
        </w:rPr>
        <w:t>G</w:t>
      </w:r>
      <w:r w:rsidR="007A3CAA">
        <w:rPr>
          <w:rFonts w:ascii="Garamond" w:hAnsi="Garamond"/>
          <w:sz w:val="24"/>
          <w:szCs w:val="24"/>
        </w:rPr>
        <w:t>–</w:t>
      </w:r>
      <w:proofErr w:type="spellStart"/>
      <w:r w:rsidRPr="0085486B">
        <w:rPr>
          <w:rFonts w:ascii="Garamond" w:hAnsi="Garamond"/>
          <w:sz w:val="24"/>
          <w:szCs w:val="24"/>
        </w:rPr>
        <w:t>F</w:t>
      </w:r>
      <w:r w:rsidR="00C92A6A">
        <w:rPr>
          <w:rFonts w:ascii="Garamond" w:hAnsi="Garamond"/>
          <w:sz w:val="24"/>
          <w:szCs w:val="24"/>
        </w:rPr>
        <w:t>ƒ</w:t>
      </w:r>
      <w:proofErr w:type="spellEnd"/>
      <w:r w:rsidRPr="0085486B">
        <w:rPr>
          <w:rFonts w:ascii="Garamond" w:hAnsi="Garamond"/>
          <w:sz w:val="24"/>
          <w:szCs w:val="24"/>
        </w:rPr>
        <w:t xml:space="preserve"> or D</w:t>
      </w:r>
      <w:r w:rsidR="007A3CAA">
        <w:rPr>
          <w:rFonts w:ascii="Garamond" w:hAnsi="Garamond"/>
          <w:sz w:val="24"/>
          <w:szCs w:val="24"/>
        </w:rPr>
        <w:t>–</w:t>
      </w:r>
      <w:r w:rsidRPr="0085486B">
        <w:rPr>
          <w:rFonts w:ascii="Garamond" w:hAnsi="Garamond"/>
          <w:sz w:val="24"/>
          <w:szCs w:val="24"/>
        </w:rPr>
        <w:t>B</w:t>
      </w:r>
      <w:r w:rsidR="007A3CAA">
        <w:rPr>
          <w:rFonts w:ascii="Garamond" w:hAnsi="Garamond"/>
          <w:sz w:val="24"/>
          <w:szCs w:val="24"/>
        </w:rPr>
        <w:t>–</w:t>
      </w:r>
      <w:proofErr w:type="spellStart"/>
      <w:r w:rsidRPr="0085486B">
        <w:rPr>
          <w:rFonts w:ascii="Garamond" w:hAnsi="Garamond"/>
          <w:sz w:val="24"/>
          <w:szCs w:val="24"/>
        </w:rPr>
        <w:t>F</w:t>
      </w:r>
      <w:r w:rsidR="00C92A6A">
        <w:rPr>
          <w:rFonts w:ascii="Garamond" w:hAnsi="Garamond"/>
          <w:sz w:val="24"/>
          <w:szCs w:val="24"/>
        </w:rPr>
        <w:t>ƒ</w:t>
      </w:r>
      <w:proofErr w:type="spellEnd"/>
      <w:r w:rsidR="007A3CAA">
        <w:rPr>
          <w:rFonts w:ascii="Garamond" w:hAnsi="Garamond"/>
          <w:sz w:val="24"/>
          <w:szCs w:val="24"/>
        </w:rPr>
        <w:t>–</w:t>
      </w:r>
      <w:r w:rsidRPr="0085486B">
        <w:rPr>
          <w:rFonts w:ascii="Garamond" w:hAnsi="Garamond"/>
          <w:sz w:val="24"/>
          <w:szCs w:val="24"/>
        </w:rPr>
        <w:t xml:space="preserve">G. </w:t>
      </w:r>
      <w:r w:rsidR="008D112A" w:rsidRPr="0085486B">
        <w:rPr>
          <w:rFonts w:ascii="Garamond" w:hAnsi="Garamond"/>
          <w:sz w:val="24"/>
          <w:szCs w:val="24"/>
        </w:rPr>
        <w:t>If such relations seem tenuous</w:t>
      </w:r>
      <w:r w:rsidR="00185CB6" w:rsidRPr="0085486B">
        <w:rPr>
          <w:rFonts w:ascii="Garamond" w:hAnsi="Garamond"/>
          <w:sz w:val="24"/>
          <w:szCs w:val="24"/>
        </w:rPr>
        <w:t xml:space="preserve">, then the </w:t>
      </w:r>
      <w:commentRangeStart w:id="175"/>
      <w:r w:rsidR="00185CB6" w:rsidRPr="0085486B">
        <w:rPr>
          <w:rFonts w:ascii="Garamond" w:hAnsi="Garamond"/>
          <w:sz w:val="24"/>
          <w:szCs w:val="24"/>
        </w:rPr>
        <w:t xml:space="preserve">specific tonal manipulations discussed by Bach </w:t>
      </w:r>
      <w:commentRangeEnd w:id="175"/>
      <w:r w:rsidR="00FC0576">
        <w:rPr>
          <w:rStyle w:val="CommentReference"/>
        </w:rPr>
        <w:commentReference w:id="175"/>
      </w:r>
      <w:r w:rsidR="00185CB6" w:rsidRPr="0085486B">
        <w:rPr>
          <w:rFonts w:ascii="Garamond" w:hAnsi="Garamond"/>
          <w:sz w:val="24"/>
          <w:szCs w:val="24"/>
        </w:rPr>
        <w:t xml:space="preserve">leave </w:t>
      </w:r>
      <w:r w:rsidR="007E1E44" w:rsidRPr="0085486B">
        <w:rPr>
          <w:rFonts w:ascii="Garamond" w:hAnsi="Garamond"/>
          <w:sz w:val="24"/>
          <w:szCs w:val="24"/>
        </w:rPr>
        <w:t>little</w:t>
      </w:r>
      <w:r w:rsidR="00185CB6" w:rsidRPr="0085486B">
        <w:rPr>
          <w:rFonts w:ascii="Garamond" w:hAnsi="Garamond"/>
          <w:sz w:val="24"/>
          <w:szCs w:val="24"/>
        </w:rPr>
        <w:t xml:space="preserve"> doubt </w:t>
      </w:r>
      <w:r w:rsidR="00D2697C" w:rsidRPr="0085486B">
        <w:rPr>
          <w:rFonts w:ascii="Garamond" w:hAnsi="Garamond"/>
          <w:sz w:val="24"/>
          <w:szCs w:val="24"/>
        </w:rPr>
        <w:t xml:space="preserve">that the opening of the symphony translates </w:t>
      </w:r>
      <w:r w:rsidR="00A0313D" w:rsidRPr="0085486B">
        <w:rPr>
          <w:rFonts w:ascii="Garamond" w:hAnsi="Garamond"/>
          <w:sz w:val="24"/>
          <w:szCs w:val="24"/>
        </w:rPr>
        <w:t xml:space="preserve">aspects of </w:t>
      </w:r>
      <w:r w:rsidR="00D2697C" w:rsidRPr="0085486B">
        <w:rPr>
          <w:rFonts w:ascii="Garamond" w:hAnsi="Garamond"/>
          <w:sz w:val="24"/>
          <w:szCs w:val="24"/>
        </w:rPr>
        <w:t xml:space="preserve">the keyboard fantasy into the symphonic medium. </w:t>
      </w:r>
    </w:p>
    <w:p w14:paraId="23A5260B" w14:textId="77777777" w:rsidR="00667FAC" w:rsidRPr="0085486B" w:rsidRDefault="00667FAC" w:rsidP="002743CD">
      <w:pPr>
        <w:spacing w:after="0" w:line="480" w:lineRule="auto"/>
        <w:rPr>
          <w:rFonts w:ascii="Garamond" w:hAnsi="Garamond"/>
          <w:sz w:val="24"/>
          <w:szCs w:val="24"/>
        </w:rPr>
      </w:pPr>
    </w:p>
    <w:p w14:paraId="25C106D3" w14:textId="08E48301" w:rsidR="00BE34D7" w:rsidRDefault="00BE34D7"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Rational Metric Deceptions</w:t>
      </w:r>
    </w:p>
    <w:p w14:paraId="6EEADF8B" w14:textId="4661906A" w:rsidR="00696562" w:rsidRPr="00D35484" w:rsidRDefault="00696562" w:rsidP="002743CD">
      <w:pPr>
        <w:pStyle w:val="ListParagraph"/>
        <w:numPr>
          <w:ilvl w:val="0"/>
          <w:numId w:val="10"/>
        </w:numPr>
        <w:spacing w:after="0" w:line="480" w:lineRule="auto"/>
        <w:rPr>
          <w:rFonts w:ascii="Garamond" w:hAnsi="Garamond"/>
          <w:color w:val="7030A0"/>
          <w:sz w:val="24"/>
          <w:szCs w:val="24"/>
        </w:rPr>
      </w:pPr>
      <w:commentRangeStart w:id="176"/>
      <w:r w:rsidRPr="0085486B">
        <w:rPr>
          <w:rFonts w:ascii="Garamond" w:hAnsi="Garamond"/>
          <w:i/>
          <w:iCs/>
          <w:sz w:val="24"/>
          <w:szCs w:val="24"/>
        </w:rPr>
        <w:t>An Implicit Theoretical Commentary?</w:t>
      </w:r>
      <w:commentRangeEnd w:id="176"/>
      <w:r w:rsidR="00212F6F">
        <w:rPr>
          <w:rStyle w:val="CommentReference"/>
        </w:rPr>
        <w:commentReference w:id="176"/>
      </w:r>
    </w:p>
    <w:p w14:paraId="4BA87B0D" w14:textId="77777777" w:rsidR="00D35484" w:rsidRPr="0085486B" w:rsidRDefault="00D35484" w:rsidP="002743CD">
      <w:pPr>
        <w:pStyle w:val="ListParagraph"/>
        <w:spacing w:after="0" w:line="480" w:lineRule="auto"/>
        <w:ind w:left="1080"/>
        <w:rPr>
          <w:rFonts w:ascii="Garamond" w:hAnsi="Garamond"/>
          <w:color w:val="7030A0"/>
          <w:sz w:val="24"/>
          <w:szCs w:val="24"/>
        </w:rPr>
      </w:pPr>
    </w:p>
    <w:p w14:paraId="2010D317" w14:textId="68B15B13" w:rsidR="00E033C8" w:rsidRDefault="00DB68DA" w:rsidP="00E033C8">
      <w:pPr>
        <w:spacing w:after="0" w:line="480" w:lineRule="auto"/>
        <w:rPr>
          <w:ins w:id="177" w:author="Kyle Hutchinson" w:date="2025-08-22T09:23:00Z" w16du:dateUtc="2025-08-22T13:23:00Z"/>
          <w:rFonts w:ascii="Garamond" w:hAnsi="Garamond"/>
          <w:sz w:val="24"/>
          <w:szCs w:val="24"/>
        </w:rPr>
      </w:pPr>
      <w:r w:rsidRPr="0085486B">
        <w:rPr>
          <w:rFonts w:ascii="Garamond" w:hAnsi="Garamond"/>
          <w:sz w:val="24"/>
          <w:szCs w:val="24"/>
        </w:rPr>
        <w:lastRenderedPageBreak/>
        <w:t xml:space="preserve">Bach’s tonal </w:t>
      </w:r>
      <w:del w:id="178" w:author="Kyle Hutchinson" w:date="2025-08-22T09:06:00Z" w16du:dateUtc="2025-08-22T13:06:00Z">
        <w:r w:rsidRPr="0085486B" w:rsidDel="0051574A">
          <w:rPr>
            <w:rFonts w:ascii="Garamond" w:hAnsi="Garamond"/>
            <w:sz w:val="24"/>
            <w:szCs w:val="24"/>
          </w:rPr>
          <w:delText>deception</w:delText>
        </w:r>
      </w:del>
      <w:commentRangeStart w:id="179"/>
      <w:ins w:id="180" w:author="Kyle Hutchinson" w:date="2025-08-22T09:06:00Z" w16du:dateUtc="2025-08-22T13:06:00Z">
        <w:r w:rsidR="0051574A">
          <w:rPr>
            <w:rFonts w:ascii="Garamond" w:hAnsi="Garamond"/>
            <w:sz w:val="24"/>
            <w:szCs w:val="24"/>
          </w:rPr>
          <w:t>fugaciousness</w:t>
        </w:r>
      </w:ins>
      <w:commentRangeEnd w:id="179"/>
      <w:ins w:id="181" w:author="Kyle Hutchinson" w:date="2025-08-22T09:08:00Z" w16du:dateUtc="2025-08-22T13:08:00Z">
        <w:r w:rsidR="0051574A">
          <w:rPr>
            <w:rStyle w:val="CommentReference"/>
          </w:rPr>
          <w:commentReference w:id="179"/>
        </w:r>
      </w:ins>
      <w:r w:rsidRPr="0085486B">
        <w:rPr>
          <w:rFonts w:ascii="Garamond" w:hAnsi="Garamond"/>
          <w:sz w:val="24"/>
          <w:szCs w:val="24"/>
        </w:rPr>
        <w:t>—</w:t>
      </w:r>
      <w:commentRangeStart w:id="182"/>
      <w:r w:rsidRPr="0085486B">
        <w:rPr>
          <w:rFonts w:ascii="Garamond" w:hAnsi="Garamond"/>
          <w:sz w:val="24"/>
          <w:szCs w:val="24"/>
        </w:rPr>
        <w:t>something that he had described explicitly</w:t>
      </w:r>
      <w:commentRangeEnd w:id="182"/>
      <w:r w:rsidR="0051574A">
        <w:rPr>
          <w:rStyle w:val="CommentReference"/>
        </w:rPr>
        <w:commentReference w:id="182"/>
      </w:r>
      <w:r w:rsidRPr="0085486B">
        <w:rPr>
          <w:rFonts w:ascii="Garamond" w:hAnsi="Garamond"/>
          <w:sz w:val="24"/>
          <w:szCs w:val="24"/>
        </w:rPr>
        <w:t xml:space="preserve">—appears </w:t>
      </w:r>
      <w:proofErr w:type="gramStart"/>
      <w:r w:rsidRPr="0085486B">
        <w:rPr>
          <w:rFonts w:ascii="Garamond" w:hAnsi="Garamond"/>
          <w:sz w:val="24"/>
          <w:szCs w:val="24"/>
        </w:rPr>
        <w:t>in close proximity to</w:t>
      </w:r>
      <w:proofErr w:type="gramEnd"/>
      <w:r w:rsidRPr="0085486B">
        <w:rPr>
          <w:rFonts w:ascii="Garamond" w:hAnsi="Garamond"/>
          <w:sz w:val="24"/>
          <w:szCs w:val="24"/>
        </w:rPr>
        <w:t xml:space="preserve"> a </w:t>
      </w:r>
      <w:ins w:id="183" w:author="Kyle Hutchinson" w:date="2025-08-22T09:07:00Z" w16du:dateUtc="2025-08-22T13:07:00Z">
        <w:r w:rsidR="0051574A">
          <w:rPr>
            <w:rFonts w:ascii="Garamond" w:hAnsi="Garamond"/>
            <w:sz w:val="24"/>
            <w:szCs w:val="24"/>
          </w:rPr>
          <w:t xml:space="preserve">similar </w:t>
        </w:r>
      </w:ins>
      <w:r w:rsidRPr="0085486B">
        <w:rPr>
          <w:rFonts w:ascii="Garamond" w:hAnsi="Garamond"/>
          <w:sz w:val="24"/>
          <w:szCs w:val="24"/>
        </w:rPr>
        <w:t>metric deception</w:t>
      </w:r>
      <w:ins w:id="184" w:author="Kyle Hutchinson" w:date="2025-08-22T09:07:00Z" w16du:dateUtc="2025-08-22T13:07:00Z">
        <w:r w:rsidR="0051574A">
          <w:rPr>
            <w:rFonts w:ascii="Garamond" w:hAnsi="Garamond"/>
            <w:sz w:val="24"/>
            <w:szCs w:val="24"/>
          </w:rPr>
          <w:t>:</w:t>
        </w:r>
      </w:ins>
      <w:del w:id="185" w:author="Kyle Hutchinson" w:date="2025-08-22T09:07:00Z" w16du:dateUtc="2025-08-22T13:07:00Z">
        <w:r w:rsidR="00E91B54" w:rsidRPr="0085486B" w:rsidDel="0051574A">
          <w:rPr>
            <w:rFonts w:ascii="Garamond" w:hAnsi="Garamond"/>
            <w:sz w:val="24"/>
            <w:szCs w:val="24"/>
          </w:rPr>
          <w:delText>,</w:delText>
        </w:r>
      </w:del>
      <w:r w:rsidR="00E91B54" w:rsidRPr="0085486B">
        <w:rPr>
          <w:rFonts w:ascii="Garamond" w:hAnsi="Garamond"/>
          <w:sz w:val="24"/>
          <w:szCs w:val="24"/>
        </w:rPr>
        <w:t xml:space="preserve"> a</w:t>
      </w:r>
      <w:r w:rsidR="00743903" w:rsidRPr="0085486B">
        <w:rPr>
          <w:rFonts w:ascii="Garamond" w:hAnsi="Garamond"/>
          <w:sz w:val="24"/>
          <w:szCs w:val="24"/>
        </w:rPr>
        <w:t xml:space="preserve"> </w:t>
      </w:r>
      <w:r w:rsidRPr="0085486B">
        <w:rPr>
          <w:rFonts w:ascii="Garamond" w:hAnsi="Garamond"/>
          <w:sz w:val="24"/>
          <w:szCs w:val="24"/>
        </w:rPr>
        <w:t>meter-finding problem (Mirka 2009)</w:t>
      </w:r>
      <w:ins w:id="186" w:author="Kyle Hutchinson" w:date="2025-08-22T09:07:00Z" w16du:dateUtc="2025-08-22T13:07:00Z">
        <w:r w:rsidR="0051574A">
          <w:rPr>
            <w:rFonts w:ascii="Garamond" w:hAnsi="Garamond"/>
            <w:sz w:val="24"/>
            <w:szCs w:val="24"/>
          </w:rPr>
          <w:t xml:space="preserve"> in which</w:t>
        </w:r>
      </w:ins>
      <w:del w:id="187" w:author="Kyle Hutchinson" w:date="2025-08-22T09:07:00Z" w16du:dateUtc="2025-08-22T13:07:00Z">
        <w:r w:rsidRPr="0085486B" w:rsidDel="0051574A">
          <w:rPr>
            <w:rFonts w:ascii="Garamond" w:hAnsi="Garamond"/>
            <w:sz w:val="24"/>
            <w:szCs w:val="24"/>
          </w:rPr>
          <w:delText>:</w:delText>
        </w:r>
      </w:del>
      <w:r w:rsidRPr="0085486B">
        <w:rPr>
          <w:rFonts w:ascii="Garamond" w:hAnsi="Garamond"/>
          <w:sz w:val="24"/>
          <w:szCs w:val="24"/>
        </w:rPr>
        <w:t xml:space="preserve"> </w:t>
      </w:r>
      <w:r w:rsidR="00080DC4" w:rsidRPr="0085486B">
        <w:rPr>
          <w:rFonts w:ascii="Garamond" w:hAnsi="Garamond"/>
          <w:sz w:val="24"/>
          <w:szCs w:val="24"/>
        </w:rPr>
        <w:t xml:space="preserve">the opening of the piece superimposes a syncopated pedal point against chordal arpeggiations. Though the eighth-note subdivisions clearly establish </w:t>
      </w:r>
      <w:ins w:id="188" w:author="Kyle Hutchinson" w:date="2025-08-22T09:08:00Z" w16du:dateUtc="2025-08-22T13:08:00Z">
        <w:r w:rsidR="00B17A3E">
          <w:rPr>
            <w:rFonts w:ascii="Garamond" w:hAnsi="Garamond"/>
            <w:sz w:val="24"/>
            <w:szCs w:val="24"/>
          </w:rPr>
          <w:t xml:space="preserve">the </w:t>
        </w:r>
      </w:ins>
      <w:r w:rsidR="00080DC4" w:rsidRPr="0085486B">
        <w:rPr>
          <w:rFonts w:ascii="Garamond" w:hAnsi="Garamond"/>
          <w:sz w:val="24"/>
          <w:szCs w:val="24"/>
        </w:rPr>
        <w:t>half note</w:t>
      </w:r>
      <w:del w:id="189" w:author="Kyle Hutchinson" w:date="2025-08-22T09:08:00Z" w16du:dateUtc="2025-08-22T13:08:00Z">
        <w:r w:rsidR="00080DC4" w:rsidRPr="0085486B" w:rsidDel="00B17A3E">
          <w:rPr>
            <w:rFonts w:ascii="Garamond" w:hAnsi="Garamond"/>
            <w:sz w:val="24"/>
            <w:szCs w:val="24"/>
          </w:rPr>
          <w:delText>s</w:delText>
        </w:r>
      </w:del>
      <w:r w:rsidR="00080DC4" w:rsidRPr="0085486B">
        <w:rPr>
          <w:rFonts w:ascii="Garamond" w:hAnsi="Garamond"/>
          <w:sz w:val="24"/>
          <w:szCs w:val="24"/>
        </w:rPr>
        <w:t xml:space="preserve"> as the perceived tactus</w:t>
      </w:r>
      <w:ins w:id="190" w:author="Kyle Hutchinson" w:date="2025-08-22T09:30:00Z" w16du:dateUtc="2025-08-22T13:30:00Z">
        <w:r w:rsidR="00E033C8">
          <w:rPr>
            <w:rStyle w:val="FootnoteReference"/>
            <w:rFonts w:ascii="Garamond" w:hAnsi="Garamond"/>
            <w:sz w:val="24"/>
            <w:szCs w:val="24"/>
          </w:rPr>
          <w:footnoteReference w:id="11"/>
        </w:r>
      </w:ins>
      <w:r w:rsidR="00080DC4" w:rsidRPr="0085486B">
        <w:rPr>
          <w:rFonts w:ascii="Garamond" w:hAnsi="Garamond"/>
          <w:sz w:val="24"/>
          <w:szCs w:val="24"/>
        </w:rPr>
        <w:t xml:space="preserve"> of this passage</w:t>
      </w:r>
      <w:r w:rsidR="00243A95" w:rsidRPr="0085486B">
        <w:rPr>
          <w:rFonts w:ascii="Garamond" w:hAnsi="Garamond"/>
          <w:sz w:val="24"/>
          <w:szCs w:val="24"/>
        </w:rPr>
        <w:t>,</w:t>
      </w:r>
      <w:r w:rsidR="00080DC4" w:rsidRPr="0085486B">
        <w:rPr>
          <w:rFonts w:ascii="Garamond" w:hAnsi="Garamond"/>
          <w:sz w:val="24"/>
          <w:szCs w:val="24"/>
        </w:rPr>
        <w:t xml:space="preserve"> the opening is highly ambiguous as to whether two or three half notes </w:t>
      </w:r>
      <w:r w:rsidR="00374576" w:rsidRPr="0085486B">
        <w:rPr>
          <w:rFonts w:ascii="Garamond" w:hAnsi="Garamond"/>
          <w:sz w:val="24"/>
          <w:szCs w:val="24"/>
        </w:rPr>
        <w:t>represent</w:t>
      </w:r>
      <w:r w:rsidR="00080DC4" w:rsidRPr="0085486B">
        <w:rPr>
          <w:rFonts w:ascii="Garamond" w:hAnsi="Garamond"/>
          <w:sz w:val="24"/>
          <w:szCs w:val="24"/>
        </w:rPr>
        <w:t xml:space="preserve"> the true perceived meter</w:t>
      </w:r>
      <w:ins w:id="193" w:author="Kyle Hutchinson" w:date="2025-08-22T09:20:00Z" w16du:dateUtc="2025-08-22T13:20:00Z">
        <w:r w:rsidR="00E033C8">
          <w:rPr>
            <w:rFonts w:ascii="Garamond" w:hAnsi="Garamond"/>
            <w:sz w:val="24"/>
            <w:szCs w:val="24"/>
          </w:rPr>
          <w:t>—an ambiguity that appears to have some connection to Joh</w:t>
        </w:r>
      </w:ins>
      <w:ins w:id="194" w:author="Kyle Hutchinson" w:date="2025-08-22T09:21:00Z" w16du:dateUtc="2025-08-22T13:21:00Z">
        <w:r w:rsidR="00E033C8">
          <w:rPr>
            <w:rFonts w:ascii="Garamond" w:hAnsi="Garamond"/>
            <w:sz w:val="24"/>
            <w:szCs w:val="24"/>
          </w:rPr>
          <w:t>ann Phillip Kirnberger</w:t>
        </w:r>
      </w:ins>
      <w:ins w:id="195" w:author="Kyle Hutchinson" w:date="2025-08-22T09:24:00Z" w16du:dateUtc="2025-08-22T13:24:00Z">
        <w:r w:rsidR="00E033C8">
          <w:rPr>
            <w:rFonts w:ascii="Garamond" w:hAnsi="Garamond"/>
            <w:sz w:val="24"/>
            <w:szCs w:val="24"/>
          </w:rPr>
          <w:t xml:space="preserve"> and Joseph Abraham Peter Schulz</w:t>
        </w:r>
      </w:ins>
      <w:ins w:id="196" w:author="Kyle Hutchinson" w:date="2025-08-22T09:21:00Z" w16du:dateUtc="2025-08-22T13:21:00Z">
        <w:r w:rsidR="00E033C8">
          <w:rPr>
            <w:rFonts w:ascii="Garamond" w:hAnsi="Garamond"/>
            <w:sz w:val="24"/>
            <w:szCs w:val="24"/>
          </w:rPr>
          <w:t>’s emerging notions of rhythm</w:t>
        </w:r>
      </w:ins>
      <w:r w:rsidR="00080DC4" w:rsidRPr="0085486B">
        <w:rPr>
          <w:rFonts w:ascii="Garamond" w:hAnsi="Garamond"/>
          <w:sz w:val="24"/>
          <w:szCs w:val="24"/>
        </w:rPr>
        <w:t>.</w:t>
      </w:r>
      <w:commentRangeStart w:id="197"/>
      <w:ins w:id="198" w:author="Kyle Hutchinson" w:date="2025-08-22T09:30:00Z" w16du:dateUtc="2025-08-22T13:30:00Z">
        <w:r w:rsidR="00E033C8">
          <w:rPr>
            <w:rStyle w:val="FootnoteReference"/>
            <w:rFonts w:ascii="Garamond" w:hAnsi="Garamond"/>
            <w:sz w:val="24"/>
            <w:szCs w:val="24"/>
          </w:rPr>
          <w:footnoteReference w:id="12"/>
        </w:r>
      </w:ins>
      <w:commentRangeEnd w:id="197"/>
      <w:ins w:id="205" w:author="Kyle Hutchinson" w:date="2025-08-22T09:32:00Z" w16du:dateUtc="2025-08-22T13:32:00Z">
        <w:r w:rsidR="00742FAD">
          <w:rPr>
            <w:rStyle w:val="CommentReference"/>
          </w:rPr>
          <w:commentReference w:id="197"/>
        </w:r>
      </w:ins>
      <w:ins w:id="206" w:author="Kyle Hutchinson" w:date="2025-08-22T09:23:00Z" w16du:dateUtc="2025-08-22T13:23:00Z">
        <w:r w:rsidR="00E033C8">
          <w:rPr>
            <w:rFonts w:ascii="Garamond" w:hAnsi="Garamond"/>
            <w:sz w:val="24"/>
            <w:szCs w:val="24"/>
          </w:rPr>
          <w:t xml:space="preserve"> </w:t>
        </w:r>
        <w:proofErr w:type="spellStart"/>
        <w:r w:rsidR="00E033C8" w:rsidRPr="0085486B">
          <w:rPr>
            <w:rFonts w:ascii="Garamond" w:hAnsi="Garamond"/>
            <w:sz w:val="24"/>
            <w:szCs w:val="24"/>
          </w:rPr>
          <w:t>Kirnberger</w:t>
        </w:r>
        <w:proofErr w:type="spellEnd"/>
        <w:r w:rsidR="00E033C8" w:rsidRPr="0085486B">
          <w:rPr>
            <w:rFonts w:ascii="Garamond" w:hAnsi="Garamond"/>
            <w:sz w:val="24"/>
            <w:szCs w:val="24"/>
          </w:rPr>
          <w:t xml:space="preserve"> and Schulz’s metric metaphors in their </w:t>
        </w:r>
        <w:r w:rsidR="00E033C8" w:rsidRPr="0085486B">
          <w:rPr>
            <w:rFonts w:ascii="Garamond" w:hAnsi="Garamond"/>
            <w:sz w:val="24"/>
            <w:szCs w:val="24"/>
          </w:rPr>
          <w:lastRenderedPageBreak/>
          <w:t xml:space="preserve">article on rhythm in Sulzer’s encyclopedia were first included in volume two of the original edition, published in 1774. </w:t>
        </w:r>
      </w:ins>
      <w:ins w:id="207" w:author="Kyle Hutchinson" w:date="2025-08-22T09:24:00Z" w16du:dateUtc="2025-08-22T13:24:00Z">
        <w:r w:rsidR="00E033C8">
          <w:rPr>
            <w:rFonts w:ascii="Garamond" w:hAnsi="Garamond"/>
            <w:sz w:val="24"/>
            <w:szCs w:val="24"/>
          </w:rPr>
          <w:t>Their</w:t>
        </w:r>
      </w:ins>
      <w:ins w:id="208" w:author="Kyle Hutchinson" w:date="2025-08-22T09:23:00Z" w16du:dateUtc="2025-08-22T13:23:00Z">
        <w:r w:rsidR="00E033C8" w:rsidRPr="0085486B">
          <w:rPr>
            <w:rFonts w:ascii="Garamond" w:hAnsi="Garamond"/>
            <w:sz w:val="24"/>
            <w:szCs w:val="24"/>
          </w:rPr>
          <w:t xml:space="preserve"> vivid language</w:t>
        </w:r>
      </w:ins>
      <w:ins w:id="209" w:author="Kyle Hutchinson" w:date="2025-08-22T09:25:00Z" w16du:dateUtc="2025-08-22T13:25:00Z">
        <w:r w:rsidR="00E033C8">
          <w:rPr>
            <w:rFonts w:ascii="Garamond" w:hAnsi="Garamond"/>
            <w:sz w:val="24"/>
            <w:szCs w:val="24"/>
          </w:rPr>
          <w:t xml:space="preserve"> </w:t>
        </w:r>
      </w:ins>
      <w:ins w:id="210" w:author="Kyle Hutchinson" w:date="2025-08-22T09:23:00Z" w16du:dateUtc="2025-08-22T13:23:00Z">
        <w:r w:rsidR="00E033C8" w:rsidRPr="0085486B">
          <w:rPr>
            <w:rFonts w:ascii="Garamond" w:hAnsi="Garamond"/>
            <w:sz w:val="24"/>
            <w:szCs w:val="24"/>
          </w:rPr>
          <w:t xml:space="preserve">imposes binary or ternary organization on a series of otherwise undifferentiated pulses (see </w:t>
        </w:r>
        <w:commentRangeStart w:id="211"/>
        <w:r w:rsidR="00E033C8" w:rsidRPr="008A0DE7">
          <w:rPr>
            <w:rFonts w:ascii="Garamond" w:hAnsi="Garamond"/>
            <w:b/>
            <w:bCs/>
            <w:sz w:val="24"/>
            <w:szCs w:val="24"/>
            <w:u w:val="single"/>
          </w:rPr>
          <w:t>Example 5</w:t>
        </w:r>
      </w:ins>
      <w:commentRangeEnd w:id="211"/>
      <w:ins w:id="212" w:author="Kyle Hutchinson" w:date="2025-08-22T09:25:00Z" w16du:dateUtc="2025-08-22T13:25:00Z">
        <w:r w:rsidR="00E033C8">
          <w:rPr>
            <w:rStyle w:val="CommentReference"/>
          </w:rPr>
          <w:commentReference w:id="211"/>
        </w:r>
      </w:ins>
      <w:ins w:id="213" w:author="Kyle Hutchinson" w:date="2025-08-22T09:23:00Z" w16du:dateUtc="2025-08-22T13:23:00Z">
        <w:r w:rsidR="00E033C8" w:rsidRPr="0085486B">
          <w:rPr>
            <w:rFonts w:ascii="Garamond" w:hAnsi="Garamond"/>
            <w:sz w:val="24"/>
            <w:szCs w:val="24"/>
          </w:rPr>
          <w:t xml:space="preserve">): </w:t>
        </w:r>
      </w:ins>
    </w:p>
    <w:p w14:paraId="407EDC6B" w14:textId="77777777" w:rsidR="00E033C8" w:rsidRPr="0085486B" w:rsidRDefault="00E033C8" w:rsidP="00E033C8">
      <w:pPr>
        <w:spacing w:after="0" w:line="480" w:lineRule="auto"/>
        <w:ind w:firstLine="720"/>
        <w:rPr>
          <w:ins w:id="214" w:author="Kyle Hutchinson" w:date="2025-08-22T09:23:00Z" w16du:dateUtc="2025-08-22T13:23:00Z"/>
          <w:rFonts w:ascii="Garamond" w:hAnsi="Garamond"/>
          <w:sz w:val="24"/>
          <w:szCs w:val="24"/>
        </w:rPr>
      </w:pPr>
    </w:p>
    <w:p w14:paraId="5DDABE26" w14:textId="77777777" w:rsidR="00E033C8" w:rsidRDefault="00E033C8" w:rsidP="00E033C8">
      <w:pPr>
        <w:spacing w:after="0" w:line="480" w:lineRule="auto"/>
        <w:ind w:left="720"/>
        <w:rPr>
          <w:ins w:id="215" w:author="Kyle Hutchinson" w:date="2025-08-22T09:29:00Z" w16du:dateUtc="2025-08-22T13:29:00Z"/>
          <w:rFonts w:ascii="Garamond" w:hAnsi="Garamond"/>
          <w:sz w:val="24"/>
          <w:szCs w:val="24"/>
        </w:rPr>
      </w:pPr>
      <w:ins w:id="216" w:author="Kyle Hutchinson" w:date="2025-08-22T09:23:00Z" w16du:dateUtc="2025-08-22T13:23:00Z">
        <w:r w:rsidRPr="0085486B">
          <w:rPr>
            <w:rFonts w:ascii="Garamond" w:hAnsi="Garamond"/>
            <w:sz w:val="24"/>
            <w:szCs w:val="24"/>
          </w:rPr>
          <w:t xml:space="preserve">The cooper who drives a hoop [onto a barrel], [or] the coppersmith who hammers a kettle soon takes it into his head to perform his beats not singly in a completely identical way </w:t>
        </w:r>
        <w:r>
          <w:rPr>
            <w:rFonts w:ascii="Garamond" w:hAnsi="Garamond"/>
            <w:sz w:val="24"/>
            <w:szCs w:val="24"/>
          </w:rPr>
          <w:t>{see top line in this article’s Example 5}</w:t>
        </w:r>
        <w:r w:rsidRPr="0085486B">
          <w:rPr>
            <w:rFonts w:ascii="Garamond" w:hAnsi="Garamond"/>
            <w:sz w:val="24"/>
            <w:szCs w:val="24"/>
          </w:rPr>
          <w:t>; [rather] he will soon beat them [</w:t>
        </w:r>
        <w:r>
          <w:rPr>
            <w:rFonts w:ascii="Garamond" w:hAnsi="Garamond"/>
            <w:sz w:val="24"/>
            <w:szCs w:val="24"/>
          </w:rPr>
          <w:t>as in {lower lines in Example 5}]</w:t>
        </w:r>
        <w:r w:rsidRPr="0085486B">
          <w:rPr>
            <w:rFonts w:ascii="Garamond" w:hAnsi="Garamond"/>
            <w:sz w:val="24"/>
            <w:szCs w:val="24"/>
          </w:rPr>
          <w:t xml:space="preserve"> in order to slightly differentiate the strength or the pitch [</w:t>
        </w:r>
        <w:r w:rsidRPr="0085486B">
          <w:rPr>
            <w:rFonts w:ascii="Garamond" w:hAnsi="Garamond"/>
            <w:i/>
            <w:iCs/>
            <w:sz w:val="24"/>
            <w:szCs w:val="24"/>
          </w:rPr>
          <w:t>Ton</w:t>
        </w:r>
        <w:r w:rsidRPr="0085486B">
          <w:rPr>
            <w:rFonts w:ascii="Garamond" w:hAnsi="Garamond"/>
            <w:sz w:val="24"/>
            <w:szCs w:val="24"/>
          </w:rPr>
          <w:t>] of the three or four beats going on one measure, so that the division of groups may become perceptible to the ear.” (Mirka’s translation, 2009, 47).</w:t>
        </w:r>
        <w:r w:rsidRPr="0085486B">
          <w:rPr>
            <w:rStyle w:val="FootnoteReference"/>
            <w:rFonts w:ascii="Garamond" w:hAnsi="Garamond"/>
            <w:sz w:val="24"/>
            <w:szCs w:val="24"/>
          </w:rPr>
          <w:footnoteReference w:id="13"/>
        </w:r>
        <w:r w:rsidRPr="0085486B">
          <w:rPr>
            <w:rFonts w:ascii="Garamond" w:hAnsi="Garamond"/>
            <w:sz w:val="24"/>
            <w:szCs w:val="24"/>
          </w:rPr>
          <w:t xml:space="preserve"> </w:t>
        </w:r>
      </w:ins>
    </w:p>
    <w:p w14:paraId="25CEE61B" w14:textId="77777777" w:rsidR="00E033C8" w:rsidRPr="0085486B" w:rsidRDefault="00E033C8" w:rsidP="00E033C8">
      <w:pPr>
        <w:spacing w:after="0" w:line="480" w:lineRule="auto"/>
        <w:ind w:left="720"/>
        <w:rPr>
          <w:ins w:id="221" w:author="Kyle Hutchinson" w:date="2025-08-22T09:23:00Z" w16du:dateUtc="2025-08-22T13:23:00Z"/>
          <w:rFonts w:ascii="Garamond" w:hAnsi="Garamond"/>
          <w:sz w:val="24"/>
          <w:szCs w:val="24"/>
        </w:rPr>
      </w:pPr>
    </w:p>
    <w:p w14:paraId="2542308C" w14:textId="24E1F2CE" w:rsidR="00B1239B" w:rsidRPr="0085486B" w:rsidRDefault="00E033C8" w:rsidP="00B1239B">
      <w:pPr>
        <w:spacing w:after="0" w:line="480" w:lineRule="auto"/>
        <w:rPr>
          <w:ins w:id="222" w:author="Kyle Hutchinson" w:date="2025-08-22T09:12:00Z" w16du:dateUtc="2025-08-22T13:12:00Z"/>
          <w:rFonts w:ascii="Garamond" w:hAnsi="Garamond"/>
          <w:sz w:val="24"/>
          <w:szCs w:val="24"/>
        </w:rPr>
      </w:pPr>
      <w:ins w:id="223" w:author="Kyle Hutchinson" w:date="2025-08-22T09:28:00Z" w16du:dateUtc="2025-08-22T13:28:00Z">
        <w:r w:rsidRPr="0085486B">
          <w:rPr>
            <w:rFonts w:ascii="Garamond" w:hAnsi="Garamond"/>
            <w:sz w:val="24"/>
            <w:szCs w:val="24"/>
          </w:rPr>
          <w:lastRenderedPageBreak/>
          <w:t>As Mirka (2009, e.g., 13–14)</w:t>
        </w:r>
        <w:r>
          <w:rPr>
            <w:rFonts w:ascii="Garamond" w:hAnsi="Garamond"/>
            <w:sz w:val="24"/>
            <w:szCs w:val="24"/>
          </w:rPr>
          <w:t xml:space="preserve"> suggests</w:t>
        </w:r>
        <w:r w:rsidRPr="0085486B">
          <w:rPr>
            <w:rFonts w:ascii="Garamond" w:hAnsi="Garamond"/>
            <w:sz w:val="24"/>
            <w:szCs w:val="24"/>
          </w:rPr>
          <w:t>, the idea that regularity on two levels—a pulsation level and a slower one—is crucial for establishing meter was foundational to the development of both late eighteenth-century and late twentieth-century metric theories</w:t>
        </w:r>
        <w:r>
          <w:rPr>
            <w:rFonts w:ascii="Garamond" w:hAnsi="Garamond"/>
            <w:sz w:val="24"/>
            <w:szCs w:val="24"/>
          </w:rPr>
          <w:t>.</w:t>
        </w:r>
      </w:ins>
    </w:p>
    <w:p w14:paraId="78C5B416" w14:textId="774D2B25" w:rsidR="007B6B0F" w:rsidRDefault="00080DC4" w:rsidP="002743CD">
      <w:pPr>
        <w:spacing w:after="0" w:line="480" w:lineRule="auto"/>
        <w:rPr>
          <w:rFonts w:ascii="Garamond" w:hAnsi="Garamond"/>
          <w:sz w:val="24"/>
          <w:szCs w:val="24"/>
        </w:rPr>
      </w:pPr>
      <w:r w:rsidRPr="0085486B">
        <w:rPr>
          <w:rFonts w:ascii="Garamond" w:hAnsi="Garamond"/>
          <w:sz w:val="24"/>
          <w:szCs w:val="24"/>
        </w:rPr>
        <w:t xml:space="preserve"> </w:t>
      </w:r>
      <w:commentRangeStart w:id="224"/>
      <w:r w:rsidRPr="00212F6F">
        <w:rPr>
          <w:rFonts w:ascii="Garamond" w:hAnsi="Garamond"/>
          <w:b/>
          <w:bCs/>
          <w:sz w:val="24"/>
          <w:szCs w:val="24"/>
          <w:highlight w:val="magenta"/>
          <w:u w:val="single"/>
          <w:rPrChange w:id="225" w:author="Kyle Hutchinson" w:date="2025-08-22T11:59:00Z" w16du:dateUtc="2025-08-22T15:59:00Z">
            <w:rPr>
              <w:rFonts w:ascii="Garamond" w:hAnsi="Garamond"/>
              <w:b/>
              <w:bCs/>
              <w:sz w:val="24"/>
              <w:szCs w:val="24"/>
              <w:u w:val="single"/>
            </w:rPr>
          </w:rPrChange>
        </w:rPr>
        <w:t xml:space="preserve">Example </w:t>
      </w:r>
      <w:r w:rsidR="005D2090" w:rsidRPr="00212F6F">
        <w:rPr>
          <w:rFonts w:ascii="Garamond" w:hAnsi="Garamond"/>
          <w:b/>
          <w:bCs/>
          <w:sz w:val="24"/>
          <w:szCs w:val="24"/>
          <w:highlight w:val="magenta"/>
          <w:u w:val="single"/>
          <w:rPrChange w:id="226" w:author="Kyle Hutchinson" w:date="2025-08-22T11:59:00Z" w16du:dateUtc="2025-08-22T15:59:00Z">
            <w:rPr>
              <w:rFonts w:ascii="Garamond" w:hAnsi="Garamond"/>
              <w:b/>
              <w:bCs/>
              <w:sz w:val="24"/>
              <w:szCs w:val="24"/>
              <w:u w:val="single"/>
            </w:rPr>
          </w:rPrChange>
        </w:rPr>
        <w:t>4</w:t>
      </w:r>
      <w:r w:rsidRPr="00212F6F">
        <w:rPr>
          <w:rFonts w:ascii="Garamond" w:hAnsi="Garamond"/>
          <w:sz w:val="24"/>
          <w:szCs w:val="24"/>
          <w:highlight w:val="magenta"/>
          <w:rPrChange w:id="227" w:author="Kyle Hutchinson" w:date="2025-08-22T11:59:00Z" w16du:dateUtc="2025-08-22T15:59:00Z">
            <w:rPr>
              <w:rFonts w:ascii="Garamond" w:hAnsi="Garamond"/>
              <w:sz w:val="24"/>
              <w:szCs w:val="24"/>
            </w:rPr>
          </w:rPrChange>
        </w:rPr>
        <w:t xml:space="preserve"> notates the opening without beaming or bar</w:t>
      </w:r>
      <w:r w:rsidR="00892E76" w:rsidRPr="00212F6F">
        <w:rPr>
          <w:rFonts w:ascii="Garamond" w:hAnsi="Garamond"/>
          <w:sz w:val="24"/>
          <w:szCs w:val="24"/>
          <w:highlight w:val="magenta"/>
          <w:rPrChange w:id="228"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magenta"/>
          <w:rPrChange w:id="229" w:author="Kyle Hutchinson" w:date="2025-08-22T11:59:00Z" w16du:dateUtc="2025-08-22T15:59:00Z">
            <w:rPr>
              <w:rFonts w:ascii="Garamond" w:hAnsi="Garamond"/>
              <w:sz w:val="24"/>
              <w:szCs w:val="24"/>
            </w:rPr>
          </w:rPrChange>
        </w:rPr>
        <w:t>lines</w:t>
      </w:r>
      <w:del w:id="230" w:author="Kyle Hutchinson" w:date="2025-08-22T09:09:00Z" w16du:dateUtc="2025-08-22T13:09:00Z">
        <w:r w:rsidRPr="00212F6F" w:rsidDel="00B17A3E">
          <w:rPr>
            <w:rFonts w:ascii="Garamond" w:hAnsi="Garamond"/>
            <w:sz w:val="24"/>
            <w:szCs w:val="24"/>
            <w:highlight w:val="magenta"/>
            <w:rPrChange w:id="231" w:author="Kyle Hutchinson" w:date="2025-08-22T11:59:00Z" w16du:dateUtc="2025-08-22T15:59:00Z">
              <w:rPr>
                <w:rFonts w:ascii="Garamond" w:hAnsi="Garamond"/>
                <w:sz w:val="24"/>
                <w:szCs w:val="24"/>
              </w:rPr>
            </w:rPrChange>
          </w:rPr>
          <w:delText xml:space="preserve">, </w:delText>
        </w:r>
        <w:r w:rsidR="00867D0A" w:rsidRPr="00212F6F" w:rsidDel="00B17A3E">
          <w:rPr>
            <w:rFonts w:ascii="Garamond" w:hAnsi="Garamond"/>
            <w:sz w:val="24"/>
            <w:szCs w:val="24"/>
            <w:highlight w:val="magenta"/>
            <w:rPrChange w:id="232" w:author="Kyle Hutchinson" w:date="2025-08-22T11:59:00Z" w16du:dateUtc="2025-08-22T15:59:00Z">
              <w:rPr>
                <w:rFonts w:ascii="Garamond" w:hAnsi="Garamond"/>
                <w:sz w:val="24"/>
                <w:szCs w:val="24"/>
              </w:rPr>
            </w:rPrChange>
          </w:rPr>
          <w:delText>reflecting</w:delText>
        </w:r>
      </w:del>
      <w:ins w:id="233" w:author="Kyle Hutchinson" w:date="2025-08-22T09:09:00Z" w16du:dateUtc="2025-08-22T13:09:00Z">
        <w:r w:rsidR="00B17A3E" w:rsidRPr="00212F6F">
          <w:rPr>
            <w:rFonts w:ascii="Garamond" w:hAnsi="Garamond"/>
            <w:sz w:val="24"/>
            <w:szCs w:val="24"/>
            <w:highlight w:val="magenta"/>
            <w:rPrChange w:id="234" w:author="Kyle Hutchinson" w:date="2025-08-22T11:59:00Z" w16du:dateUtc="2025-08-22T15:59:00Z">
              <w:rPr>
                <w:rFonts w:ascii="Garamond" w:hAnsi="Garamond"/>
                <w:sz w:val="24"/>
                <w:szCs w:val="24"/>
              </w:rPr>
            </w:rPrChange>
          </w:rPr>
          <w:t xml:space="preserve"> to depict</w:t>
        </w:r>
      </w:ins>
      <w:r w:rsidRPr="00212F6F">
        <w:rPr>
          <w:rFonts w:ascii="Garamond" w:hAnsi="Garamond"/>
          <w:sz w:val="24"/>
          <w:szCs w:val="24"/>
          <w:highlight w:val="magenta"/>
          <w:rPrChange w:id="235" w:author="Kyle Hutchinson" w:date="2025-08-22T11:59:00Z" w16du:dateUtc="2025-08-22T15:59:00Z">
            <w:rPr>
              <w:rFonts w:ascii="Garamond" w:hAnsi="Garamond"/>
              <w:sz w:val="24"/>
              <w:szCs w:val="24"/>
            </w:rPr>
          </w:rPrChange>
        </w:rPr>
        <w:t xml:space="preserve"> th</w:t>
      </w:r>
      <w:ins w:id="236" w:author="Kyle Hutchinson" w:date="2025-08-22T09:09:00Z" w16du:dateUtc="2025-08-22T13:09:00Z">
        <w:r w:rsidR="00B17A3E" w:rsidRPr="00212F6F">
          <w:rPr>
            <w:rFonts w:ascii="Garamond" w:hAnsi="Garamond"/>
            <w:sz w:val="24"/>
            <w:szCs w:val="24"/>
            <w:highlight w:val="magenta"/>
            <w:rPrChange w:id="237" w:author="Kyle Hutchinson" w:date="2025-08-22T11:59:00Z" w16du:dateUtc="2025-08-22T15:59:00Z">
              <w:rPr>
                <w:rFonts w:ascii="Garamond" w:hAnsi="Garamond"/>
                <w:sz w:val="24"/>
                <w:szCs w:val="24"/>
              </w:rPr>
            </w:rPrChange>
          </w:rPr>
          <w:t>is</w:t>
        </w:r>
      </w:ins>
      <w:del w:id="238" w:author="Kyle Hutchinson" w:date="2025-08-22T09:09:00Z" w16du:dateUtc="2025-08-22T13:09:00Z">
        <w:r w:rsidRPr="00212F6F" w:rsidDel="00B17A3E">
          <w:rPr>
            <w:rFonts w:ascii="Garamond" w:hAnsi="Garamond"/>
            <w:sz w:val="24"/>
            <w:szCs w:val="24"/>
            <w:highlight w:val="magenta"/>
            <w:rPrChange w:id="239" w:author="Kyle Hutchinson" w:date="2025-08-22T11:59:00Z" w16du:dateUtc="2025-08-22T15:59:00Z">
              <w:rPr>
                <w:rFonts w:ascii="Garamond" w:hAnsi="Garamond"/>
                <w:sz w:val="24"/>
                <w:szCs w:val="24"/>
              </w:rPr>
            </w:rPrChange>
          </w:rPr>
          <w:delText>e</w:delText>
        </w:r>
      </w:del>
      <w:r w:rsidRPr="00212F6F">
        <w:rPr>
          <w:rFonts w:ascii="Garamond" w:hAnsi="Garamond"/>
          <w:sz w:val="24"/>
          <w:szCs w:val="24"/>
          <w:highlight w:val="magenta"/>
          <w:rPrChange w:id="240" w:author="Kyle Hutchinson" w:date="2025-08-22T11:59:00Z" w16du:dateUtc="2025-08-22T15:59:00Z">
            <w:rPr>
              <w:rFonts w:ascii="Garamond" w:hAnsi="Garamond"/>
              <w:sz w:val="24"/>
              <w:szCs w:val="24"/>
            </w:rPr>
          </w:rPrChange>
        </w:rPr>
        <w:t xml:space="preserve"> perceived ambiguity</w:t>
      </w:r>
      <w:r w:rsidR="002B5E52" w:rsidRPr="00212F6F">
        <w:rPr>
          <w:rFonts w:ascii="Garamond" w:hAnsi="Garamond"/>
          <w:sz w:val="24"/>
          <w:szCs w:val="24"/>
          <w:highlight w:val="magenta"/>
          <w:rPrChange w:id="241" w:author="Kyle Hutchinson" w:date="2025-08-22T11:59:00Z" w16du:dateUtc="2025-08-22T15:59:00Z">
            <w:rPr>
              <w:rFonts w:ascii="Garamond" w:hAnsi="Garamond"/>
              <w:sz w:val="24"/>
              <w:szCs w:val="24"/>
            </w:rPr>
          </w:rPrChange>
        </w:rPr>
        <w:t xml:space="preserve">: the procrustean bed of music notation </w:t>
      </w:r>
      <w:r w:rsidR="00920250" w:rsidRPr="00212F6F">
        <w:rPr>
          <w:rFonts w:ascii="Garamond" w:hAnsi="Garamond"/>
          <w:sz w:val="24"/>
          <w:szCs w:val="24"/>
          <w:highlight w:val="magenta"/>
          <w:rPrChange w:id="242" w:author="Kyle Hutchinson" w:date="2025-08-22T11:59:00Z" w16du:dateUtc="2025-08-22T15:59:00Z">
            <w:rPr>
              <w:rFonts w:ascii="Garamond" w:hAnsi="Garamond"/>
              <w:sz w:val="24"/>
              <w:szCs w:val="24"/>
            </w:rPr>
          </w:rPrChange>
        </w:rPr>
        <w:t xml:space="preserve">and bar lines </w:t>
      </w:r>
      <w:r w:rsidR="002B5E52" w:rsidRPr="00212F6F">
        <w:rPr>
          <w:rFonts w:ascii="Garamond" w:hAnsi="Garamond"/>
          <w:sz w:val="24"/>
          <w:szCs w:val="24"/>
          <w:highlight w:val="magenta"/>
          <w:rPrChange w:id="243" w:author="Kyle Hutchinson" w:date="2025-08-22T11:59:00Z" w16du:dateUtc="2025-08-22T15:59:00Z">
            <w:rPr>
              <w:rFonts w:ascii="Garamond" w:hAnsi="Garamond"/>
              <w:sz w:val="24"/>
              <w:szCs w:val="24"/>
            </w:rPr>
          </w:rPrChange>
        </w:rPr>
        <w:t>obscures from our</w:t>
      </w:r>
      <w:r w:rsidR="007D1C01" w:rsidRPr="00212F6F">
        <w:rPr>
          <w:rFonts w:ascii="Garamond" w:hAnsi="Garamond"/>
          <w:sz w:val="24"/>
          <w:szCs w:val="24"/>
          <w:highlight w:val="magenta"/>
          <w:rPrChange w:id="244" w:author="Kyle Hutchinson" w:date="2025-08-22T11:59:00Z" w16du:dateUtc="2025-08-22T15:59:00Z">
            <w:rPr>
              <w:rFonts w:ascii="Garamond" w:hAnsi="Garamond"/>
              <w:sz w:val="24"/>
              <w:szCs w:val="24"/>
            </w:rPr>
          </w:rPrChange>
        </w:rPr>
        <w:t xml:space="preserve"> view</w:t>
      </w:r>
      <w:r w:rsidR="002B5E52" w:rsidRPr="00212F6F">
        <w:rPr>
          <w:rFonts w:ascii="Garamond" w:hAnsi="Garamond"/>
          <w:sz w:val="24"/>
          <w:szCs w:val="24"/>
          <w:highlight w:val="magenta"/>
          <w:rPrChange w:id="245" w:author="Kyle Hutchinson" w:date="2025-08-22T11:59:00Z" w16du:dateUtc="2025-08-22T15:59:00Z">
            <w:rPr>
              <w:rFonts w:ascii="Garamond" w:hAnsi="Garamond"/>
              <w:sz w:val="24"/>
              <w:szCs w:val="24"/>
            </w:rPr>
          </w:rPrChange>
        </w:rPr>
        <w:t xml:space="preserve"> the richness of this passage for audience members who are not engaged in the </w:t>
      </w:r>
      <w:r w:rsidR="00A913A0" w:rsidRPr="00212F6F">
        <w:rPr>
          <w:rFonts w:ascii="Garamond" w:hAnsi="Garamond"/>
          <w:sz w:val="24"/>
          <w:szCs w:val="24"/>
          <w:highlight w:val="magenta"/>
          <w:rPrChange w:id="246" w:author="Kyle Hutchinson" w:date="2025-08-22T11:59:00Z" w16du:dateUtc="2025-08-22T15:59:00Z">
            <w:rPr>
              <w:rFonts w:ascii="Garamond" w:hAnsi="Garamond"/>
              <w:sz w:val="24"/>
              <w:szCs w:val="24"/>
            </w:rPr>
          </w:rPrChange>
        </w:rPr>
        <w:t xml:space="preserve">highly </w:t>
      </w:r>
      <w:r w:rsidR="002B5E52" w:rsidRPr="00212F6F">
        <w:rPr>
          <w:rFonts w:ascii="Garamond" w:hAnsi="Garamond"/>
          <w:sz w:val="24"/>
          <w:szCs w:val="24"/>
          <w:highlight w:val="magenta"/>
          <w:rPrChange w:id="247" w:author="Kyle Hutchinson" w:date="2025-08-22T11:59:00Z" w16du:dateUtc="2025-08-22T15:59:00Z">
            <w:rPr>
              <w:rFonts w:ascii="Garamond" w:hAnsi="Garamond"/>
              <w:sz w:val="24"/>
              <w:szCs w:val="24"/>
            </w:rPr>
          </w:rPrChange>
        </w:rPr>
        <w:t xml:space="preserve">unusual activity of listening </w:t>
      </w:r>
      <w:r w:rsidR="007C65E9" w:rsidRPr="00212F6F">
        <w:rPr>
          <w:rFonts w:ascii="Garamond" w:hAnsi="Garamond"/>
          <w:sz w:val="24"/>
          <w:szCs w:val="24"/>
          <w:highlight w:val="magenta"/>
          <w:rPrChange w:id="248" w:author="Kyle Hutchinson" w:date="2025-08-22T11:59:00Z" w16du:dateUtc="2025-08-22T15:59:00Z">
            <w:rPr>
              <w:rFonts w:ascii="Garamond" w:hAnsi="Garamond"/>
              <w:sz w:val="24"/>
              <w:szCs w:val="24"/>
            </w:rPr>
          </w:rPrChange>
        </w:rPr>
        <w:t xml:space="preserve">along </w:t>
      </w:r>
      <w:r w:rsidR="002B5E52" w:rsidRPr="00212F6F">
        <w:rPr>
          <w:rFonts w:ascii="Garamond" w:hAnsi="Garamond"/>
          <w:sz w:val="24"/>
          <w:szCs w:val="24"/>
          <w:highlight w:val="magenta"/>
          <w:rPrChange w:id="249" w:author="Kyle Hutchinson" w:date="2025-08-22T11:59:00Z" w16du:dateUtc="2025-08-22T15:59:00Z">
            <w:rPr>
              <w:rFonts w:ascii="Garamond" w:hAnsi="Garamond"/>
              <w:sz w:val="24"/>
              <w:szCs w:val="24"/>
            </w:rPr>
          </w:rPrChange>
        </w:rPr>
        <w:t>with a score</w:t>
      </w:r>
      <w:r w:rsidR="007D1C01" w:rsidRPr="00212F6F">
        <w:rPr>
          <w:rFonts w:ascii="Garamond" w:hAnsi="Garamond"/>
          <w:sz w:val="24"/>
          <w:szCs w:val="24"/>
          <w:highlight w:val="magenta"/>
          <w:rPrChange w:id="250" w:author="Kyle Hutchinson" w:date="2025-08-22T11:59:00Z" w16du:dateUtc="2025-08-22T15:59:00Z">
            <w:rPr>
              <w:rFonts w:ascii="Garamond" w:hAnsi="Garamond"/>
              <w:sz w:val="24"/>
              <w:szCs w:val="24"/>
            </w:rPr>
          </w:rPrChange>
        </w:rPr>
        <w:t xml:space="preserve"> </w:t>
      </w:r>
      <w:del w:id="251" w:author="Kyle Hutchinson" w:date="2025-08-22T09:10:00Z" w16du:dateUtc="2025-08-22T13:10:00Z">
        <w:r w:rsidR="007D1C01" w:rsidRPr="00212F6F" w:rsidDel="00B17A3E">
          <w:rPr>
            <w:rFonts w:ascii="Garamond" w:hAnsi="Garamond"/>
            <w:sz w:val="24"/>
            <w:szCs w:val="24"/>
            <w:highlight w:val="magenta"/>
            <w:rPrChange w:id="252" w:author="Kyle Hutchinson" w:date="2025-08-22T11:59:00Z" w16du:dateUtc="2025-08-22T15:59:00Z">
              <w:rPr>
                <w:rFonts w:ascii="Garamond" w:hAnsi="Garamond"/>
                <w:sz w:val="24"/>
                <w:szCs w:val="24"/>
              </w:rPr>
            </w:rPrChange>
          </w:rPr>
          <w:delText xml:space="preserve">(i.e., an activity </w:delText>
        </w:r>
        <w:r w:rsidR="00713C58" w:rsidRPr="00212F6F" w:rsidDel="00B17A3E">
          <w:rPr>
            <w:rFonts w:ascii="Garamond" w:hAnsi="Garamond"/>
            <w:sz w:val="24"/>
            <w:szCs w:val="24"/>
            <w:highlight w:val="magenta"/>
            <w:rPrChange w:id="253" w:author="Kyle Hutchinson" w:date="2025-08-22T11:59:00Z" w16du:dateUtc="2025-08-22T15:59:00Z">
              <w:rPr>
                <w:rFonts w:ascii="Garamond" w:hAnsi="Garamond"/>
                <w:sz w:val="24"/>
                <w:szCs w:val="24"/>
              </w:rPr>
            </w:rPrChange>
          </w:rPr>
          <w:delText>common</w:delText>
        </w:r>
        <w:r w:rsidR="007D1C01" w:rsidRPr="00212F6F" w:rsidDel="00B17A3E">
          <w:rPr>
            <w:rFonts w:ascii="Garamond" w:hAnsi="Garamond"/>
            <w:sz w:val="24"/>
            <w:szCs w:val="24"/>
            <w:highlight w:val="magenta"/>
            <w:rPrChange w:id="254" w:author="Kyle Hutchinson" w:date="2025-08-22T11:59:00Z" w16du:dateUtc="2025-08-22T15:59:00Z">
              <w:rPr>
                <w:rFonts w:ascii="Garamond" w:hAnsi="Garamond"/>
                <w:sz w:val="24"/>
                <w:szCs w:val="24"/>
              </w:rPr>
            </w:rPrChange>
          </w:rPr>
          <w:delText xml:space="preserve"> among music theorists but marginal in human musical experience</w:delText>
        </w:r>
        <w:r w:rsidR="00374576" w:rsidRPr="00212F6F" w:rsidDel="00B17A3E">
          <w:rPr>
            <w:rFonts w:ascii="Garamond" w:hAnsi="Garamond"/>
            <w:sz w:val="24"/>
            <w:szCs w:val="24"/>
            <w:highlight w:val="magenta"/>
            <w:rPrChange w:id="255" w:author="Kyle Hutchinson" w:date="2025-08-22T11:59:00Z" w16du:dateUtc="2025-08-22T15:59:00Z">
              <w:rPr>
                <w:rFonts w:ascii="Garamond" w:hAnsi="Garamond"/>
                <w:sz w:val="24"/>
                <w:szCs w:val="24"/>
              </w:rPr>
            </w:rPrChange>
          </w:rPr>
          <w:delText xml:space="preserve"> more broadly</w:delText>
        </w:r>
        <w:r w:rsidR="007D1C01" w:rsidRPr="00212F6F" w:rsidDel="00B17A3E">
          <w:rPr>
            <w:rFonts w:ascii="Garamond" w:hAnsi="Garamond"/>
            <w:sz w:val="24"/>
            <w:szCs w:val="24"/>
            <w:highlight w:val="magenta"/>
            <w:rPrChange w:id="256" w:author="Kyle Hutchinson" w:date="2025-08-22T11:59:00Z" w16du:dateUtc="2025-08-22T15:59:00Z">
              <w:rPr>
                <w:rFonts w:ascii="Garamond" w:hAnsi="Garamond"/>
                <w:sz w:val="24"/>
                <w:szCs w:val="24"/>
              </w:rPr>
            </w:rPrChange>
          </w:rPr>
          <w:delText>)</w:delText>
        </w:r>
      </w:del>
      <w:r w:rsidR="002B5E52" w:rsidRPr="00212F6F">
        <w:rPr>
          <w:rFonts w:ascii="Garamond" w:hAnsi="Garamond"/>
          <w:sz w:val="24"/>
          <w:szCs w:val="24"/>
          <w:highlight w:val="magenta"/>
          <w:rPrChange w:id="257" w:author="Kyle Hutchinson" w:date="2025-08-22T11:59:00Z" w16du:dateUtc="2025-08-22T15:59:00Z">
            <w:rPr>
              <w:rFonts w:ascii="Garamond" w:hAnsi="Garamond"/>
              <w:sz w:val="24"/>
              <w:szCs w:val="24"/>
            </w:rPr>
          </w:rPrChange>
        </w:rPr>
        <w:t>.</w:t>
      </w:r>
      <w:r w:rsidR="00892E76" w:rsidRPr="00212F6F">
        <w:rPr>
          <w:rFonts w:ascii="Garamond" w:hAnsi="Garamond"/>
          <w:sz w:val="24"/>
          <w:szCs w:val="24"/>
          <w:highlight w:val="magenta"/>
          <w:rPrChange w:id="258" w:author="Kyle Hutchinson" w:date="2025-08-22T11:59:00Z" w16du:dateUtc="2025-08-22T15:59:00Z">
            <w:rPr>
              <w:rFonts w:ascii="Garamond" w:hAnsi="Garamond"/>
              <w:sz w:val="24"/>
              <w:szCs w:val="24"/>
            </w:rPr>
          </w:rPrChange>
        </w:rPr>
        <w:t xml:space="preserve"> I will unpack below at length the hearings of the passage “in 2” or “in 3” and the factors supporting either hearing</w:t>
      </w:r>
      <w:r w:rsidR="00185CB6" w:rsidRPr="00212F6F">
        <w:rPr>
          <w:rFonts w:ascii="Garamond" w:hAnsi="Garamond"/>
          <w:sz w:val="24"/>
          <w:szCs w:val="24"/>
          <w:highlight w:val="magenta"/>
          <w:rPrChange w:id="259" w:author="Kyle Hutchinson" w:date="2025-08-22T11:59:00Z" w16du:dateUtc="2025-08-22T15:59:00Z">
            <w:rPr>
              <w:rFonts w:ascii="Garamond" w:hAnsi="Garamond"/>
              <w:sz w:val="24"/>
              <w:szCs w:val="24"/>
            </w:rPr>
          </w:rPrChange>
        </w:rPr>
        <w:t>.</w:t>
      </w:r>
      <w:r w:rsidR="00185CB6" w:rsidRPr="00212F6F">
        <w:rPr>
          <w:rStyle w:val="FootnoteReference"/>
          <w:rFonts w:ascii="Garamond" w:hAnsi="Garamond"/>
          <w:sz w:val="24"/>
          <w:szCs w:val="24"/>
          <w:highlight w:val="magenta"/>
          <w:rPrChange w:id="260" w:author="Kyle Hutchinson" w:date="2025-08-22T11:59:00Z" w16du:dateUtc="2025-08-22T15:59:00Z">
            <w:rPr>
              <w:rStyle w:val="FootnoteReference"/>
              <w:rFonts w:ascii="Garamond" w:hAnsi="Garamond"/>
              <w:sz w:val="24"/>
              <w:szCs w:val="24"/>
            </w:rPr>
          </w:rPrChange>
        </w:rPr>
        <w:footnoteReference w:id="14"/>
      </w:r>
      <w:r w:rsidR="00FA1D7B" w:rsidRPr="00212F6F">
        <w:rPr>
          <w:rFonts w:ascii="Garamond" w:hAnsi="Garamond"/>
          <w:sz w:val="24"/>
          <w:szCs w:val="24"/>
          <w:highlight w:val="magenta"/>
          <w:rPrChange w:id="261" w:author="Kyle Hutchinson" w:date="2025-08-22T11:59:00Z" w16du:dateUtc="2025-08-22T15:59:00Z">
            <w:rPr>
              <w:rFonts w:ascii="Garamond" w:hAnsi="Garamond"/>
              <w:sz w:val="24"/>
              <w:szCs w:val="24"/>
            </w:rPr>
          </w:rPrChange>
        </w:rPr>
        <w:t xml:space="preserve"> </w:t>
      </w:r>
      <w:r w:rsidR="00CB0F35" w:rsidRPr="00212F6F">
        <w:rPr>
          <w:rFonts w:ascii="Garamond" w:hAnsi="Garamond"/>
          <w:sz w:val="24"/>
          <w:szCs w:val="24"/>
          <w:highlight w:val="magenta"/>
          <w:rPrChange w:id="262" w:author="Kyle Hutchinson" w:date="2025-08-22T11:59:00Z" w16du:dateUtc="2025-08-22T15:59:00Z">
            <w:rPr>
              <w:rFonts w:ascii="Garamond" w:hAnsi="Garamond"/>
              <w:sz w:val="24"/>
              <w:szCs w:val="24"/>
            </w:rPr>
          </w:rPrChange>
        </w:rPr>
        <w:t xml:space="preserve">At present, Example </w:t>
      </w:r>
      <w:r w:rsidR="0011067C" w:rsidRPr="00212F6F">
        <w:rPr>
          <w:rFonts w:ascii="Garamond" w:hAnsi="Garamond"/>
          <w:sz w:val="24"/>
          <w:szCs w:val="24"/>
          <w:highlight w:val="magenta"/>
          <w:rPrChange w:id="263" w:author="Kyle Hutchinson" w:date="2025-08-22T11:59:00Z" w16du:dateUtc="2025-08-22T15:59:00Z">
            <w:rPr>
              <w:rFonts w:ascii="Garamond" w:hAnsi="Garamond"/>
              <w:sz w:val="24"/>
              <w:szCs w:val="24"/>
            </w:rPr>
          </w:rPrChange>
        </w:rPr>
        <w:t>4</w:t>
      </w:r>
      <w:r w:rsidR="00CB0F35" w:rsidRPr="00212F6F">
        <w:rPr>
          <w:rFonts w:ascii="Garamond" w:hAnsi="Garamond"/>
          <w:sz w:val="24"/>
          <w:szCs w:val="24"/>
          <w:highlight w:val="magenta"/>
          <w:rPrChange w:id="264" w:author="Kyle Hutchinson" w:date="2025-08-22T11:59:00Z" w16du:dateUtc="2025-08-22T15:59:00Z">
            <w:rPr>
              <w:rFonts w:ascii="Garamond" w:hAnsi="Garamond"/>
              <w:sz w:val="24"/>
              <w:szCs w:val="24"/>
            </w:rPr>
          </w:rPrChange>
        </w:rPr>
        <w:t xml:space="preserve"> can give readers an opportunity to find a recording of the piece, avoid looking at a score, and experience this </w:t>
      </w:r>
      <w:r w:rsidR="0011067C" w:rsidRPr="00212F6F">
        <w:rPr>
          <w:rFonts w:ascii="Garamond" w:hAnsi="Garamond"/>
          <w:sz w:val="24"/>
          <w:szCs w:val="24"/>
          <w:highlight w:val="magenta"/>
          <w:rPrChange w:id="265" w:author="Kyle Hutchinson" w:date="2025-08-22T11:59:00Z" w16du:dateUtc="2025-08-22T15:59:00Z">
            <w:rPr>
              <w:rFonts w:ascii="Garamond" w:hAnsi="Garamond"/>
              <w:sz w:val="24"/>
              <w:szCs w:val="24"/>
            </w:rPr>
          </w:rPrChange>
        </w:rPr>
        <w:t>meter finding game</w:t>
      </w:r>
      <w:r w:rsidR="00263469" w:rsidRPr="00212F6F">
        <w:rPr>
          <w:rFonts w:ascii="Garamond" w:hAnsi="Garamond"/>
          <w:sz w:val="24"/>
          <w:szCs w:val="24"/>
          <w:highlight w:val="magenta"/>
          <w:rPrChange w:id="266" w:author="Kyle Hutchinson" w:date="2025-08-22T11:59:00Z" w16du:dateUtc="2025-08-22T15:59:00Z">
            <w:rPr>
              <w:rFonts w:ascii="Garamond" w:hAnsi="Garamond"/>
              <w:sz w:val="24"/>
              <w:szCs w:val="24"/>
            </w:rPr>
          </w:rPrChange>
        </w:rPr>
        <w:t xml:space="preserve">—I recommend starting with a recording by the English Concert </w:t>
      </w:r>
      <w:r w:rsidR="00614116" w:rsidRPr="00212F6F">
        <w:rPr>
          <w:rFonts w:ascii="Garamond" w:hAnsi="Garamond"/>
          <w:sz w:val="24"/>
          <w:szCs w:val="24"/>
          <w:highlight w:val="magenta"/>
          <w:rPrChange w:id="267" w:author="Kyle Hutchinson" w:date="2025-08-22T11:59:00Z" w16du:dateUtc="2025-08-22T15:59:00Z">
            <w:rPr>
              <w:rFonts w:ascii="Garamond" w:hAnsi="Garamond"/>
              <w:sz w:val="24"/>
              <w:szCs w:val="24"/>
            </w:rPr>
          </w:rPrChange>
        </w:rPr>
        <w:t>led by</w:t>
      </w:r>
      <w:r w:rsidR="00263469" w:rsidRPr="00212F6F">
        <w:rPr>
          <w:rFonts w:ascii="Garamond" w:hAnsi="Garamond"/>
          <w:sz w:val="24"/>
          <w:szCs w:val="24"/>
          <w:highlight w:val="magenta"/>
          <w:rPrChange w:id="268" w:author="Kyle Hutchinson" w:date="2025-08-22T11:59:00Z" w16du:dateUtc="2025-08-22T15:59:00Z">
            <w:rPr>
              <w:rFonts w:ascii="Garamond" w:hAnsi="Garamond"/>
              <w:sz w:val="24"/>
              <w:szCs w:val="24"/>
            </w:rPr>
          </w:rPrChange>
        </w:rPr>
        <w:t xml:space="preserve"> Andrew Manze</w:t>
      </w:r>
      <w:r w:rsidR="00614116" w:rsidRPr="00212F6F">
        <w:rPr>
          <w:rFonts w:ascii="Garamond" w:hAnsi="Garamond"/>
          <w:sz w:val="24"/>
          <w:szCs w:val="24"/>
          <w:highlight w:val="magenta"/>
          <w:rPrChange w:id="269" w:author="Kyle Hutchinson" w:date="2025-08-22T11:59:00Z" w16du:dateUtc="2025-08-22T15:59:00Z">
            <w:rPr>
              <w:rFonts w:ascii="Garamond" w:hAnsi="Garamond"/>
              <w:sz w:val="24"/>
              <w:szCs w:val="24"/>
            </w:rPr>
          </w:rPrChange>
        </w:rPr>
        <w:t>, which takes a somewhat hesitant, fantasy-like approach to this opening.</w:t>
      </w:r>
      <w:r w:rsidR="00614116" w:rsidRPr="00212F6F">
        <w:rPr>
          <w:rStyle w:val="FootnoteReference"/>
          <w:rFonts w:ascii="Garamond" w:hAnsi="Garamond"/>
          <w:sz w:val="24"/>
          <w:szCs w:val="24"/>
          <w:highlight w:val="magenta"/>
          <w:rPrChange w:id="270" w:author="Kyle Hutchinson" w:date="2025-08-22T11:59:00Z" w16du:dateUtc="2025-08-22T15:59:00Z">
            <w:rPr>
              <w:rStyle w:val="FootnoteReference"/>
              <w:rFonts w:ascii="Garamond" w:hAnsi="Garamond"/>
              <w:sz w:val="24"/>
              <w:szCs w:val="24"/>
            </w:rPr>
          </w:rPrChange>
        </w:rPr>
        <w:footnoteReference w:id="15"/>
      </w:r>
      <w:commentRangeEnd w:id="224"/>
      <w:r w:rsidR="00B1239B" w:rsidRPr="00212F6F">
        <w:rPr>
          <w:rStyle w:val="CommentReference"/>
          <w:highlight w:val="magenta"/>
          <w:rPrChange w:id="271" w:author="Kyle Hutchinson" w:date="2025-08-22T11:59:00Z" w16du:dateUtc="2025-08-22T15:59:00Z">
            <w:rPr>
              <w:rStyle w:val="CommentReference"/>
            </w:rPr>
          </w:rPrChange>
        </w:rPr>
        <w:commentReference w:id="224"/>
      </w:r>
    </w:p>
    <w:p w14:paraId="1BA5CCF7" w14:textId="77777777" w:rsidR="007B6B0F" w:rsidRDefault="007B6B0F" w:rsidP="002743CD">
      <w:pPr>
        <w:spacing w:after="0" w:line="480" w:lineRule="auto"/>
        <w:rPr>
          <w:rFonts w:ascii="Garamond" w:hAnsi="Garamond"/>
          <w:sz w:val="24"/>
          <w:szCs w:val="24"/>
        </w:rPr>
      </w:pPr>
    </w:p>
    <w:p w14:paraId="1D275015" w14:textId="28BC8C72" w:rsidR="00BD36FC" w:rsidRPr="0085486B" w:rsidDel="00B1239B" w:rsidRDefault="00243A95" w:rsidP="002743CD">
      <w:pPr>
        <w:spacing w:after="0" w:line="480" w:lineRule="auto"/>
        <w:rPr>
          <w:del w:id="272" w:author="Kyle Hutchinson" w:date="2025-08-22T09:12:00Z" w16du:dateUtc="2025-08-22T13:12:00Z"/>
          <w:rFonts w:ascii="Garamond" w:hAnsi="Garamond"/>
          <w:sz w:val="24"/>
          <w:szCs w:val="24"/>
        </w:rPr>
      </w:pPr>
      <w:del w:id="273" w:author="Kyle Hutchinson" w:date="2025-08-22T09:12:00Z" w16du:dateUtc="2025-08-22T13:12:00Z">
        <w:r w:rsidRPr="0085486B" w:rsidDel="00B1239B">
          <w:rPr>
            <w:rFonts w:ascii="Garamond" w:hAnsi="Garamond"/>
            <w:sz w:val="24"/>
            <w:szCs w:val="24"/>
          </w:rPr>
          <w:delText>By referring to present-day notions of tactus (Lerdahl &amp; Jackendoff</w:delText>
        </w:r>
        <w:r w:rsidR="00017373" w:rsidRPr="0085486B" w:rsidDel="00B1239B">
          <w:rPr>
            <w:rFonts w:ascii="Garamond" w:hAnsi="Garamond"/>
            <w:sz w:val="24"/>
            <w:szCs w:val="24"/>
          </w:rPr>
          <w:delText xml:space="preserve"> 1983</w:delText>
        </w:r>
        <w:r w:rsidRPr="0085486B" w:rsidDel="00B1239B">
          <w:rPr>
            <w:rFonts w:ascii="Garamond" w:hAnsi="Garamond"/>
            <w:sz w:val="24"/>
            <w:szCs w:val="24"/>
          </w:rPr>
          <w:delText>), I</w:delText>
        </w:r>
        <w:r w:rsidR="00BC41D4" w:rsidDel="00B1239B">
          <w:rPr>
            <w:rFonts w:ascii="Garamond" w:hAnsi="Garamond"/>
            <w:sz w:val="24"/>
            <w:szCs w:val="24"/>
          </w:rPr>
          <w:delText xml:space="preserve"> acknowledge that I</w:delText>
        </w:r>
        <w:r w:rsidRPr="0085486B" w:rsidDel="00B1239B">
          <w:rPr>
            <w:rFonts w:ascii="Garamond" w:hAnsi="Garamond"/>
            <w:sz w:val="24"/>
            <w:szCs w:val="24"/>
          </w:rPr>
          <w:delText xml:space="preserve"> am skirting</w:delText>
        </w:r>
        <w:r w:rsidR="00266CF3" w:rsidDel="00B1239B">
          <w:rPr>
            <w:rFonts w:ascii="Garamond" w:hAnsi="Garamond"/>
            <w:sz w:val="24"/>
            <w:szCs w:val="24"/>
          </w:rPr>
          <w:delText xml:space="preserve"> </w:delText>
        </w:r>
        <w:r w:rsidR="007B6A0A" w:rsidDel="00B1239B">
          <w:rPr>
            <w:rFonts w:ascii="Garamond" w:hAnsi="Garamond"/>
            <w:sz w:val="24"/>
            <w:szCs w:val="24"/>
          </w:rPr>
          <w:delText xml:space="preserve">certain complications </w:delText>
        </w:r>
        <w:r w:rsidR="00BC41D4" w:rsidDel="00B1239B">
          <w:rPr>
            <w:rFonts w:ascii="Garamond" w:hAnsi="Garamond"/>
            <w:sz w:val="24"/>
            <w:szCs w:val="24"/>
          </w:rPr>
          <w:delText>in the</w:delText>
        </w:r>
        <w:r w:rsidR="007B6A0A" w:rsidDel="00B1239B">
          <w:rPr>
            <w:rFonts w:ascii="Garamond" w:hAnsi="Garamond"/>
            <w:sz w:val="24"/>
            <w:szCs w:val="24"/>
          </w:rPr>
          <w:delText xml:space="preserve"> </w:delText>
        </w:r>
        <w:r w:rsidR="00266CF3" w:rsidDel="00B1239B">
          <w:rPr>
            <w:rFonts w:ascii="Garamond" w:hAnsi="Garamond"/>
            <w:sz w:val="24"/>
            <w:szCs w:val="24"/>
          </w:rPr>
          <w:delText xml:space="preserve">historical conceptions of meter. For my present analytical purposes, the opening </w:delText>
        </w:r>
        <w:r w:rsidR="005B4F2A" w:rsidRPr="0085486B" w:rsidDel="00B1239B">
          <w:rPr>
            <w:rFonts w:ascii="Garamond" w:hAnsi="Garamond"/>
            <w:sz w:val="24"/>
            <w:szCs w:val="24"/>
          </w:rPr>
          <w:delText xml:space="preserve">of the piece poses a dilemma regarding whether 2 or 3 half notes are to be grouped together in our </w:delText>
        </w:r>
        <w:r w:rsidR="00614116" w:rsidDel="00B1239B">
          <w:rPr>
            <w:rFonts w:ascii="Garamond" w:hAnsi="Garamond"/>
            <w:sz w:val="24"/>
            <w:szCs w:val="24"/>
          </w:rPr>
          <w:delText>present-day</w:delText>
        </w:r>
        <w:r w:rsidR="00847C94" w:rsidRPr="0085486B" w:rsidDel="00B1239B">
          <w:rPr>
            <w:rFonts w:ascii="Garamond" w:hAnsi="Garamond"/>
            <w:sz w:val="24"/>
            <w:szCs w:val="24"/>
          </w:rPr>
          <w:delText xml:space="preserve"> </w:delText>
        </w:r>
        <w:r w:rsidR="005B4F2A" w:rsidRPr="0085486B" w:rsidDel="00B1239B">
          <w:rPr>
            <w:rFonts w:ascii="Garamond" w:hAnsi="Garamond"/>
            <w:sz w:val="24"/>
            <w:szCs w:val="24"/>
          </w:rPr>
          <w:delText>mind’s ear.</w:delText>
        </w:r>
        <w:r w:rsidR="00503DE5" w:rsidRPr="0085486B" w:rsidDel="00B1239B">
          <w:rPr>
            <w:rFonts w:ascii="Garamond" w:hAnsi="Garamond"/>
            <w:sz w:val="24"/>
            <w:szCs w:val="24"/>
          </w:rPr>
          <w:delText xml:space="preserve"> </w:delText>
        </w:r>
      </w:del>
    </w:p>
    <w:p w14:paraId="7F86CD86" w14:textId="77777777" w:rsidR="007D3C35" w:rsidRPr="0085486B" w:rsidRDefault="007D3C35" w:rsidP="002743CD">
      <w:pPr>
        <w:spacing w:after="0" w:line="480" w:lineRule="auto"/>
        <w:rPr>
          <w:rFonts w:ascii="Garamond" w:hAnsi="Garamond"/>
          <w:sz w:val="24"/>
          <w:szCs w:val="24"/>
        </w:rPr>
      </w:pPr>
    </w:p>
    <w:p w14:paraId="6326B31C" w14:textId="6740DD0F" w:rsidR="00185CB6" w:rsidRPr="0085486B" w:rsidRDefault="00185CB6"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4</w:t>
      </w:r>
      <w:r w:rsidR="00782C1E" w:rsidRPr="0085486B">
        <w:rPr>
          <w:rFonts w:ascii="Garamond" w:hAnsi="Garamond"/>
          <w:sz w:val="24"/>
          <w:szCs w:val="24"/>
        </w:rPr>
        <w:t xml:space="preserve"> Opening of </w:t>
      </w:r>
      <w:proofErr w:type="spellStart"/>
      <w:r w:rsidR="00782C1E" w:rsidRPr="0085486B">
        <w:rPr>
          <w:rFonts w:ascii="Garamond" w:hAnsi="Garamond"/>
          <w:sz w:val="24"/>
          <w:szCs w:val="24"/>
        </w:rPr>
        <w:t>Wq</w:t>
      </w:r>
      <w:proofErr w:type="spellEnd"/>
      <w:r w:rsidR="00782C1E" w:rsidRPr="0085486B">
        <w:rPr>
          <w:rFonts w:ascii="Garamond" w:hAnsi="Garamond"/>
          <w:sz w:val="24"/>
          <w:szCs w:val="24"/>
        </w:rPr>
        <w:t xml:space="preserve">. 183/1, </w:t>
      </w:r>
      <w:proofErr w:type="spellStart"/>
      <w:r w:rsidR="00782C1E" w:rsidRPr="0085486B">
        <w:rPr>
          <w:rFonts w:ascii="Garamond" w:hAnsi="Garamond"/>
          <w:sz w:val="24"/>
          <w:szCs w:val="24"/>
        </w:rPr>
        <w:t>mvt</w:t>
      </w:r>
      <w:proofErr w:type="spellEnd"/>
      <w:r w:rsidR="00782C1E" w:rsidRPr="0085486B">
        <w:rPr>
          <w:rFonts w:ascii="Garamond" w:hAnsi="Garamond"/>
          <w:sz w:val="24"/>
          <w:szCs w:val="24"/>
        </w:rPr>
        <w:t xml:space="preserve">. 1, without </w:t>
      </w:r>
      <w:proofErr w:type="spellStart"/>
      <w:r w:rsidR="00782C1E" w:rsidRPr="0085486B">
        <w:rPr>
          <w:rFonts w:ascii="Garamond" w:hAnsi="Garamond"/>
          <w:sz w:val="24"/>
          <w:szCs w:val="24"/>
        </w:rPr>
        <w:t>barlines</w:t>
      </w:r>
      <w:proofErr w:type="spellEnd"/>
      <w:r w:rsidR="00782C1E" w:rsidRPr="0085486B">
        <w:rPr>
          <w:rFonts w:ascii="Garamond" w:hAnsi="Garamond"/>
          <w:sz w:val="24"/>
          <w:szCs w:val="24"/>
        </w:rPr>
        <w:t>.</w:t>
      </w:r>
    </w:p>
    <w:p w14:paraId="2E006AF6" w14:textId="77777777" w:rsidR="007B6B0F" w:rsidRDefault="007B6B0F" w:rsidP="002743CD">
      <w:pPr>
        <w:spacing w:after="0" w:line="480" w:lineRule="auto"/>
        <w:rPr>
          <w:rFonts w:ascii="Garamond" w:hAnsi="Garamond"/>
          <w:sz w:val="24"/>
          <w:szCs w:val="24"/>
        </w:rPr>
      </w:pPr>
    </w:p>
    <w:p w14:paraId="7063DA64" w14:textId="2516D9F3" w:rsidR="00247C3E" w:rsidDel="00E033C8" w:rsidRDefault="00754715" w:rsidP="00E033C8">
      <w:pPr>
        <w:spacing w:after="0" w:line="480" w:lineRule="auto"/>
        <w:rPr>
          <w:del w:id="274" w:author="Kyle Hutchinson" w:date="2025-08-22T09:23:00Z" w16du:dateUtc="2025-08-22T13:23:00Z"/>
          <w:rFonts w:ascii="Garamond" w:hAnsi="Garamond"/>
          <w:sz w:val="24"/>
          <w:szCs w:val="24"/>
        </w:rPr>
      </w:pPr>
      <w:del w:id="275" w:author="Kyle Hutchinson" w:date="2025-08-22T09:22:00Z" w16du:dateUtc="2025-08-22T13:22:00Z">
        <w:r w:rsidRPr="0085486B" w:rsidDel="00E033C8">
          <w:rPr>
            <w:rFonts w:ascii="Garamond" w:hAnsi="Garamond"/>
            <w:sz w:val="24"/>
            <w:szCs w:val="24"/>
          </w:rPr>
          <w:delText xml:space="preserve">Though I skirt certain historical </w:delText>
        </w:r>
        <w:r w:rsidR="000406D3" w:rsidRPr="0085486B" w:rsidDel="00E033C8">
          <w:rPr>
            <w:rFonts w:ascii="Garamond" w:hAnsi="Garamond"/>
            <w:sz w:val="24"/>
            <w:szCs w:val="24"/>
          </w:rPr>
          <w:delText>conceptions</w:delText>
        </w:r>
        <w:r w:rsidR="00936C15" w:rsidDel="00E033C8">
          <w:rPr>
            <w:rFonts w:ascii="Garamond" w:hAnsi="Garamond"/>
            <w:sz w:val="24"/>
            <w:szCs w:val="24"/>
          </w:rPr>
          <w:delText>,</w:delText>
        </w:r>
        <w:r w:rsidRPr="0085486B" w:rsidDel="00E033C8">
          <w:rPr>
            <w:rFonts w:ascii="Garamond" w:hAnsi="Garamond"/>
            <w:sz w:val="24"/>
            <w:szCs w:val="24"/>
          </w:rPr>
          <w:delText xml:space="preserve"> I </w:delText>
        </w:r>
        <w:r w:rsidR="00AE0E06" w:rsidRPr="0085486B" w:rsidDel="00E033C8">
          <w:rPr>
            <w:rFonts w:ascii="Garamond" w:hAnsi="Garamond"/>
            <w:sz w:val="24"/>
            <w:szCs w:val="24"/>
          </w:rPr>
          <w:delText>will</w:delText>
        </w:r>
        <w:r w:rsidRPr="0085486B" w:rsidDel="00E033C8">
          <w:rPr>
            <w:rFonts w:ascii="Garamond" w:hAnsi="Garamond"/>
            <w:sz w:val="24"/>
            <w:szCs w:val="24"/>
          </w:rPr>
          <w:delText xml:space="preserve"> examine the extent to which Bach’s piece draws on metaphors </w:delText>
        </w:r>
        <w:r w:rsidR="00B11591" w:rsidDel="00E033C8">
          <w:rPr>
            <w:rFonts w:ascii="Garamond" w:hAnsi="Garamond"/>
            <w:sz w:val="24"/>
            <w:szCs w:val="24"/>
          </w:rPr>
          <w:delText>in</w:delText>
        </w:r>
        <w:r w:rsidRPr="0085486B" w:rsidDel="00E033C8">
          <w:rPr>
            <w:rFonts w:ascii="Garamond" w:hAnsi="Garamond"/>
            <w:sz w:val="24"/>
            <w:szCs w:val="24"/>
          </w:rPr>
          <w:delText xml:space="preserve"> Kirnbgerger’s theories of meter, which emerged around the time of the composition</w:delText>
        </w:r>
      </w:del>
      <w:r w:rsidRPr="0085486B">
        <w:rPr>
          <w:rFonts w:ascii="Garamond" w:hAnsi="Garamond"/>
          <w:sz w:val="24"/>
          <w:szCs w:val="24"/>
        </w:rPr>
        <w:t xml:space="preserve">. </w:t>
      </w:r>
      <w:commentRangeStart w:id="276"/>
      <w:del w:id="277" w:author="Kyle Hutchinson" w:date="2025-08-22T09:29:00Z" w16du:dateUtc="2025-08-22T13:29:00Z">
        <w:r w:rsidR="00FB7A35" w:rsidRPr="0085486B" w:rsidDel="00E033C8">
          <w:rPr>
            <w:rFonts w:ascii="Garamond" w:hAnsi="Garamond"/>
            <w:sz w:val="24"/>
            <w:szCs w:val="24"/>
          </w:rPr>
          <w:delText>Of course, arguments about authorial intent</w:delText>
        </w:r>
        <w:r w:rsidR="00E4606B" w:rsidRPr="0085486B" w:rsidDel="00E033C8">
          <w:rPr>
            <w:rFonts w:ascii="Garamond" w:hAnsi="Garamond"/>
            <w:sz w:val="24"/>
            <w:szCs w:val="24"/>
          </w:rPr>
          <w:delText xml:space="preserve">—especially those communicated </w:delText>
        </w:r>
        <w:r w:rsidR="00AE0E06" w:rsidRPr="0085486B" w:rsidDel="00E033C8">
          <w:rPr>
            <w:rFonts w:ascii="Garamond" w:hAnsi="Garamond"/>
            <w:sz w:val="24"/>
            <w:szCs w:val="24"/>
          </w:rPr>
          <w:delText>through</w:delText>
        </w:r>
        <w:r w:rsidR="00E4606B" w:rsidRPr="0085486B" w:rsidDel="00E033C8">
          <w:rPr>
            <w:rFonts w:ascii="Garamond" w:hAnsi="Garamond"/>
            <w:sz w:val="24"/>
            <w:szCs w:val="24"/>
          </w:rPr>
          <w:delText xml:space="preserve"> music—are risky</w:delText>
        </w:r>
        <w:r w:rsidR="001E5969" w:rsidDel="00E033C8">
          <w:rPr>
            <w:rFonts w:ascii="Garamond" w:hAnsi="Garamond"/>
            <w:sz w:val="24"/>
            <w:szCs w:val="24"/>
          </w:rPr>
          <w:delText xml:space="preserve"> and speculative</w:delText>
        </w:r>
        <w:r w:rsidR="00E4606B" w:rsidRPr="0085486B" w:rsidDel="00E033C8">
          <w:rPr>
            <w:rFonts w:ascii="Garamond" w:hAnsi="Garamond"/>
            <w:sz w:val="24"/>
            <w:szCs w:val="24"/>
          </w:rPr>
          <w:delText>.</w:delText>
        </w:r>
        <w:r w:rsidR="0064154C" w:rsidRPr="0085486B" w:rsidDel="00E033C8">
          <w:rPr>
            <w:rStyle w:val="FootnoteReference"/>
            <w:rFonts w:ascii="Garamond" w:hAnsi="Garamond"/>
            <w:sz w:val="24"/>
            <w:szCs w:val="24"/>
          </w:rPr>
          <w:footnoteReference w:id="16"/>
        </w:r>
        <w:r w:rsidR="00FB7A35" w:rsidRPr="0085486B" w:rsidDel="00E033C8">
          <w:rPr>
            <w:rFonts w:ascii="Garamond" w:hAnsi="Garamond"/>
            <w:sz w:val="24"/>
            <w:szCs w:val="24"/>
          </w:rPr>
          <w:delText xml:space="preserve"> At the same time, the date of the composition along with the emergence of new insights on pulsations in metric theory does not seem coincidental. </w:delText>
        </w:r>
        <w:r w:rsidR="00892E76" w:rsidRPr="0085486B" w:rsidDel="00E033C8">
          <w:rPr>
            <w:rFonts w:ascii="Garamond" w:hAnsi="Garamond"/>
            <w:sz w:val="24"/>
            <w:szCs w:val="24"/>
          </w:rPr>
          <w:delText>The two musicians belonged to the same</w:delText>
        </w:r>
        <w:r w:rsidR="00893345" w:rsidRPr="0085486B" w:rsidDel="00E033C8">
          <w:rPr>
            <w:rFonts w:ascii="Garamond" w:hAnsi="Garamond"/>
            <w:sz w:val="24"/>
            <w:szCs w:val="24"/>
          </w:rPr>
          <w:delText xml:space="preserve"> </w:delText>
        </w:r>
        <w:r w:rsidR="00892E76" w:rsidRPr="0085486B" w:rsidDel="00E033C8">
          <w:rPr>
            <w:rFonts w:ascii="Garamond" w:hAnsi="Garamond"/>
            <w:sz w:val="24"/>
            <w:szCs w:val="24"/>
          </w:rPr>
          <w:delText xml:space="preserve">milieu, </w:delText>
        </w:r>
        <w:r w:rsidR="00867D0A" w:rsidRPr="0085486B" w:rsidDel="00E033C8">
          <w:rPr>
            <w:rFonts w:ascii="Garamond" w:hAnsi="Garamond"/>
            <w:sz w:val="24"/>
            <w:szCs w:val="24"/>
          </w:rPr>
          <w:delText xml:space="preserve">which makes </w:delText>
        </w:r>
        <w:r w:rsidR="00601135" w:rsidRPr="0085486B" w:rsidDel="00E033C8">
          <w:rPr>
            <w:rFonts w:ascii="Garamond" w:hAnsi="Garamond"/>
            <w:sz w:val="24"/>
            <w:szCs w:val="24"/>
          </w:rPr>
          <w:delText xml:space="preserve">such connections </w:delText>
        </w:r>
        <w:r w:rsidR="00B7178B" w:rsidRPr="0085486B" w:rsidDel="00E033C8">
          <w:rPr>
            <w:rFonts w:ascii="Garamond" w:hAnsi="Garamond"/>
            <w:sz w:val="24"/>
            <w:szCs w:val="24"/>
          </w:rPr>
          <w:delText>seem plausible. A</w:delText>
        </w:r>
        <w:r w:rsidR="00FB7A35" w:rsidRPr="0085486B" w:rsidDel="00E033C8">
          <w:rPr>
            <w:rFonts w:ascii="Garamond" w:hAnsi="Garamond"/>
            <w:sz w:val="24"/>
            <w:szCs w:val="24"/>
          </w:rPr>
          <w:delText>ccording to Clark (1997, 17fn3), a letter from Bach to Johann Philipp Kirnberger dated July 21</w:delText>
        </w:r>
        <w:r w:rsidR="00FB7A35" w:rsidRPr="0085486B" w:rsidDel="00E033C8">
          <w:rPr>
            <w:rFonts w:ascii="Garamond" w:hAnsi="Garamond"/>
            <w:sz w:val="24"/>
            <w:szCs w:val="24"/>
            <w:vertAlign w:val="superscript"/>
          </w:rPr>
          <w:delText>st</w:delText>
        </w:r>
        <w:r w:rsidR="00FB7A35" w:rsidRPr="0085486B" w:rsidDel="00E033C8">
          <w:rPr>
            <w:rFonts w:ascii="Garamond" w:hAnsi="Garamond"/>
            <w:sz w:val="24"/>
            <w:szCs w:val="24"/>
          </w:rPr>
          <w:delText>, 1769</w:delText>
        </w:r>
        <w:r w:rsidR="00AE0E06" w:rsidRPr="0085486B" w:rsidDel="00E033C8">
          <w:rPr>
            <w:rFonts w:ascii="Garamond" w:hAnsi="Garamond"/>
            <w:sz w:val="24"/>
            <w:szCs w:val="24"/>
          </w:rPr>
          <w:delText>,</w:delText>
        </w:r>
        <w:r w:rsidR="00D50BC9" w:rsidRPr="0085486B" w:rsidDel="00E033C8">
          <w:rPr>
            <w:rFonts w:ascii="Garamond" w:hAnsi="Garamond"/>
            <w:sz w:val="24"/>
            <w:szCs w:val="24"/>
          </w:rPr>
          <w:delText xml:space="preserve"> </w:delText>
        </w:r>
        <w:r w:rsidR="00AE0E06" w:rsidRPr="0085486B" w:rsidDel="00E033C8">
          <w:rPr>
            <w:rFonts w:ascii="Garamond" w:hAnsi="Garamond"/>
            <w:sz w:val="24"/>
            <w:szCs w:val="24"/>
          </w:rPr>
          <w:delText xml:space="preserve">which </w:delText>
        </w:r>
        <w:r w:rsidR="00D50BC9" w:rsidRPr="0085486B" w:rsidDel="00E033C8">
          <w:rPr>
            <w:rFonts w:ascii="Garamond" w:hAnsi="Garamond"/>
            <w:sz w:val="24"/>
            <w:szCs w:val="24"/>
          </w:rPr>
          <w:delText>mention</w:delText>
        </w:r>
        <w:r w:rsidR="00AE0E06" w:rsidRPr="0085486B" w:rsidDel="00E033C8">
          <w:rPr>
            <w:rFonts w:ascii="Garamond" w:hAnsi="Garamond"/>
            <w:sz w:val="24"/>
            <w:szCs w:val="24"/>
          </w:rPr>
          <w:delText xml:space="preserve">s </w:delText>
        </w:r>
        <w:r w:rsidR="00D50BC9" w:rsidRPr="0085486B" w:rsidDel="00E033C8">
          <w:rPr>
            <w:rFonts w:ascii="Garamond" w:hAnsi="Garamond"/>
            <w:sz w:val="24"/>
            <w:szCs w:val="24"/>
          </w:rPr>
          <w:delText>the latter’s composition treatise</w:delText>
        </w:r>
        <w:r w:rsidR="00AE0E06" w:rsidRPr="0085486B" w:rsidDel="00E033C8">
          <w:rPr>
            <w:rFonts w:ascii="Garamond" w:hAnsi="Garamond"/>
            <w:sz w:val="24"/>
            <w:szCs w:val="24"/>
          </w:rPr>
          <w:delText>,</w:delText>
        </w:r>
        <w:r w:rsidR="00FB7A35" w:rsidRPr="0085486B" w:rsidDel="00E033C8">
          <w:rPr>
            <w:rFonts w:ascii="Garamond" w:hAnsi="Garamond"/>
            <w:sz w:val="24"/>
            <w:szCs w:val="24"/>
          </w:rPr>
          <w:delText xml:space="preserve"> may be an indication that Bach was in possession of a</w:delText>
        </w:r>
        <w:r w:rsidR="00867D0A" w:rsidRPr="0085486B" w:rsidDel="00E033C8">
          <w:rPr>
            <w:rFonts w:ascii="Garamond" w:hAnsi="Garamond"/>
            <w:sz w:val="24"/>
            <w:szCs w:val="24"/>
          </w:rPr>
          <w:delText xml:space="preserve"> draft</w:delText>
        </w:r>
        <w:r w:rsidR="00FB7A35" w:rsidRPr="0085486B" w:rsidDel="00E033C8">
          <w:rPr>
            <w:rFonts w:ascii="Garamond" w:hAnsi="Garamond"/>
            <w:sz w:val="24"/>
            <w:szCs w:val="24"/>
          </w:rPr>
          <w:delText xml:space="preserve"> of Kirnerberger’s </w:delText>
        </w:r>
        <w:r w:rsidR="00FB7A35" w:rsidRPr="0085486B" w:rsidDel="00E033C8">
          <w:rPr>
            <w:rFonts w:ascii="Garamond" w:hAnsi="Garamond"/>
            <w:i/>
            <w:iCs/>
            <w:sz w:val="24"/>
            <w:szCs w:val="24"/>
          </w:rPr>
          <w:delText>Die Kunst des reinen Satzes</w:delText>
        </w:r>
        <w:r w:rsidR="0053294D" w:rsidRPr="0085486B" w:rsidDel="00E033C8">
          <w:rPr>
            <w:rFonts w:ascii="Garamond" w:hAnsi="Garamond"/>
            <w:sz w:val="24"/>
            <w:szCs w:val="24"/>
          </w:rPr>
          <w:delText>, whose first part was published in 1771: Bach writes that Kirnberger is “receiving herewith your composition manual in a nutshell</w:delText>
        </w:r>
        <w:r w:rsidR="00542C28" w:rsidRPr="0085486B" w:rsidDel="00E033C8">
          <w:rPr>
            <w:rFonts w:ascii="Garamond" w:hAnsi="Garamond"/>
            <w:sz w:val="24"/>
            <w:szCs w:val="24"/>
          </w:rPr>
          <w:delText>.</w:delText>
        </w:r>
        <w:r w:rsidR="0053294D" w:rsidRPr="0085486B" w:rsidDel="00E033C8">
          <w:rPr>
            <w:rFonts w:ascii="Garamond" w:hAnsi="Garamond"/>
            <w:sz w:val="24"/>
            <w:szCs w:val="24"/>
          </w:rPr>
          <w:delText>”</w:delText>
        </w:r>
        <w:r w:rsidR="00233367" w:rsidRPr="0085486B" w:rsidDel="00E033C8">
          <w:rPr>
            <w:rStyle w:val="FootnoteReference"/>
            <w:rFonts w:ascii="Garamond" w:hAnsi="Garamond"/>
            <w:sz w:val="24"/>
            <w:szCs w:val="24"/>
          </w:rPr>
          <w:footnoteReference w:id="17"/>
        </w:r>
        <w:r w:rsidR="0053294D" w:rsidRPr="0085486B" w:rsidDel="00E033C8">
          <w:rPr>
            <w:rFonts w:ascii="Garamond" w:hAnsi="Garamond"/>
            <w:sz w:val="24"/>
            <w:szCs w:val="24"/>
          </w:rPr>
          <w:delText xml:space="preserve"> The </w:delText>
        </w:r>
        <w:r w:rsidR="00915E16" w:rsidRPr="0085486B" w:rsidDel="00E033C8">
          <w:rPr>
            <w:rFonts w:ascii="Garamond" w:hAnsi="Garamond"/>
            <w:sz w:val="24"/>
            <w:szCs w:val="24"/>
          </w:rPr>
          <w:delText xml:space="preserve">letter </w:delText>
        </w:r>
        <w:r w:rsidR="00867D0A" w:rsidRPr="0085486B" w:rsidDel="00E033C8">
          <w:rPr>
            <w:rFonts w:ascii="Garamond" w:hAnsi="Garamond"/>
            <w:sz w:val="24"/>
            <w:szCs w:val="24"/>
          </w:rPr>
          <w:delText xml:space="preserve">itself </w:delText>
        </w:r>
        <w:r w:rsidR="00892E76" w:rsidRPr="0085486B" w:rsidDel="00E033C8">
          <w:rPr>
            <w:rFonts w:ascii="Garamond" w:hAnsi="Garamond"/>
            <w:sz w:val="24"/>
            <w:szCs w:val="24"/>
          </w:rPr>
          <w:delText>mainly addresses the</w:delText>
        </w:r>
        <w:r w:rsidR="00D50BC9" w:rsidRPr="0085486B" w:rsidDel="00E033C8">
          <w:rPr>
            <w:rFonts w:ascii="Garamond" w:hAnsi="Garamond"/>
            <w:sz w:val="24"/>
            <w:szCs w:val="24"/>
          </w:rPr>
          <w:delText xml:space="preserve"> </w:delText>
        </w:r>
        <w:r w:rsidR="00233367" w:rsidRPr="0085486B" w:rsidDel="00E033C8">
          <w:rPr>
            <w:rFonts w:ascii="Garamond" w:hAnsi="Garamond"/>
            <w:sz w:val="24"/>
            <w:szCs w:val="24"/>
          </w:rPr>
          <w:delText xml:space="preserve">two </w:delText>
        </w:r>
        <w:r w:rsidR="00892E76" w:rsidRPr="0085486B" w:rsidDel="00E033C8">
          <w:rPr>
            <w:rFonts w:ascii="Garamond" w:hAnsi="Garamond"/>
            <w:sz w:val="24"/>
            <w:szCs w:val="24"/>
          </w:rPr>
          <w:delText>musicians’ efforts to publish</w:delText>
        </w:r>
        <w:r w:rsidR="00915E16" w:rsidRPr="0085486B" w:rsidDel="00E033C8">
          <w:rPr>
            <w:rFonts w:ascii="Garamond" w:hAnsi="Garamond"/>
            <w:sz w:val="24"/>
            <w:szCs w:val="24"/>
          </w:rPr>
          <w:delText xml:space="preserve"> J. S. Bach’s chorales and </w:delText>
        </w:r>
        <w:r w:rsidR="00233367" w:rsidRPr="0085486B" w:rsidDel="00E033C8">
          <w:rPr>
            <w:rFonts w:ascii="Garamond" w:hAnsi="Garamond"/>
            <w:sz w:val="24"/>
            <w:szCs w:val="24"/>
          </w:rPr>
          <w:delText>discusses logistical matters</w:delText>
        </w:r>
        <w:r w:rsidR="006371BF" w:rsidRPr="0085486B" w:rsidDel="00E033C8">
          <w:rPr>
            <w:rFonts w:ascii="Garamond" w:hAnsi="Garamond"/>
            <w:sz w:val="24"/>
            <w:szCs w:val="24"/>
          </w:rPr>
          <w:delText xml:space="preserve">. </w:delText>
        </w:r>
        <w:r w:rsidR="00280B96" w:rsidRPr="0085486B" w:rsidDel="00E033C8">
          <w:rPr>
            <w:rFonts w:ascii="Garamond" w:hAnsi="Garamond"/>
            <w:sz w:val="24"/>
            <w:szCs w:val="24"/>
          </w:rPr>
          <w:delText xml:space="preserve">According to </w:delText>
        </w:r>
        <w:r w:rsidR="00D50BC9" w:rsidRPr="0085486B" w:rsidDel="00E033C8">
          <w:rPr>
            <w:rFonts w:ascii="Garamond" w:hAnsi="Garamond"/>
            <w:sz w:val="24"/>
            <w:szCs w:val="24"/>
          </w:rPr>
          <w:delText xml:space="preserve">the collective edition of </w:delText>
        </w:r>
        <w:r w:rsidR="00233367" w:rsidRPr="0085486B" w:rsidDel="00E033C8">
          <w:rPr>
            <w:rFonts w:ascii="Garamond" w:hAnsi="Garamond"/>
            <w:sz w:val="24"/>
            <w:szCs w:val="24"/>
          </w:rPr>
          <w:delText xml:space="preserve">C. P. E. </w:delText>
        </w:r>
        <w:r w:rsidR="00D50BC9" w:rsidRPr="0085486B" w:rsidDel="00E033C8">
          <w:rPr>
            <w:rFonts w:ascii="Garamond" w:hAnsi="Garamond"/>
            <w:sz w:val="24"/>
            <w:szCs w:val="24"/>
          </w:rPr>
          <w:delText>Bach’s works</w:delText>
        </w:r>
        <w:r w:rsidR="00280B96" w:rsidRPr="0085486B" w:rsidDel="00E033C8">
          <w:rPr>
            <w:rFonts w:ascii="Garamond" w:hAnsi="Garamond"/>
            <w:sz w:val="24"/>
            <w:szCs w:val="24"/>
          </w:rPr>
          <w:delText xml:space="preserve">, the composer rehearsed all four symphonies </w:delText>
        </w:r>
        <w:r w:rsidR="001242F7" w:rsidRPr="0085486B" w:rsidDel="00E033C8">
          <w:rPr>
            <w:rFonts w:ascii="Garamond" w:hAnsi="Garamond"/>
            <w:sz w:val="24"/>
            <w:szCs w:val="24"/>
          </w:rPr>
          <w:delText>of</w:delText>
        </w:r>
        <w:r w:rsidR="00280B96" w:rsidRPr="0085486B" w:rsidDel="00E033C8">
          <w:rPr>
            <w:rFonts w:ascii="Garamond" w:hAnsi="Garamond"/>
            <w:sz w:val="24"/>
            <w:szCs w:val="24"/>
          </w:rPr>
          <w:delText xml:space="preserve"> Wq 183 in August of 1776; he may have composed the first two in fall 1775 and the latter two in spring 1776.</w:delText>
        </w:r>
        <w:r w:rsidR="00280B96" w:rsidRPr="0085486B" w:rsidDel="00E033C8">
          <w:rPr>
            <w:rStyle w:val="FootnoteReference"/>
            <w:rFonts w:ascii="Garamond" w:hAnsi="Garamond"/>
            <w:sz w:val="24"/>
            <w:szCs w:val="24"/>
          </w:rPr>
          <w:footnoteReference w:id="18"/>
        </w:r>
        <w:r w:rsidR="00280B96" w:rsidRPr="0085486B" w:rsidDel="00E033C8">
          <w:rPr>
            <w:rFonts w:ascii="Garamond" w:hAnsi="Garamond"/>
            <w:sz w:val="24"/>
            <w:szCs w:val="24"/>
          </w:rPr>
          <w:delText xml:space="preserve"> In other words, even if Bach could not read the discussions of rhythm and meter in Volume 2, Part 1 of Kirnberger’s (1776) </w:delText>
        </w:r>
        <w:r w:rsidR="00280B96" w:rsidRPr="0085486B" w:rsidDel="00E033C8">
          <w:rPr>
            <w:rFonts w:ascii="Garamond" w:hAnsi="Garamond"/>
            <w:i/>
            <w:iCs/>
            <w:sz w:val="24"/>
            <w:szCs w:val="24"/>
          </w:rPr>
          <w:delText xml:space="preserve">Art of Strict Musical Composition </w:delText>
        </w:r>
        <w:r w:rsidR="00280B96" w:rsidRPr="0085486B" w:rsidDel="00E033C8">
          <w:rPr>
            <w:rFonts w:ascii="Garamond" w:hAnsi="Garamond"/>
            <w:sz w:val="24"/>
            <w:szCs w:val="24"/>
          </w:rPr>
          <w:delText>(1982 [1776]) prior to composing the first two symphonies of Wq. 183 in (presumably) 1775, he would have been able to encounter such ideas about pulsations in Sulzer’s encyclopedia</w:delText>
        </w:r>
        <w:r w:rsidR="00374576" w:rsidRPr="0085486B" w:rsidDel="00E033C8">
          <w:rPr>
            <w:rFonts w:ascii="Garamond" w:hAnsi="Garamond"/>
            <w:sz w:val="24"/>
            <w:szCs w:val="24"/>
          </w:rPr>
          <w:delText xml:space="preserve"> or through personal discussions</w:delText>
        </w:r>
        <w:r w:rsidR="00280B96" w:rsidRPr="0085486B" w:rsidDel="00E033C8">
          <w:rPr>
            <w:rFonts w:ascii="Garamond" w:hAnsi="Garamond"/>
            <w:sz w:val="24"/>
            <w:szCs w:val="24"/>
          </w:rPr>
          <w:delText>.</w:delText>
        </w:r>
        <w:commentRangeEnd w:id="276"/>
        <w:r w:rsidR="00B1239B" w:rsidDel="00E033C8">
          <w:rPr>
            <w:rStyle w:val="CommentReference"/>
          </w:rPr>
          <w:commentReference w:id="276"/>
        </w:r>
        <w:r w:rsidR="006909C9" w:rsidRPr="0085486B" w:rsidDel="00E033C8">
          <w:rPr>
            <w:rFonts w:ascii="Garamond" w:hAnsi="Garamond"/>
            <w:sz w:val="24"/>
            <w:szCs w:val="24"/>
          </w:rPr>
          <w:delText xml:space="preserve"> </w:delText>
        </w:r>
      </w:del>
      <w:del w:id="284" w:author="Kyle Hutchinson" w:date="2025-08-22T09:23:00Z" w16du:dateUtc="2025-08-22T13:23:00Z">
        <w:r w:rsidR="003A476D" w:rsidRPr="0085486B" w:rsidDel="00E033C8">
          <w:rPr>
            <w:rFonts w:ascii="Garamond" w:hAnsi="Garamond"/>
            <w:sz w:val="24"/>
            <w:szCs w:val="24"/>
          </w:rPr>
          <w:delText xml:space="preserve">Kirnberger and Schulz’s metric metaphors </w:delText>
        </w:r>
        <w:r w:rsidR="000A4689" w:rsidRPr="0085486B" w:rsidDel="00E033C8">
          <w:rPr>
            <w:rFonts w:ascii="Garamond" w:hAnsi="Garamond"/>
            <w:sz w:val="24"/>
            <w:szCs w:val="24"/>
          </w:rPr>
          <w:delText>in their article on rhythm in Sulzer’s encyclopedia were first included in volume two of the original edition, p</w:delText>
        </w:r>
        <w:r w:rsidR="005D3555" w:rsidRPr="0085486B" w:rsidDel="00E033C8">
          <w:rPr>
            <w:rFonts w:ascii="Garamond" w:hAnsi="Garamond"/>
            <w:sz w:val="24"/>
            <w:szCs w:val="24"/>
          </w:rPr>
          <w:delText xml:space="preserve">ublished </w:delText>
        </w:r>
        <w:r w:rsidR="003C169C" w:rsidRPr="0085486B" w:rsidDel="00E033C8">
          <w:rPr>
            <w:rFonts w:ascii="Garamond" w:hAnsi="Garamond"/>
            <w:sz w:val="24"/>
            <w:szCs w:val="24"/>
          </w:rPr>
          <w:delText xml:space="preserve">in </w:delText>
        </w:r>
        <w:r w:rsidR="005D3555" w:rsidRPr="0085486B" w:rsidDel="00E033C8">
          <w:rPr>
            <w:rFonts w:ascii="Garamond" w:hAnsi="Garamond"/>
            <w:sz w:val="24"/>
            <w:szCs w:val="24"/>
          </w:rPr>
          <w:delText>1774</w:delText>
        </w:r>
        <w:r w:rsidR="000A4689" w:rsidRPr="0085486B" w:rsidDel="00E033C8">
          <w:rPr>
            <w:rFonts w:ascii="Garamond" w:hAnsi="Garamond"/>
            <w:sz w:val="24"/>
            <w:szCs w:val="24"/>
          </w:rPr>
          <w:delText>. In Kirnberger and Schulz’s vivid language,</w:delText>
        </w:r>
        <w:r w:rsidR="003C169C" w:rsidRPr="0085486B" w:rsidDel="00E033C8">
          <w:rPr>
            <w:rFonts w:ascii="Garamond" w:hAnsi="Garamond"/>
            <w:sz w:val="24"/>
            <w:szCs w:val="24"/>
          </w:rPr>
          <w:delText xml:space="preserve"> </w:delText>
        </w:r>
        <w:r w:rsidR="009927F6" w:rsidRPr="0085486B" w:rsidDel="00E033C8">
          <w:rPr>
            <w:rFonts w:ascii="Garamond" w:hAnsi="Garamond"/>
            <w:sz w:val="24"/>
            <w:szCs w:val="24"/>
          </w:rPr>
          <w:delText>an artisan striking repeatedly</w:delText>
        </w:r>
        <w:r w:rsidR="00744D5D" w:rsidRPr="0085486B" w:rsidDel="00E033C8">
          <w:rPr>
            <w:rFonts w:ascii="Garamond" w:hAnsi="Garamond"/>
            <w:sz w:val="24"/>
            <w:szCs w:val="24"/>
          </w:rPr>
          <w:delText xml:space="preserve">, such as a cooper making a barrel, imposes </w:delText>
        </w:r>
        <w:r w:rsidR="001242F7" w:rsidRPr="0085486B" w:rsidDel="00E033C8">
          <w:rPr>
            <w:rFonts w:ascii="Garamond" w:hAnsi="Garamond"/>
            <w:sz w:val="24"/>
            <w:szCs w:val="24"/>
          </w:rPr>
          <w:delText>bi</w:delText>
        </w:r>
        <w:r w:rsidR="00744D5D" w:rsidRPr="0085486B" w:rsidDel="00E033C8">
          <w:rPr>
            <w:rFonts w:ascii="Garamond" w:hAnsi="Garamond"/>
            <w:sz w:val="24"/>
            <w:szCs w:val="24"/>
          </w:rPr>
          <w:delText>nary or ternary organization on a series of otherwise undifferentiated pulses</w:delText>
        </w:r>
        <w:r w:rsidR="00D81D81" w:rsidRPr="0085486B" w:rsidDel="00E033C8">
          <w:rPr>
            <w:rFonts w:ascii="Garamond" w:hAnsi="Garamond"/>
            <w:sz w:val="24"/>
            <w:szCs w:val="24"/>
          </w:rPr>
          <w:delText xml:space="preserve"> (see </w:delText>
        </w:r>
        <w:r w:rsidR="00D81D81" w:rsidRPr="008A0DE7" w:rsidDel="00E033C8">
          <w:rPr>
            <w:rFonts w:ascii="Garamond" w:hAnsi="Garamond"/>
            <w:b/>
            <w:bCs/>
            <w:sz w:val="24"/>
            <w:szCs w:val="24"/>
            <w:u w:val="single"/>
          </w:rPr>
          <w:delText>Example 5</w:delText>
        </w:r>
        <w:r w:rsidR="00D81D81" w:rsidRPr="0085486B" w:rsidDel="00E033C8">
          <w:rPr>
            <w:rFonts w:ascii="Garamond" w:hAnsi="Garamond"/>
            <w:sz w:val="24"/>
            <w:szCs w:val="24"/>
          </w:rPr>
          <w:delText>)</w:delText>
        </w:r>
        <w:r w:rsidR="00744D5D" w:rsidRPr="0085486B" w:rsidDel="00E033C8">
          <w:rPr>
            <w:rFonts w:ascii="Garamond" w:hAnsi="Garamond"/>
            <w:sz w:val="24"/>
            <w:szCs w:val="24"/>
          </w:rPr>
          <w:delText>.</w:delText>
        </w:r>
        <w:r w:rsidR="007D6283" w:rsidRPr="0085486B" w:rsidDel="00E033C8">
          <w:rPr>
            <w:rFonts w:ascii="Garamond" w:hAnsi="Garamond"/>
            <w:sz w:val="24"/>
            <w:szCs w:val="24"/>
          </w:rPr>
          <w:delText xml:space="preserve"> As Mirka surveys (2009, e.g., 13–14), the idea </w:delText>
        </w:r>
        <w:r w:rsidR="004B145F" w:rsidRPr="0085486B" w:rsidDel="00E033C8">
          <w:rPr>
            <w:rFonts w:ascii="Garamond" w:hAnsi="Garamond"/>
            <w:sz w:val="24"/>
            <w:szCs w:val="24"/>
          </w:rPr>
          <w:delText>that</w:delText>
        </w:r>
        <w:r w:rsidR="007D6283" w:rsidRPr="0085486B" w:rsidDel="00E033C8">
          <w:rPr>
            <w:rFonts w:ascii="Garamond" w:hAnsi="Garamond"/>
            <w:sz w:val="24"/>
            <w:szCs w:val="24"/>
          </w:rPr>
          <w:delText xml:space="preserve"> </w:delText>
        </w:r>
        <w:r w:rsidR="00B177FA" w:rsidRPr="0085486B" w:rsidDel="00E033C8">
          <w:rPr>
            <w:rFonts w:ascii="Garamond" w:hAnsi="Garamond"/>
            <w:sz w:val="24"/>
            <w:szCs w:val="24"/>
          </w:rPr>
          <w:delText xml:space="preserve">regularity on two levels—a </w:delText>
        </w:r>
        <w:r w:rsidR="00E25435" w:rsidRPr="0085486B" w:rsidDel="00E033C8">
          <w:rPr>
            <w:rFonts w:ascii="Garamond" w:hAnsi="Garamond"/>
            <w:sz w:val="24"/>
            <w:szCs w:val="24"/>
          </w:rPr>
          <w:delText>pulsation level and a slower one</w:delText>
        </w:r>
        <w:r w:rsidR="00B177FA" w:rsidRPr="0085486B" w:rsidDel="00E033C8">
          <w:rPr>
            <w:rFonts w:ascii="Garamond" w:hAnsi="Garamond"/>
            <w:sz w:val="24"/>
            <w:szCs w:val="24"/>
          </w:rPr>
          <w:delText>—</w:delText>
        </w:r>
        <w:r w:rsidR="004B145F" w:rsidRPr="0085486B" w:rsidDel="00E033C8">
          <w:rPr>
            <w:rFonts w:ascii="Garamond" w:hAnsi="Garamond"/>
            <w:sz w:val="24"/>
            <w:szCs w:val="24"/>
          </w:rPr>
          <w:delText>i</w:delText>
        </w:r>
        <w:r w:rsidR="00D86318" w:rsidRPr="0085486B" w:rsidDel="00E033C8">
          <w:rPr>
            <w:rFonts w:ascii="Garamond" w:hAnsi="Garamond"/>
            <w:sz w:val="24"/>
            <w:szCs w:val="24"/>
          </w:rPr>
          <w:delText>s</w:delText>
        </w:r>
        <w:r w:rsidR="00F26DF0" w:rsidRPr="0085486B" w:rsidDel="00E033C8">
          <w:rPr>
            <w:rFonts w:ascii="Garamond" w:hAnsi="Garamond"/>
            <w:sz w:val="24"/>
            <w:szCs w:val="24"/>
          </w:rPr>
          <w:delText xml:space="preserve"> crucial for establishing meter</w:delText>
        </w:r>
        <w:r w:rsidR="00B177FA" w:rsidRPr="0085486B" w:rsidDel="00E033C8">
          <w:rPr>
            <w:rFonts w:ascii="Garamond" w:hAnsi="Garamond"/>
            <w:sz w:val="24"/>
            <w:szCs w:val="24"/>
          </w:rPr>
          <w:delText xml:space="preserve">, was foundational </w:delText>
        </w:r>
        <w:r w:rsidR="007D6283" w:rsidRPr="0085486B" w:rsidDel="00E033C8">
          <w:rPr>
            <w:rFonts w:ascii="Garamond" w:hAnsi="Garamond"/>
            <w:sz w:val="24"/>
            <w:szCs w:val="24"/>
          </w:rPr>
          <w:delText>to the development of</w:delText>
        </w:r>
        <w:r w:rsidR="00845203" w:rsidRPr="0085486B" w:rsidDel="00E033C8">
          <w:rPr>
            <w:rFonts w:ascii="Garamond" w:hAnsi="Garamond"/>
            <w:sz w:val="24"/>
            <w:szCs w:val="24"/>
          </w:rPr>
          <w:delText xml:space="preserve"> both</w:delText>
        </w:r>
        <w:r w:rsidR="00B177FA" w:rsidRPr="0085486B" w:rsidDel="00E033C8">
          <w:rPr>
            <w:rFonts w:ascii="Garamond" w:hAnsi="Garamond"/>
            <w:sz w:val="24"/>
            <w:szCs w:val="24"/>
          </w:rPr>
          <w:delText xml:space="preserve"> </w:delText>
        </w:r>
        <w:r w:rsidR="007D6283" w:rsidRPr="0085486B" w:rsidDel="00E033C8">
          <w:rPr>
            <w:rFonts w:ascii="Garamond" w:hAnsi="Garamond"/>
            <w:sz w:val="24"/>
            <w:szCs w:val="24"/>
          </w:rPr>
          <w:delText xml:space="preserve">late eighteenth-century and late twentieth-century metric theories. </w:delText>
        </w:r>
        <w:r w:rsidR="001A6ABD" w:rsidRPr="0085486B" w:rsidDel="00E033C8">
          <w:rPr>
            <w:rFonts w:ascii="Garamond" w:hAnsi="Garamond"/>
            <w:sz w:val="24"/>
            <w:szCs w:val="24"/>
          </w:rPr>
          <w:delText xml:space="preserve">Kirnberger and Schulz write: </w:delText>
        </w:r>
      </w:del>
    </w:p>
    <w:p w14:paraId="1F61C155" w14:textId="3304A4E5" w:rsidR="0085486B" w:rsidRPr="0085486B" w:rsidDel="00E033C8" w:rsidRDefault="0085486B">
      <w:pPr>
        <w:spacing w:after="0" w:line="480" w:lineRule="auto"/>
        <w:rPr>
          <w:del w:id="285" w:author="Kyle Hutchinson" w:date="2025-08-22T09:23:00Z" w16du:dateUtc="2025-08-22T13:23:00Z"/>
          <w:rFonts w:ascii="Garamond" w:hAnsi="Garamond"/>
          <w:sz w:val="24"/>
          <w:szCs w:val="24"/>
        </w:rPr>
        <w:pPrChange w:id="286" w:author="Kyle Hutchinson" w:date="2025-08-22T09:23:00Z" w16du:dateUtc="2025-08-22T13:23:00Z">
          <w:pPr>
            <w:spacing w:after="0" w:line="480" w:lineRule="auto"/>
            <w:ind w:firstLine="720"/>
          </w:pPr>
        </w:pPrChange>
      </w:pPr>
    </w:p>
    <w:p w14:paraId="21C41496" w14:textId="4CD72741" w:rsidR="00833435" w:rsidRPr="0085486B" w:rsidDel="00E033C8" w:rsidRDefault="000B6F62">
      <w:pPr>
        <w:spacing w:after="0" w:line="480" w:lineRule="auto"/>
        <w:rPr>
          <w:del w:id="287" w:author="Kyle Hutchinson" w:date="2025-08-22T09:23:00Z" w16du:dateUtc="2025-08-22T13:23:00Z"/>
          <w:rFonts w:ascii="Garamond" w:hAnsi="Garamond"/>
          <w:sz w:val="24"/>
          <w:szCs w:val="24"/>
        </w:rPr>
        <w:pPrChange w:id="288" w:author="Kyle Hutchinson" w:date="2025-08-22T09:23:00Z" w16du:dateUtc="2025-08-22T13:23:00Z">
          <w:pPr>
            <w:spacing w:after="0" w:line="480" w:lineRule="auto"/>
            <w:ind w:left="720"/>
          </w:pPr>
        </w:pPrChange>
      </w:pPr>
      <w:del w:id="289" w:author="Kyle Hutchinson" w:date="2025-08-22T09:23:00Z" w16du:dateUtc="2025-08-22T13:23:00Z">
        <w:r w:rsidRPr="0085486B" w:rsidDel="00E033C8">
          <w:rPr>
            <w:rFonts w:ascii="Garamond" w:hAnsi="Garamond"/>
            <w:sz w:val="24"/>
            <w:szCs w:val="24"/>
          </w:rPr>
          <w:delText xml:space="preserve">The cooper who drives a hoop [onto a barrel], [or] the coppersmith who hammers a kettle soon takes it into his head to perform his beats not singly in a completely identical way </w:delText>
        </w:r>
        <w:r w:rsidR="00AB3653" w:rsidDel="00E033C8">
          <w:rPr>
            <w:rFonts w:ascii="Garamond" w:hAnsi="Garamond"/>
            <w:sz w:val="24"/>
            <w:szCs w:val="24"/>
          </w:rPr>
          <w:delText>{</w:delText>
        </w:r>
        <w:r w:rsidR="003749FC" w:rsidDel="00E033C8">
          <w:rPr>
            <w:rFonts w:ascii="Garamond" w:hAnsi="Garamond"/>
            <w:sz w:val="24"/>
            <w:szCs w:val="24"/>
          </w:rPr>
          <w:delText>see top line in</w:delText>
        </w:r>
        <w:r w:rsidR="00AB3653" w:rsidDel="00E033C8">
          <w:rPr>
            <w:rFonts w:ascii="Garamond" w:hAnsi="Garamond"/>
            <w:sz w:val="24"/>
            <w:szCs w:val="24"/>
          </w:rPr>
          <w:delText xml:space="preserve"> this article’s</w:delText>
        </w:r>
        <w:r w:rsidR="003749FC" w:rsidDel="00E033C8">
          <w:rPr>
            <w:rFonts w:ascii="Garamond" w:hAnsi="Garamond"/>
            <w:sz w:val="24"/>
            <w:szCs w:val="24"/>
          </w:rPr>
          <w:delText xml:space="preserve"> Example 5</w:delText>
        </w:r>
        <w:r w:rsidR="00AB3653" w:rsidDel="00E033C8">
          <w:rPr>
            <w:rFonts w:ascii="Garamond" w:hAnsi="Garamond"/>
            <w:sz w:val="24"/>
            <w:szCs w:val="24"/>
          </w:rPr>
          <w:delText>}</w:delText>
        </w:r>
        <w:r w:rsidR="00036D55" w:rsidRPr="0085486B" w:rsidDel="00E033C8">
          <w:rPr>
            <w:rFonts w:ascii="Garamond" w:hAnsi="Garamond"/>
            <w:sz w:val="24"/>
            <w:szCs w:val="24"/>
          </w:rPr>
          <w:delText>; [rather] he will soon beat them [</w:delText>
        </w:r>
        <w:r w:rsidR="00AB3653" w:rsidDel="00E033C8">
          <w:rPr>
            <w:rFonts w:ascii="Garamond" w:hAnsi="Garamond"/>
            <w:sz w:val="24"/>
            <w:szCs w:val="24"/>
          </w:rPr>
          <w:delText>as in {l</w:delText>
        </w:r>
        <w:r w:rsidR="003749FC" w:rsidDel="00E033C8">
          <w:rPr>
            <w:rFonts w:ascii="Garamond" w:hAnsi="Garamond"/>
            <w:sz w:val="24"/>
            <w:szCs w:val="24"/>
          </w:rPr>
          <w:delText>ower lines in Example 5</w:delText>
        </w:r>
        <w:r w:rsidR="00AB3653" w:rsidDel="00E033C8">
          <w:rPr>
            <w:rFonts w:ascii="Garamond" w:hAnsi="Garamond"/>
            <w:sz w:val="24"/>
            <w:szCs w:val="24"/>
          </w:rPr>
          <w:delText>}]</w:delText>
        </w:r>
        <w:r w:rsidR="00036D55" w:rsidRPr="0085486B" w:rsidDel="00E033C8">
          <w:rPr>
            <w:rFonts w:ascii="Garamond" w:hAnsi="Garamond"/>
            <w:sz w:val="24"/>
            <w:szCs w:val="24"/>
          </w:rPr>
          <w:delText xml:space="preserve"> in order to slightly differentiate the strength or the pitch [</w:delText>
        </w:r>
        <w:r w:rsidR="00036D55" w:rsidRPr="0085486B" w:rsidDel="00E033C8">
          <w:rPr>
            <w:rFonts w:ascii="Garamond" w:hAnsi="Garamond"/>
            <w:i/>
            <w:iCs/>
            <w:sz w:val="24"/>
            <w:szCs w:val="24"/>
          </w:rPr>
          <w:delText>Ton</w:delText>
        </w:r>
        <w:r w:rsidR="00036D55" w:rsidRPr="0085486B" w:rsidDel="00E033C8">
          <w:rPr>
            <w:rFonts w:ascii="Garamond" w:hAnsi="Garamond"/>
            <w:sz w:val="24"/>
            <w:szCs w:val="24"/>
          </w:rPr>
          <w:delText xml:space="preserve">] of the three or four beats going on one measure, so that the division of groups may become perceptible to the ear.” </w:delText>
        </w:r>
        <w:r w:rsidR="006A2F2E" w:rsidRPr="0085486B" w:rsidDel="00E033C8">
          <w:rPr>
            <w:rFonts w:ascii="Garamond" w:hAnsi="Garamond"/>
            <w:sz w:val="24"/>
            <w:szCs w:val="24"/>
          </w:rPr>
          <w:delText>(Mirka’s translation, 2009, 47).</w:delText>
        </w:r>
        <w:r w:rsidR="006A2F2E" w:rsidRPr="0085486B" w:rsidDel="00E033C8">
          <w:rPr>
            <w:rStyle w:val="FootnoteReference"/>
            <w:rFonts w:ascii="Garamond" w:hAnsi="Garamond"/>
            <w:sz w:val="24"/>
            <w:szCs w:val="24"/>
          </w:rPr>
          <w:footnoteReference w:id="19"/>
        </w:r>
        <w:r w:rsidR="003C169C" w:rsidRPr="0085486B" w:rsidDel="00E033C8">
          <w:rPr>
            <w:rFonts w:ascii="Garamond" w:hAnsi="Garamond"/>
            <w:sz w:val="24"/>
            <w:szCs w:val="24"/>
          </w:rPr>
          <w:delText xml:space="preserve"> </w:delText>
        </w:r>
      </w:del>
    </w:p>
    <w:p w14:paraId="1C81D45D" w14:textId="55906A8E" w:rsidR="007D3C35" w:rsidRPr="0085486B" w:rsidRDefault="007D3C35" w:rsidP="002743CD">
      <w:pPr>
        <w:spacing w:after="0" w:line="480" w:lineRule="auto"/>
        <w:rPr>
          <w:rFonts w:ascii="Garamond" w:hAnsi="Garamond"/>
          <w:noProof/>
          <w:sz w:val="24"/>
          <w:szCs w:val="24"/>
        </w:rPr>
      </w:pPr>
    </w:p>
    <w:p w14:paraId="5AC97930" w14:textId="3E6D6729" w:rsidR="000364B2" w:rsidRDefault="00A32AC2"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5</w:t>
      </w:r>
      <w:r w:rsidRPr="0085486B">
        <w:rPr>
          <w:rFonts w:ascii="Garamond" w:hAnsi="Garamond"/>
          <w:sz w:val="24"/>
          <w:szCs w:val="24"/>
        </w:rPr>
        <w:t xml:space="preserve"> </w:t>
      </w:r>
      <w:r w:rsidR="000364B2">
        <w:rPr>
          <w:rFonts w:ascii="Garamond" w:hAnsi="Garamond"/>
          <w:sz w:val="24"/>
          <w:szCs w:val="24"/>
        </w:rPr>
        <w:t xml:space="preserve">After </w:t>
      </w:r>
      <w:r w:rsidR="004102C1" w:rsidRPr="0085486B">
        <w:rPr>
          <w:rFonts w:ascii="Garamond" w:hAnsi="Garamond"/>
          <w:sz w:val="24"/>
          <w:szCs w:val="24"/>
        </w:rPr>
        <w:t>Mirka (2009, 47</w:t>
      </w:r>
      <w:r w:rsidR="00403BA0" w:rsidRPr="0085486B">
        <w:rPr>
          <w:rFonts w:ascii="Garamond" w:hAnsi="Garamond"/>
          <w:sz w:val="24"/>
          <w:szCs w:val="24"/>
        </w:rPr>
        <w:t>, example 2.11</w:t>
      </w:r>
      <w:r w:rsidR="004102C1" w:rsidRPr="0085486B">
        <w:rPr>
          <w:rFonts w:ascii="Garamond" w:hAnsi="Garamond"/>
          <w:sz w:val="24"/>
          <w:szCs w:val="24"/>
        </w:rPr>
        <w:t xml:space="preserve">), from </w:t>
      </w:r>
      <w:proofErr w:type="spellStart"/>
      <w:r w:rsidRPr="0085486B">
        <w:rPr>
          <w:rFonts w:ascii="Garamond" w:hAnsi="Garamond"/>
          <w:sz w:val="24"/>
          <w:szCs w:val="24"/>
        </w:rPr>
        <w:t>Kirnberger</w:t>
      </w:r>
      <w:proofErr w:type="spellEnd"/>
      <w:r w:rsidRPr="0085486B">
        <w:rPr>
          <w:rFonts w:ascii="Garamond" w:hAnsi="Garamond"/>
          <w:sz w:val="24"/>
          <w:szCs w:val="24"/>
        </w:rPr>
        <w:t xml:space="preserve"> and Schulz</w:t>
      </w:r>
      <w:r w:rsidR="00EC18D5" w:rsidRPr="0085486B">
        <w:rPr>
          <w:rFonts w:ascii="Garamond" w:hAnsi="Garamond"/>
          <w:sz w:val="24"/>
          <w:szCs w:val="24"/>
        </w:rPr>
        <w:t xml:space="preserve"> (1794, 97)</w:t>
      </w:r>
      <w:r w:rsidR="00074295" w:rsidRPr="0085486B">
        <w:rPr>
          <w:rFonts w:ascii="Garamond" w:hAnsi="Garamond"/>
          <w:sz w:val="24"/>
          <w:szCs w:val="24"/>
        </w:rPr>
        <w:t xml:space="preserve"> [cf. 1774, </w:t>
      </w:r>
    </w:p>
    <w:p w14:paraId="6B3DDC64" w14:textId="2D2798A4" w:rsidR="00A32AC2" w:rsidRDefault="00074295" w:rsidP="002743CD">
      <w:pPr>
        <w:spacing w:after="0" w:line="480" w:lineRule="auto"/>
        <w:jc w:val="center"/>
        <w:rPr>
          <w:rFonts w:ascii="Garamond" w:hAnsi="Garamond"/>
          <w:sz w:val="24"/>
          <w:szCs w:val="24"/>
        </w:rPr>
      </w:pPr>
      <w:r w:rsidRPr="0085486B">
        <w:rPr>
          <w:rFonts w:ascii="Garamond" w:hAnsi="Garamond"/>
          <w:sz w:val="24"/>
          <w:szCs w:val="24"/>
        </w:rPr>
        <w:t>980].</w:t>
      </w:r>
      <w:r w:rsidR="004B7496">
        <w:rPr>
          <w:rFonts w:ascii="Garamond" w:hAnsi="Garamond"/>
          <w:sz w:val="24"/>
          <w:szCs w:val="24"/>
        </w:rPr>
        <w:t xml:space="preserve"> The top line represents undifferentiated pulsations while the following two lines group them in </w:t>
      </w:r>
    </w:p>
    <w:p w14:paraId="18E7BCF3" w14:textId="2339F582" w:rsidR="004B7496" w:rsidRDefault="004B7496" w:rsidP="002743CD">
      <w:pPr>
        <w:spacing w:after="0" w:line="480" w:lineRule="auto"/>
        <w:rPr>
          <w:ins w:id="292" w:author="Kyle Hutchinson" w:date="2025-08-22T09:31:00Z" w16du:dateUtc="2025-08-22T13:31:00Z"/>
          <w:rFonts w:ascii="Garamond" w:hAnsi="Garamond"/>
          <w:sz w:val="24"/>
          <w:szCs w:val="24"/>
        </w:rPr>
      </w:pPr>
      <w:r>
        <w:rPr>
          <w:rFonts w:ascii="Garamond" w:hAnsi="Garamond"/>
          <w:sz w:val="24"/>
          <w:szCs w:val="24"/>
        </w:rPr>
        <w:lastRenderedPageBreak/>
        <w:t>3s and 4s, respectively.</w:t>
      </w:r>
    </w:p>
    <w:p w14:paraId="107263B5" w14:textId="77777777" w:rsidR="00742FAD" w:rsidRPr="0085486B" w:rsidRDefault="00742FAD" w:rsidP="002743CD">
      <w:pPr>
        <w:spacing w:after="0" w:line="480" w:lineRule="auto"/>
        <w:rPr>
          <w:rFonts w:ascii="Garamond" w:hAnsi="Garamond"/>
          <w:sz w:val="24"/>
          <w:szCs w:val="24"/>
        </w:rPr>
      </w:pPr>
    </w:p>
    <w:p w14:paraId="3E711C1F" w14:textId="703142F4" w:rsidR="00B66FAB" w:rsidRDefault="00466BC5" w:rsidP="002743CD">
      <w:pPr>
        <w:spacing w:after="0" w:line="480" w:lineRule="auto"/>
        <w:rPr>
          <w:rFonts w:ascii="Garamond" w:hAnsi="Garamond"/>
          <w:sz w:val="24"/>
          <w:szCs w:val="24"/>
        </w:rPr>
      </w:pPr>
      <w:r w:rsidRPr="0085486B">
        <w:rPr>
          <w:rFonts w:ascii="Garamond" w:hAnsi="Garamond"/>
          <w:sz w:val="24"/>
          <w:szCs w:val="24"/>
        </w:rPr>
        <w:t xml:space="preserve">Bach’s opening musical idea </w:t>
      </w:r>
      <w:r w:rsidR="00812437" w:rsidRPr="0085486B">
        <w:rPr>
          <w:rFonts w:ascii="Garamond" w:hAnsi="Garamond"/>
          <w:sz w:val="24"/>
          <w:szCs w:val="24"/>
        </w:rPr>
        <w:t xml:space="preserve">(Example 4) </w:t>
      </w:r>
      <w:r w:rsidRPr="0085486B">
        <w:rPr>
          <w:rFonts w:ascii="Garamond" w:hAnsi="Garamond"/>
          <w:sz w:val="24"/>
          <w:szCs w:val="24"/>
        </w:rPr>
        <w:t xml:space="preserve">bears some similarity to </w:t>
      </w:r>
      <w:proofErr w:type="spellStart"/>
      <w:r w:rsidRPr="0085486B">
        <w:rPr>
          <w:rFonts w:ascii="Garamond" w:hAnsi="Garamond"/>
          <w:sz w:val="24"/>
          <w:szCs w:val="24"/>
        </w:rPr>
        <w:t>Kirnberger</w:t>
      </w:r>
      <w:proofErr w:type="spellEnd"/>
      <w:r w:rsidRPr="0085486B">
        <w:rPr>
          <w:rFonts w:ascii="Garamond" w:hAnsi="Garamond"/>
          <w:sz w:val="24"/>
          <w:szCs w:val="24"/>
        </w:rPr>
        <w:t xml:space="preserve"> and Schulz’s </w:t>
      </w:r>
      <w:r w:rsidR="00E5589B" w:rsidRPr="0085486B">
        <w:rPr>
          <w:rFonts w:ascii="Garamond" w:hAnsi="Garamond"/>
          <w:sz w:val="24"/>
          <w:szCs w:val="24"/>
        </w:rPr>
        <w:t>example</w:t>
      </w:r>
      <w:r w:rsidRPr="0085486B">
        <w:rPr>
          <w:rFonts w:ascii="Garamond" w:hAnsi="Garamond"/>
          <w:sz w:val="24"/>
          <w:szCs w:val="24"/>
        </w:rPr>
        <w:t xml:space="preserve">: in the lower layer, a series of </w:t>
      </w:r>
      <w:ins w:id="293" w:author="Kyle Hutchinson" w:date="2025-08-22T09:32:00Z" w16du:dateUtc="2025-08-22T13:32:00Z">
        <w:r w:rsidR="00742FAD">
          <w:rPr>
            <w:rFonts w:ascii="Garamond" w:hAnsi="Garamond"/>
            <w:sz w:val="24"/>
            <w:szCs w:val="24"/>
          </w:rPr>
          <w:t>six</w:t>
        </w:r>
      </w:ins>
      <w:del w:id="294" w:author="Kyle Hutchinson" w:date="2025-08-22T09:32:00Z" w16du:dateUtc="2025-08-22T13:32:00Z">
        <w:r w:rsidRPr="0085486B" w:rsidDel="00742FAD">
          <w:rPr>
            <w:rFonts w:ascii="Garamond" w:hAnsi="Garamond"/>
            <w:sz w:val="24"/>
            <w:szCs w:val="24"/>
          </w:rPr>
          <w:delText>6</w:delText>
        </w:r>
      </w:del>
      <w:r w:rsidRPr="0085486B">
        <w:rPr>
          <w:rFonts w:ascii="Garamond" w:hAnsi="Garamond"/>
          <w:sz w:val="24"/>
          <w:szCs w:val="24"/>
        </w:rPr>
        <w:t xml:space="preserve"> attack points is involved in a metrically ambiguous passage, though the ambiguity in Bach’s </w:t>
      </w:r>
      <w:ins w:id="295" w:author="Kyle Hutchinson" w:date="2025-08-22T09:33:00Z" w16du:dateUtc="2025-08-22T13:33:00Z">
        <w:r w:rsidR="00742FAD">
          <w:rPr>
            <w:rFonts w:ascii="Garamond" w:hAnsi="Garamond"/>
            <w:sz w:val="24"/>
            <w:szCs w:val="24"/>
          </w:rPr>
          <w:t>symphony</w:t>
        </w:r>
      </w:ins>
      <w:del w:id="296" w:author="Kyle Hutchinson" w:date="2025-08-22T09:33:00Z" w16du:dateUtc="2025-08-22T13:33:00Z">
        <w:r w:rsidRPr="0085486B" w:rsidDel="00742FAD">
          <w:rPr>
            <w:rFonts w:ascii="Garamond" w:hAnsi="Garamond"/>
            <w:sz w:val="24"/>
            <w:szCs w:val="24"/>
          </w:rPr>
          <w:delText>case</w:delText>
        </w:r>
      </w:del>
      <w:r w:rsidRPr="0085486B">
        <w:rPr>
          <w:rFonts w:ascii="Garamond" w:hAnsi="Garamond"/>
          <w:sz w:val="24"/>
          <w:szCs w:val="24"/>
        </w:rPr>
        <w:t xml:space="preserve"> is not about </w:t>
      </w:r>
      <w:r w:rsidR="00893345" w:rsidRPr="0085486B">
        <w:rPr>
          <w:rFonts w:ascii="Garamond" w:hAnsi="Garamond"/>
          <w:sz w:val="24"/>
          <w:szCs w:val="24"/>
        </w:rPr>
        <w:t xml:space="preserve">groups of </w:t>
      </w:r>
      <w:r w:rsidR="00E5589B" w:rsidRPr="0085486B">
        <w:rPr>
          <w:rFonts w:ascii="Garamond" w:hAnsi="Garamond"/>
          <w:sz w:val="24"/>
          <w:szCs w:val="24"/>
        </w:rPr>
        <w:t>eighth-note pulses but about the number of half-note units within a</w:t>
      </w:r>
      <w:r w:rsidR="00247C3E" w:rsidRPr="0085486B">
        <w:rPr>
          <w:rFonts w:ascii="Garamond" w:hAnsi="Garamond"/>
          <w:sz w:val="24"/>
          <w:szCs w:val="24"/>
        </w:rPr>
        <w:t xml:space="preserve"> perceived</w:t>
      </w:r>
      <w:r w:rsidR="00E5589B" w:rsidRPr="0085486B">
        <w:rPr>
          <w:rFonts w:ascii="Garamond" w:hAnsi="Garamond"/>
          <w:sz w:val="24"/>
          <w:szCs w:val="24"/>
        </w:rPr>
        <w:t xml:space="preserve"> measure</w:t>
      </w:r>
      <w:r w:rsidR="00E07ABB" w:rsidRPr="0085486B">
        <w:rPr>
          <w:rFonts w:ascii="Garamond" w:hAnsi="Garamond"/>
          <w:sz w:val="24"/>
          <w:szCs w:val="24"/>
        </w:rPr>
        <w:t xml:space="preserve">. </w:t>
      </w:r>
      <w:r w:rsidR="00467017" w:rsidRPr="0085486B">
        <w:rPr>
          <w:rFonts w:ascii="Garamond" w:hAnsi="Garamond"/>
          <w:sz w:val="24"/>
          <w:szCs w:val="24"/>
        </w:rPr>
        <w:t>Within the six strokes, the fourth</w:t>
      </w:r>
      <w:del w:id="297" w:author="Kyle Hutchinson" w:date="2025-08-22T09:33:00Z" w16du:dateUtc="2025-08-22T13:33:00Z">
        <w:r w:rsidR="00467017" w:rsidRPr="0085486B" w:rsidDel="00742FAD">
          <w:rPr>
            <w:rFonts w:ascii="Garamond" w:hAnsi="Garamond"/>
            <w:sz w:val="24"/>
            <w:szCs w:val="24"/>
          </w:rPr>
          <w:delText xml:space="preserve"> one</w:delText>
        </w:r>
      </w:del>
      <w:r w:rsidR="00467017" w:rsidRPr="0085486B">
        <w:rPr>
          <w:rFonts w:ascii="Garamond" w:hAnsi="Garamond"/>
          <w:sz w:val="24"/>
          <w:szCs w:val="24"/>
        </w:rPr>
        <w:t xml:space="preserve"> is highlighted </w:t>
      </w:r>
      <w:del w:id="298" w:author="Kyle Hutchinson" w:date="2025-08-22T09:33:00Z" w16du:dateUtc="2025-08-22T13:33:00Z">
        <w:r w:rsidR="00467017" w:rsidRPr="0085486B" w:rsidDel="00742FAD">
          <w:rPr>
            <w:rFonts w:ascii="Garamond" w:hAnsi="Garamond"/>
            <w:sz w:val="24"/>
            <w:szCs w:val="24"/>
          </w:rPr>
          <w:delText xml:space="preserve">for our attention </w:delText>
        </w:r>
      </w:del>
      <w:r w:rsidR="00467017" w:rsidRPr="0085486B">
        <w:rPr>
          <w:rFonts w:ascii="Garamond" w:hAnsi="Garamond"/>
          <w:sz w:val="24"/>
          <w:szCs w:val="24"/>
        </w:rPr>
        <w:t>as a melodic peak</w:t>
      </w:r>
      <w:del w:id="299" w:author="Kyle Hutchinson" w:date="2025-08-22T09:33:00Z" w16du:dateUtc="2025-08-22T13:33:00Z">
        <w:r w:rsidR="00467017" w:rsidRPr="0085486B" w:rsidDel="00742FAD">
          <w:rPr>
            <w:rFonts w:ascii="Garamond" w:hAnsi="Garamond"/>
            <w:sz w:val="24"/>
            <w:szCs w:val="24"/>
          </w:rPr>
          <w:delText xml:space="preserve"> through its highest pitch</w:delText>
        </w:r>
      </w:del>
      <w:r w:rsidR="00467017" w:rsidRPr="0085486B">
        <w:rPr>
          <w:rFonts w:ascii="Garamond" w:hAnsi="Garamond"/>
          <w:sz w:val="24"/>
          <w:szCs w:val="24"/>
        </w:rPr>
        <w:t xml:space="preserve">, which is crucial for the meter-finding game of Bach’s opening. </w:t>
      </w:r>
    </w:p>
    <w:p w14:paraId="6292BF6B" w14:textId="77777777" w:rsidR="008643C4" w:rsidRPr="0085486B" w:rsidRDefault="008643C4" w:rsidP="002743CD">
      <w:pPr>
        <w:spacing w:after="0" w:line="480" w:lineRule="auto"/>
        <w:rPr>
          <w:rFonts w:ascii="Garamond" w:hAnsi="Garamond"/>
          <w:sz w:val="24"/>
          <w:szCs w:val="24"/>
        </w:rPr>
      </w:pPr>
    </w:p>
    <w:p w14:paraId="61546CB8" w14:textId="0442A2DD" w:rsidR="00C7469E" w:rsidRPr="00212F6F" w:rsidRDefault="00C7469E" w:rsidP="002743CD">
      <w:pPr>
        <w:spacing w:after="0" w:line="480" w:lineRule="auto"/>
        <w:rPr>
          <w:rFonts w:ascii="Garamond" w:hAnsi="Garamond"/>
          <w:sz w:val="24"/>
          <w:szCs w:val="24"/>
          <w:highlight w:val="yellow"/>
          <w:rPrChange w:id="300" w:author="Kyle Hutchinson" w:date="2025-08-22T11:59:00Z" w16du:dateUtc="2025-08-22T15:59:00Z">
            <w:rPr>
              <w:rFonts w:ascii="Garamond" w:hAnsi="Garamond"/>
              <w:sz w:val="24"/>
              <w:szCs w:val="24"/>
            </w:rPr>
          </w:rPrChange>
        </w:rPr>
      </w:pPr>
      <w:commentRangeStart w:id="301"/>
      <w:r w:rsidRPr="00212F6F">
        <w:rPr>
          <w:rFonts w:ascii="Garamond" w:hAnsi="Garamond"/>
          <w:sz w:val="24"/>
          <w:szCs w:val="24"/>
          <w:highlight w:val="yellow"/>
          <w:rPrChange w:id="302" w:author="Kyle Hutchinson" w:date="2025-08-22T11:59:00Z" w16du:dateUtc="2025-08-22T15:59:00Z">
            <w:rPr>
              <w:rFonts w:ascii="Garamond" w:hAnsi="Garamond"/>
              <w:sz w:val="24"/>
              <w:szCs w:val="24"/>
            </w:rPr>
          </w:rPrChange>
        </w:rPr>
        <w:t xml:space="preserve">A Metaphor from </w:t>
      </w:r>
      <w:proofErr w:type="spellStart"/>
      <w:r w:rsidRPr="00212F6F">
        <w:rPr>
          <w:rFonts w:ascii="Garamond" w:hAnsi="Garamond"/>
          <w:sz w:val="24"/>
          <w:szCs w:val="24"/>
          <w:highlight w:val="yellow"/>
          <w:rPrChange w:id="303" w:author="Kyle Hutchinson" w:date="2025-08-22T11:59:00Z" w16du:dateUtc="2025-08-22T15:59:00Z">
            <w:rPr>
              <w:rFonts w:ascii="Garamond" w:hAnsi="Garamond"/>
              <w:sz w:val="24"/>
              <w:szCs w:val="24"/>
            </w:rPr>
          </w:rPrChange>
        </w:rPr>
        <w:t>Kirnberger’s</w:t>
      </w:r>
      <w:proofErr w:type="spellEnd"/>
      <w:r w:rsidRPr="00212F6F">
        <w:rPr>
          <w:rFonts w:ascii="Garamond" w:hAnsi="Garamond"/>
          <w:sz w:val="24"/>
          <w:szCs w:val="24"/>
          <w:highlight w:val="yellow"/>
          <w:rPrChange w:id="304" w:author="Kyle Hutchinson" w:date="2025-08-22T11:59:00Z" w16du:dateUtc="2025-08-22T15:59:00Z">
            <w:rPr>
              <w:rFonts w:ascii="Garamond" w:hAnsi="Garamond"/>
              <w:sz w:val="24"/>
              <w:szCs w:val="24"/>
            </w:rPr>
          </w:rPrChange>
        </w:rPr>
        <w:t xml:space="preserve"> </w:t>
      </w:r>
      <w:r w:rsidRPr="00212F6F">
        <w:rPr>
          <w:rFonts w:ascii="Garamond" w:hAnsi="Garamond"/>
          <w:i/>
          <w:iCs/>
          <w:sz w:val="24"/>
          <w:szCs w:val="24"/>
          <w:highlight w:val="yellow"/>
          <w:rPrChange w:id="305" w:author="Kyle Hutchinson" w:date="2025-08-22T11:59:00Z" w16du:dateUtc="2025-08-22T15:59:00Z">
            <w:rPr>
              <w:rFonts w:ascii="Garamond" w:hAnsi="Garamond"/>
              <w:i/>
              <w:iCs/>
              <w:sz w:val="24"/>
              <w:szCs w:val="24"/>
            </w:rPr>
          </w:rPrChange>
        </w:rPr>
        <w:t xml:space="preserve">Art of Strict Musical Composition </w:t>
      </w:r>
      <w:r w:rsidRPr="00212F6F">
        <w:rPr>
          <w:rFonts w:ascii="Garamond" w:hAnsi="Garamond"/>
          <w:sz w:val="24"/>
          <w:szCs w:val="24"/>
          <w:highlight w:val="yellow"/>
          <w:rPrChange w:id="306" w:author="Kyle Hutchinson" w:date="2025-08-22T11:59:00Z" w16du:dateUtc="2025-08-22T15:59:00Z">
            <w:rPr>
              <w:rFonts w:ascii="Garamond" w:hAnsi="Garamond"/>
              <w:sz w:val="24"/>
              <w:szCs w:val="24"/>
            </w:rPr>
          </w:rPrChange>
        </w:rPr>
        <w:t xml:space="preserve">also </w:t>
      </w:r>
      <w:r w:rsidR="00467017" w:rsidRPr="00212F6F">
        <w:rPr>
          <w:rFonts w:ascii="Garamond" w:hAnsi="Garamond"/>
          <w:sz w:val="24"/>
          <w:szCs w:val="24"/>
          <w:highlight w:val="yellow"/>
          <w:rPrChange w:id="307" w:author="Kyle Hutchinson" w:date="2025-08-22T11:59:00Z" w16du:dateUtc="2025-08-22T15:59:00Z">
            <w:rPr>
              <w:rFonts w:ascii="Garamond" w:hAnsi="Garamond"/>
              <w:sz w:val="24"/>
              <w:szCs w:val="24"/>
            </w:rPr>
          </w:rPrChange>
        </w:rPr>
        <w:t>seems pertinent:</w:t>
      </w:r>
      <w:r w:rsidRPr="00212F6F">
        <w:rPr>
          <w:rFonts w:ascii="Garamond" w:hAnsi="Garamond"/>
          <w:sz w:val="24"/>
          <w:szCs w:val="24"/>
          <w:highlight w:val="yellow"/>
          <w:rPrChange w:id="308" w:author="Kyle Hutchinson" w:date="2025-08-22T11:59:00Z" w16du:dateUtc="2025-08-22T15:59:00Z">
            <w:rPr>
              <w:rFonts w:ascii="Garamond" w:hAnsi="Garamond"/>
              <w:sz w:val="24"/>
              <w:szCs w:val="24"/>
            </w:rPr>
          </w:rPrChange>
        </w:rPr>
        <w:t xml:space="preserve"> </w:t>
      </w:r>
      <w:r w:rsidR="0085486B" w:rsidRPr="00212F6F">
        <w:rPr>
          <w:rFonts w:ascii="Garamond" w:hAnsi="Garamond"/>
          <w:sz w:val="24"/>
          <w:szCs w:val="24"/>
          <w:highlight w:val="yellow"/>
          <w:rPrChange w:id="309" w:author="Kyle Hutchinson" w:date="2025-08-22T11:59:00Z" w16du:dateUtc="2025-08-22T15:59:00Z">
            <w:rPr>
              <w:rFonts w:ascii="Garamond" w:hAnsi="Garamond"/>
              <w:sz w:val="24"/>
              <w:szCs w:val="24"/>
            </w:rPr>
          </w:rPrChange>
        </w:rPr>
        <w:br/>
      </w:r>
    </w:p>
    <w:p w14:paraId="7BB3A66C" w14:textId="72308BFD" w:rsidR="00C7469E" w:rsidRPr="00212F6F" w:rsidRDefault="00C7469E" w:rsidP="002743CD">
      <w:pPr>
        <w:spacing w:after="0" w:line="480" w:lineRule="auto"/>
        <w:ind w:left="720"/>
        <w:rPr>
          <w:rFonts w:ascii="Garamond" w:hAnsi="Garamond"/>
          <w:sz w:val="24"/>
          <w:szCs w:val="24"/>
          <w:highlight w:val="yellow"/>
          <w:rPrChange w:id="310"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311" w:author="Kyle Hutchinson" w:date="2025-08-22T11:59:00Z" w16du:dateUtc="2025-08-22T15:59:00Z">
            <w:rPr>
              <w:rFonts w:ascii="Garamond" w:hAnsi="Garamond"/>
              <w:sz w:val="24"/>
              <w:szCs w:val="24"/>
            </w:rPr>
          </w:rPrChange>
        </w:rPr>
        <w:t xml:space="preserve">A melody that just flows along without accents resembles a continuous motion, like that created when a body falls or is thrown through the air; but an accented melody is </w:t>
      </w:r>
      <w:proofErr w:type="gramStart"/>
      <w:r w:rsidRPr="00212F6F">
        <w:rPr>
          <w:rFonts w:ascii="Garamond" w:hAnsi="Garamond"/>
          <w:sz w:val="24"/>
          <w:szCs w:val="24"/>
          <w:highlight w:val="yellow"/>
          <w:rPrChange w:id="312" w:author="Kyle Hutchinson" w:date="2025-08-22T11:59:00Z" w16du:dateUtc="2025-08-22T15:59:00Z">
            <w:rPr>
              <w:rFonts w:ascii="Garamond" w:hAnsi="Garamond"/>
              <w:sz w:val="24"/>
              <w:szCs w:val="24"/>
            </w:rPr>
          </w:rPrChange>
        </w:rPr>
        <w:t>similar to</w:t>
      </w:r>
      <w:proofErr w:type="gramEnd"/>
      <w:r w:rsidRPr="00212F6F">
        <w:rPr>
          <w:rFonts w:ascii="Garamond" w:hAnsi="Garamond"/>
          <w:sz w:val="24"/>
          <w:szCs w:val="24"/>
          <w:highlight w:val="yellow"/>
          <w:rPrChange w:id="313" w:author="Kyle Hutchinson" w:date="2025-08-22T11:59:00Z" w16du:dateUtc="2025-08-22T15:59:00Z">
            <w:rPr>
              <w:rFonts w:ascii="Garamond" w:hAnsi="Garamond"/>
              <w:sz w:val="24"/>
              <w:szCs w:val="24"/>
            </w:rPr>
          </w:rPrChange>
        </w:rPr>
        <w:t xml:space="preserve"> a motion divided into steps or to walking. Just as walking receives its </w:t>
      </w:r>
      <w:proofErr w:type="gramStart"/>
      <w:r w:rsidRPr="00212F6F">
        <w:rPr>
          <w:rFonts w:ascii="Garamond" w:hAnsi="Garamond"/>
          <w:sz w:val="24"/>
          <w:szCs w:val="24"/>
          <w:highlight w:val="yellow"/>
          <w:rPrChange w:id="314" w:author="Kyle Hutchinson" w:date="2025-08-22T11:59:00Z" w16du:dateUtc="2025-08-22T15:59:00Z">
            <w:rPr>
              <w:rFonts w:ascii="Garamond" w:hAnsi="Garamond"/>
              <w:sz w:val="24"/>
              <w:szCs w:val="24"/>
            </w:rPr>
          </w:rPrChange>
        </w:rPr>
        <w:t>particular character</w:t>
      </w:r>
      <w:proofErr w:type="gramEnd"/>
      <w:r w:rsidRPr="00212F6F">
        <w:rPr>
          <w:rFonts w:ascii="Garamond" w:hAnsi="Garamond"/>
          <w:sz w:val="24"/>
          <w:szCs w:val="24"/>
          <w:highlight w:val="yellow"/>
          <w:rPrChange w:id="315" w:author="Kyle Hutchinson" w:date="2025-08-22T11:59:00Z" w16du:dateUtc="2025-08-22T15:59:00Z">
            <w:rPr>
              <w:rFonts w:ascii="Garamond" w:hAnsi="Garamond"/>
              <w:sz w:val="24"/>
              <w:szCs w:val="24"/>
            </w:rPr>
          </w:rPrChange>
        </w:rPr>
        <w:t xml:space="preserve"> from the type as well as the speed of the steps, melody receives its character and expression in quite a similar way.</w:t>
      </w:r>
      <w:r w:rsidR="00E23DAE" w:rsidRPr="00212F6F">
        <w:rPr>
          <w:rFonts w:ascii="Garamond" w:hAnsi="Garamond"/>
          <w:sz w:val="24"/>
          <w:szCs w:val="24"/>
          <w:highlight w:val="yellow"/>
          <w:rPrChange w:id="316" w:author="Kyle Hutchinson" w:date="2025-08-22T11:59:00Z" w16du:dateUtc="2025-08-22T15:59:00Z">
            <w:rPr>
              <w:rFonts w:ascii="Garamond" w:hAnsi="Garamond"/>
              <w:sz w:val="24"/>
              <w:szCs w:val="24"/>
            </w:rPr>
          </w:rPrChange>
        </w:rPr>
        <w:t xml:space="preserve"> (1982, 382)</w:t>
      </w:r>
      <w:r w:rsidR="00E23DAE" w:rsidRPr="00212F6F">
        <w:rPr>
          <w:rStyle w:val="FootnoteReference"/>
          <w:rFonts w:ascii="Garamond" w:hAnsi="Garamond"/>
          <w:sz w:val="24"/>
          <w:szCs w:val="24"/>
          <w:highlight w:val="yellow"/>
          <w:rPrChange w:id="317" w:author="Kyle Hutchinson" w:date="2025-08-22T11:59:00Z" w16du:dateUtc="2025-08-22T15:59:00Z">
            <w:rPr>
              <w:rStyle w:val="FootnoteReference"/>
              <w:rFonts w:ascii="Garamond" w:hAnsi="Garamond"/>
              <w:sz w:val="24"/>
              <w:szCs w:val="24"/>
            </w:rPr>
          </w:rPrChange>
        </w:rPr>
        <w:footnoteReference w:id="20"/>
      </w:r>
      <w:r w:rsidR="00E23DAE" w:rsidRPr="00212F6F">
        <w:rPr>
          <w:rFonts w:ascii="Garamond" w:hAnsi="Garamond"/>
          <w:sz w:val="24"/>
          <w:szCs w:val="24"/>
          <w:highlight w:val="yellow"/>
          <w:rPrChange w:id="318"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319" w:author="Kyle Hutchinson" w:date="2025-08-22T11:59:00Z" w16du:dateUtc="2025-08-22T15:59:00Z">
            <w:rPr>
              <w:rFonts w:ascii="Garamond" w:hAnsi="Garamond"/>
              <w:sz w:val="24"/>
              <w:szCs w:val="24"/>
            </w:rPr>
          </w:rPrChange>
        </w:rPr>
        <w:t xml:space="preserve"> </w:t>
      </w:r>
    </w:p>
    <w:p w14:paraId="500D557C" w14:textId="77777777" w:rsidR="003A368D" w:rsidRPr="00212F6F" w:rsidRDefault="003A368D" w:rsidP="002743CD">
      <w:pPr>
        <w:spacing w:after="0" w:line="480" w:lineRule="auto"/>
        <w:ind w:left="720"/>
        <w:rPr>
          <w:rFonts w:ascii="Garamond" w:hAnsi="Garamond"/>
          <w:sz w:val="24"/>
          <w:szCs w:val="24"/>
          <w:highlight w:val="yellow"/>
          <w:rPrChange w:id="320" w:author="Kyle Hutchinson" w:date="2025-08-22T11:59:00Z" w16du:dateUtc="2025-08-22T15:59:00Z">
            <w:rPr>
              <w:rFonts w:ascii="Garamond" w:hAnsi="Garamond"/>
              <w:sz w:val="24"/>
              <w:szCs w:val="24"/>
            </w:rPr>
          </w:rPrChange>
        </w:rPr>
      </w:pPr>
    </w:p>
    <w:p w14:paraId="6B01CE7A" w14:textId="2F69140B" w:rsidR="00A82C10" w:rsidRPr="00212F6F" w:rsidRDefault="00A82C10" w:rsidP="002743CD">
      <w:pPr>
        <w:spacing w:after="0" w:line="480" w:lineRule="auto"/>
        <w:rPr>
          <w:rFonts w:ascii="Garamond" w:hAnsi="Garamond"/>
          <w:sz w:val="24"/>
          <w:szCs w:val="24"/>
          <w:highlight w:val="yellow"/>
          <w:rPrChange w:id="321"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322" w:author="Kyle Hutchinson" w:date="2025-08-22T11:59:00Z" w16du:dateUtc="2025-08-22T15:59:00Z">
            <w:rPr>
              <w:rFonts w:ascii="Garamond" w:hAnsi="Garamond"/>
              <w:sz w:val="24"/>
              <w:szCs w:val="24"/>
            </w:rPr>
          </w:rPrChange>
        </w:rPr>
        <w:t xml:space="preserve">Bach’s up-and-down gestures in </w:t>
      </w:r>
      <w:proofErr w:type="spellStart"/>
      <w:r w:rsidRPr="00212F6F">
        <w:rPr>
          <w:rFonts w:ascii="Garamond" w:hAnsi="Garamond"/>
          <w:sz w:val="24"/>
          <w:szCs w:val="24"/>
          <w:highlight w:val="yellow"/>
          <w:rPrChange w:id="323"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324" w:author="Kyle Hutchinson" w:date="2025-08-22T11:59:00Z" w16du:dateUtc="2025-08-22T15:59:00Z">
            <w:rPr>
              <w:rFonts w:ascii="Garamond" w:hAnsi="Garamond"/>
              <w:sz w:val="24"/>
              <w:szCs w:val="24"/>
            </w:rPr>
          </w:rPrChange>
        </w:rPr>
        <w:t xml:space="preserve">. 183/1 resonate with </w:t>
      </w:r>
      <w:proofErr w:type="spellStart"/>
      <w:r w:rsidRPr="00212F6F">
        <w:rPr>
          <w:rFonts w:ascii="Garamond" w:hAnsi="Garamond"/>
          <w:sz w:val="24"/>
          <w:szCs w:val="24"/>
          <w:highlight w:val="yellow"/>
          <w:rPrChange w:id="325" w:author="Kyle Hutchinson" w:date="2025-08-22T11:59:00Z" w16du:dateUtc="2025-08-22T15:59:00Z">
            <w:rPr>
              <w:rFonts w:ascii="Garamond" w:hAnsi="Garamond"/>
              <w:sz w:val="24"/>
              <w:szCs w:val="24"/>
            </w:rPr>
          </w:rPrChange>
        </w:rPr>
        <w:t>Kirnberger’s</w:t>
      </w:r>
      <w:proofErr w:type="spellEnd"/>
      <w:r w:rsidRPr="00212F6F">
        <w:rPr>
          <w:rFonts w:ascii="Garamond" w:hAnsi="Garamond"/>
          <w:sz w:val="24"/>
          <w:szCs w:val="24"/>
          <w:highlight w:val="yellow"/>
          <w:rPrChange w:id="326" w:author="Kyle Hutchinson" w:date="2025-08-22T11:59:00Z" w16du:dateUtc="2025-08-22T15:59:00Z">
            <w:rPr>
              <w:rFonts w:ascii="Garamond" w:hAnsi="Garamond"/>
              <w:sz w:val="24"/>
              <w:szCs w:val="24"/>
            </w:rPr>
          </w:rPrChange>
        </w:rPr>
        <w:t xml:space="preserve"> metaphors: </w:t>
      </w:r>
      <w:del w:id="327" w:author="Kyle Hutchinson" w:date="2025-08-22T09:34:00Z" w16du:dateUtc="2025-08-22T13:34:00Z">
        <w:r w:rsidRPr="00212F6F" w:rsidDel="00742FAD">
          <w:rPr>
            <w:rFonts w:ascii="Garamond" w:hAnsi="Garamond"/>
            <w:sz w:val="24"/>
            <w:szCs w:val="24"/>
            <w:highlight w:val="yellow"/>
            <w:rPrChange w:id="328" w:author="Kyle Hutchinson" w:date="2025-08-22T11:59:00Z" w16du:dateUtc="2025-08-22T15:59:00Z">
              <w:rPr>
                <w:rFonts w:ascii="Garamond" w:hAnsi="Garamond"/>
                <w:sz w:val="24"/>
                <w:szCs w:val="24"/>
              </w:rPr>
            </w:rPrChange>
          </w:rPr>
          <w:delText xml:space="preserve">for instance, </w:delText>
        </w:r>
      </w:del>
      <w:r w:rsidRPr="00212F6F">
        <w:rPr>
          <w:rFonts w:ascii="Garamond" w:hAnsi="Garamond"/>
          <w:sz w:val="24"/>
          <w:szCs w:val="24"/>
          <w:highlight w:val="yellow"/>
          <w:rPrChange w:id="329" w:author="Kyle Hutchinson" w:date="2025-08-22T11:59:00Z" w16du:dateUtc="2025-08-22T15:59:00Z">
            <w:rPr>
              <w:rFonts w:ascii="Garamond" w:hAnsi="Garamond"/>
              <w:sz w:val="24"/>
              <w:szCs w:val="24"/>
            </w:rPr>
          </w:rPrChange>
        </w:rPr>
        <w:t>mm. 67–68 (</w:t>
      </w:r>
      <w:commentRangeStart w:id="330"/>
      <w:r w:rsidRPr="00212F6F">
        <w:rPr>
          <w:rFonts w:ascii="Garamond" w:hAnsi="Garamond"/>
          <w:sz w:val="24"/>
          <w:szCs w:val="24"/>
          <w:highlight w:val="yellow"/>
          <w:rPrChange w:id="331" w:author="Kyle Hutchinson" w:date="2025-08-22T11:59:00Z" w16du:dateUtc="2025-08-22T15:59:00Z">
            <w:rPr>
              <w:rFonts w:ascii="Garamond" w:hAnsi="Garamond"/>
              <w:sz w:val="24"/>
              <w:szCs w:val="24"/>
            </w:rPr>
          </w:rPrChange>
        </w:rPr>
        <w:t xml:space="preserve">Example </w:t>
      </w:r>
      <w:r w:rsidR="00D81D81" w:rsidRPr="00212F6F">
        <w:rPr>
          <w:rFonts w:ascii="Garamond" w:hAnsi="Garamond"/>
          <w:sz w:val="24"/>
          <w:szCs w:val="24"/>
          <w:highlight w:val="yellow"/>
          <w:rPrChange w:id="332" w:author="Kyle Hutchinson" w:date="2025-08-22T11:59:00Z" w16du:dateUtc="2025-08-22T15:59:00Z">
            <w:rPr>
              <w:rFonts w:ascii="Garamond" w:hAnsi="Garamond"/>
              <w:sz w:val="24"/>
              <w:szCs w:val="24"/>
            </w:rPr>
          </w:rPrChange>
        </w:rPr>
        <w:t>16</w:t>
      </w:r>
      <w:r w:rsidRPr="00212F6F">
        <w:rPr>
          <w:rFonts w:ascii="Garamond" w:hAnsi="Garamond"/>
          <w:sz w:val="24"/>
          <w:szCs w:val="24"/>
          <w:highlight w:val="yellow"/>
          <w:rPrChange w:id="333" w:author="Kyle Hutchinson" w:date="2025-08-22T11:59:00Z" w16du:dateUtc="2025-08-22T15:59:00Z">
            <w:rPr>
              <w:rFonts w:ascii="Garamond" w:hAnsi="Garamond"/>
              <w:sz w:val="24"/>
              <w:szCs w:val="24"/>
            </w:rPr>
          </w:rPrChange>
        </w:rPr>
        <w:t xml:space="preserve"> below</w:t>
      </w:r>
      <w:commentRangeEnd w:id="330"/>
      <w:r w:rsidR="00742FAD" w:rsidRPr="00212F6F">
        <w:rPr>
          <w:rStyle w:val="CommentReference"/>
          <w:highlight w:val="yellow"/>
          <w:rPrChange w:id="334" w:author="Kyle Hutchinson" w:date="2025-08-22T11:59:00Z" w16du:dateUtc="2025-08-22T15:59:00Z">
            <w:rPr>
              <w:rStyle w:val="CommentReference"/>
            </w:rPr>
          </w:rPrChange>
        </w:rPr>
        <w:commentReference w:id="330"/>
      </w:r>
      <w:r w:rsidRPr="00212F6F">
        <w:rPr>
          <w:rFonts w:ascii="Garamond" w:hAnsi="Garamond"/>
          <w:sz w:val="24"/>
          <w:szCs w:val="24"/>
          <w:highlight w:val="yellow"/>
          <w:rPrChange w:id="335" w:author="Kyle Hutchinson" w:date="2025-08-22T11:59:00Z" w16du:dateUtc="2025-08-22T15:59:00Z">
            <w:rPr>
              <w:rFonts w:ascii="Garamond" w:hAnsi="Garamond"/>
              <w:sz w:val="24"/>
              <w:szCs w:val="24"/>
            </w:rPr>
          </w:rPrChange>
        </w:rPr>
        <w:t>)</w:t>
      </w:r>
      <w:ins w:id="336" w:author="Kyle Hutchinson" w:date="2025-08-22T09:34:00Z" w16du:dateUtc="2025-08-22T13:34:00Z">
        <w:r w:rsidR="00742FAD" w:rsidRPr="00212F6F">
          <w:rPr>
            <w:rFonts w:ascii="Garamond" w:hAnsi="Garamond"/>
            <w:sz w:val="24"/>
            <w:szCs w:val="24"/>
            <w:highlight w:val="yellow"/>
            <w:rPrChange w:id="337" w:author="Kyle Hutchinson" w:date="2025-08-22T11:59:00Z" w16du:dateUtc="2025-08-22T15:59:00Z">
              <w:rPr>
                <w:rFonts w:ascii="Garamond" w:hAnsi="Garamond"/>
                <w:sz w:val="24"/>
                <w:szCs w:val="24"/>
              </w:rPr>
            </w:rPrChange>
          </w:rPr>
          <w:t>, for instance,</w:t>
        </w:r>
      </w:ins>
      <w:r w:rsidRPr="00212F6F">
        <w:rPr>
          <w:rFonts w:ascii="Garamond" w:hAnsi="Garamond"/>
          <w:sz w:val="24"/>
          <w:szCs w:val="24"/>
          <w:highlight w:val="yellow"/>
          <w:rPrChange w:id="338" w:author="Kyle Hutchinson" w:date="2025-08-22T11:59:00Z" w16du:dateUtc="2025-08-22T15:59:00Z">
            <w:rPr>
              <w:rFonts w:ascii="Garamond" w:hAnsi="Garamond"/>
              <w:sz w:val="24"/>
              <w:szCs w:val="24"/>
            </w:rPr>
          </w:rPrChange>
        </w:rPr>
        <w:t xml:space="preserve"> </w:t>
      </w:r>
      <w:r w:rsidR="00893345" w:rsidRPr="00212F6F">
        <w:rPr>
          <w:rFonts w:ascii="Garamond" w:hAnsi="Garamond"/>
          <w:sz w:val="24"/>
          <w:szCs w:val="24"/>
          <w:highlight w:val="yellow"/>
          <w:rPrChange w:id="339" w:author="Kyle Hutchinson" w:date="2025-08-22T11:59:00Z" w16du:dateUtc="2025-08-22T15:59:00Z">
            <w:rPr>
              <w:rFonts w:ascii="Garamond" w:hAnsi="Garamond"/>
              <w:sz w:val="24"/>
              <w:szCs w:val="24"/>
            </w:rPr>
          </w:rPrChange>
        </w:rPr>
        <w:t>display</w:t>
      </w:r>
      <w:r w:rsidRPr="00212F6F">
        <w:rPr>
          <w:rFonts w:ascii="Garamond" w:hAnsi="Garamond"/>
          <w:sz w:val="24"/>
          <w:szCs w:val="24"/>
          <w:highlight w:val="yellow"/>
          <w:rPrChange w:id="340" w:author="Kyle Hutchinson" w:date="2025-08-22T11:59:00Z" w16du:dateUtc="2025-08-22T15:59:00Z">
            <w:rPr>
              <w:rFonts w:ascii="Garamond" w:hAnsi="Garamond"/>
              <w:sz w:val="24"/>
              <w:szCs w:val="24"/>
            </w:rPr>
          </w:rPrChange>
        </w:rPr>
        <w:t xml:space="preserve"> a continuous up and down motion (whose parallelism conforms to the level of an entire measure); mm. 24–26 (Example </w:t>
      </w:r>
      <w:r w:rsidR="00D81D81" w:rsidRPr="00212F6F">
        <w:rPr>
          <w:rFonts w:ascii="Garamond" w:hAnsi="Garamond"/>
          <w:sz w:val="24"/>
          <w:szCs w:val="24"/>
          <w:highlight w:val="yellow"/>
          <w:rPrChange w:id="341" w:author="Kyle Hutchinson" w:date="2025-08-22T11:59:00Z" w16du:dateUtc="2025-08-22T15:59:00Z">
            <w:rPr>
              <w:rFonts w:ascii="Garamond" w:hAnsi="Garamond"/>
              <w:sz w:val="24"/>
              <w:szCs w:val="24"/>
            </w:rPr>
          </w:rPrChange>
        </w:rPr>
        <w:t>10</w:t>
      </w:r>
      <w:r w:rsidRPr="00212F6F">
        <w:rPr>
          <w:rFonts w:ascii="Garamond" w:hAnsi="Garamond"/>
          <w:sz w:val="24"/>
          <w:szCs w:val="24"/>
          <w:highlight w:val="yellow"/>
          <w:rPrChange w:id="342" w:author="Kyle Hutchinson" w:date="2025-08-22T11:59:00Z" w16du:dateUtc="2025-08-22T15:59:00Z">
            <w:rPr>
              <w:rFonts w:ascii="Garamond" w:hAnsi="Garamond"/>
              <w:sz w:val="24"/>
              <w:szCs w:val="24"/>
            </w:rPr>
          </w:rPrChange>
        </w:rPr>
        <w:t xml:space="preserve"> below) contain a free fall </w:t>
      </w:r>
      <w:r w:rsidRPr="00212F6F">
        <w:rPr>
          <w:rFonts w:ascii="Garamond" w:hAnsi="Garamond"/>
          <w:sz w:val="24"/>
          <w:szCs w:val="24"/>
          <w:highlight w:val="yellow"/>
          <w:rPrChange w:id="343" w:author="Kyle Hutchinson" w:date="2025-08-22T11:59:00Z" w16du:dateUtc="2025-08-22T15:59:00Z">
            <w:rPr>
              <w:rFonts w:ascii="Garamond" w:hAnsi="Garamond"/>
              <w:sz w:val="24"/>
              <w:szCs w:val="24"/>
            </w:rPr>
          </w:rPrChange>
        </w:rPr>
        <w:lastRenderedPageBreak/>
        <w:t xml:space="preserve">through pitch space </w:t>
      </w:r>
      <w:r w:rsidR="00BB551E" w:rsidRPr="00212F6F">
        <w:rPr>
          <w:rFonts w:ascii="Garamond" w:hAnsi="Garamond"/>
          <w:sz w:val="24"/>
          <w:szCs w:val="24"/>
          <w:highlight w:val="yellow"/>
          <w:rPrChange w:id="344" w:author="Kyle Hutchinson" w:date="2025-08-22T11:59:00Z" w16du:dateUtc="2025-08-22T15:59:00Z">
            <w:rPr>
              <w:rFonts w:ascii="Garamond" w:hAnsi="Garamond"/>
              <w:sz w:val="24"/>
              <w:szCs w:val="24"/>
            </w:rPr>
          </w:rPrChange>
        </w:rPr>
        <w:t>as well as a bounce-back effect</w:t>
      </w:r>
      <w:r w:rsidR="00EF7DD1" w:rsidRPr="00212F6F">
        <w:rPr>
          <w:rFonts w:ascii="Garamond" w:hAnsi="Garamond"/>
          <w:sz w:val="24"/>
          <w:szCs w:val="24"/>
          <w:highlight w:val="yellow"/>
          <w:rPrChange w:id="345" w:author="Kyle Hutchinson" w:date="2025-08-22T11:59:00Z" w16du:dateUtc="2025-08-22T15:59:00Z">
            <w:rPr>
              <w:rFonts w:ascii="Garamond" w:hAnsi="Garamond"/>
              <w:sz w:val="24"/>
              <w:szCs w:val="24"/>
            </w:rPr>
          </w:rPrChange>
        </w:rPr>
        <w:t xml:space="preserve"> of a virtual moving body</w:t>
      </w:r>
      <w:r w:rsidR="00BB551E" w:rsidRPr="00212F6F">
        <w:rPr>
          <w:rFonts w:ascii="Garamond" w:hAnsi="Garamond"/>
          <w:sz w:val="24"/>
          <w:szCs w:val="24"/>
          <w:highlight w:val="yellow"/>
          <w:rPrChange w:id="346" w:author="Kyle Hutchinson" w:date="2025-08-22T11:59:00Z" w16du:dateUtc="2025-08-22T15:59:00Z">
            <w:rPr>
              <w:rFonts w:ascii="Garamond" w:hAnsi="Garamond"/>
              <w:sz w:val="24"/>
              <w:szCs w:val="24"/>
            </w:rPr>
          </w:rPrChange>
        </w:rPr>
        <w:t>. T</w:t>
      </w:r>
      <w:r w:rsidRPr="00212F6F">
        <w:rPr>
          <w:rFonts w:ascii="Garamond" w:hAnsi="Garamond"/>
          <w:sz w:val="24"/>
          <w:szCs w:val="24"/>
          <w:highlight w:val="yellow"/>
          <w:rPrChange w:id="347" w:author="Kyle Hutchinson" w:date="2025-08-22T11:59:00Z" w16du:dateUtc="2025-08-22T15:59:00Z">
            <w:rPr>
              <w:rFonts w:ascii="Garamond" w:hAnsi="Garamond"/>
              <w:sz w:val="24"/>
              <w:szCs w:val="24"/>
            </w:rPr>
          </w:rPrChange>
        </w:rPr>
        <w:t xml:space="preserve">his free fall </w:t>
      </w:r>
      <w:r w:rsidR="00AA013C" w:rsidRPr="00212F6F">
        <w:rPr>
          <w:rFonts w:ascii="Garamond" w:hAnsi="Garamond"/>
          <w:sz w:val="24"/>
          <w:szCs w:val="24"/>
          <w:highlight w:val="yellow"/>
          <w:rPrChange w:id="348" w:author="Kyle Hutchinson" w:date="2025-08-22T11:59:00Z" w16du:dateUtc="2025-08-22T15:59:00Z">
            <w:rPr>
              <w:rFonts w:ascii="Garamond" w:hAnsi="Garamond"/>
              <w:sz w:val="24"/>
              <w:szCs w:val="24"/>
            </w:rPr>
          </w:rPrChange>
        </w:rPr>
        <w:t>w</w:t>
      </w:r>
      <w:r w:rsidRPr="00212F6F">
        <w:rPr>
          <w:rFonts w:ascii="Garamond" w:hAnsi="Garamond"/>
          <w:sz w:val="24"/>
          <w:szCs w:val="24"/>
          <w:highlight w:val="yellow"/>
          <w:rPrChange w:id="349" w:author="Kyle Hutchinson" w:date="2025-08-22T11:59:00Z" w16du:dateUtc="2025-08-22T15:59:00Z">
            <w:rPr>
              <w:rFonts w:ascii="Garamond" w:hAnsi="Garamond"/>
              <w:sz w:val="24"/>
              <w:szCs w:val="24"/>
            </w:rPr>
          </w:rPrChange>
        </w:rPr>
        <w:t xml:space="preserve">ould not have been metrically clear if it were not for the effect of </w:t>
      </w:r>
      <w:r w:rsidR="00BB551E" w:rsidRPr="00212F6F">
        <w:rPr>
          <w:rFonts w:ascii="Garamond" w:hAnsi="Garamond"/>
          <w:sz w:val="24"/>
          <w:szCs w:val="24"/>
          <w:highlight w:val="yellow"/>
          <w:rPrChange w:id="350" w:author="Kyle Hutchinson" w:date="2025-08-22T11:59:00Z" w16du:dateUtc="2025-08-22T15:59:00Z">
            <w:rPr>
              <w:rFonts w:ascii="Garamond" w:hAnsi="Garamond"/>
              <w:sz w:val="24"/>
              <w:szCs w:val="24"/>
            </w:rPr>
          </w:rPrChange>
        </w:rPr>
        <w:t>the zig-</w:t>
      </w:r>
      <w:proofErr w:type="spellStart"/>
      <w:r w:rsidR="00BB551E" w:rsidRPr="00212F6F">
        <w:rPr>
          <w:rFonts w:ascii="Garamond" w:hAnsi="Garamond"/>
          <w:sz w:val="24"/>
          <w:szCs w:val="24"/>
          <w:highlight w:val="yellow"/>
          <w:rPrChange w:id="351" w:author="Kyle Hutchinson" w:date="2025-08-22T11:59:00Z" w16du:dateUtc="2025-08-22T15:59:00Z">
            <w:rPr>
              <w:rFonts w:ascii="Garamond" w:hAnsi="Garamond"/>
              <w:sz w:val="24"/>
              <w:szCs w:val="24"/>
            </w:rPr>
          </w:rPrChange>
        </w:rPr>
        <w:t>zaggy</w:t>
      </w:r>
      <w:proofErr w:type="spellEnd"/>
      <w:r w:rsidR="00BB551E" w:rsidRPr="00212F6F">
        <w:rPr>
          <w:rFonts w:ascii="Garamond" w:hAnsi="Garamond"/>
          <w:sz w:val="24"/>
          <w:szCs w:val="24"/>
          <w:highlight w:val="yellow"/>
          <w:rPrChange w:id="352"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353" w:author="Kyle Hutchinson" w:date="2025-08-22T11:59:00Z" w16du:dateUtc="2025-08-22T15:59:00Z">
            <w:rPr>
              <w:rFonts w:ascii="Garamond" w:hAnsi="Garamond"/>
              <w:sz w:val="24"/>
              <w:szCs w:val="24"/>
            </w:rPr>
          </w:rPrChange>
        </w:rPr>
        <w:t xml:space="preserve">alternation </w:t>
      </w:r>
      <w:r w:rsidR="00BB551E" w:rsidRPr="00212F6F">
        <w:rPr>
          <w:rFonts w:ascii="Garamond" w:hAnsi="Garamond"/>
          <w:sz w:val="24"/>
          <w:szCs w:val="24"/>
          <w:highlight w:val="yellow"/>
          <w:rPrChange w:id="354" w:author="Kyle Hutchinson" w:date="2025-08-22T11:59:00Z" w16du:dateUtc="2025-08-22T15:59:00Z">
            <w:rPr>
              <w:rFonts w:ascii="Garamond" w:hAnsi="Garamond"/>
              <w:sz w:val="24"/>
              <w:szCs w:val="24"/>
            </w:rPr>
          </w:rPrChange>
        </w:rPr>
        <w:t>as in “steps.” Moreover, the turning point on the downbeat of m. 26 reinforces the meter.</w:t>
      </w:r>
      <w:r w:rsidRPr="00212F6F">
        <w:rPr>
          <w:rFonts w:ascii="Garamond" w:hAnsi="Garamond"/>
          <w:sz w:val="24"/>
          <w:szCs w:val="24"/>
          <w:highlight w:val="yellow"/>
          <w:rPrChange w:id="355" w:author="Kyle Hutchinson" w:date="2025-08-22T11:59:00Z" w16du:dateUtc="2025-08-22T15:59:00Z">
            <w:rPr>
              <w:rFonts w:ascii="Garamond" w:hAnsi="Garamond"/>
              <w:sz w:val="24"/>
              <w:szCs w:val="24"/>
            </w:rPr>
          </w:rPrChange>
        </w:rPr>
        <w:t xml:space="preserve"> </w:t>
      </w:r>
      <w:commentRangeEnd w:id="301"/>
      <w:r w:rsidR="00D81178" w:rsidRPr="00212F6F">
        <w:rPr>
          <w:rStyle w:val="CommentReference"/>
          <w:highlight w:val="yellow"/>
          <w:rPrChange w:id="356" w:author="Kyle Hutchinson" w:date="2025-08-22T11:59:00Z" w16du:dateUtc="2025-08-22T15:59:00Z">
            <w:rPr>
              <w:rStyle w:val="CommentReference"/>
            </w:rPr>
          </w:rPrChange>
        </w:rPr>
        <w:commentReference w:id="301"/>
      </w:r>
    </w:p>
    <w:p w14:paraId="15F593CC" w14:textId="77777777" w:rsidR="008A0DE7" w:rsidRPr="00212F6F" w:rsidRDefault="008A0DE7" w:rsidP="002743CD">
      <w:pPr>
        <w:spacing w:after="0" w:line="480" w:lineRule="auto"/>
        <w:rPr>
          <w:rFonts w:ascii="Garamond" w:hAnsi="Garamond"/>
          <w:sz w:val="24"/>
          <w:szCs w:val="24"/>
          <w:highlight w:val="yellow"/>
          <w:rPrChange w:id="357" w:author="Kyle Hutchinson" w:date="2025-08-22T11:59:00Z" w16du:dateUtc="2025-08-22T15:59:00Z">
            <w:rPr>
              <w:rFonts w:ascii="Garamond" w:hAnsi="Garamond"/>
              <w:sz w:val="24"/>
              <w:szCs w:val="24"/>
            </w:rPr>
          </w:rPrChange>
        </w:rPr>
      </w:pPr>
    </w:p>
    <w:p w14:paraId="559A46FB" w14:textId="363E7AB0" w:rsidR="003A368D" w:rsidRPr="00212F6F" w:rsidRDefault="00BB551E" w:rsidP="002743CD">
      <w:pPr>
        <w:spacing w:after="0" w:line="480" w:lineRule="auto"/>
        <w:rPr>
          <w:rFonts w:ascii="Garamond" w:hAnsi="Garamond"/>
          <w:sz w:val="24"/>
          <w:szCs w:val="24"/>
          <w:highlight w:val="yellow"/>
          <w:rPrChange w:id="358"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359" w:author="Kyle Hutchinson" w:date="2025-08-22T11:59:00Z" w16du:dateUtc="2025-08-22T15:59:00Z">
            <w:rPr>
              <w:rFonts w:ascii="Garamond" w:hAnsi="Garamond"/>
              <w:sz w:val="24"/>
              <w:szCs w:val="24"/>
            </w:rPr>
          </w:rPrChange>
        </w:rPr>
        <w:t>Aside from these metaphors</w:t>
      </w:r>
      <w:r w:rsidR="00A82C10" w:rsidRPr="00212F6F">
        <w:rPr>
          <w:rFonts w:ascii="Garamond" w:hAnsi="Garamond"/>
          <w:sz w:val="24"/>
          <w:szCs w:val="24"/>
          <w:highlight w:val="yellow"/>
          <w:rPrChange w:id="360" w:author="Kyle Hutchinson" w:date="2025-08-22T11:59:00Z" w16du:dateUtc="2025-08-22T15:59:00Z">
            <w:rPr>
              <w:rFonts w:ascii="Garamond" w:hAnsi="Garamond"/>
              <w:sz w:val="24"/>
              <w:szCs w:val="24"/>
            </w:rPr>
          </w:rPrChange>
        </w:rPr>
        <w:t xml:space="preserve">, </w:t>
      </w:r>
      <w:proofErr w:type="spellStart"/>
      <w:r w:rsidR="00B66FAB" w:rsidRPr="00212F6F">
        <w:rPr>
          <w:rFonts w:ascii="Garamond" w:hAnsi="Garamond"/>
          <w:sz w:val="24"/>
          <w:szCs w:val="24"/>
          <w:highlight w:val="yellow"/>
          <w:rPrChange w:id="361" w:author="Kyle Hutchinson" w:date="2025-08-22T11:59:00Z" w16du:dateUtc="2025-08-22T15:59:00Z">
            <w:rPr>
              <w:rFonts w:ascii="Garamond" w:hAnsi="Garamond"/>
              <w:sz w:val="24"/>
              <w:szCs w:val="24"/>
            </w:rPr>
          </w:rPrChange>
        </w:rPr>
        <w:t>Kirnberger</w:t>
      </w:r>
      <w:proofErr w:type="spellEnd"/>
      <w:r w:rsidR="00B66FAB" w:rsidRPr="00212F6F">
        <w:rPr>
          <w:rFonts w:ascii="Garamond" w:hAnsi="Garamond"/>
          <w:sz w:val="24"/>
          <w:szCs w:val="24"/>
          <w:highlight w:val="yellow"/>
          <w:rPrChange w:id="362" w:author="Kyle Hutchinson" w:date="2025-08-22T11:59:00Z" w16du:dateUtc="2025-08-22T15:59:00Z">
            <w:rPr>
              <w:rFonts w:ascii="Garamond" w:hAnsi="Garamond"/>
              <w:sz w:val="24"/>
              <w:szCs w:val="24"/>
            </w:rPr>
          </w:rPrChange>
        </w:rPr>
        <w:t xml:space="preserve"> (1982 [1776], 394) </w:t>
      </w:r>
      <w:r w:rsidR="00A82C10" w:rsidRPr="00212F6F">
        <w:rPr>
          <w:rFonts w:ascii="Garamond" w:hAnsi="Garamond"/>
          <w:sz w:val="24"/>
          <w:szCs w:val="24"/>
          <w:highlight w:val="yellow"/>
          <w:rPrChange w:id="363" w:author="Kyle Hutchinson" w:date="2025-08-22T11:59:00Z" w16du:dateUtc="2025-08-22T15:59:00Z">
            <w:rPr>
              <w:rFonts w:ascii="Garamond" w:hAnsi="Garamond"/>
              <w:sz w:val="24"/>
              <w:szCs w:val="24"/>
            </w:rPr>
          </w:rPrChange>
        </w:rPr>
        <w:t xml:space="preserve">explicitly </w:t>
      </w:r>
      <w:r w:rsidR="00B66FAB" w:rsidRPr="00212F6F">
        <w:rPr>
          <w:rFonts w:ascii="Garamond" w:hAnsi="Garamond"/>
          <w:sz w:val="24"/>
          <w:szCs w:val="24"/>
          <w:highlight w:val="yellow"/>
          <w:rPrChange w:id="364" w:author="Kyle Hutchinson" w:date="2025-08-22T11:59:00Z" w16du:dateUtc="2025-08-22T15:59:00Z">
            <w:rPr>
              <w:rFonts w:ascii="Garamond" w:hAnsi="Garamond"/>
              <w:sz w:val="24"/>
              <w:szCs w:val="24"/>
            </w:rPr>
          </w:rPrChange>
        </w:rPr>
        <w:t xml:space="preserve">writes about a C. P. E. Bach symphony in 3/2 that presents an unusual subdivision into continuous </w:t>
      </w:r>
      <w:r w:rsidR="00BF5FAF" w:rsidRPr="00212F6F">
        <w:rPr>
          <w:rFonts w:ascii="Garamond" w:hAnsi="Garamond"/>
          <w:sz w:val="24"/>
          <w:szCs w:val="24"/>
          <w:highlight w:val="yellow"/>
          <w:rPrChange w:id="365" w:author="Kyle Hutchinson" w:date="2025-08-22T11:59:00Z" w16du:dateUtc="2025-08-22T15:59:00Z">
            <w:rPr>
              <w:rFonts w:ascii="Garamond" w:hAnsi="Garamond"/>
              <w:sz w:val="24"/>
              <w:szCs w:val="24"/>
            </w:rPr>
          </w:rPrChange>
        </w:rPr>
        <w:t>thirty-second notes. The translators</w:t>
      </w:r>
      <w:r w:rsidR="00893345" w:rsidRPr="00212F6F">
        <w:rPr>
          <w:rFonts w:ascii="Garamond" w:hAnsi="Garamond"/>
          <w:sz w:val="24"/>
          <w:szCs w:val="24"/>
          <w:highlight w:val="yellow"/>
          <w:rPrChange w:id="366" w:author="Kyle Hutchinson" w:date="2025-08-22T11:59:00Z" w16du:dateUtc="2025-08-22T15:59:00Z">
            <w:rPr>
              <w:rFonts w:ascii="Garamond" w:hAnsi="Garamond"/>
              <w:sz w:val="24"/>
              <w:szCs w:val="24"/>
            </w:rPr>
          </w:rPrChange>
        </w:rPr>
        <w:t>’</w:t>
      </w:r>
      <w:r w:rsidR="00BF5FAF" w:rsidRPr="00212F6F">
        <w:rPr>
          <w:rFonts w:ascii="Garamond" w:hAnsi="Garamond"/>
          <w:sz w:val="24"/>
          <w:szCs w:val="24"/>
          <w:highlight w:val="yellow"/>
          <w:rPrChange w:id="367" w:author="Kyle Hutchinson" w:date="2025-08-22T11:59:00Z" w16du:dateUtc="2025-08-22T15:59:00Z">
            <w:rPr>
              <w:rFonts w:ascii="Garamond" w:hAnsi="Garamond"/>
              <w:sz w:val="24"/>
              <w:szCs w:val="24"/>
            </w:rPr>
          </w:rPrChange>
        </w:rPr>
        <w:t xml:space="preserve"> note identifies this as the symphony </w:t>
      </w:r>
      <w:proofErr w:type="spellStart"/>
      <w:r w:rsidR="00BF5FAF" w:rsidRPr="00212F6F">
        <w:rPr>
          <w:rFonts w:ascii="Garamond" w:hAnsi="Garamond"/>
          <w:sz w:val="24"/>
          <w:szCs w:val="24"/>
          <w:highlight w:val="yellow"/>
          <w:rPrChange w:id="368" w:author="Kyle Hutchinson" w:date="2025-08-22T11:59:00Z" w16du:dateUtc="2025-08-22T15:59:00Z">
            <w:rPr>
              <w:rFonts w:ascii="Garamond" w:hAnsi="Garamond"/>
              <w:sz w:val="24"/>
              <w:szCs w:val="24"/>
            </w:rPr>
          </w:rPrChange>
        </w:rPr>
        <w:t>Wq</w:t>
      </w:r>
      <w:proofErr w:type="spellEnd"/>
      <w:r w:rsidR="00BF5FAF" w:rsidRPr="00212F6F">
        <w:rPr>
          <w:rFonts w:ascii="Garamond" w:hAnsi="Garamond"/>
          <w:sz w:val="24"/>
          <w:szCs w:val="24"/>
          <w:highlight w:val="yellow"/>
          <w:rPrChange w:id="369" w:author="Kyle Hutchinson" w:date="2025-08-22T11:59:00Z" w16du:dateUtc="2025-08-22T15:59:00Z">
            <w:rPr>
              <w:rFonts w:ascii="Garamond" w:hAnsi="Garamond"/>
              <w:sz w:val="24"/>
              <w:szCs w:val="24"/>
            </w:rPr>
          </w:rPrChange>
        </w:rPr>
        <w:t>. 179.</w:t>
      </w:r>
      <w:r w:rsidR="00A82C10" w:rsidRPr="00212F6F">
        <w:rPr>
          <w:rFonts w:ascii="Garamond" w:hAnsi="Garamond"/>
          <w:sz w:val="24"/>
          <w:szCs w:val="24"/>
          <w:highlight w:val="yellow"/>
          <w:rPrChange w:id="370" w:author="Kyle Hutchinson" w:date="2025-08-22T11:59:00Z" w16du:dateUtc="2025-08-22T15:59:00Z">
            <w:rPr>
              <w:rFonts w:ascii="Garamond" w:hAnsi="Garamond"/>
              <w:sz w:val="24"/>
              <w:szCs w:val="24"/>
            </w:rPr>
          </w:rPrChange>
        </w:rPr>
        <w:t xml:space="preserve"> </w:t>
      </w:r>
      <w:proofErr w:type="spellStart"/>
      <w:r w:rsidRPr="00212F6F">
        <w:rPr>
          <w:rFonts w:ascii="Garamond" w:hAnsi="Garamond"/>
          <w:sz w:val="24"/>
          <w:szCs w:val="24"/>
          <w:highlight w:val="yellow"/>
          <w:rPrChange w:id="371" w:author="Kyle Hutchinson" w:date="2025-08-22T11:59:00Z" w16du:dateUtc="2025-08-22T15:59:00Z">
            <w:rPr>
              <w:rFonts w:ascii="Garamond" w:hAnsi="Garamond"/>
              <w:sz w:val="24"/>
              <w:szCs w:val="24"/>
            </w:rPr>
          </w:rPrChange>
        </w:rPr>
        <w:t>Kirnberger</w:t>
      </w:r>
      <w:proofErr w:type="spellEnd"/>
      <w:r w:rsidR="00A82C10" w:rsidRPr="00212F6F">
        <w:rPr>
          <w:rFonts w:ascii="Garamond" w:hAnsi="Garamond"/>
          <w:sz w:val="24"/>
          <w:szCs w:val="24"/>
          <w:highlight w:val="yellow"/>
          <w:rPrChange w:id="372" w:author="Kyle Hutchinson" w:date="2025-08-22T11:59:00Z" w16du:dateUtc="2025-08-22T15:59:00Z">
            <w:rPr>
              <w:rFonts w:ascii="Garamond" w:hAnsi="Garamond"/>
              <w:sz w:val="24"/>
              <w:szCs w:val="24"/>
            </w:rPr>
          </w:rPrChange>
        </w:rPr>
        <w:t xml:space="preserve"> writes: </w:t>
      </w:r>
    </w:p>
    <w:p w14:paraId="0B0DD488" w14:textId="77777777" w:rsidR="008643C4" w:rsidRPr="00212F6F" w:rsidRDefault="008643C4" w:rsidP="002743CD">
      <w:pPr>
        <w:spacing w:after="0" w:line="480" w:lineRule="auto"/>
        <w:rPr>
          <w:rFonts w:ascii="Garamond" w:hAnsi="Garamond"/>
          <w:sz w:val="24"/>
          <w:szCs w:val="24"/>
          <w:highlight w:val="yellow"/>
          <w:rPrChange w:id="373" w:author="Kyle Hutchinson" w:date="2025-08-22T11:59:00Z" w16du:dateUtc="2025-08-22T15:59:00Z">
            <w:rPr>
              <w:rFonts w:ascii="Garamond" w:hAnsi="Garamond"/>
              <w:sz w:val="24"/>
              <w:szCs w:val="24"/>
            </w:rPr>
          </w:rPrChange>
        </w:rPr>
      </w:pPr>
    </w:p>
    <w:p w14:paraId="4A7DE4A1" w14:textId="69D45337" w:rsidR="00BF5FAF" w:rsidRPr="00212F6F" w:rsidRDefault="00BF5FAF" w:rsidP="002743CD">
      <w:pPr>
        <w:spacing w:after="0" w:line="480" w:lineRule="auto"/>
        <w:ind w:left="720"/>
        <w:rPr>
          <w:ins w:id="374" w:author="Kyle Hutchinson" w:date="2025-08-22T09:42:00Z" w16du:dateUtc="2025-08-22T13:42:00Z"/>
          <w:rFonts w:ascii="Garamond" w:hAnsi="Garamond"/>
          <w:sz w:val="24"/>
          <w:szCs w:val="24"/>
          <w:highlight w:val="yellow"/>
          <w:rPrChange w:id="375" w:author="Kyle Hutchinson" w:date="2025-08-22T11:59:00Z" w16du:dateUtc="2025-08-22T15:59:00Z">
            <w:rPr>
              <w:ins w:id="376" w:author="Kyle Hutchinson" w:date="2025-08-22T09:42:00Z" w16du:dateUtc="2025-08-22T13:42:00Z"/>
              <w:rFonts w:ascii="Garamond" w:hAnsi="Garamond"/>
              <w:sz w:val="24"/>
              <w:szCs w:val="24"/>
            </w:rPr>
          </w:rPrChange>
        </w:rPr>
      </w:pPr>
      <w:r w:rsidRPr="00212F6F">
        <w:rPr>
          <w:rFonts w:ascii="Garamond" w:hAnsi="Garamond"/>
          <w:sz w:val="24"/>
          <w:szCs w:val="24"/>
          <w:highlight w:val="yellow"/>
          <w:rPrChange w:id="377" w:author="Kyle Hutchinson" w:date="2025-08-22T11:59:00Z" w16du:dateUtc="2025-08-22T15:59:00Z">
            <w:rPr>
              <w:rFonts w:ascii="Garamond" w:hAnsi="Garamond"/>
              <w:sz w:val="24"/>
              <w:szCs w:val="24"/>
            </w:rPr>
          </w:rPrChange>
        </w:rPr>
        <w:t xml:space="preserve">3/2 </w:t>
      </w:r>
      <w:proofErr w:type="gramStart"/>
      <w:r w:rsidRPr="00212F6F">
        <w:rPr>
          <w:rFonts w:ascii="Garamond" w:hAnsi="Garamond"/>
          <w:sz w:val="24"/>
          <w:szCs w:val="24"/>
          <w:highlight w:val="yellow"/>
          <w:rPrChange w:id="378" w:author="Kyle Hutchinson" w:date="2025-08-22T11:59:00Z" w16du:dateUtc="2025-08-22T15:59:00Z">
            <w:rPr>
              <w:rFonts w:ascii="Garamond" w:hAnsi="Garamond"/>
              <w:sz w:val="24"/>
              <w:szCs w:val="24"/>
            </w:rPr>
          </w:rPrChange>
        </w:rPr>
        <w:t>meter is</w:t>
      </w:r>
      <w:proofErr w:type="gramEnd"/>
      <w:r w:rsidRPr="00212F6F">
        <w:rPr>
          <w:rFonts w:ascii="Garamond" w:hAnsi="Garamond"/>
          <w:sz w:val="24"/>
          <w:szCs w:val="24"/>
          <w:highlight w:val="yellow"/>
          <w:rPrChange w:id="379" w:author="Kyle Hutchinson" w:date="2025-08-22T11:59:00Z" w16du:dateUtc="2025-08-22T15:59:00Z">
            <w:rPr>
              <w:rFonts w:ascii="Garamond" w:hAnsi="Garamond"/>
              <w:sz w:val="24"/>
              <w:szCs w:val="24"/>
            </w:rPr>
          </w:rPrChange>
        </w:rPr>
        <w:t xml:space="preserve"> used very often, especially in church pieces, because of the ponderous and slow performance indicated by its note values. In the chamber style, sixteenth notes can also be used in 3/2 meter; C. P. E. Bach has even begun a symphony in this meter with many thirty-second notes in a row. [</w:t>
      </w:r>
      <w:r w:rsidR="00B968B8" w:rsidRPr="00212F6F">
        <w:rPr>
          <w:rFonts w:ascii="Garamond" w:hAnsi="Garamond"/>
          <w:sz w:val="24"/>
          <w:szCs w:val="24"/>
          <w:highlight w:val="yellow"/>
          <w:rPrChange w:id="380" w:author="Kyle Hutchinson" w:date="2025-08-22T11:59:00Z" w16du:dateUtc="2025-08-22T15:59:00Z">
            <w:rPr>
              <w:rFonts w:ascii="Garamond" w:hAnsi="Garamond"/>
              <w:sz w:val="24"/>
              <w:szCs w:val="24"/>
            </w:rPr>
          </w:rPrChange>
        </w:rPr>
        <w:t>A t</w:t>
      </w:r>
      <w:r w:rsidRPr="00212F6F">
        <w:rPr>
          <w:rFonts w:ascii="Garamond" w:hAnsi="Garamond"/>
          <w:sz w:val="24"/>
          <w:szCs w:val="24"/>
          <w:highlight w:val="yellow"/>
          <w:rPrChange w:id="381" w:author="Kyle Hutchinson" w:date="2025-08-22T11:59:00Z" w16du:dateUtc="2025-08-22T15:59:00Z">
            <w:rPr>
              <w:rFonts w:ascii="Garamond" w:hAnsi="Garamond"/>
              <w:sz w:val="24"/>
              <w:szCs w:val="24"/>
            </w:rPr>
          </w:rPrChange>
        </w:rPr>
        <w:t>ranslators</w:t>
      </w:r>
      <w:r w:rsidR="00B968B8" w:rsidRPr="00212F6F">
        <w:rPr>
          <w:rFonts w:ascii="Garamond" w:hAnsi="Garamond"/>
          <w:sz w:val="24"/>
          <w:szCs w:val="24"/>
          <w:highlight w:val="yellow"/>
          <w:rPrChange w:id="382" w:author="Kyle Hutchinson" w:date="2025-08-22T11:59:00Z" w16du:dateUtc="2025-08-22T15:59:00Z">
            <w:rPr>
              <w:rFonts w:ascii="Garamond" w:hAnsi="Garamond"/>
              <w:sz w:val="24"/>
              <w:szCs w:val="24"/>
            </w:rPr>
          </w:rPrChange>
        </w:rPr>
        <w:t>’</w:t>
      </w:r>
      <w:r w:rsidRPr="00212F6F">
        <w:rPr>
          <w:rFonts w:ascii="Garamond" w:hAnsi="Garamond"/>
          <w:sz w:val="24"/>
          <w:szCs w:val="24"/>
          <w:highlight w:val="yellow"/>
          <w:rPrChange w:id="383" w:author="Kyle Hutchinson" w:date="2025-08-22T11:59:00Z" w16du:dateUtc="2025-08-22T15:59:00Z">
            <w:rPr>
              <w:rFonts w:ascii="Garamond" w:hAnsi="Garamond"/>
              <w:sz w:val="24"/>
              <w:szCs w:val="24"/>
            </w:rPr>
          </w:rPrChange>
        </w:rPr>
        <w:t xml:space="preserve"> note </w:t>
      </w:r>
      <w:r w:rsidR="00B968B8" w:rsidRPr="00212F6F">
        <w:rPr>
          <w:rFonts w:ascii="Garamond" w:hAnsi="Garamond"/>
          <w:sz w:val="24"/>
          <w:szCs w:val="24"/>
          <w:highlight w:val="yellow"/>
          <w:rPrChange w:id="384" w:author="Kyle Hutchinson" w:date="2025-08-22T11:59:00Z" w16du:dateUtc="2025-08-22T15:59:00Z">
            <w:rPr>
              <w:rFonts w:ascii="Garamond" w:hAnsi="Garamond"/>
              <w:sz w:val="24"/>
              <w:szCs w:val="24"/>
            </w:rPr>
          </w:rPrChange>
        </w:rPr>
        <w:t xml:space="preserve">here </w:t>
      </w:r>
      <w:r w:rsidRPr="00212F6F">
        <w:rPr>
          <w:rFonts w:ascii="Garamond" w:hAnsi="Garamond"/>
          <w:sz w:val="24"/>
          <w:szCs w:val="24"/>
          <w:highlight w:val="yellow"/>
          <w:rPrChange w:id="385" w:author="Kyle Hutchinson" w:date="2025-08-22T11:59:00Z" w16du:dateUtc="2025-08-22T15:59:00Z">
            <w:rPr>
              <w:rFonts w:ascii="Garamond" w:hAnsi="Garamond"/>
              <w:sz w:val="24"/>
              <w:szCs w:val="24"/>
            </w:rPr>
          </w:rPrChange>
        </w:rPr>
        <w:t xml:space="preserve">identifies this as </w:t>
      </w:r>
      <w:proofErr w:type="spellStart"/>
      <w:r w:rsidRPr="00212F6F">
        <w:rPr>
          <w:rFonts w:ascii="Garamond" w:hAnsi="Garamond"/>
          <w:sz w:val="24"/>
          <w:szCs w:val="24"/>
          <w:highlight w:val="yellow"/>
          <w:rPrChange w:id="386"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387" w:author="Kyle Hutchinson" w:date="2025-08-22T11:59:00Z" w16du:dateUtc="2025-08-22T15:59:00Z">
            <w:rPr>
              <w:rFonts w:ascii="Garamond" w:hAnsi="Garamond"/>
              <w:sz w:val="24"/>
              <w:szCs w:val="24"/>
            </w:rPr>
          </w:rPrChange>
        </w:rPr>
        <w:t xml:space="preserve">. 179 and comments that the subdivision is </w:t>
      </w:r>
      <w:proofErr w:type="gramStart"/>
      <w:r w:rsidRPr="00212F6F">
        <w:rPr>
          <w:rFonts w:ascii="Garamond" w:hAnsi="Garamond"/>
          <w:sz w:val="24"/>
          <w:szCs w:val="24"/>
          <w:highlight w:val="yellow"/>
          <w:rPrChange w:id="388" w:author="Kyle Hutchinson" w:date="2025-08-22T11:59:00Z" w16du:dateUtc="2025-08-22T15:59:00Z">
            <w:rPr>
              <w:rFonts w:ascii="Garamond" w:hAnsi="Garamond"/>
              <w:sz w:val="24"/>
              <w:szCs w:val="24"/>
            </w:rPr>
          </w:rPrChange>
        </w:rPr>
        <w:t>actually to</w:t>
      </w:r>
      <w:proofErr w:type="gramEnd"/>
      <w:r w:rsidRPr="00212F6F">
        <w:rPr>
          <w:rFonts w:ascii="Garamond" w:hAnsi="Garamond"/>
          <w:sz w:val="24"/>
          <w:szCs w:val="24"/>
          <w:highlight w:val="yellow"/>
          <w:rPrChange w:id="389" w:author="Kyle Hutchinson" w:date="2025-08-22T11:59:00Z" w16du:dateUtc="2025-08-22T15:59:00Z">
            <w:rPr>
              <w:rFonts w:ascii="Garamond" w:hAnsi="Garamond"/>
              <w:sz w:val="24"/>
              <w:szCs w:val="24"/>
            </w:rPr>
          </w:rPrChange>
        </w:rPr>
        <w:t xml:space="preserve"> sixteenth notes]. With such note values, the three beats of this meter must be indicated most clearly in the other voices; </w:t>
      </w:r>
      <w:proofErr w:type="gramStart"/>
      <w:r w:rsidRPr="00212F6F">
        <w:rPr>
          <w:rFonts w:ascii="Garamond" w:hAnsi="Garamond"/>
          <w:sz w:val="24"/>
          <w:szCs w:val="24"/>
          <w:highlight w:val="yellow"/>
          <w:rPrChange w:id="390" w:author="Kyle Hutchinson" w:date="2025-08-22T11:59:00Z" w16du:dateUtc="2025-08-22T15:59:00Z">
            <w:rPr>
              <w:rFonts w:ascii="Garamond" w:hAnsi="Garamond"/>
              <w:sz w:val="24"/>
              <w:szCs w:val="24"/>
            </w:rPr>
          </w:rPrChange>
        </w:rPr>
        <w:t>otherwise</w:t>
      </w:r>
      <w:proofErr w:type="gramEnd"/>
      <w:r w:rsidRPr="00212F6F">
        <w:rPr>
          <w:rFonts w:ascii="Garamond" w:hAnsi="Garamond"/>
          <w:sz w:val="24"/>
          <w:szCs w:val="24"/>
          <w:highlight w:val="yellow"/>
          <w:rPrChange w:id="391" w:author="Kyle Hutchinson" w:date="2025-08-22T11:59:00Z" w16du:dateUtc="2025-08-22T15:59:00Z">
            <w:rPr>
              <w:rFonts w:ascii="Garamond" w:hAnsi="Garamond"/>
              <w:sz w:val="24"/>
              <w:szCs w:val="24"/>
            </w:rPr>
          </w:rPrChange>
        </w:rPr>
        <w:t xml:space="preserve"> the melody would remain fuzzy and incomprehensible to the listener.</w:t>
      </w:r>
      <w:r w:rsidR="00185CB6" w:rsidRPr="00212F6F">
        <w:rPr>
          <w:rStyle w:val="FootnoteReference"/>
          <w:rFonts w:ascii="Garamond" w:hAnsi="Garamond"/>
          <w:sz w:val="24"/>
          <w:szCs w:val="24"/>
          <w:highlight w:val="yellow"/>
          <w:rPrChange w:id="392" w:author="Kyle Hutchinson" w:date="2025-08-22T11:59:00Z" w16du:dateUtc="2025-08-22T15:59:00Z">
            <w:rPr>
              <w:rStyle w:val="FootnoteReference"/>
              <w:rFonts w:ascii="Garamond" w:hAnsi="Garamond"/>
              <w:sz w:val="24"/>
              <w:szCs w:val="24"/>
            </w:rPr>
          </w:rPrChange>
        </w:rPr>
        <w:footnoteReference w:id="21"/>
      </w:r>
      <w:r w:rsidR="00185CB6" w:rsidRPr="00212F6F">
        <w:rPr>
          <w:rFonts w:ascii="Garamond" w:hAnsi="Garamond"/>
          <w:sz w:val="24"/>
          <w:szCs w:val="24"/>
          <w:highlight w:val="yellow"/>
          <w:rPrChange w:id="393"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394" w:author="Kyle Hutchinson" w:date="2025-08-22T11:59:00Z" w16du:dateUtc="2025-08-22T15:59:00Z">
            <w:rPr>
              <w:rFonts w:ascii="Garamond" w:hAnsi="Garamond"/>
              <w:sz w:val="24"/>
              <w:szCs w:val="24"/>
            </w:rPr>
          </w:rPrChange>
        </w:rPr>
        <w:t xml:space="preserve"> </w:t>
      </w:r>
    </w:p>
    <w:p w14:paraId="7383EDEA" w14:textId="77777777" w:rsidR="00766FDB" w:rsidRPr="00212F6F" w:rsidRDefault="00766FDB" w:rsidP="002743CD">
      <w:pPr>
        <w:spacing w:after="0" w:line="480" w:lineRule="auto"/>
        <w:ind w:left="720"/>
        <w:rPr>
          <w:rFonts w:ascii="Garamond" w:hAnsi="Garamond"/>
          <w:sz w:val="24"/>
          <w:szCs w:val="24"/>
          <w:highlight w:val="yellow"/>
          <w:rPrChange w:id="395" w:author="Kyle Hutchinson" w:date="2025-08-22T11:59:00Z" w16du:dateUtc="2025-08-22T15:59:00Z">
            <w:rPr>
              <w:rFonts w:ascii="Garamond" w:hAnsi="Garamond"/>
              <w:sz w:val="24"/>
              <w:szCs w:val="24"/>
            </w:rPr>
          </w:rPrChange>
        </w:rPr>
      </w:pPr>
    </w:p>
    <w:p w14:paraId="5AB7D4D8" w14:textId="061B5A27" w:rsidR="00BF5FAF" w:rsidRPr="00212F6F" w:rsidRDefault="00BF5FAF" w:rsidP="002743CD">
      <w:pPr>
        <w:spacing w:after="0" w:line="480" w:lineRule="auto"/>
        <w:jc w:val="center"/>
        <w:rPr>
          <w:rFonts w:ascii="Garamond" w:hAnsi="Garamond"/>
          <w:sz w:val="24"/>
          <w:szCs w:val="24"/>
          <w:highlight w:val="yellow"/>
          <w:rPrChange w:id="396" w:author="Kyle Hutchinson" w:date="2025-08-22T11:59:00Z" w16du:dateUtc="2025-08-22T15:59:00Z">
            <w:rPr>
              <w:rFonts w:ascii="Garamond" w:hAnsi="Garamond"/>
              <w:sz w:val="24"/>
              <w:szCs w:val="24"/>
            </w:rPr>
          </w:rPrChange>
        </w:rPr>
      </w:pPr>
      <w:r w:rsidRPr="00212F6F">
        <w:rPr>
          <w:rFonts w:ascii="Garamond" w:hAnsi="Garamond"/>
          <w:b/>
          <w:bCs/>
          <w:sz w:val="24"/>
          <w:szCs w:val="24"/>
          <w:highlight w:val="yellow"/>
          <w:rPrChange w:id="397" w:author="Kyle Hutchinson" w:date="2025-08-22T11:59:00Z" w16du:dateUtc="2025-08-22T15:59:00Z">
            <w:rPr>
              <w:rFonts w:ascii="Garamond" w:hAnsi="Garamond"/>
              <w:b/>
              <w:bCs/>
              <w:sz w:val="24"/>
              <w:szCs w:val="24"/>
            </w:rPr>
          </w:rPrChange>
        </w:rPr>
        <w:t xml:space="preserve">Example </w:t>
      </w:r>
      <w:r w:rsidR="00782C1E" w:rsidRPr="00212F6F">
        <w:rPr>
          <w:rFonts w:ascii="Garamond" w:hAnsi="Garamond"/>
          <w:b/>
          <w:bCs/>
          <w:sz w:val="24"/>
          <w:szCs w:val="24"/>
          <w:highlight w:val="yellow"/>
          <w:rPrChange w:id="398" w:author="Kyle Hutchinson" w:date="2025-08-22T11:59:00Z" w16du:dateUtc="2025-08-22T15:59:00Z">
            <w:rPr>
              <w:rFonts w:ascii="Garamond" w:hAnsi="Garamond"/>
              <w:b/>
              <w:bCs/>
              <w:sz w:val="24"/>
              <w:szCs w:val="24"/>
            </w:rPr>
          </w:rPrChange>
        </w:rPr>
        <w:t>6a</w:t>
      </w:r>
      <w:r w:rsidRPr="00212F6F">
        <w:rPr>
          <w:rFonts w:ascii="Garamond" w:hAnsi="Garamond"/>
          <w:sz w:val="24"/>
          <w:szCs w:val="24"/>
          <w:highlight w:val="yellow"/>
          <w:rPrChange w:id="399" w:author="Kyle Hutchinson" w:date="2025-08-22T11:59:00Z" w16du:dateUtc="2025-08-22T15:59:00Z">
            <w:rPr>
              <w:rFonts w:ascii="Garamond" w:hAnsi="Garamond"/>
              <w:sz w:val="24"/>
              <w:szCs w:val="24"/>
            </w:rPr>
          </w:rPrChange>
        </w:rPr>
        <w:t xml:space="preserve"> Symphony in Eb major, </w:t>
      </w:r>
      <w:proofErr w:type="spellStart"/>
      <w:r w:rsidRPr="00212F6F">
        <w:rPr>
          <w:rFonts w:ascii="Garamond" w:hAnsi="Garamond"/>
          <w:sz w:val="24"/>
          <w:szCs w:val="24"/>
          <w:highlight w:val="yellow"/>
          <w:rPrChange w:id="400"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401" w:author="Kyle Hutchinson" w:date="2025-08-22T11:59:00Z" w16du:dateUtc="2025-08-22T15:59:00Z">
            <w:rPr>
              <w:rFonts w:ascii="Garamond" w:hAnsi="Garamond"/>
              <w:sz w:val="24"/>
              <w:szCs w:val="24"/>
            </w:rPr>
          </w:rPrChange>
        </w:rPr>
        <w:t>. 179, movement 1, mm. 1–2.</w:t>
      </w:r>
    </w:p>
    <w:p w14:paraId="7580127B" w14:textId="493721B4" w:rsidR="00BF5FAF" w:rsidRPr="00212F6F" w:rsidRDefault="00BF5FAF" w:rsidP="002743CD">
      <w:pPr>
        <w:spacing w:after="0" w:line="480" w:lineRule="auto"/>
        <w:jc w:val="center"/>
        <w:rPr>
          <w:rFonts w:ascii="Garamond" w:hAnsi="Garamond"/>
          <w:sz w:val="24"/>
          <w:szCs w:val="24"/>
          <w:highlight w:val="yellow"/>
          <w:rPrChange w:id="402" w:author="Kyle Hutchinson" w:date="2025-08-22T11:59:00Z" w16du:dateUtc="2025-08-22T15:59:00Z">
            <w:rPr>
              <w:rFonts w:ascii="Garamond" w:hAnsi="Garamond"/>
              <w:sz w:val="24"/>
              <w:szCs w:val="24"/>
            </w:rPr>
          </w:rPrChange>
        </w:rPr>
      </w:pPr>
      <w:r w:rsidRPr="00212F6F">
        <w:rPr>
          <w:rFonts w:ascii="Garamond" w:hAnsi="Garamond"/>
          <w:b/>
          <w:bCs/>
          <w:sz w:val="24"/>
          <w:szCs w:val="24"/>
          <w:highlight w:val="yellow"/>
          <w:rPrChange w:id="403" w:author="Kyle Hutchinson" w:date="2025-08-22T11:59:00Z" w16du:dateUtc="2025-08-22T15:59:00Z">
            <w:rPr>
              <w:rFonts w:ascii="Garamond" w:hAnsi="Garamond"/>
              <w:b/>
              <w:bCs/>
              <w:sz w:val="24"/>
              <w:szCs w:val="24"/>
            </w:rPr>
          </w:rPrChange>
        </w:rPr>
        <w:t xml:space="preserve">Example </w:t>
      </w:r>
      <w:r w:rsidR="00782C1E" w:rsidRPr="00212F6F">
        <w:rPr>
          <w:rFonts w:ascii="Garamond" w:hAnsi="Garamond"/>
          <w:b/>
          <w:bCs/>
          <w:sz w:val="24"/>
          <w:szCs w:val="24"/>
          <w:highlight w:val="yellow"/>
          <w:rPrChange w:id="404" w:author="Kyle Hutchinson" w:date="2025-08-22T11:59:00Z" w16du:dateUtc="2025-08-22T15:59:00Z">
            <w:rPr>
              <w:rFonts w:ascii="Garamond" w:hAnsi="Garamond"/>
              <w:b/>
              <w:bCs/>
              <w:sz w:val="24"/>
              <w:szCs w:val="24"/>
            </w:rPr>
          </w:rPrChange>
        </w:rPr>
        <w:t>6</w:t>
      </w:r>
      <w:r w:rsidRPr="00212F6F">
        <w:rPr>
          <w:rFonts w:ascii="Garamond" w:hAnsi="Garamond"/>
          <w:b/>
          <w:bCs/>
          <w:sz w:val="24"/>
          <w:szCs w:val="24"/>
          <w:highlight w:val="yellow"/>
          <w:rPrChange w:id="405" w:author="Kyle Hutchinson" w:date="2025-08-22T11:59:00Z" w16du:dateUtc="2025-08-22T15:59:00Z">
            <w:rPr>
              <w:rFonts w:ascii="Garamond" w:hAnsi="Garamond"/>
              <w:b/>
              <w:bCs/>
              <w:sz w:val="24"/>
              <w:szCs w:val="24"/>
            </w:rPr>
          </w:rPrChange>
        </w:rPr>
        <w:t>b</w:t>
      </w:r>
      <w:r w:rsidRPr="00212F6F">
        <w:rPr>
          <w:rFonts w:ascii="Garamond" w:hAnsi="Garamond"/>
          <w:sz w:val="24"/>
          <w:szCs w:val="24"/>
          <w:highlight w:val="yellow"/>
          <w:rPrChange w:id="406" w:author="Kyle Hutchinson" w:date="2025-08-22T11:59:00Z" w16du:dateUtc="2025-08-22T15:59:00Z">
            <w:rPr>
              <w:rFonts w:ascii="Garamond" w:hAnsi="Garamond"/>
              <w:sz w:val="24"/>
              <w:szCs w:val="24"/>
            </w:rPr>
          </w:rPrChange>
        </w:rPr>
        <w:t xml:space="preserve"> M</w:t>
      </w:r>
      <w:r w:rsidR="008A0DE7" w:rsidRPr="00212F6F">
        <w:rPr>
          <w:rFonts w:ascii="Garamond" w:hAnsi="Garamond"/>
          <w:sz w:val="24"/>
          <w:szCs w:val="24"/>
          <w:highlight w:val="yellow"/>
          <w:rPrChange w:id="407" w:author="Kyle Hutchinson" w:date="2025-08-22T11:59:00Z" w16du:dateUtc="2025-08-22T15:59:00Z">
            <w:rPr>
              <w:rFonts w:ascii="Garamond" w:hAnsi="Garamond"/>
              <w:sz w:val="24"/>
              <w:szCs w:val="24"/>
            </w:rPr>
          </w:rPrChange>
        </w:rPr>
        <w:t>easures</w:t>
      </w:r>
      <w:r w:rsidRPr="00212F6F">
        <w:rPr>
          <w:rFonts w:ascii="Garamond" w:hAnsi="Garamond"/>
          <w:sz w:val="24"/>
          <w:szCs w:val="24"/>
          <w:highlight w:val="yellow"/>
          <w:rPrChange w:id="408" w:author="Kyle Hutchinson" w:date="2025-08-22T11:59:00Z" w16du:dateUtc="2025-08-22T15:59:00Z">
            <w:rPr>
              <w:rFonts w:ascii="Garamond" w:hAnsi="Garamond"/>
              <w:sz w:val="24"/>
              <w:szCs w:val="24"/>
            </w:rPr>
          </w:rPrChange>
        </w:rPr>
        <w:t xml:space="preserve"> 26–27 of the same movement</w:t>
      </w:r>
    </w:p>
    <w:p w14:paraId="2272BE9B" w14:textId="50C5D86C" w:rsidR="00173E1A" w:rsidRPr="00212F6F" w:rsidRDefault="00173E1A" w:rsidP="002743CD">
      <w:pPr>
        <w:spacing w:after="0" w:line="480" w:lineRule="auto"/>
        <w:jc w:val="center"/>
        <w:rPr>
          <w:rFonts w:ascii="Garamond" w:hAnsi="Garamond"/>
          <w:sz w:val="24"/>
          <w:szCs w:val="24"/>
          <w:highlight w:val="yellow"/>
          <w:rPrChange w:id="409" w:author="Kyle Hutchinson" w:date="2025-08-22T11:59:00Z" w16du:dateUtc="2025-08-22T15:59:00Z">
            <w:rPr>
              <w:rFonts w:ascii="Garamond" w:hAnsi="Garamond"/>
              <w:sz w:val="24"/>
              <w:szCs w:val="24"/>
            </w:rPr>
          </w:rPrChange>
        </w:rPr>
      </w:pPr>
      <w:r w:rsidRPr="00212F6F">
        <w:rPr>
          <w:rFonts w:ascii="Garamond" w:hAnsi="Garamond"/>
          <w:b/>
          <w:bCs/>
          <w:sz w:val="24"/>
          <w:szCs w:val="24"/>
          <w:highlight w:val="yellow"/>
          <w:rPrChange w:id="410" w:author="Kyle Hutchinson" w:date="2025-08-22T11:59:00Z" w16du:dateUtc="2025-08-22T15:59:00Z">
            <w:rPr>
              <w:rFonts w:ascii="Garamond" w:hAnsi="Garamond"/>
              <w:b/>
              <w:bCs/>
              <w:sz w:val="24"/>
              <w:szCs w:val="24"/>
            </w:rPr>
          </w:rPrChange>
        </w:rPr>
        <w:lastRenderedPageBreak/>
        <w:t xml:space="preserve">Example </w:t>
      </w:r>
      <w:r w:rsidR="00782C1E" w:rsidRPr="00212F6F">
        <w:rPr>
          <w:rFonts w:ascii="Garamond" w:hAnsi="Garamond"/>
          <w:b/>
          <w:bCs/>
          <w:sz w:val="24"/>
          <w:szCs w:val="24"/>
          <w:highlight w:val="yellow"/>
          <w:rPrChange w:id="411" w:author="Kyle Hutchinson" w:date="2025-08-22T11:59:00Z" w16du:dateUtc="2025-08-22T15:59:00Z">
            <w:rPr>
              <w:rFonts w:ascii="Garamond" w:hAnsi="Garamond"/>
              <w:b/>
              <w:bCs/>
              <w:sz w:val="24"/>
              <w:szCs w:val="24"/>
            </w:rPr>
          </w:rPrChange>
        </w:rPr>
        <w:t>6</w:t>
      </w:r>
      <w:r w:rsidRPr="00212F6F">
        <w:rPr>
          <w:rFonts w:ascii="Garamond" w:hAnsi="Garamond"/>
          <w:b/>
          <w:bCs/>
          <w:sz w:val="24"/>
          <w:szCs w:val="24"/>
          <w:highlight w:val="yellow"/>
          <w:rPrChange w:id="412" w:author="Kyle Hutchinson" w:date="2025-08-22T11:59:00Z" w16du:dateUtc="2025-08-22T15:59:00Z">
            <w:rPr>
              <w:rFonts w:ascii="Garamond" w:hAnsi="Garamond"/>
              <w:b/>
              <w:bCs/>
              <w:sz w:val="24"/>
              <w:szCs w:val="24"/>
            </w:rPr>
          </w:rPrChange>
        </w:rPr>
        <w:t>c</w:t>
      </w:r>
      <w:r w:rsidRPr="00212F6F">
        <w:rPr>
          <w:rFonts w:ascii="Garamond" w:hAnsi="Garamond"/>
          <w:sz w:val="24"/>
          <w:szCs w:val="24"/>
          <w:highlight w:val="yellow"/>
          <w:rPrChange w:id="413" w:author="Kyle Hutchinson" w:date="2025-08-22T11:59:00Z" w16du:dateUtc="2025-08-22T15:59:00Z">
            <w:rPr>
              <w:rFonts w:ascii="Garamond" w:hAnsi="Garamond"/>
              <w:sz w:val="24"/>
              <w:szCs w:val="24"/>
            </w:rPr>
          </w:rPrChange>
        </w:rPr>
        <w:t xml:space="preserve"> M</w:t>
      </w:r>
      <w:r w:rsidR="008A0DE7" w:rsidRPr="00212F6F">
        <w:rPr>
          <w:rFonts w:ascii="Garamond" w:hAnsi="Garamond"/>
          <w:sz w:val="24"/>
          <w:szCs w:val="24"/>
          <w:highlight w:val="yellow"/>
          <w:rPrChange w:id="414" w:author="Kyle Hutchinson" w:date="2025-08-22T11:59:00Z" w16du:dateUtc="2025-08-22T15:59:00Z">
            <w:rPr>
              <w:rFonts w:ascii="Garamond" w:hAnsi="Garamond"/>
              <w:sz w:val="24"/>
              <w:szCs w:val="24"/>
            </w:rPr>
          </w:rPrChange>
        </w:rPr>
        <w:t>easures</w:t>
      </w:r>
      <w:r w:rsidRPr="00212F6F">
        <w:rPr>
          <w:rFonts w:ascii="Garamond" w:hAnsi="Garamond"/>
          <w:sz w:val="24"/>
          <w:szCs w:val="24"/>
          <w:highlight w:val="yellow"/>
          <w:rPrChange w:id="415" w:author="Kyle Hutchinson" w:date="2025-08-22T11:59:00Z" w16du:dateUtc="2025-08-22T15:59:00Z">
            <w:rPr>
              <w:rFonts w:ascii="Garamond" w:hAnsi="Garamond"/>
              <w:sz w:val="24"/>
              <w:szCs w:val="24"/>
            </w:rPr>
          </w:rPrChange>
        </w:rPr>
        <w:t xml:space="preserve"> </w:t>
      </w:r>
      <w:r w:rsidR="009E5FA2" w:rsidRPr="00212F6F">
        <w:rPr>
          <w:rFonts w:ascii="Garamond" w:hAnsi="Garamond"/>
          <w:sz w:val="24"/>
          <w:szCs w:val="24"/>
          <w:highlight w:val="yellow"/>
          <w:rPrChange w:id="416" w:author="Kyle Hutchinson" w:date="2025-08-22T11:59:00Z" w16du:dateUtc="2025-08-22T15:59:00Z">
            <w:rPr>
              <w:rFonts w:ascii="Garamond" w:hAnsi="Garamond"/>
              <w:sz w:val="24"/>
              <w:szCs w:val="24"/>
            </w:rPr>
          </w:rPrChange>
        </w:rPr>
        <w:t>18</w:t>
      </w:r>
      <w:r w:rsidRPr="00212F6F">
        <w:rPr>
          <w:rFonts w:ascii="Garamond" w:hAnsi="Garamond"/>
          <w:sz w:val="24"/>
          <w:szCs w:val="24"/>
          <w:highlight w:val="yellow"/>
          <w:rPrChange w:id="417" w:author="Kyle Hutchinson" w:date="2025-08-22T11:59:00Z" w16du:dateUtc="2025-08-22T15:59:00Z">
            <w:rPr>
              <w:rFonts w:ascii="Garamond" w:hAnsi="Garamond"/>
              <w:sz w:val="24"/>
              <w:szCs w:val="24"/>
            </w:rPr>
          </w:rPrChange>
        </w:rPr>
        <w:t>–25 of the same movement.</w:t>
      </w:r>
    </w:p>
    <w:p w14:paraId="01D15703" w14:textId="77777777" w:rsidR="007D3C35" w:rsidRPr="00212F6F" w:rsidRDefault="007D3C35" w:rsidP="002743CD">
      <w:pPr>
        <w:spacing w:after="0" w:line="480" w:lineRule="auto"/>
        <w:rPr>
          <w:rFonts w:ascii="Garamond" w:hAnsi="Garamond"/>
          <w:sz w:val="24"/>
          <w:szCs w:val="24"/>
          <w:highlight w:val="yellow"/>
          <w:rPrChange w:id="418" w:author="Kyle Hutchinson" w:date="2025-08-22T11:59:00Z" w16du:dateUtc="2025-08-22T15:59:00Z">
            <w:rPr>
              <w:rFonts w:ascii="Garamond" w:hAnsi="Garamond"/>
              <w:sz w:val="24"/>
              <w:szCs w:val="24"/>
            </w:rPr>
          </w:rPrChange>
        </w:rPr>
      </w:pPr>
    </w:p>
    <w:p w14:paraId="6E43BDD5" w14:textId="4C9E8ACE" w:rsidR="004E0C13" w:rsidRPr="00212F6F" w:rsidRDefault="00A82C10" w:rsidP="002743CD">
      <w:pPr>
        <w:spacing w:after="0" w:line="480" w:lineRule="auto"/>
        <w:rPr>
          <w:rFonts w:ascii="Garamond" w:hAnsi="Garamond"/>
          <w:sz w:val="24"/>
          <w:szCs w:val="24"/>
          <w:highlight w:val="yellow"/>
          <w:rPrChange w:id="419"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420" w:author="Kyle Hutchinson" w:date="2025-08-22T11:59:00Z" w16du:dateUtc="2025-08-22T15:59:00Z">
            <w:rPr>
              <w:rFonts w:ascii="Garamond" w:hAnsi="Garamond"/>
              <w:sz w:val="24"/>
              <w:szCs w:val="24"/>
            </w:rPr>
          </w:rPrChange>
        </w:rPr>
        <w:t>A brief look at the earlier s</w:t>
      </w:r>
      <w:r w:rsidR="00FF4C5B" w:rsidRPr="00212F6F">
        <w:rPr>
          <w:rFonts w:ascii="Garamond" w:hAnsi="Garamond"/>
          <w:sz w:val="24"/>
          <w:szCs w:val="24"/>
          <w:highlight w:val="yellow"/>
          <w:rPrChange w:id="421" w:author="Kyle Hutchinson" w:date="2025-08-22T11:59:00Z" w16du:dateUtc="2025-08-22T15:59:00Z">
            <w:rPr>
              <w:rFonts w:ascii="Garamond" w:hAnsi="Garamond"/>
              <w:sz w:val="24"/>
              <w:szCs w:val="24"/>
            </w:rPr>
          </w:rPrChange>
        </w:rPr>
        <w:t xml:space="preserve">ymphony </w:t>
      </w:r>
      <w:proofErr w:type="spellStart"/>
      <w:r w:rsidR="00BF5FAF" w:rsidRPr="00212F6F">
        <w:rPr>
          <w:rFonts w:ascii="Garamond" w:hAnsi="Garamond"/>
          <w:sz w:val="24"/>
          <w:szCs w:val="24"/>
          <w:highlight w:val="yellow"/>
          <w:rPrChange w:id="422" w:author="Kyle Hutchinson" w:date="2025-08-22T11:59:00Z" w16du:dateUtc="2025-08-22T15:59:00Z">
            <w:rPr>
              <w:rFonts w:ascii="Garamond" w:hAnsi="Garamond"/>
              <w:sz w:val="24"/>
              <w:szCs w:val="24"/>
            </w:rPr>
          </w:rPrChange>
        </w:rPr>
        <w:t>Wq</w:t>
      </w:r>
      <w:proofErr w:type="spellEnd"/>
      <w:r w:rsidR="00BF5FAF" w:rsidRPr="00212F6F">
        <w:rPr>
          <w:rFonts w:ascii="Garamond" w:hAnsi="Garamond"/>
          <w:sz w:val="24"/>
          <w:szCs w:val="24"/>
          <w:highlight w:val="yellow"/>
          <w:rPrChange w:id="423" w:author="Kyle Hutchinson" w:date="2025-08-22T11:59:00Z" w16du:dateUtc="2025-08-22T15:59:00Z">
            <w:rPr>
              <w:rFonts w:ascii="Garamond" w:hAnsi="Garamond"/>
              <w:sz w:val="24"/>
              <w:szCs w:val="24"/>
            </w:rPr>
          </w:rPrChange>
        </w:rPr>
        <w:t>. 179</w:t>
      </w:r>
      <w:r w:rsidR="00FF4C5B" w:rsidRPr="00212F6F">
        <w:rPr>
          <w:rFonts w:ascii="Garamond" w:hAnsi="Garamond"/>
          <w:sz w:val="24"/>
          <w:szCs w:val="24"/>
          <w:highlight w:val="yellow"/>
          <w:rPrChange w:id="424"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425" w:author="Kyle Hutchinson" w:date="2025-08-22T11:59:00Z" w16du:dateUtc="2025-08-22T15:59:00Z">
            <w:rPr>
              <w:rFonts w:ascii="Garamond" w:hAnsi="Garamond"/>
              <w:sz w:val="24"/>
              <w:szCs w:val="24"/>
            </w:rPr>
          </w:rPrChange>
        </w:rPr>
        <w:t>(</w:t>
      </w:r>
      <w:r w:rsidR="00FF4C5B" w:rsidRPr="00212F6F">
        <w:rPr>
          <w:rFonts w:ascii="Garamond" w:hAnsi="Garamond"/>
          <w:sz w:val="24"/>
          <w:szCs w:val="24"/>
          <w:highlight w:val="yellow"/>
          <w:rPrChange w:id="426" w:author="Kyle Hutchinson" w:date="2025-08-22T11:59:00Z" w16du:dateUtc="2025-08-22T15:59:00Z">
            <w:rPr>
              <w:rFonts w:ascii="Garamond" w:hAnsi="Garamond"/>
              <w:sz w:val="24"/>
              <w:szCs w:val="24"/>
            </w:rPr>
          </w:rPrChange>
        </w:rPr>
        <w:t>1757</w:t>
      </w:r>
      <w:r w:rsidRPr="00212F6F">
        <w:rPr>
          <w:rFonts w:ascii="Garamond" w:hAnsi="Garamond"/>
          <w:sz w:val="24"/>
          <w:szCs w:val="24"/>
          <w:highlight w:val="yellow"/>
          <w:rPrChange w:id="427" w:author="Kyle Hutchinson" w:date="2025-08-22T11:59:00Z" w16du:dateUtc="2025-08-22T15:59:00Z">
            <w:rPr>
              <w:rFonts w:ascii="Garamond" w:hAnsi="Garamond"/>
              <w:sz w:val="24"/>
              <w:szCs w:val="24"/>
            </w:rPr>
          </w:rPrChange>
        </w:rPr>
        <w:t xml:space="preserve">) </w:t>
      </w:r>
      <w:r w:rsidR="00CE6E27" w:rsidRPr="00212F6F">
        <w:rPr>
          <w:rFonts w:ascii="Garamond" w:hAnsi="Garamond"/>
          <w:sz w:val="24"/>
          <w:szCs w:val="24"/>
          <w:highlight w:val="yellow"/>
          <w:rPrChange w:id="428" w:author="Kyle Hutchinson" w:date="2025-08-22T11:59:00Z" w16du:dateUtc="2025-08-22T15:59:00Z">
            <w:rPr>
              <w:rFonts w:ascii="Garamond" w:hAnsi="Garamond"/>
              <w:sz w:val="24"/>
              <w:szCs w:val="24"/>
            </w:rPr>
          </w:rPrChange>
        </w:rPr>
        <w:t>is</w:t>
      </w:r>
      <w:r w:rsidRPr="00212F6F">
        <w:rPr>
          <w:rFonts w:ascii="Garamond" w:hAnsi="Garamond"/>
          <w:sz w:val="24"/>
          <w:szCs w:val="24"/>
          <w:highlight w:val="yellow"/>
          <w:rPrChange w:id="429" w:author="Kyle Hutchinson" w:date="2025-08-22T11:59:00Z" w16du:dateUtc="2025-08-22T15:59:00Z">
            <w:rPr>
              <w:rFonts w:ascii="Garamond" w:hAnsi="Garamond"/>
              <w:sz w:val="24"/>
              <w:szCs w:val="24"/>
            </w:rPr>
          </w:rPrChange>
        </w:rPr>
        <w:t xml:space="preserve"> </w:t>
      </w:r>
      <w:r w:rsidR="00E36D32" w:rsidRPr="00212F6F">
        <w:rPr>
          <w:rFonts w:ascii="Garamond" w:hAnsi="Garamond"/>
          <w:sz w:val="24"/>
          <w:szCs w:val="24"/>
          <w:highlight w:val="yellow"/>
          <w:rPrChange w:id="430" w:author="Kyle Hutchinson" w:date="2025-08-22T11:59:00Z" w16du:dateUtc="2025-08-22T15:59:00Z">
            <w:rPr>
              <w:rFonts w:ascii="Garamond" w:hAnsi="Garamond"/>
              <w:sz w:val="24"/>
              <w:szCs w:val="24"/>
            </w:rPr>
          </w:rPrChange>
        </w:rPr>
        <w:t>instructive</w:t>
      </w:r>
      <w:r w:rsidRPr="00212F6F">
        <w:rPr>
          <w:rFonts w:ascii="Garamond" w:hAnsi="Garamond"/>
          <w:sz w:val="24"/>
          <w:szCs w:val="24"/>
          <w:highlight w:val="yellow"/>
          <w:rPrChange w:id="431" w:author="Kyle Hutchinson" w:date="2025-08-22T11:59:00Z" w16du:dateUtc="2025-08-22T15:59:00Z">
            <w:rPr>
              <w:rFonts w:ascii="Garamond" w:hAnsi="Garamond"/>
              <w:sz w:val="24"/>
              <w:szCs w:val="24"/>
            </w:rPr>
          </w:rPrChange>
        </w:rPr>
        <w:t>:</w:t>
      </w:r>
      <w:r w:rsidR="00BF5FAF" w:rsidRPr="00212F6F">
        <w:rPr>
          <w:rFonts w:ascii="Garamond" w:hAnsi="Garamond"/>
          <w:sz w:val="24"/>
          <w:szCs w:val="24"/>
          <w:highlight w:val="yellow"/>
          <w:rPrChange w:id="432" w:author="Kyle Hutchinson" w:date="2025-08-22T11:59:00Z" w16du:dateUtc="2025-08-22T15:59:00Z">
            <w:rPr>
              <w:rFonts w:ascii="Garamond" w:hAnsi="Garamond"/>
              <w:sz w:val="24"/>
              <w:szCs w:val="24"/>
            </w:rPr>
          </w:rPrChange>
        </w:rPr>
        <w:t xml:space="preserve"> m</w:t>
      </w:r>
      <w:r w:rsidR="008A0DE7" w:rsidRPr="00212F6F">
        <w:rPr>
          <w:rFonts w:ascii="Garamond" w:hAnsi="Garamond"/>
          <w:sz w:val="24"/>
          <w:szCs w:val="24"/>
          <w:highlight w:val="yellow"/>
          <w:rPrChange w:id="433" w:author="Kyle Hutchinson" w:date="2025-08-22T11:59:00Z" w16du:dateUtc="2025-08-22T15:59:00Z">
            <w:rPr>
              <w:rFonts w:ascii="Garamond" w:hAnsi="Garamond"/>
              <w:sz w:val="24"/>
              <w:szCs w:val="24"/>
            </w:rPr>
          </w:rPrChange>
        </w:rPr>
        <w:t>easures</w:t>
      </w:r>
      <w:r w:rsidR="00BF5FAF" w:rsidRPr="00212F6F">
        <w:rPr>
          <w:rFonts w:ascii="Garamond" w:hAnsi="Garamond"/>
          <w:sz w:val="24"/>
          <w:szCs w:val="24"/>
          <w:highlight w:val="yellow"/>
          <w:rPrChange w:id="434" w:author="Kyle Hutchinson" w:date="2025-08-22T11:59:00Z" w16du:dateUtc="2025-08-22T15:59:00Z">
            <w:rPr>
              <w:rFonts w:ascii="Garamond" w:hAnsi="Garamond"/>
              <w:sz w:val="24"/>
              <w:szCs w:val="24"/>
            </w:rPr>
          </w:rPrChange>
        </w:rPr>
        <w:t xml:space="preserve"> 1–2 </w:t>
      </w:r>
      <w:r w:rsidR="00D81D81" w:rsidRPr="00212F6F">
        <w:rPr>
          <w:rFonts w:ascii="Garamond" w:hAnsi="Garamond"/>
          <w:sz w:val="24"/>
          <w:szCs w:val="24"/>
          <w:highlight w:val="yellow"/>
          <w:rPrChange w:id="435" w:author="Kyle Hutchinson" w:date="2025-08-22T11:59:00Z" w16du:dateUtc="2025-08-22T15:59:00Z">
            <w:rPr>
              <w:rFonts w:ascii="Garamond" w:hAnsi="Garamond"/>
              <w:sz w:val="24"/>
              <w:szCs w:val="24"/>
            </w:rPr>
          </w:rPrChange>
        </w:rPr>
        <w:t>(</w:t>
      </w:r>
      <w:r w:rsidR="00D81D81" w:rsidRPr="00212F6F">
        <w:rPr>
          <w:rFonts w:ascii="Garamond" w:hAnsi="Garamond"/>
          <w:b/>
          <w:bCs/>
          <w:sz w:val="24"/>
          <w:szCs w:val="24"/>
          <w:highlight w:val="yellow"/>
          <w:u w:val="single"/>
          <w:rPrChange w:id="436" w:author="Kyle Hutchinson" w:date="2025-08-22T11:59:00Z" w16du:dateUtc="2025-08-22T15:59:00Z">
            <w:rPr>
              <w:rFonts w:ascii="Garamond" w:hAnsi="Garamond"/>
              <w:b/>
              <w:bCs/>
              <w:sz w:val="24"/>
              <w:szCs w:val="24"/>
              <w:u w:val="single"/>
            </w:rPr>
          </w:rPrChange>
        </w:rPr>
        <w:t>Example 6a</w:t>
      </w:r>
      <w:r w:rsidR="00D81D81" w:rsidRPr="00212F6F">
        <w:rPr>
          <w:rFonts w:ascii="Garamond" w:hAnsi="Garamond"/>
          <w:sz w:val="24"/>
          <w:szCs w:val="24"/>
          <w:highlight w:val="yellow"/>
          <w:rPrChange w:id="437" w:author="Kyle Hutchinson" w:date="2025-08-22T11:59:00Z" w16du:dateUtc="2025-08-22T15:59:00Z">
            <w:rPr>
              <w:rFonts w:ascii="Garamond" w:hAnsi="Garamond"/>
              <w:sz w:val="24"/>
              <w:szCs w:val="24"/>
            </w:rPr>
          </w:rPrChange>
        </w:rPr>
        <w:t xml:space="preserve">) </w:t>
      </w:r>
      <w:r w:rsidR="00BF5FAF" w:rsidRPr="00212F6F">
        <w:rPr>
          <w:rFonts w:ascii="Garamond" w:hAnsi="Garamond"/>
          <w:sz w:val="24"/>
          <w:szCs w:val="24"/>
          <w:highlight w:val="yellow"/>
          <w:rPrChange w:id="438" w:author="Kyle Hutchinson" w:date="2025-08-22T11:59:00Z" w16du:dateUtc="2025-08-22T15:59:00Z">
            <w:rPr>
              <w:rFonts w:ascii="Garamond" w:hAnsi="Garamond"/>
              <w:sz w:val="24"/>
              <w:szCs w:val="24"/>
            </w:rPr>
          </w:rPrChange>
        </w:rPr>
        <w:t>and their recasting in mm. 26–27</w:t>
      </w:r>
      <w:r w:rsidR="00D81D81" w:rsidRPr="00212F6F">
        <w:rPr>
          <w:rFonts w:ascii="Garamond" w:hAnsi="Garamond"/>
          <w:sz w:val="24"/>
          <w:szCs w:val="24"/>
          <w:highlight w:val="yellow"/>
          <w:rPrChange w:id="439" w:author="Kyle Hutchinson" w:date="2025-08-22T11:59:00Z" w16du:dateUtc="2025-08-22T15:59:00Z">
            <w:rPr>
              <w:rFonts w:ascii="Garamond" w:hAnsi="Garamond"/>
              <w:sz w:val="24"/>
              <w:szCs w:val="24"/>
            </w:rPr>
          </w:rPrChange>
        </w:rPr>
        <w:t xml:space="preserve"> (</w:t>
      </w:r>
      <w:r w:rsidR="00D81D81" w:rsidRPr="00212F6F">
        <w:rPr>
          <w:rFonts w:ascii="Garamond" w:hAnsi="Garamond"/>
          <w:b/>
          <w:bCs/>
          <w:sz w:val="24"/>
          <w:szCs w:val="24"/>
          <w:highlight w:val="yellow"/>
          <w:u w:val="single"/>
          <w:rPrChange w:id="440" w:author="Kyle Hutchinson" w:date="2025-08-22T11:59:00Z" w16du:dateUtc="2025-08-22T15:59:00Z">
            <w:rPr>
              <w:rFonts w:ascii="Garamond" w:hAnsi="Garamond"/>
              <w:b/>
              <w:bCs/>
              <w:sz w:val="24"/>
              <w:szCs w:val="24"/>
              <w:u w:val="single"/>
            </w:rPr>
          </w:rPrChange>
        </w:rPr>
        <w:t>Example 6b</w:t>
      </w:r>
      <w:r w:rsidR="00D81D81" w:rsidRPr="00212F6F">
        <w:rPr>
          <w:rFonts w:ascii="Garamond" w:hAnsi="Garamond"/>
          <w:sz w:val="24"/>
          <w:szCs w:val="24"/>
          <w:highlight w:val="yellow"/>
          <w:rPrChange w:id="441" w:author="Kyle Hutchinson" w:date="2025-08-22T11:59:00Z" w16du:dateUtc="2025-08-22T15:59:00Z">
            <w:rPr>
              <w:rFonts w:ascii="Garamond" w:hAnsi="Garamond"/>
              <w:sz w:val="24"/>
              <w:szCs w:val="24"/>
            </w:rPr>
          </w:rPrChange>
        </w:rPr>
        <w:t>)</w:t>
      </w:r>
      <w:r w:rsidR="00BF5FAF" w:rsidRPr="00212F6F">
        <w:rPr>
          <w:rFonts w:ascii="Garamond" w:hAnsi="Garamond"/>
          <w:sz w:val="24"/>
          <w:szCs w:val="24"/>
          <w:highlight w:val="yellow"/>
          <w:rPrChange w:id="442" w:author="Kyle Hutchinson" w:date="2025-08-22T11:59:00Z" w16du:dateUtc="2025-08-22T15:59:00Z">
            <w:rPr>
              <w:rFonts w:ascii="Garamond" w:hAnsi="Garamond"/>
              <w:sz w:val="24"/>
              <w:szCs w:val="24"/>
            </w:rPr>
          </w:rPrChange>
        </w:rPr>
        <w:t xml:space="preserve"> </w:t>
      </w:r>
      <w:proofErr w:type="gramStart"/>
      <w:r w:rsidR="00BF5FAF" w:rsidRPr="00212F6F">
        <w:rPr>
          <w:rFonts w:ascii="Garamond" w:hAnsi="Garamond"/>
          <w:sz w:val="24"/>
          <w:szCs w:val="24"/>
          <w:highlight w:val="yellow"/>
          <w:rPrChange w:id="443" w:author="Kyle Hutchinson" w:date="2025-08-22T11:59:00Z" w16du:dateUtc="2025-08-22T15:59:00Z">
            <w:rPr>
              <w:rFonts w:ascii="Garamond" w:hAnsi="Garamond"/>
              <w:sz w:val="24"/>
              <w:szCs w:val="24"/>
            </w:rPr>
          </w:rPrChange>
        </w:rPr>
        <w:t>show</w:t>
      </w:r>
      <w:proofErr w:type="gramEnd"/>
      <w:r w:rsidR="00BF5FAF" w:rsidRPr="00212F6F">
        <w:rPr>
          <w:rFonts w:ascii="Garamond" w:hAnsi="Garamond"/>
          <w:sz w:val="24"/>
          <w:szCs w:val="24"/>
          <w:highlight w:val="yellow"/>
          <w:rPrChange w:id="444" w:author="Kyle Hutchinson" w:date="2025-08-22T11:59:00Z" w16du:dateUtc="2025-08-22T15:59:00Z">
            <w:rPr>
              <w:rFonts w:ascii="Garamond" w:hAnsi="Garamond"/>
              <w:sz w:val="24"/>
              <w:szCs w:val="24"/>
            </w:rPr>
          </w:rPrChange>
        </w:rPr>
        <w:t xml:space="preserve"> some of Bach’s metric play in this earlier work. In m. 1, the up-and-down </w:t>
      </w:r>
      <w:r w:rsidR="003D054C" w:rsidRPr="00212F6F">
        <w:rPr>
          <w:rFonts w:ascii="Garamond" w:hAnsi="Garamond"/>
          <w:sz w:val="24"/>
          <w:szCs w:val="24"/>
          <w:highlight w:val="yellow"/>
          <w:rPrChange w:id="445" w:author="Kyle Hutchinson" w:date="2025-08-22T11:59:00Z" w16du:dateUtc="2025-08-22T15:59:00Z">
            <w:rPr>
              <w:rFonts w:ascii="Garamond" w:hAnsi="Garamond"/>
              <w:sz w:val="24"/>
              <w:szCs w:val="24"/>
            </w:rPr>
          </w:rPrChange>
        </w:rPr>
        <w:t xml:space="preserve">parallel </w:t>
      </w:r>
      <w:r w:rsidR="00BF5FAF" w:rsidRPr="00212F6F">
        <w:rPr>
          <w:rFonts w:ascii="Garamond" w:hAnsi="Garamond"/>
          <w:sz w:val="24"/>
          <w:szCs w:val="24"/>
          <w:highlight w:val="yellow"/>
          <w:rPrChange w:id="446" w:author="Kyle Hutchinson" w:date="2025-08-22T11:59:00Z" w16du:dateUtc="2025-08-22T15:59:00Z">
            <w:rPr>
              <w:rFonts w:ascii="Garamond" w:hAnsi="Garamond"/>
              <w:sz w:val="24"/>
              <w:szCs w:val="24"/>
            </w:rPr>
          </w:rPrChange>
        </w:rPr>
        <w:t xml:space="preserve">gestures </w:t>
      </w:r>
      <w:r w:rsidRPr="00212F6F">
        <w:rPr>
          <w:rFonts w:ascii="Garamond" w:hAnsi="Garamond"/>
          <w:sz w:val="24"/>
          <w:szCs w:val="24"/>
          <w:highlight w:val="yellow"/>
          <w:rPrChange w:id="447" w:author="Kyle Hutchinson" w:date="2025-08-22T11:59:00Z" w16du:dateUtc="2025-08-22T15:59:00Z">
            <w:rPr>
              <w:rFonts w:ascii="Garamond" w:hAnsi="Garamond"/>
              <w:sz w:val="24"/>
              <w:szCs w:val="24"/>
            </w:rPr>
          </w:rPrChange>
        </w:rPr>
        <w:t>o</w:t>
      </w:r>
      <w:r w:rsidR="00BF5FAF" w:rsidRPr="00212F6F">
        <w:rPr>
          <w:rFonts w:ascii="Garamond" w:hAnsi="Garamond"/>
          <w:sz w:val="24"/>
          <w:szCs w:val="24"/>
          <w:highlight w:val="yellow"/>
          <w:rPrChange w:id="448" w:author="Kyle Hutchinson" w:date="2025-08-22T11:59:00Z" w16du:dateUtc="2025-08-22T15:59:00Z">
            <w:rPr>
              <w:rFonts w:ascii="Garamond" w:hAnsi="Garamond"/>
              <w:sz w:val="24"/>
              <w:szCs w:val="24"/>
            </w:rPr>
          </w:rPrChange>
        </w:rPr>
        <w:t>f the first violins</w:t>
      </w:r>
      <w:r w:rsidR="00FF4C5B" w:rsidRPr="00212F6F">
        <w:rPr>
          <w:rFonts w:ascii="Garamond" w:hAnsi="Garamond"/>
          <w:sz w:val="24"/>
          <w:szCs w:val="24"/>
          <w:highlight w:val="yellow"/>
          <w:rPrChange w:id="449" w:author="Kyle Hutchinson" w:date="2025-08-22T11:59:00Z" w16du:dateUtc="2025-08-22T15:59:00Z">
            <w:rPr>
              <w:rFonts w:ascii="Garamond" w:hAnsi="Garamond"/>
              <w:sz w:val="24"/>
              <w:szCs w:val="24"/>
            </w:rPr>
          </w:rPrChange>
        </w:rPr>
        <w:t xml:space="preserve"> </w:t>
      </w:r>
      <w:r w:rsidR="00000D82" w:rsidRPr="00212F6F">
        <w:rPr>
          <w:rFonts w:ascii="Garamond" w:hAnsi="Garamond"/>
          <w:sz w:val="24"/>
          <w:szCs w:val="24"/>
          <w:highlight w:val="yellow"/>
          <w:rPrChange w:id="450" w:author="Kyle Hutchinson" w:date="2025-08-22T11:59:00Z" w16du:dateUtc="2025-08-22T15:59:00Z">
            <w:rPr>
              <w:rFonts w:ascii="Garamond" w:hAnsi="Garamond"/>
              <w:sz w:val="24"/>
              <w:szCs w:val="24"/>
            </w:rPr>
          </w:rPrChange>
        </w:rPr>
        <w:t>subdivide the measure into two</w:t>
      </w:r>
      <w:r w:rsidR="003D054C" w:rsidRPr="00212F6F">
        <w:rPr>
          <w:rFonts w:ascii="Garamond" w:hAnsi="Garamond"/>
          <w:sz w:val="24"/>
          <w:szCs w:val="24"/>
          <w:highlight w:val="yellow"/>
          <w:rPrChange w:id="451" w:author="Kyle Hutchinson" w:date="2025-08-22T11:59:00Z" w16du:dateUtc="2025-08-22T15:59:00Z">
            <w:rPr>
              <w:rFonts w:ascii="Garamond" w:hAnsi="Garamond"/>
              <w:sz w:val="24"/>
              <w:szCs w:val="24"/>
            </w:rPr>
          </w:rPrChange>
        </w:rPr>
        <w:t xml:space="preserve"> dotted hal</w:t>
      </w:r>
      <w:r w:rsidR="00920250" w:rsidRPr="00212F6F">
        <w:rPr>
          <w:rFonts w:ascii="Garamond" w:hAnsi="Garamond"/>
          <w:sz w:val="24"/>
          <w:szCs w:val="24"/>
          <w:highlight w:val="yellow"/>
          <w:rPrChange w:id="452" w:author="Kyle Hutchinson" w:date="2025-08-22T11:59:00Z" w16du:dateUtc="2025-08-22T15:59:00Z">
            <w:rPr>
              <w:rFonts w:ascii="Garamond" w:hAnsi="Garamond"/>
              <w:sz w:val="24"/>
              <w:szCs w:val="24"/>
            </w:rPr>
          </w:rPrChange>
        </w:rPr>
        <w:t>f notes</w:t>
      </w:r>
      <w:r w:rsidR="00000D82" w:rsidRPr="00212F6F">
        <w:rPr>
          <w:rFonts w:ascii="Garamond" w:hAnsi="Garamond"/>
          <w:sz w:val="24"/>
          <w:szCs w:val="24"/>
          <w:highlight w:val="yellow"/>
          <w:rPrChange w:id="453" w:author="Kyle Hutchinson" w:date="2025-08-22T11:59:00Z" w16du:dateUtc="2025-08-22T15:59:00Z">
            <w:rPr>
              <w:rFonts w:ascii="Garamond" w:hAnsi="Garamond"/>
              <w:sz w:val="24"/>
              <w:szCs w:val="24"/>
            </w:rPr>
          </w:rPrChange>
        </w:rPr>
        <w:t>, obscuring the notated meter</w:t>
      </w:r>
      <w:r w:rsidR="00B8646B" w:rsidRPr="00212F6F">
        <w:rPr>
          <w:rFonts w:ascii="Garamond" w:hAnsi="Garamond"/>
          <w:sz w:val="24"/>
          <w:szCs w:val="24"/>
          <w:highlight w:val="yellow"/>
          <w:rPrChange w:id="454" w:author="Kyle Hutchinson" w:date="2025-08-22T11:59:00Z" w16du:dateUtc="2025-08-22T15:59:00Z">
            <w:rPr>
              <w:rFonts w:ascii="Garamond" w:hAnsi="Garamond"/>
              <w:sz w:val="24"/>
              <w:szCs w:val="24"/>
            </w:rPr>
          </w:rPrChange>
        </w:rPr>
        <w:t xml:space="preserve"> at the outset (before the meter has been </w:t>
      </w:r>
      <w:r w:rsidR="00E36D32" w:rsidRPr="00212F6F">
        <w:rPr>
          <w:rFonts w:ascii="Garamond" w:hAnsi="Garamond"/>
          <w:sz w:val="24"/>
          <w:szCs w:val="24"/>
          <w:highlight w:val="yellow"/>
          <w:rPrChange w:id="455" w:author="Kyle Hutchinson" w:date="2025-08-22T11:59:00Z" w16du:dateUtc="2025-08-22T15:59:00Z">
            <w:rPr>
              <w:rFonts w:ascii="Garamond" w:hAnsi="Garamond"/>
              <w:sz w:val="24"/>
              <w:szCs w:val="24"/>
            </w:rPr>
          </w:rPrChange>
        </w:rPr>
        <w:t xml:space="preserve">fully established </w:t>
      </w:r>
      <w:r w:rsidR="00893345" w:rsidRPr="00212F6F">
        <w:rPr>
          <w:rFonts w:ascii="Garamond" w:hAnsi="Garamond"/>
          <w:sz w:val="24"/>
          <w:szCs w:val="24"/>
          <w:highlight w:val="yellow"/>
          <w:rPrChange w:id="456" w:author="Kyle Hutchinson" w:date="2025-08-22T11:59:00Z" w16du:dateUtc="2025-08-22T15:59:00Z">
            <w:rPr>
              <w:rFonts w:ascii="Garamond" w:hAnsi="Garamond"/>
              <w:sz w:val="24"/>
              <w:szCs w:val="24"/>
            </w:rPr>
          </w:rPrChange>
        </w:rPr>
        <w:t>in our</w:t>
      </w:r>
      <w:r w:rsidR="00E36D32" w:rsidRPr="00212F6F">
        <w:rPr>
          <w:rFonts w:ascii="Garamond" w:hAnsi="Garamond"/>
          <w:sz w:val="24"/>
          <w:szCs w:val="24"/>
          <w:highlight w:val="yellow"/>
          <w:rPrChange w:id="457" w:author="Kyle Hutchinson" w:date="2025-08-22T11:59:00Z" w16du:dateUtc="2025-08-22T15:59:00Z">
            <w:rPr>
              <w:rFonts w:ascii="Garamond" w:hAnsi="Garamond"/>
              <w:sz w:val="24"/>
              <w:szCs w:val="24"/>
            </w:rPr>
          </w:rPrChange>
        </w:rPr>
        <w:t xml:space="preserve"> </w:t>
      </w:r>
      <w:r w:rsidR="00273C1E" w:rsidRPr="00212F6F">
        <w:rPr>
          <w:rFonts w:ascii="Garamond" w:hAnsi="Garamond"/>
          <w:sz w:val="24"/>
          <w:szCs w:val="24"/>
          <w:highlight w:val="yellow"/>
          <w:rPrChange w:id="458" w:author="Kyle Hutchinson" w:date="2025-08-22T11:59:00Z" w16du:dateUtc="2025-08-22T15:59:00Z">
            <w:rPr>
              <w:rFonts w:ascii="Garamond" w:hAnsi="Garamond"/>
              <w:sz w:val="24"/>
              <w:szCs w:val="24"/>
            </w:rPr>
          </w:rPrChange>
        </w:rPr>
        <w:t>minds’ ears</w:t>
      </w:r>
      <w:r w:rsidR="00E36D32" w:rsidRPr="00212F6F">
        <w:rPr>
          <w:rFonts w:ascii="Garamond" w:hAnsi="Garamond"/>
          <w:sz w:val="24"/>
          <w:szCs w:val="24"/>
          <w:highlight w:val="yellow"/>
          <w:rPrChange w:id="459" w:author="Kyle Hutchinson" w:date="2025-08-22T11:59:00Z" w16du:dateUtc="2025-08-22T15:59:00Z">
            <w:rPr>
              <w:rFonts w:ascii="Garamond" w:hAnsi="Garamond"/>
              <w:sz w:val="24"/>
              <w:szCs w:val="24"/>
            </w:rPr>
          </w:rPrChange>
        </w:rPr>
        <w:t>)</w:t>
      </w:r>
      <w:r w:rsidR="00B8646B" w:rsidRPr="00212F6F">
        <w:rPr>
          <w:rFonts w:ascii="Garamond" w:hAnsi="Garamond"/>
          <w:sz w:val="24"/>
          <w:szCs w:val="24"/>
          <w:highlight w:val="yellow"/>
          <w:rPrChange w:id="460" w:author="Kyle Hutchinson" w:date="2025-08-22T11:59:00Z" w16du:dateUtc="2025-08-22T15:59:00Z">
            <w:rPr>
              <w:rFonts w:ascii="Garamond" w:hAnsi="Garamond"/>
              <w:sz w:val="24"/>
              <w:szCs w:val="24"/>
            </w:rPr>
          </w:rPrChange>
        </w:rPr>
        <w:t>;</w:t>
      </w:r>
      <w:r w:rsidR="00000D82" w:rsidRPr="00212F6F">
        <w:rPr>
          <w:rFonts w:ascii="Garamond" w:hAnsi="Garamond"/>
          <w:sz w:val="24"/>
          <w:szCs w:val="24"/>
          <w:highlight w:val="yellow"/>
          <w:rPrChange w:id="461" w:author="Kyle Hutchinson" w:date="2025-08-22T11:59:00Z" w16du:dateUtc="2025-08-22T15:59:00Z">
            <w:rPr>
              <w:rFonts w:ascii="Garamond" w:hAnsi="Garamond"/>
              <w:sz w:val="24"/>
              <w:szCs w:val="24"/>
            </w:rPr>
          </w:rPrChange>
        </w:rPr>
        <w:t xml:space="preserve"> in m. 26, in contrast, the earlier change of direction better </w:t>
      </w:r>
      <w:r w:rsidR="003D054C" w:rsidRPr="00212F6F">
        <w:rPr>
          <w:rFonts w:ascii="Garamond" w:hAnsi="Garamond"/>
          <w:sz w:val="24"/>
          <w:szCs w:val="24"/>
          <w:highlight w:val="yellow"/>
          <w:rPrChange w:id="462" w:author="Kyle Hutchinson" w:date="2025-08-22T11:59:00Z" w16du:dateUtc="2025-08-22T15:59:00Z">
            <w:rPr>
              <w:rFonts w:ascii="Garamond" w:hAnsi="Garamond"/>
              <w:sz w:val="24"/>
              <w:szCs w:val="24"/>
            </w:rPr>
          </w:rPrChange>
        </w:rPr>
        <w:t>reflects</w:t>
      </w:r>
      <w:r w:rsidR="00000D82" w:rsidRPr="00212F6F">
        <w:rPr>
          <w:rFonts w:ascii="Garamond" w:hAnsi="Garamond"/>
          <w:sz w:val="24"/>
          <w:szCs w:val="24"/>
          <w:highlight w:val="yellow"/>
          <w:rPrChange w:id="463" w:author="Kyle Hutchinson" w:date="2025-08-22T11:59:00Z" w16du:dateUtc="2025-08-22T15:59:00Z">
            <w:rPr>
              <w:rFonts w:ascii="Garamond" w:hAnsi="Garamond"/>
              <w:sz w:val="24"/>
              <w:szCs w:val="24"/>
            </w:rPr>
          </w:rPrChange>
        </w:rPr>
        <w:t xml:space="preserve"> the notated meter. M</w:t>
      </w:r>
      <w:r w:rsidR="008A0DE7" w:rsidRPr="00212F6F">
        <w:rPr>
          <w:rFonts w:ascii="Garamond" w:hAnsi="Garamond"/>
          <w:sz w:val="24"/>
          <w:szCs w:val="24"/>
          <w:highlight w:val="yellow"/>
          <w:rPrChange w:id="464" w:author="Kyle Hutchinson" w:date="2025-08-22T11:59:00Z" w16du:dateUtc="2025-08-22T15:59:00Z">
            <w:rPr>
              <w:rFonts w:ascii="Garamond" w:hAnsi="Garamond"/>
              <w:sz w:val="24"/>
              <w:szCs w:val="24"/>
            </w:rPr>
          </w:rPrChange>
        </w:rPr>
        <w:t>easure</w:t>
      </w:r>
      <w:r w:rsidR="00000D82" w:rsidRPr="00212F6F">
        <w:rPr>
          <w:rFonts w:ascii="Garamond" w:hAnsi="Garamond"/>
          <w:sz w:val="24"/>
          <w:szCs w:val="24"/>
          <w:highlight w:val="yellow"/>
          <w:rPrChange w:id="465" w:author="Kyle Hutchinson" w:date="2025-08-22T11:59:00Z" w16du:dateUtc="2025-08-22T15:59:00Z">
            <w:rPr>
              <w:rFonts w:ascii="Garamond" w:hAnsi="Garamond"/>
              <w:sz w:val="24"/>
              <w:szCs w:val="24"/>
            </w:rPr>
          </w:rPrChange>
        </w:rPr>
        <w:t xml:space="preserve"> 2 and its closer repetition in m. 27 supports the notated 3/2 through surface gestures</w:t>
      </w:r>
      <w:r w:rsidR="008B2FEC" w:rsidRPr="00212F6F">
        <w:rPr>
          <w:rFonts w:ascii="Garamond" w:hAnsi="Garamond"/>
          <w:sz w:val="24"/>
          <w:szCs w:val="24"/>
          <w:highlight w:val="yellow"/>
          <w:rPrChange w:id="466" w:author="Kyle Hutchinson" w:date="2025-08-22T11:59:00Z" w16du:dateUtc="2025-08-22T15:59:00Z">
            <w:rPr>
              <w:rFonts w:ascii="Garamond" w:hAnsi="Garamond"/>
              <w:sz w:val="24"/>
              <w:szCs w:val="24"/>
            </w:rPr>
          </w:rPrChange>
        </w:rPr>
        <w:t xml:space="preserve">, including continuous up-and-down </w:t>
      </w:r>
      <w:r w:rsidR="00652C0C" w:rsidRPr="00212F6F">
        <w:rPr>
          <w:rFonts w:ascii="Garamond" w:hAnsi="Garamond"/>
          <w:sz w:val="24"/>
          <w:szCs w:val="24"/>
          <w:highlight w:val="yellow"/>
          <w:rPrChange w:id="467" w:author="Kyle Hutchinson" w:date="2025-08-22T11:59:00Z" w16du:dateUtc="2025-08-22T15:59:00Z">
            <w:rPr>
              <w:rFonts w:ascii="Garamond" w:hAnsi="Garamond"/>
              <w:sz w:val="24"/>
              <w:szCs w:val="24"/>
            </w:rPr>
          </w:rPrChange>
        </w:rPr>
        <w:t>motions</w:t>
      </w:r>
      <w:r w:rsidR="008B2FEC" w:rsidRPr="00212F6F">
        <w:rPr>
          <w:rFonts w:ascii="Garamond" w:hAnsi="Garamond"/>
          <w:sz w:val="24"/>
          <w:szCs w:val="24"/>
          <w:highlight w:val="yellow"/>
          <w:rPrChange w:id="468" w:author="Kyle Hutchinson" w:date="2025-08-22T11:59:00Z" w16du:dateUtc="2025-08-22T15:59:00Z">
            <w:rPr>
              <w:rFonts w:ascii="Garamond" w:hAnsi="Garamond"/>
              <w:sz w:val="24"/>
              <w:szCs w:val="24"/>
            </w:rPr>
          </w:rPrChange>
        </w:rPr>
        <w:t xml:space="preserve"> that create a clear parallelism </w:t>
      </w:r>
      <w:r w:rsidRPr="00212F6F">
        <w:rPr>
          <w:rFonts w:ascii="Garamond" w:hAnsi="Garamond"/>
          <w:sz w:val="24"/>
          <w:szCs w:val="24"/>
          <w:highlight w:val="yellow"/>
          <w:rPrChange w:id="469" w:author="Kyle Hutchinson" w:date="2025-08-22T11:59:00Z" w16du:dateUtc="2025-08-22T15:59:00Z">
            <w:rPr>
              <w:rFonts w:ascii="Garamond" w:hAnsi="Garamond"/>
              <w:sz w:val="24"/>
              <w:szCs w:val="24"/>
            </w:rPr>
          </w:rPrChange>
        </w:rPr>
        <w:t>of</w:t>
      </w:r>
      <w:r w:rsidR="008B2FEC" w:rsidRPr="00212F6F">
        <w:rPr>
          <w:rFonts w:ascii="Garamond" w:hAnsi="Garamond"/>
          <w:sz w:val="24"/>
          <w:szCs w:val="24"/>
          <w:highlight w:val="yellow"/>
          <w:rPrChange w:id="470" w:author="Kyle Hutchinson" w:date="2025-08-22T11:59:00Z" w16du:dateUtc="2025-08-22T15:59:00Z">
            <w:rPr>
              <w:rFonts w:ascii="Garamond" w:hAnsi="Garamond"/>
              <w:sz w:val="24"/>
              <w:szCs w:val="24"/>
            </w:rPr>
          </w:rPrChange>
        </w:rPr>
        <w:t xml:space="preserve"> groupings congruent with the meter—something that, as we will see, is echoed in </w:t>
      </w:r>
      <w:proofErr w:type="spellStart"/>
      <w:r w:rsidR="008B2FEC" w:rsidRPr="00212F6F">
        <w:rPr>
          <w:rFonts w:ascii="Garamond" w:hAnsi="Garamond"/>
          <w:sz w:val="24"/>
          <w:szCs w:val="24"/>
          <w:highlight w:val="yellow"/>
          <w:rPrChange w:id="471" w:author="Kyle Hutchinson" w:date="2025-08-22T11:59:00Z" w16du:dateUtc="2025-08-22T15:59:00Z">
            <w:rPr>
              <w:rFonts w:ascii="Garamond" w:hAnsi="Garamond"/>
              <w:sz w:val="24"/>
              <w:szCs w:val="24"/>
            </w:rPr>
          </w:rPrChange>
        </w:rPr>
        <w:t>Wq</w:t>
      </w:r>
      <w:proofErr w:type="spellEnd"/>
      <w:r w:rsidR="008B2FEC" w:rsidRPr="00212F6F">
        <w:rPr>
          <w:rFonts w:ascii="Garamond" w:hAnsi="Garamond"/>
          <w:sz w:val="24"/>
          <w:szCs w:val="24"/>
          <w:highlight w:val="yellow"/>
          <w:rPrChange w:id="472" w:author="Kyle Hutchinson" w:date="2025-08-22T11:59:00Z" w16du:dateUtc="2025-08-22T15:59:00Z">
            <w:rPr>
              <w:rFonts w:ascii="Garamond" w:hAnsi="Garamond"/>
              <w:sz w:val="24"/>
              <w:szCs w:val="24"/>
            </w:rPr>
          </w:rPrChange>
        </w:rPr>
        <w:t xml:space="preserve">. 183 (for instance, see Example </w:t>
      </w:r>
      <w:r w:rsidR="00D81D81" w:rsidRPr="00212F6F">
        <w:rPr>
          <w:rFonts w:ascii="Garamond" w:hAnsi="Garamond"/>
          <w:sz w:val="24"/>
          <w:szCs w:val="24"/>
          <w:highlight w:val="yellow"/>
          <w:rPrChange w:id="473" w:author="Kyle Hutchinson" w:date="2025-08-22T11:59:00Z" w16du:dateUtc="2025-08-22T15:59:00Z">
            <w:rPr>
              <w:rFonts w:ascii="Garamond" w:hAnsi="Garamond"/>
              <w:sz w:val="24"/>
              <w:szCs w:val="24"/>
            </w:rPr>
          </w:rPrChange>
        </w:rPr>
        <w:t>16</w:t>
      </w:r>
      <w:r w:rsidR="008B2FEC" w:rsidRPr="00212F6F">
        <w:rPr>
          <w:rFonts w:ascii="Garamond" w:hAnsi="Garamond"/>
          <w:sz w:val="24"/>
          <w:szCs w:val="24"/>
          <w:highlight w:val="yellow"/>
          <w:rPrChange w:id="474" w:author="Kyle Hutchinson" w:date="2025-08-22T11:59:00Z" w16du:dateUtc="2025-08-22T15:59:00Z">
            <w:rPr>
              <w:rFonts w:ascii="Garamond" w:hAnsi="Garamond"/>
              <w:sz w:val="24"/>
              <w:szCs w:val="24"/>
            </w:rPr>
          </w:rPrChange>
        </w:rPr>
        <w:t xml:space="preserve"> below). </w:t>
      </w:r>
      <w:r w:rsidRPr="00212F6F">
        <w:rPr>
          <w:rFonts w:ascii="Garamond" w:hAnsi="Garamond"/>
          <w:sz w:val="24"/>
          <w:szCs w:val="24"/>
          <w:highlight w:val="yellow"/>
          <w:rPrChange w:id="475" w:author="Kyle Hutchinson" w:date="2025-08-22T11:59:00Z" w16du:dateUtc="2025-08-22T15:59:00Z">
            <w:rPr>
              <w:rFonts w:ascii="Garamond" w:hAnsi="Garamond"/>
              <w:sz w:val="24"/>
              <w:szCs w:val="24"/>
            </w:rPr>
          </w:rPrChange>
        </w:rPr>
        <w:t>Note</w:t>
      </w:r>
      <w:r w:rsidR="004F4CD7" w:rsidRPr="00212F6F">
        <w:rPr>
          <w:rFonts w:ascii="Garamond" w:hAnsi="Garamond"/>
          <w:sz w:val="24"/>
          <w:szCs w:val="24"/>
          <w:highlight w:val="yellow"/>
          <w:rPrChange w:id="476"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477" w:author="Kyle Hutchinson" w:date="2025-08-22T11:59:00Z" w16du:dateUtc="2025-08-22T15:59:00Z">
            <w:rPr>
              <w:rFonts w:ascii="Garamond" w:hAnsi="Garamond"/>
              <w:sz w:val="24"/>
              <w:szCs w:val="24"/>
            </w:rPr>
          </w:rPrChange>
        </w:rPr>
        <w:t>that</w:t>
      </w:r>
      <w:r w:rsidR="004E03DD" w:rsidRPr="00212F6F">
        <w:rPr>
          <w:rFonts w:ascii="Garamond" w:hAnsi="Garamond"/>
          <w:sz w:val="24"/>
          <w:szCs w:val="24"/>
          <w:highlight w:val="yellow"/>
          <w:rPrChange w:id="478" w:author="Kyle Hutchinson" w:date="2025-08-22T11:59:00Z" w16du:dateUtc="2025-08-22T15:59:00Z">
            <w:rPr>
              <w:rFonts w:ascii="Garamond" w:hAnsi="Garamond"/>
              <w:sz w:val="24"/>
              <w:szCs w:val="24"/>
            </w:rPr>
          </w:rPrChange>
        </w:rPr>
        <w:t xml:space="preserve"> in</w:t>
      </w:r>
      <w:r w:rsidR="003F021D" w:rsidRPr="00212F6F">
        <w:rPr>
          <w:rFonts w:ascii="Garamond" w:hAnsi="Garamond"/>
          <w:sz w:val="24"/>
          <w:szCs w:val="24"/>
          <w:highlight w:val="yellow"/>
          <w:rPrChange w:id="479" w:author="Kyle Hutchinson" w:date="2025-08-22T11:59:00Z" w16du:dateUtc="2025-08-22T15:59:00Z">
            <w:rPr>
              <w:rFonts w:ascii="Garamond" w:hAnsi="Garamond"/>
              <w:sz w:val="24"/>
              <w:szCs w:val="24"/>
            </w:rPr>
          </w:rPrChange>
        </w:rPr>
        <w:t xml:space="preserve"> </w:t>
      </w:r>
      <w:r w:rsidRPr="00212F6F">
        <w:rPr>
          <w:rFonts w:ascii="Garamond" w:hAnsi="Garamond"/>
          <w:sz w:val="24"/>
          <w:szCs w:val="24"/>
          <w:highlight w:val="yellow"/>
          <w:rPrChange w:id="480" w:author="Kyle Hutchinson" w:date="2025-08-22T11:59:00Z" w16du:dateUtc="2025-08-22T15:59:00Z">
            <w:rPr>
              <w:rFonts w:ascii="Garamond" w:hAnsi="Garamond"/>
              <w:sz w:val="24"/>
              <w:szCs w:val="24"/>
            </w:rPr>
          </w:rPrChange>
        </w:rPr>
        <w:t xml:space="preserve">mm. 21–24 of the same movement from </w:t>
      </w:r>
      <w:proofErr w:type="spellStart"/>
      <w:r w:rsidRPr="00212F6F">
        <w:rPr>
          <w:rFonts w:ascii="Garamond" w:hAnsi="Garamond"/>
          <w:sz w:val="24"/>
          <w:szCs w:val="24"/>
          <w:highlight w:val="yellow"/>
          <w:rPrChange w:id="481"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482" w:author="Kyle Hutchinson" w:date="2025-08-22T11:59:00Z" w16du:dateUtc="2025-08-22T15:59:00Z">
            <w:rPr>
              <w:rFonts w:ascii="Garamond" w:hAnsi="Garamond"/>
              <w:sz w:val="24"/>
              <w:szCs w:val="24"/>
            </w:rPr>
          </w:rPrChange>
        </w:rPr>
        <w:t xml:space="preserve">. 179 </w:t>
      </w:r>
      <w:r w:rsidR="00D81D81" w:rsidRPr="00212F6F">
        <w:rPr>
          <w:rFonts w:ascii="Garamond" w:hAnsi="Garamond"/>
          <w:sz w:val="24"/>
          <w:szCs w:val="24"/>
          <w:highlight w:val="yellow"/>
          <w:rPrChange w:id="483" w:author="Kyle Hutchinson" w:date="2025-08-22T11:59:00Z" w16du:dateUtc="2025-08-22T15:59:00Z">
            <w:rPr>
              <w:rFonts w:ascii="Garamond" w:hAnsi="Garamond"/>
              <w:sz w:val="24"/>
              <w:szCs w:val="24"/>
            </w:rPr>
          </w:rPrChange>
        </w:rPr>
        <w:t>(</w:t>
      </w:r>
      <w:r w:rsidR="00D81D81" w:rsidRPr="00212F6F">
        <w:rPr>
          <w:rFonts w:ascii="Garamond" w:hAnsi="Garamond"/>
          <w:b/>
          <w:bCs/>
          <w:sz w:val="24"/>
          <w:szCs w:val="24"/>
          <w:highlight w:val="yellow"/>
          <w:u w:val="single"/>
          <w:rPrChange w:id="484" w:author="Kyle Hutchinson" w:date="2025-08-22T11:59:00Z" w16du:dateUtc="2025-08-22T15:59:00Z">
            <w:rPr>
              <w:rFonts w:ascii="Garamond" w:hAnsi="Garamond"/>
              <w:b/>
              <w:bCs/>
              <w:sz w:val="24"/>
              <w:szCs w:val="24"/>
              <w:u w:val="single"/>
            </w:rPr>
          </w:rPrChange>
        </w:rPr>
        <w:t>Example 6c</w:t>
      </w:r>
      <w:r w:rsidR="00D81D81" w:rsidRPr="00212F6F">
        <w:rPr>
          <w:rFonts w:ascii="Garamond" w:hAnsi="Garamond"/>
          <w:sz w:val="24"/>
          <w:szCs w:val="24"/>
          <w:highlight w:val="yellow"/>
          <w:rPrChange w:id="485" w:author="Kyle Hutchinson" w:date="2025-08-22T11:59:00Z" w16du:dateUtc="2025-08-22T15:59:00Z">
            <w:rPr>
              <w:rFonts w:ascii="Garamond" w:hAnsi="Garamond"/>
              <w:sz w:val="24"/>
              <w:szCs w:val="24"/>
            </w:rPr>
          </w:rPrChange>
        </w:rPr>
        <w:t>)</w:t>
      </w:r>
      <w:r w:rsidR="003F021D" w:rsidRPr="00212F6F">
        <w:rPr>
          <w:rFonts w:ascii="Garamond" w:hAnsi="Garamond"/>
          <w:sz w:val="24"/>
          <w:szCs w:val="24"/>
          <w:highlight w:val="yellow"/>
          <w:rPrChange w:id="486" w:author="Kyle Hutchinson" w:date="2025-08-22T11:59:00Z" w16du:dateUtc="2025-08-22T15:59:00Z">
            <w:rPr>
              <w:rFonts w:ascii="Garamond" w:hAnsi="Garamond"/>
              <w:sz w:val="24"/>
              <w:szCs w:val="24"/>
            </w:rPr>
          </w:rPrChange>
        </w:rPr>
        <w:t>, the bowings obscure</w:t>
      </w:r>
      <w:r w:rsidRPr="00212F6F">
        <w:rPr>
          <w:rFonts w:ascii="Garamond" w:hAnsi="Garamond"/>
          <w:sz w:val="24"/>
          <w:szCs w:val="24"/>
          <w:highlight w:val="yellow"/>
          <w:rPrChange w:id="487" w:author="Kyle Hutchinson" w:date="2025-08-22T11:59:00Z" w16du:dateUtc="2025-08-22T15:59:00Z">
            <w:rPr>
              <w:rFonts w:ascii="Garamond" w:hAnsi="Garamond"/>
              <w:sz w:val="24"/>
              <w:szCs w:val="24"/>
            </w:rPr>
          </w:rPrChange>
        </w:rPr>
        <w:t xml:space="preserve"> the melodic groupings that conform to the notated meter</w:t>
      </w:r>
      <w:r w:rsidR="00893345" w:rsidRPr="00212F6F">
        <w:rPr>
          <w:rFonts w:ascii="Garamond" w:hAnsi="Garamond"/>
          <w:sz w:val="24"/>
          <w:szCs w:val="24"/>
          <w:highlight w:val="yellow"/>
          <w:rPrChange w:id="488" w:author="Kyle Hutchinson" w:date="2025-08-22T11:59:00Z" w16du:dateUtc="2025-08-22T15:59:00Z">
            <w:rPr>
              <w:rFonts w:ascii="Garamond" w:hAnsi="Garamond"/>
              <w:sz w:val="24"/>
              <w:szCs w:val="24"/>
            </w:rPr>
          </w:rPrChange>
        </w:rPr>
        <w:t xml:space="preserve">. </w:t>
      </w:r>
      <w:proofErr w:type="spellStart"/>
      <w:r w:rsidR="00000D82" w:rsidRPr="00212F6F">
        <w:rPr>
          <w:rFonts w:ascii="Garamond" w:hAnsi="Garamond"/>
          <w:sz w:val="24"/>
          <w:szCs w:val="24"/>
          <w:highlight w:val="yellow"/>
          <w:rPrChange w:id="489"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490" w:author="Kyle Hutchinson" w:date="2025-08-22T11:59:00Z" w16du:dateUtc="2025-08-22T15:59:00Z">
            <w:rPr>
              <w:rFonts w:ascii="Garamond" w:hAnsi="Garamond"/>
              <w:sz w:val="24"/>
              <w:szCs w:val="24"/>
            </w:rPr>
          </w:rPrChange>
        </w:rPr>
        <w:t xml:space="preserve"> focuses</w:t>
      </w:r>
      <w:r w:rsidR="00000D82" w:rsidRPr="00212F6F">
        <w:rPr>
          <w:rFonts w:ascii="Garamond" w:hAnsi="Garamond"/>
          <w:sz w:val="24"/>
          <w:szCs w:val="24"/>
          <w:highlight w:val="yellow"/>
          <w:rPrChange w:id="491" w:author="Kyle Hutchinson" w:date="2025-08-22T11:59:00Z" w16du:dateUtc="2025-08-22T15:59:00Z">
            <w:rPr>
              <w:rFonts w:ascii="Garamond" w:hAnsi="Garamond"/>
              <w:sz w:val="24"/>
              <w:szCs w:val="24"/>
            </w:rPr>
          </w:rPrChange>
        </w:rPr>
        <w:t xml:space="preserve"> on </w:t>
      </w:r>
      <w:r w:rsidR="00753963" w:rsidRPr="00212F6F">
        <w:rPr>
          <w:rFonts w:ascii="Garamond" w:hAnsi="Garamond"/>
          <w:sz w:val="24"/>
          <w:szCs w:val="24"/>
          <w:highlight w:val="yellow"/>
          <w:rPrChange w:id="492" w:author="Kyle Hutchinson" w:date="2025-08-22T11:59:00Z" w16du:dateUtc="2025-08-22T15:59:00Z">
            <w:rPr>
              <w:rFonts w:ascii="Garamond" w:hAnsi="Garamond"/>
              <w:sz w:val="24"/>
              <w:szCs w:val="24"/>
            </w:rPr>
          </w:rPrChange>
        </w:rPr>
        <w:t xml:space="preserve">the complex interactions of meter, tempo, </w:t>
      </w:r>
      <w:r w:rsidRPr="00212F6F">
        <w:rPr>
          <w:rFonts w:ascii="Garamond" w:hAnsi="Garamond"/>
          <w:sz w:val="24"/>
          <w:szCs w:val="24"/>
          <w:highlight w:val="yellow"/>
          <w:rPrChange w:id="493" w:author="Kyle Hutchinson" w:date="2025-08-22T11:59:00Z" w16du:dateUtc="2025-08-22T15:59:00Z">
            <w:rPr>
              <w:rFonts w:ascii="Garamond" w:hAnsi="Garamond"/>
              <w:sz w:val="24"/>
              <w:szCs w:val="24"/>
            </w:rPr>
          </w:rPrChange>
        </w:rPr>
        <w:t>character</w:t>
      </w:r>
      <w:r w:rsidR="00753963" w:rsidRPr="00212F6F">
        <w:rPr>
          <w:rFonts w:ascii="Garamond" w:hAnsi="Garamond"/>
          <w:sz w:val="24"/>
          <w:szCs w:val="24"/>
          <w:highlight w:val="yellow"/>
          <w:rPrChange w:id="494" w:author="Kyle Hutchinson" w:date="2025-08-22T11:59:00Z" w16du:dateUtc="2025-08-22T15:59:00Z">
            <w:rPr>
              <w:rFonts w:ascii="Garamond" w:hAnsi="Garamond"/>
              <w:sz w:val="24"/>
              <w:szCs w:val="24"/>
            </w:rPr>
          </w:rPrChange>
        </w:rPr>
        <w:t>,</w:t>
      </w:r>
      <w:r w:rsidR="00B8646B" w:rsidRPr="00212F6F">
        <w:rPr>
          <w:rFonts w:ascii="Garamond" w:hAnsi="Garamond"/>
          <w:sz w:val="24"/>
          <w:szCs w:val="24"/>
          <w:highlight w:val="yellow"/>
          <w:rPrChange w:id="495" w:author="Kyle Hutchinson" w:date="2025-08-22T11:59:00Z" w16du:dateUtc="2025-08-22T15:59:00Z">
            <w:rPr>
              <w:rFonts w:ascii="Garamond" w:hAnsi="Garamond"/>
              <w:sz w:val="24"/>
              <w:szCs w:val="24"/>
            </w:rPr>
          </w:rPrChange>
        </w:rPr>
        <w:t xml:space="preserve"> and possible subdivisions,</w:t>
      </w:r>
      <w:r w:rsidR="00753963" w:rsidRPr="00212F6F">
        <w:rPr>
          <w:rFonts w:ascii="Garamond" w:hAnsi="Garamond"/>
          <w:sz w:val="24"/>
          <w:szCs w:val="24"/>
          <w:highlight w:val="yellow"/>
          <w:rPrChange w:id="496" w:author="Kyle Hutchinson" w:date="2025-08-22T11:59:00Z" w16du:dateUtc="2025-08-22T15:59:00Z">
            <w:rPr>
              <w:rFonts w:ascii="Garamond" w:hAnsi="Garamond"/>
              <w:sz w:val="24"/>
              <w:szCs w:val="24"/>
            </w:rPr>
          </w:rPrChange>
        </w:rPr>
        <w:t xml:space="preserve"> </w:t>
      </w:r>
      <w:r w:rsidR="00C46BCE" w:rsidRPr="00212F6F">
        <w:rPr>
          <w:rFonts w:ascii="Garamond" w:hAnsi="Garamond"/>
          <w:sz w:val="24"/>
          <w:szCs w:val="24"/>
          <w:highlight w:val="yellow"/>
          <w:rPrChange w:id="497" w:author="Kyle Hutchinson" w:date="2025-08-22T11:59:00Z" w16du:dateUtc="2025-08-22T15:59:00Z">
            <w:rPr>
              <w:rFonts w:ascii="Garamond" w:hAnsi="Garamond"/>
              <w:sz w:val="24"/>
              <w:szCs w:val="24"/>
            </w:rPr>
          </w:rPrChange>
        </w:rPr>
        <w:t xml:space="preserve">yet </w:t>
      </w:r>
      <w:r w:rsidR="00753963" w:rsidRPr="00212F6F">
        <w:rPr>
          <w:rFonts w:ascii="Garamond" w:hAnsi="Garamond"/>
          <w:sz w:val="24"/>
          <w:szCs w:val="24"/>
          <w:highlight w:val="yellow"/>
          <w:rPrChange w:id="498" w:author="Kyle Hutchinson" w:date="2025-08-22T11:59:00Z" w16du:dateUtc="2025-08-22T15:59:00Z">
            <w:rPr>
              <w:rFonts w:ascii="Garamond" w:hAnsi="Garamond"/>
              <w:sz w:val="24"/>
              <w:szCs w:val="24"/>
            </w:rPr>
          </w:rPrChange>
        </w:rPr>
        <w:t xml:space="preserve">his discussion </w:t>
      </w:r>
      <w:r w:rsidR="00B8646B" w:rsidRPr="00212F6F">
        <w:rPr>
          <w:rFonts w:ascii="Garamond" w:hAnsi="Garamond"/>
          <w:sz w:val="24"/>
          <w:szCs w:val="24"/>
          <w:highlight w:val="yellow"/>
          <w:rPrChange w:id="499" w:author="Kyle Hutchinson" w:date="2025-08-22T11:59:00Z" w16du:dateUtc="2025-08-22T15:59:00Z">
            <w:rPr>
              <w:rFonts w:ascii="Garamond" w:hAnsi="Garamond"/>
              <w:sz w:val="24"/>
              <w:szCs w:val="24"/>
            </w:rPr>
          </w:rPrChange>
        </w:rPr>
        <w:t>raises the possibility that Bach’s earlier symphony is at least somewhat “</w:t>
      </w:r>
      <w:r w:rsidR="00753963" w:rsidRPr="00212F6F">
        <w:rPr>
          <w:rFonts w:ascii="Garamond" w:hAnsi="Garamond"/>
          <w:sz w:val="24"/>
          <w:szCs w:val="24"/>
          <w:highlight w:val="yellow"/>
          <w:rPrChange w:id="500" w:author="Kyle Hutchinson" w:date="2025-08-22T11:59:00Z" w16du:dateUtc="2025-08-22T15:59:00Z">
            <w:rPr>
              <w:rFonts w:ascii="Garamond" w:hAnsi="Garamond"/>
              <w:sz w:val="24"/>
              <w:szCs w:val="24"/>
            </w:rPr>
          </w:rPrChange>
        </w:rPr>
        <w:t>fuzzy and incomprehensible” in its</w:t>
      </w:r>
      <w:r w:rsidR="00B8646B" w:rsidRPr="00212F6F">
        <w:rPr>
          <w:rFonts w:ascii="Garamond" w:hAnsi="Garamond"/>
          <w:sz w:val="24"/>
          <w:szCs w:val="24"/>
          <w:highlight w:val="yellow"/>
          <w:rPrChange w:id="501" w:author="Kyle Hutchinson" w:date="2025-08-22T11:59:00Z" w16du:dateUtc="2025-08-22T15:59:00Z">
            <w:rPr>
              <w:rFonts w:ascii="Garamond" w:hAnsi="Garamond"/>
              <w:sz w:val="24"/>
              <w:szCs w:val="24"/>
            </w:rPr>
          </w:rPrChange>
        </w:rPr>
        <w:t xml:space="preserve"> </w:t>
      </w:r>
      <w:r w:rsidR="00C46BCE" w:rsidRPr="00212F6F">
        <w:rPr>
          <w:rFonts w:ascii="Garamond" w:hAnsi="Garamond"/>
          <w:sz w:val="24"/>
          <w:szCs w:val="24"/>
          <w:highlight w:val="yellow"/>
          <w:rPrChange w:id="502" w:author="Kyle Hutchinson" w:date="2025-08-22T11:59:00Z" w16du:dateUtc="2025-08-22T15:59:00Z">
            <w:rPr>
              <w:rFonts w:ascii="Garamond" w:hAnsi="Garamond"/>
              <w:sz w:val="24"/>
              <w:szCs w:val="24"/>
            </w:rPr>
          </w:rPrChange>
        </w:rPr>
        <w:t>meter,</w:t>
      </w:r>
      <w:r w:rsidR="00247C3E" w:rsidRPr="00212F6F">
        <w:rPr>
          <w:rFonts w:ascii="Garamond" w:hAnsi="Garamond"/>
          <w:sz w:val="24"/>
          <w:szCs w:val="24"/>
          <w:highlight w:val="yellow"/>
          <w:rPrChange w:id="503" w:author="Kyle Hutchinson" w:date="2025-08-22T11:59:00Z" w16du:dateUtc="2025-08-22T15:59:00Z">
            <w:rPr>
              <w:rFonts w:ascii="Garamond" w:hAnsi="Garamond"/>
              <w:sz w:val="24"/>
              <w:szCs w:val="24"/>
            </w:rPr>
          </w:rPrChange>
        </w:rPr>
        <w:t xml:space="preserve"> repre</w:t>
      </w:r>
      <w:r w:rsidR="00C46BCE" w:rsidRPr="00212F6F">
        <w:rPr>
          <w:rFonts w:ascii="Garamond" w:hAnsi="Garamond"/>
          <w:sz w:val="24"/>
          <w:szCs w:val="24"/>
          <w:highlight w:val="yellow"/>
          <w:rPrChange w:id="504" w:author="Kyle Hutchinson" w:date="2025-08-22T11:59:00Z" w16du:dateUtc="2025-08-22T15:59:00Z">
            <w:rPr>
              <w:rFonts w:ascii="Garamond" w:hAnsi="Garamond"/>
              <w:sz w:val="24"/>
              <w:szCs w:val="24"/>
            </w:rPr>
          </w:rPrChange>
        </w:rPr>
        <w:t>senting a subdivision in</w:t>
      </w:r>
      <w:r w:rsidR="00C47E55" w:rsidRPr="00212F6F">
        <w:rPr>
          <w:rFonts w:ascii="Garamond" w:hAnsi="Garamond"/>
          <w:sz w:val="24"/>
          <w:szCs w:val="24"/>
          <w:highlight w:val="yellow"/>
          <w:rPrChange w:id="505" w:author="Kyle Hutchinson" w:date="2025-08-22T11:59:00Z" w16du:dateUtc="2025-08-22T15:59:00Z">
            <w:rPr>
              <w:rFonts w:ascii="Garamond" w:hAnsi="Garamond"/>
              <w:sz w:val="24"/>
              <w:szCs w:val="24"/>
            </w:rPr>
          </w:rPrChange>
        </w:rPr>
        <w:t>to unusually short values in</w:t>
      </w:r>
      <w:r w:rsidR="00C46BCE" w:rsidRPr="00212F6F">
        <w:rPr>
          <w:rFonts w:ascii="Garamond" w:hAnsi="Garamond"/>
          <w:sz w:val="24"/>
          <w:szCs w:val="24"/>
          <w:highlight w:val="yellow"/>
          <w:rPrChange w:id="506" w:author="Kyle Hutchinson" w:date="2025-08-22T11:59:00Z" w16du:dateUtc="2025-08-22T15:59:00Z">
            <w:rPr>
              <w:rFonts w:ascii="Garamond" w:hAnsi="Garamond"/>
              <w:sz w:val="24"/>
              <w:szCs w:val="24"/>
            </w:rPr>
          </w:rPrChange>
        </w:rPr>
        <w:t xml:space="preserve"> </w:t>
      </w:r>
      <w:r w:rsidR="004E03DD" w:rsidRPr="00212F6F">
        <w:rPr>
          <w:rFonts w:ascii="Garamond" w:hAnsi="Garamond"/>
          <w:sz w:val="24"/>
          <w:szCs w:val="24"/>
          <w:highlight w:val="yellow"/>
          <w:rPrChange w:id="507" w:author="Kyle Hutchinson" w:date="2025-08-22T11:59:00Z" w16du:dateUtc="2025-08-22T15:59:00Z">
            <w:rPr>
              <w:rFonts w:ascii="Garamond" w:hAnsi="Garamond"/>
              <w:sz w:val="24"/>
              <w:szCs w:val="24"/>
            </w:rPr>
          </w:rPrChange>
        </w:rPr>
        <w:t>3/2</w:t>
      </w:r>
      <w:r w:rsidR="00C46BCE" w:rsidRPr="00212F6F">
        <w:rPr>
          <w:rFonts w:ascii="Garamond" w:hAnsi="Garamond"/>
          <w:sz w:val="24"/>
          <w:szCs w:val="24"/>
          <w:highlight w:val="yellow"/>
          <w:rPrChange w:id="508" w:author="Kyle Hutchinson" w:date="2025-08-22T11:59:00Z" w16du:dateUtc="2025-08-22T15:59:00Z">
            <w:rPr>
              <w:rFonts w:ascii="Garamond" w:hAnsi="Garamond"/>
              <w:sz w:val="24"/>
              <w:szCs w:val="24"/>
            </w:rPr>
          </w:rPrChange>
        </w:rPr>
        <w:t>.</w:t>
      </w:r>
      <w:r w:rsidR="00173E1A" w:rsidRPr="00212F6F">
        <w:rPr>
          <w:rFonts w:ascii="Garamond" w:hAnsi="Garamond"/>
          <w:sz w:val="24"/>
          <w:szCs w:val="24"/>
          <w:highlight w:val="yellow"/>
          <w:rPrChange w:id="509" w:author="Kyle Hutchinson" w:date="2025-08-22T11:59:00Z" w16du:dateUtc="2025-08-22T15:59:00Z">
            <w:rPr>
              <w:rFonts w:ascii="Garamond" w:hAnsi="Garamond"/>
              <w:sz w:val="24"/>
              <w:szCs w:val="24"/>
            </w:rPr>
          </w:rPrChange>
        </w:rPr>
        <w:t xml:space="preserve"> </w:t>
      </w:r>
      <w:r w:rsidR="00666058" w:rsidRPr="00212F6F">
        <w:rPr>
          <w:rFonts w:ascii="Garamond" w:hAnsi="Garamond"/>
          <w:sz w:val="24"/>
          <w:szCs w:val="24"/>
          <w:highlight w:val="yellow"/>
          <w:rPrChange w:id="510" w:author="Kyle Hutchinson" w:date="2025-08-22T11:59:00Z" w16du:dateUtc="2025-08-22T15:59:00Z">
            <w:rPr>
              <w:rFonts w:ascii="Garamond" w:hAnsi="Garamond"/>
              <w:sz w:val="24"/>
              <w:szCs w:val="24"/>
            </w:rPr>
          </w:rPrChange>
        </w:rPr>
        <w:t>As we will see in Section 3</w:t>
      </w:r>
      <w:r w:rsidR="00B47164" w:rsidRPr="00212F6F">
        <w:rPr>
          <w:rFonts w:ascii="Garamond" w:hAnsi="Garamond"/>
          <w:sz w:val="24"/>
          <w:szCs w:val="24"/>
          <w:highlight w:val="yellow"/>
          <w:rPrChange w:id="511" w:author="Kyle Hutchinson" w:date="2025-08-22T11:59:00Z" w16du:dateUtc="2025-08-22T15:59:00Z">
            <w:rPr>
              <w:rFonts w:ascii="Garamond" w:hAnsi="Garamond"/>
              <w:sz w:val="24"/>
              <w:szCs w:val="24"/>
            </w:rPr>
          </w:rPrChange>
        </w:rPr>
        <w:t xml:space="preserve"> and Example 12d below</w:t>
      </w:r>
      <w:r w:rsidR="00666058" w:rsidRPr="00212F6F">
        <w:rPr>
          <w:rFonts w:ascii="Garamond" w:hAnsi="Garamond"/>
          <w:sz w:val="24"/>
          <w:szCs w:val="24"/>
          <w:highlight w:val="yellow"/>
          <w:rPrChange w:id="512" w:author="Kyle Hutchinson" w:date="2025-08-22T11:59:00Z" w16du:dateUtc="2025-08-22T15:59:00Z">
            <w:rPr>
              <w:rFonts w:ascii="Garamond" w:hAnsi="Garamond"/>
              <w:sz w:val="24"/>
              <w:szCs w:val="24"/>
            </w:rPr>
          </w:rPrChange>
        </w:rPr>
        <w:t xml:space="preserve">, </w:t>
      </w:r>
      <w:proofErr w:type="spellStart"/>
      <w:r w:rsidR="00666058" w:rsidRPr="00212F6F">
        <w:rPr>
          <w:rFonts w:ascii="Garamond" w:hAnsi="Garamond"/>
          <w:sz w:val="24"/>
          <w:szCs w:val="24"/>
          <w:highlight w:val="yellow"/>
          <w:rPrChange w:id="513" w:author="Kyle Hutchinson" w:date="2025-08-22T11:59:00Z" w16du:dateUtc="2025-08-22T15:59:00Z">
            <w:rPr>
              <w:rFonts w:ascii="Garamond" w:hAnsi="Garamond"/>
              <w:sz w:val="24"/>
              <w:szCs w:val="24"/>
            </w:rPr>
          </w:rPrChange>
        </w:rPr>
        <w:t>Wq</w:t>
      </w:r>
      <w:proofErr w:type="spellEnd"/>
      <w:r w:rsidR="00666058" w:rsidRPr="00212F6F">
        <w:rPr>
          <w:rFonts w:ascii="Garamond" w:hAnsi="Garamond"/>
          <w:sz w:val="24"/>
          <w:szCs w:val="24"/>
          <w:highlight w:val="yellow"/>
          <w:rPrChange w:id="514" w:author="Kyle Hutchinson" w:date="2025-08-22T11:59:00Z" w16du:dateUtc="2025-08-22T15:59:00Z">
            <w:rPr>
              <w:rFonts w:ascii="Garamond" w:hAnsi="Garamond"/>
              <w:sz w:val="24"/>
              <w:szCs w:val="24"/>
            </w:rPr>
          </w:rPrChange>
        </w:rPr>
        <w:t xml:space="preserve">. 183/1’s drive towards several punctuation points within the exposition </w:t>
      </w:r>
      <w:r w:rsidR="001B2E72" w:rsidRPr="00212F6F">
        <w:rPr>
          <w:rFonts w:ascii="Garamond" w:hAnsi="Garamond"/>
          <w:sz w:val="24"/>
          <w:szCs w:val="24"/>
          <w:highlight w:val="yellow"/>
          <w:rPrChange w:id="515" w:author="Kyle Hutchinson" w:date="2025-08-22T11:59:00Z" w16du:dateUtc="2025-08-22T15:59:00Z">
            <w:rPr>
              <w:rFonts w:ascii="Garamond" w:hAnsi="Garamond"/>
              <w:sz w:val="24"/>
              <w:szCs w:val="24"/>
            </w:rPr>
          </w:rPrChange>
        </w:rPr>
        <w:t xml:space="preserve">is done with a compositional constraint, according to which there is a lowest-available subdivision available at each point (quarter notes, eighth notes, or sixteenth notes). While </w:t>
      </w:r>
      <w:proofErr w:type="spellStart"/>
      <w:r w:rsidR="001B2E72" w:rsidRPr="00212F6F">
        <w:rPr>
          <w:rFonts w:ascii="Garamond" w:hAnsi="Garamond"/>
          <w:sz w:val="24"/>
          <w:szCs w:val="24"/>
          <w:highlight w:val="yellow"/>
          <w:rPrChange w:id="516" w:author="Kyle Hutchinson" w:date="2025-08-22T11:59:00Z" w16du:dateUtc="2025-08-22T15:59:00Z">
            <w:rPr>
              <w:rFonts w:ascii="Garamond" w:hAnsi="Garamond"/>
              <w:sz w:val="24"/>
              <w:szCs w:val="24"/>
            </w:rPr>
          </w:rPrChange>
        </w:rPr>
        <w:t>Kirnberger</w:t>
      </w:r>
      <w:proofErr w:type="spellEnd"/>
      <w:r w:rsidR="001B2E72" w:rsidRPr="00212F6F">
        <w:rPr>
          <w:rFonts w:ascii="Garamond" w:hAnsi="Garamond"/>
          <w:sz w:val="24"/>
          <w:szCs w:val="24"/>
          <w:highlight w:val="yellow"/>
          <w:rPrChange w:id="517" w:author="Kyle Hutchinson" w:date="2025-08-22T11:59:00Z" w16du:dateUtc="2025-08-22T15:59:00Z">
            <w:rPr>
              <w:rFonts w:ascii="Garamond" w:hAnsi="Garamond"/>
              <w:sz w:val="24"/>
              <w:szCs w:val="24"/>
            </w:rPr>
          </w:rPrChange>
        </w:rPr>
        <w:t xml:space="preserve"> reacts to the unusually small subdivisions in </w:t>
      </w:r>
      <w:proofErr w:type="spellStart"/>
      <w:r w:rsidR="001B2E72" w:rsidRPr="00212F6F">
        <w:rPr>
          <w:rFonts w:ascii="Garamond" w:hAnsi="Garamond"/>
          <w:sz w:val="24"/>
          <w:szCs w:val="24"/>
          <w:highlight w:val="yellow"/>
          <w:rPrChange w:id="518" w:author="Kyle Hutchinson" w:date="2025-08-22T11:59:00Z" w16du:dateUtc="2025-08-22T15:59:00Z">
            <w:rPr>
              <w:rFonts w:ascii="Garamond" w:hAnsi="Garamond"/>
              <w:sz w:val="24"/>
              <w:szCs w:val="24"/>
            </w:rPr>
          </w:rPrChange>
        </w:rPr>
        <w:t>Wq</w:t>
      </w:r>
      <w:proofErr w:type="spellEnd"/>
      <w:r w:rsidR="001B2E72" w:rsidRPr="00212F6F">
        <w:rPr>
          <w:rFonts w:ascii="Garamond" w:hAnsi="Garamond"/>
          <w:sz w:val="24"/>
          <w:szCs w:val="24"/>
          <w:highlight w:val="yellow"/>
          <w:rPrChange w:id="519" w:author="Kyle Hutchinson" w:date="2025-08-22T11:59:00Z" w16du:dateUtc="2025-08-22T15:59:00Z">
            <w:rPr>
              <w:rFonts w:ascii="Garamond" w:hAnsi="Garamond"/>
              <w:sz w:val="24"/>
              <w:szCs w:val="24"/>
            </w:rPr>
          </w:rPrChange>
        </w:rPr>
        <w:t xml:space="preserve">. 179, it is possible that </w:t>
      </w:r>
      <w:proofErr w:type="spellStart"/>
      <w:r w:rsidR="001B2E72" w:rsidRPr="00212F6F">
        <w:rPr>
          <w:rFonts w:ascii="Garamond" w:hAnsi="Garamond"/>
          <w:sz w:val="24"/>
          <w:szCs w:val="24"/>
          <w:highlight w:val="yellow"/>
          <w:rPrChange w:id="520" w:author="Kyle Hutchinson" w:date="2025-08-22T11:59:00Z" w16du:dateUtc="2025-08-22T15:59:00Z">
            <w:rPr>
              <w:rFonts w:ascii="Garamond" w:hAnsi="Garamond"/>
              <w:sz w:val="24"/>
              <w:szCs w:val="24"/>
            </w:rPr>
          </w:rPrChange>
        </w:rPr>
        <w:t>Wq</w:t>
      </w:r>
      <w:proofErr w:type="spellEnd"/>
      <w:r w:rsidR="001B2E72" w:rsidRPr="00212F6F">
        <w:rPr>
          <w:rFonts w:ascii="Garamond" w:hAnsi="Garamond"/>
          <w:sz w:val="24"/>
          <w:szCs w:val="24"/>
          <w:highlight w:val="yellow"/>
          <w:rPrChange w:id="521" w:author="Kyle Hutchinson" w:date="2025-08-22T11:59:00Z" w16du:dateUtc="2025-08-22T15:59:00Z">
            <w:rPr>
              <w:rFonts w:ascii="Garamond" w:hAnsi="Garamond"/>
              <w:sz w:val="24"/>
              <w:szCs w:val="24"/>
            </w:rPr>
          </w:rPrChange>
        </w:rPr>
        <w:t xml:space="preserve">. 183/1 represents Bach’s playful reaction to </w:t>
      </w:r>
      <w:proofErr w:type="spellStart"/>
      <w:r w:rsidR="001B2E72" w:rsidRPr="00212F6F">
        <w:rPr>
          <w:rFonts w:ascii="Garamond" w:hAnsi="Garamond"/>
          <w:sz w:val="24"/>
          <w:szCs w:val="24"/>
          <w:highlight w:val="yellow"/>
          <w:rPrChange w:id="522" w:author="Kyle Hutchinson" w:date="2025-08-22T11:59:00Z" w16du:dateUtc="2025-08-22T15:59:00Z">
            <w:rPr>
              <w:rFonts w:ascii="Garamond" w:hAnsi="Garamond"/>
              <w:sz w:val="24"/>
              <w:szCs w:val="24"/>
            </w:rPr>
          </w:rPrChange>
        </w:rPr>
        <w:t>Kirnberger’s</w:t>
      </w:r>
      <w:proofErr w:type="spellEnd"/>
      <w:r w:rsidR="001B2E72" w:rsidRPr="00212F6F">
        <w:rPr>
          <w:rFonts w:ascii="Garamond" w:hAnsi="Garamond"/>
          <w:sz w:val="24"/>
          <w:szCs w:val="24"/>
          <w:highlight w:val="yellow"/>
          <w:rPrChange w:id="523" w:author="Kyle Hutchinson" w:date="2025-08-22T11:59:00Z" w16du:dateUtc="2025-08-22T15:59:00Z">
            <w:rPr>
              <w:rFonts w:ascii="Garamond" w:hAnsi="Garamond"/>
              <w:sz w:val="24"/>
              <w:szCs w:val="24"/>
            </w:rPr>
          </w:rPrChange>
        </w:rPr>
        <w:t xml:space="preserve"> </w:t>
      </w:r>
      <w:r w:rsidR="00247C3E" w:rsidRPr="00212F6F">
        <w:rPr>
          <w:rFonts w:ascii="Garamond" w:hAnsi="Garamond"/>
          <w:sz w:val="24"/>
          <w:szCs w:val="24"/>
          <w:highlight w:val="yellow"/>
          <w:rPrChange w:id="524" w:author="Kyle Hutchinson" w:date="2025-08-22T11:59:00Z" w16du:dateUtc="2025-08-22T15:59:00Z">
            <w:rPr>
              <w:rFonts w:ascii="Garamond" w:hAnsi="Garamond"/>
              <w:sz w:val="24"/>
              <w:szCs w:val="24"/>
            </w:rPr>
          </w:rPrChange>
        </w:rPr>
        <w:t xml:space="preserve">prescriptions regarding the </w:t>
      </w:r>
      <w:r w:rsidR="004E03DD" w:rsidRPr="00212F6F">
        <w:rPr>
          <w:rFonts w:ascii="Garamond" w:hAnsi="Garamond"/>
          <w:sz w:val="24"/>
          <w:szCs w:val="24"/>
          <w:highlight w:val="yellow"/>
          <w:rPrChange w:id="525" w:author="Kyle Hutchinson" w:date="2025-08-22T11:59:00Z" w16du:dateUtc="2025-08-22T15:59:00Z">
            <w:rPr>
              <w:rFonts w:ascii="Garamond" w:hAnsi="Garamond"/>
              <w:sz w:val="24"/>
              <w:szCs w:val="24"/>
            </w:rPr>
          </w:rPrChange>
        </w:rPr>
        <w:t>subdivisions appropriate for various meters.</w:t>
      </w:r>
      <w:r w:rsidR="004E0C13" w:rsidRPr="00212F6F">
        <w:rPr>
          <w:rFonts w:ascii="Garamond" w:hAnsi="Garamond"/>
          <w:sz w:val="24"/>
          <w:szCs w:val="24"/>
          <w:highlight w:val="yellow"/>
          <w:rPrChange w:id="526" w:author="Kyle Hutchinson" w:date="2025-08-22T11:59:00Z" w16du:dateUtc="2025-08-22T15:59:00Z">
            <w:rPr>
              <w:rFonts w:ascii="Garamond" w:hAnsi="Garamond"/>
              <w:sz w:val="24"/>
              <w:szCs w:val="24"/>
            </w:rPr>
          </w:rPrChange>
        </w:rPr>
        <w:t xml:space="preserve"> </w:t>
      </w:r>
      <w:proofErr w:type="gramStart"/>
      <w:r w:rsidR="004E0C13" w:rsidRPr="00212F6F">
        <w:rPr>
          <w:rFonts w:ascii="Garamond" w:hAnsi="Garamond"/>
          <w:sz w:val="24"/>
          <w:szCs w:val="24"/>
          <w:highlight w:val="yellow"/>
          <w:rPrChange w:id="527" w:author="Kyle Hutchinson" w:date="2025-08-22T11:59:00Z" w16du:dateUtc="2025-08-22T15:59:00Z">
            <w:rPr>
              <w:rFonts w:ascii="Garamond" w:hAnsi="Garamond"/>
              <w:sz w:val="24"/>
              <w:szCs w:val="24"/>
            </w:rPr>
          </w:rPrChange>
        </w:rPr>
        <w:t>In particular, Bach</w:t>
      </w:r>
      <w:proofErr w:type="gramEnd"/>
      <w:r w:rsidR="004E0C13" w:rsidRPr="00212F6F">
        <w:rPr>
          <w:rFonts w:ascii="Garamond" w:hAnsi="Garamond"/>
          <w:sz w:val="24"/>
          <w:szCs w:val="24"/>
          <w:highlight w:val="yellow"/>
          <w:rPrChange w:id="528" w:author="Kyle Hutchinson" w:date="2025-08-22T11:59:00Z" w16du:dateUtc="2025-08-22T15:59:00Z">
            <w:rPr>
              <w:rFonts w:ascii="Garamond" w:hAnsi="Garamond"/>
              <w:sz w:val="24"/>
              <w:szCs w:val="24"/>
            </w:rPr>
          </w:rPrChange>
        </w:rPr>
        <w:t xml:space="preserve"> may be reacting here to </w:t>
      </w:r>
      <w:proofErr w:type="spellStart"/>
      <w:r w:rsidR="004E0C13" w:rsidRPr="00212F6F">
        <w:rPr>
          <w:rFonts w:ascii="Garamond" w:hAnsi="Garamond"/>
          <w:sz w:val="24"/>
          <w:szCs w:val="24"/>
          <w:highlight w:val="yellow"/>
          <w:rPrChange w:id="529" w:author="Kyle Hutchinson" w:date="2025-08-22T11:59:00Z" w16du:dateUtc="2025-08-22T15:59:00Z">
            <w:rPr>
              <w:rFonts w:ascii="Garamond" w:hAnsi="Garamond"/>
              <w:sz w:val="24"/>
              <w:szCs w:val="24"/>
            </w:rPr>
          </w:rPrChange>
        </w:rPr>
        <w:t>Kirnberger’s</w:t>
      </w:r>
      <w:proofErr w:type="spellEnd"/>
      <w:r w:rsidR="004E0C13" w:rsidRPr="00212F6F">
        <w:rPr>
          <w:rFonts w:ascii="Garamond" w:hAnsi="Garamond"/>
          <w:sz w:val="24"/>
          <w:szCs w:val="24"/>
          <w:highlight w:val="yellow"/>
          <w:rPrChange w:id="530" w:author="Kyle Hutchinson" w:date="2025-08-22T11:59:00Z" w16du:dateUtc="2025-08-22T15:59:00Z">
            <w:rPr>
              <w:rFonts w:ascii="Garamond" w:hAnsi="Garamond"/>
              <w:sz w:val="24"/>
              <w:szCs w:val="24"/>
            </w:rPr>
          </w:rPrChange>
        </w:rPr>
        <w:t xml:space="preserve"> (1982 </w:t>
      </w:r>
      <w:r w:rsidR="004E0C13" w:rsidRPr="00212F6F">
        <w:rPr>
          <w:rFonts w:ascii="Garamond" w:hAnsi="Garamond"/>
          <w:sz w:val="24"/>
          <w:szCs w:val="24"/>
          <w:highlight w:val="yellow"/>
          <w:rPrChange w:id="531" w:author="Kyle Hutchinson" w:date="2025-08-22T11:59:00Z" w16du:dateUtc="2025-08-22T15:59:00Z">
            <w:rPr>
              <w:rFonts w:ascii="Garamond" w:hAnsi="Garamond"/>
              <w:sz w:val="24"/>
              <w:szCs w:val="24"/>
            </w:rPr>
          </w:rPrChange>
        </w:rPr>
        <w:lastRenderedPageBreak/>
        <w:t>[1776]: 391) distinction between “Large” and “Small” 4/4:</w:t>
      </w:r>
      <w:r w:rsidR="004E0C13" w:rsidRPr="00212F6F">
        <w:rPr>
          <w:rStyle w:val="FootnoteReference"/>
          <w:rFonts w:ascii="Garamond" w:hAnsi="Garamond"/>
          <w:sz w:val="24"/>
          <w:szCs w:val="24"/>
          <w:highlight w:val="yellow"/>
          <w:rPrChange w:id="532" w:author="Kyle Hutchinson" w:date="2025-08-22T11:59:00Z" w16du:dateUtc="2025-08-22T15:59:00Z">
            <w:rPr>
              <w:rStyle w:val="FootnoteReference"/>
              <w:rFonts w:ascii="Garamond" w:hAnsi="Garamond"/>
              <w:sz w:val="24"/>
              <w:szCs w:val="24"/>
            </w:rPr>
          </w:rPrChange>
        </w:rPr>
        <w:footnoteReference w:id="22"/>
      </w:r>
      <w:r w:rsidR="004E0C13" w:rsidRPr="00212F6F">
        <w:rPr>
          <w:rFonts w:ascii="Garamond" w:hAnsi="Garamond"/>
          <w:sz w:val="24"/>
          <w:szCs w:val="24"/>
          <w:highlight w:val="yellow"/>
          <w:rPrChange w:id="533" w:author="Kyle Hutchinson" w:date="2025-08-22T11:59:00Z" w16du:dateUtc="2025-08-22T15:59:00Z">
            <w:rPr>
              <w:rFonts w:ascii="Garamond" w:hAnsi="Garamond"/>
              <w:sz w:val="24"/>
              <w:szCs w:val="24"/>
            </w:rPr>
          </w:rPrChange>
        </w:rPr>
        <w:t xml:space="preserve"> the former can be subdivided into eighth notes and isolated sixteenth notes, while the latter is faster and can be subdivided up to sixteenth notes. </w:t>
      </w:r>
      <w:proofErr w:type="gramStart"/>
      <w:r w:rsidR="004E0C13" w:rsidRPr="00212F6F">
        <w:rPr>
          <w:rFonts w:ascii="Garamond" w:hAnsi="Garamond"/>
          <w:sz w:val="24"/>
          <w:szCs w:val="24"/>
          <w:highlight w:val="yellow"/>
          <w:rPrChange w:id="534" w:author="Kyle Hutchinson" w:date="2025-08-22T11:59:00Z" w16du:dateUtc="2025-08-22T15:59:00Z">
            <w:rPr>
              <w:rFonts w:ascii="Garamond" w:hAnsi="Garamond"/>
              <w:sz w:val="24"/>
              <w:szCs w:val="24"/>
            </w:rPr>
          </w:rPrChange>
        </w:rPr>
        <w:t>It is clear that the</w:t>
      </w:r>
      <w:proofErr w:type="gramEnd"/>
      <w:r w:rsidR="004E0C13" w:rsidRPr="00212F6F">
        <w:rPr>
          <w:rFonts w:ascii="Garamond" w:hAnsi="Garamond"/>
          <w:sz w:val="24"/>
          <w:szCs w:val="24"/>
          <w:highlight w:val="yellow"/>
          <w:rPrChange w:id="535" w:author="Kyle Hutchinson" w:date="2025-08-22T11:59:00Z" w16du:dateUtc="2025-08-22T15:59:00Z">
            <w:rPr>
              <w:rFonts w:ascii="Garamond" w:hAnsi="Garamond"/>
              <w:sz w:val="24"/>
              <w:szCs w:val="24"/>
            </w:rPr>
          </w:rPrChange>
        </w:rPr>
        <w:t xml:space="preserve"> piece uses a compositional constraint regarding the lowest available subdivision at any given point (see the last row of Example 12d below).</w:t>
      </w:r>
    </w:p>
    <w:p w14:paraId="02EAAA59" w14:textId="77777777" w:rsidR="008643C4" w:rsidRPr="00212F6F" w:rsidRDefault="008643C4" w:rsidP="002743CD">
      <w:pPr>
        <w:spacing w:after="0" w:line="480" w:lineRule="auto"/>
        <w:rPr>
          <w:rFonts w:ascii="Garamond" w:hAnsi="Garamond"/>
          <w:sz w:val="24"/>
          <w:szCs w:val="24"/>
          <w:highlight w:val="yellow"/>
          <w:rPrChange w:id="536" w:author="Kyle Hutchinson" w:date="2025-08-22T11:59:00Z" w16du:dateUtc="2025-08-22T15:59:00Z">
            <w:rPr>
              <w:rFonts w:ascii="Garamond" w:hAnsi="Garamond"/>
              <w:sz w:val="24"/>
              <w:szCs w:val="24"/>
            </w:rPr>
          </w:rPrChange>
        </w:rPr>
      </w:pPr>
    </w:p>
    <w:p w14:paraId="4BC50AB6" w14:textId="163B18F5" w:rsidR="006B654A" w:rsidRPr="00212F6F" w:rsidRDefault="0086106C" w:rsidP="002743CD">
      <w:pPr>
        <w:spacing w:after="0" w:line="480" w:lineRule="auto"/>
        <w:rPr>
          <w:rFonts w:ascii="Garamond" w:hAnsi="Garamond"/>
          <w:sz w:val="24"/>
          <w:szCs w:val="24"/>
          <w:highlight w:val="yellow"/>
          <w:rPrChange w:id="537" w:author="Kyle Hutchinson" w:date="2025-08-22T11:59:00Z" w16du:dateUtc="2025-08-22T15:59:00Z">
            <w:rPr>
              <w:rFonts w:ascii="Garamond" w:hAnsi="Garamond"/>
              <w:sz w:val="24"/>
              <w:szCs w:val="24"/>
            </w:rPr>
          </w:rPrChange>
        </w:rPr>
      </w:pPr>
      <w:proofErr w:type="spellStart"/>
      <w:r w:rsidRPr="00212F6F">
        <w:rPr>
          <w:rFonts w:ascii="Garamond" w:hAnsi="Garamond"/>
          <w:sz w:val="24"/>
          <w:szCs w:val="24"/>
          <w:highlight w:val="yellow"/>
          <w:rPrChange w:id="538"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539" w:author="Kyle Hutchinson" w:date="2025-08-22T11:59:00Z" w16du:dateUtc="2025-08-22T15:59:00Z">
            <w:rPr>
              <w:rFonts w:ascii="Garamond" w:hAnsi="Garamond"/>
              <w:sz w:val="24"/>
              <w:szCs w:val="24"/>
            </w:rPr>
          </w:rPrChange>
        </w:rPr>
        <w:t xml:space="preserve">. 179 and </w:t>
      </w:r>
      <w:proofErr w:type="spellStart"/>
      <w:r w:rsidRPr="00212F6F">
        <w:rPr>
          <w:rFonts w:ascii="Garamond" w:hAnsi="Garamond"/>
          <w:sz w:val="24"/>
          <w:szCs w:val="24"/>
          <w:highlight w:val="yellow"/>
          <w:rPrChange w:id="540"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541" w:author="Kyle Hutchinson" w:date="2025-08-22T11:59:00Z" w16du:dateUtc="2025-08-22T15:59:00Z">
            <w:rPr>
              <w:rFonts w:ascii="Garamond" w:hAnsi="Garamond"/>
              <w:sz w:val="24"/>
              <w:szCs w:val="24"/>
            </w:rPr>
          </w:rPrChange>
        </w:rPr>
        <w:t xml:space="preserve">. 183/1 </w:t>
      </w:r>
      <w:r w:rsidR="00E107D6" w:rsidRPr="00212F6F">
        <w:rPr>
          <w:rFonts w:ascii="Garamond" w:hAnsi="Garamond"/>
          <w:sz w:val="24"/>
          <w:szCs w:val="24"/>
          <w:highlight w:val="yellow"/>
          <w:rPrChange w:id="542" w:author="Kyle Hutchinson" w:date="2025-08-22T11:59:00Z" w16du:dateUtc="2025-08-22T15:59:00Z">
            <w:rPr>
              <w:rFonts w:ascii="Garamond" w:hAnsi="Garamond"/>
              <w:sz w:val="24"/>
              <w:szCs w:val="24"/>
            </w:rPr>
          </w:rPrChange>
        </w:rPr>
        <w:t>share several design features,</w:t>
      </w:r>
      <w:r w:rsidR="00C46BCE" w:rsidRPr="00212F6F">
        <w:rPr>
          <w:rFonts w:ascii="Garamond" w:hAnsi="Garamond"/>
          <w:sz w:val="24"/>
          <w:szCs w:val="24"/>
          <w:highlight w:val="yellow"/>
          <w:rPrChange w:id="543" w:author="Kyle Hutchinson" w:date="2025-08-22T11:59:00Z" w16du:dateUtc="2025-08-22T15:59:00Z">
            <w:rPr>
              <w:rFonts w:ascii="Garamond" w:hAnsi="Garamond"/>
              <w:sz w:val="24"/>
              <w:szCs w:val="24"/>
            </w:rPr>
          </w:rPrChange>
        </w:rPr>
        <w:t xml:space="preserve"> which suggests that the composer revisited certain ideas in the later symphony:</w:t>
      </w:r>
      <w:r w:rsidRPr="00212F6F">
        <w:rPr>
          <w:rFonts w:ascii="Garamond" w:hAnsi="Garamond"/>
          <w:sz w:val="24"/>
          <w:szCs w:val="24"/>
          <w:highlight w:val="yellow"/>
          <w:rPrChange w:id="544" w:author="Kyle Hutchinson" w:date="2025-08-22T11:59:00Z" w16du:dateUtc="2025-08-22T15:59:00Z">
            <w:rPr>
              <w:rFonts w:ascii="Garamond" w:hAnsi="Garamond"/>
              <w:sz w:val="24"/>
              <w:szCs w:val="24"/>
            </w:rPr>
          </w:rPrChange>
        </w:rPr>
        <w:t xml:space="preserve"> </w:t>
      </w:r>
      <w:r w:rsidR="00254B8D" w:rsidRPr="00212F6F">
        <w:rPr>
          <w:rFonts w:ascii="Garamond" w:hAnsi="Garamond"/>
          <w:sz w:val="24"/>
          <w:szCs w:val="24"/>
          <w:highlight w:val="yellow"/>
          <w:rPrChange w:id="545" w:author="Kyle Hutchinson" w:date="2025-08-22T11:59:00Z" w16du:dateUtc="2025-08-22T15:59:00Z">
            <w:rPr>
              <w:rFonts w:ascii="Garamond" w:hAnsi="Garamond"/>
              <w:sz w:val="24"/>
              <w:szCs w:val="24"/>
            </w:rPr>
          </w:rPrChange>
        </w:rPr>
        <w:t>both symphonies have tonally open movements connecting to the following movement; both first movements lack an exposition repeat and have a final form</w:t>
      </w:r>
      <w:r w:rsidR="00B6560A" w:rsidRPr="00212F6F">
        <w:rPr>
          <w:rFonts w:ascii="Garamond" w:hAnsi="Garamond"/>
          <w:sz w:val="24"/>
          <w:szCs w:val="24"/>
          <w:highlight w:val="yellow"/>
          <w:rPrChange w:id="546" w:author="Kyle Hutchinson" w:date="2025-08-22T11:59:00Z" w16du:dateUtc="2025-08-22T15:59:00Z">
            <w:rPr>
              <w:rFonts w:ascii="Garamond" w:hAnsi="Garamond"/>
              <w:sz w:val="24"/>
              <w:szCs w:val="24"/>
            </w:rPr>
          </w:rPrChange>
        </w:rPr>
        <w:t>-defining</w:t>
      </w:r>
      <w:r w:rsidR="00254B8D" w:rsidRPr="00212F6F">
        <w:rPr>
          <w:rFonts w:ascii="Garamond" w:hAnsi="Garamond"/>
          <w:sz w:val="24"/>
          <w:szCs w:val="24"/>
          <w:highlight w:val="yellow"/>
          <w:rPrChange w:id="547" w:author="Kyle Hutchinson" w:date="2025-08-22T11:59:00Z" w16du:dateUtc="2025-08-22T15:59:00Z">
            <w:rPr>
              <w:rFonts w:ascii="Garamond" w:hAnsi="Garamond"/>
              <w:sz w:val="24"/>
              <w:szCs w:val="24"/>
            </w:rPr>
          </w:rPrChange>
        </w:rPr>
        <w:t xml:space="preserve"> cadence</w:t>
      </w:r>
      <w:r w:rsidR="00B71A30" w:rsidRPr="00212F6F">
        <w:rPr>
          <w:rFonts w:ascii="Garamond" w:hAnsi="Garamond"/>
          <w:sz w:val="24"/>
          <w:szCs w:val="24"/>
          <w:highlight w:val="yellow"/>
          <w:rPrChange w:id="548" w:author="Kyle Hutchinson" w:date="2025-08-22T11:59:00Z" w16du:dateUtc="2025-08-22T15:59:00Z">
            <w:rPr>
              <w:rFonts w:ascii="Garamond" w:hAnsi="Garamond"/>
              <w:sz w:val="24"/>
              <w:szCs w:val="24"/>
            </w:rPr>
          </w:rPrChange>
        </w:rPr>
        <w:t xml:space="preserve"> of the exposition</w:t>
      </w:r>
      <w:r w:rsidR="00254B8D" w:rsidRPr="00212F6F">
        <w:rPr>
          <w:rFonts w:ascii="Garamond" w:hAnsi="Garamond"/>
          <w:sz w:val="24"/>
          <w:szCs w:val="24"/>
          <w:highlight w:val="yellow"/>
          <w:rPrChange w:id="549" w:author="Kyle Hutchinson" w:date="2025-08-22T11:59:00Z" w16du:dateUtc="2025-08-22T15:59:00Z">
            <w:rPr>
              <w:rFonts w:ascii="Garamond" w:hAnsi="Garamond"/>
              <w:sz w:val="24"/>
              <w:szCs w:val="24"/>
            </w:rPr>
          </w:rPrChange>
        </w:rPr>
        <w:t xml:space="preserve"> elided into to the development section</w:t>
      </w:r>
      <w:r w:rsidR="006B654A" w:rsidRPr="00212F6F">
        <w:rPr>
          <w:rFonts w:ascii="Garamond" w:hAnsi="Garamond"/>
          <w:sz w:val="24"/>
          <w:szCs w:val="24"/>
          <w:highlight w:val="yellow"/>
          <w:rPrChange w:id="550" w:author="Kyle Hutchinson" w:date="2025-08-22T11:59:00Z" w16du:dateUtc="2025-08-22T15:59:00Z">
            <w:rPr>
              <w:rFonts w:ascii="Garamond" w:hAnsi="Garamond"/>
              <w:sz w:val="24"/>
              <w:szCs w:val="24"/>
            </w:rPr>
          </w:rPrChange>
        </w:rPr>
        <w:t>; finally, both pieces have some play on up-and-down gestures whose parallelism conforms to (or deviates from) the notated meter.</w:t>
      </w:r>
      <w:r w:rsidR="00DE65B8" w:rsidRPr="00212F6F">
        <w:rPr>
          <w:rStyle w:val="FootnoteReference"/>
          <w:rFonts w:ascii="Garamond" w:hAnsi="Garamond"/>
          <w:sz w:val="24"/>
          <w:szCs w:val="24"/>
          <w:highlight w:val="yellow"/>
          <w:rPrChange w:id="551" w:author="Kyle Hutchinson" w:date="2025-08-22T11:59:00Z" w16du:dateUtc="2025-08-22T15:59:00Z">
            <w:rPr>
              <w:rStyle w:val="FootnoteReference"/>
              <w:rFonts w:ascii="Garamond" w:hAnsi="Garamond"/>
              <w:sz w:val="24"/>
              <w:szCs w:val="24"/>
            </w:rPr>
          </w:rPrChange>
        </w:rPr>
        <w:footnoteReference w:id="23"/>
      </w:r>
      <w:r w:rsidR="006B654A" w:rsidRPr="00212F6F">
        <w:rPr>
          <w:rFonts w:ascii="Garamond" w:hAnsi="Garamond"/>
          <w:sz w:val="24"/>
          <w:szCs w:val="24"/>
          <w:highlight w:val="yellow"/>
          <w:rPrChange w:id="552" w:author="Kyle Hutchinson" w:date="2025-08-22T11:59:00Z" w16du:dateUtc="2025-08-22T15:59:00Z">
            <w:rPr>
              <w:rFonts w:ascii="Garamond" w:hAnsi="Garamond"/>
              <w:sz w:val="24"/>
              <w:szCs w:val="24"/>
            </w:rPr>
          </w:rPrChange>
        </w:rPr>
        <w:t xml:space="preserve"> In other words, it seems </w:t>
      </w:r>
      <w:r w:rsidR="0076765B" w:rsidRPr="00212F6F">
        <w:rPr>
          <w:rFonts w:ascii="Garamond" w:hAnsi="Garamond"/>
          <w:sz w:val="24"/>
          <w:szCs w:val="24"/>
          <w:highlight w:val="yellow"/>
          <w:rPrChange w:id="553" w:author="Kyle Hutchinson" w:date="2025-08-22T11:59:00Z" w16du:dateUtc="2025-08-22T15:59:00Z">
            <w:rPr>
              <w:rFonts w:ascii="Garamond" w:hAnsi="Garamond"/>
              <w:sz w:val="24"/>
              <w:szCs w:val="24"/>
            </w:rPr>
          </w:rPrChange>
        </w:rPr>
        <w:t xml:space="preserve">likely that Bach recycled compositional ideas between the two pieces, even if </w:t>
      </w:r>
      <w:proofErr w:type="spellStart"/>
      <w:r w:rsidR="0076765B" w:rsidRPr="00212F6F">
        <w:rPr>
          <w:rFonts w:ascii="Garamond" w:hAnsi="Garamond"/>
          <w:sz w:val="24"/>
          <w:szCs w:val="24"/>
          <w:highlight w:val="yellow"/>
          <w:rPrChange w:id="554" w:author="Kyle Hutchinson" w:date="2025-08-22T11:59:00Z" w16du:dateUtc="2025-08-22T15:59:00Z">
            <w:rPr>
              <w:rFonts w:ascii="Garamond" w:hAnsi="Garamond"/>
              <w:sz w:val="24"/>
              <w:szCs w:val="24"/>
            </w:rPr>
          </w:rPrChange>
        </w:rPr>
        <w:t>Wq</w:t>
      </w:r>
      <w:proofErr w:type="spellEnd"/>
      <w:r w:rsidR="0076765B" w:rsidRPr="00212F6F">
        <w:rPr>
          <w:rFonts w:ascii="Garamond" w:hAnsi="Garamond"/>
          <w:sz w:val="24"/>
          <w:szCs w:val="24"/>
          <w:highlight w:val="yellow"/>
          <w:rPrChange w:id="555" w:author="Kyle Hutchinson" w:date="2025-08-22T11:59:00Z" w16du:dateUtc="2025-08-22T15:59:00Z">
            <w:rPr>
              <w:rFonts w:ascii="Garamond" w:hAnsi="Garamond"/>
              <w:sz w:val="24"/>
              <w:szCs w:val="24"/>
            </w:rPr>
          </w:rPrChange>
        </w:rPr>
        <w:t xml:space="preserve">. 183/1 is </w:t>
      </w:r>
      <w:r w:rsidR="00893345" w:rsidRPr="00212F6F">
        <w:rPr>
          <w:rFonts w:ascii="Garamond" w:hAnsi="Garamond"/>
          <w:sz w:val="24"/>
          <w:szCs w:val="24"/>
          <w:highlight w:val="yellow"/>
          <w:rPrChange w:id="556" w:author="Kyle Hutchinson" w:date="2025-08-22T11:59:00Z" w16du:dateUtc="2025-08-22T15:59:00Z">
            <w:rPr>
              <w:rFonts w:ascii="Garamond" w:hAnsi="Garamond"/>
              <w:sz w:val="24"/>
              <w:szCs w:val="24"/>
            </w:rPr>
          </w:rPrChange>
        </w:rPr>
        <w:t>quite a bit more adventurous</w:t>
      </w:r>
      <w:r w:rsidR="0076765B" w:rsidRPr="00212F6F">
        <w:rPr>
          <w:rFonts w:ascii="Garamond" w:hAnsi="Garamond"/>
          <w:sz w:val="24"/>
          <w:szCs w:val="24"/>
          <w:highlight w:val="yellow"/>
          <w:rPrChange w:id="557" w:author="Kyle Hutchinson" w:date="2025-08-22T11:59:00Z" w16du:dateUtc="2025-08-22T15:59:00Z">
            <w:rPr>
              <w:rFonts w:ascii="Garamond" w:hAnsi="Garamond"/>
              <w:sz w:val="24"/>
              <w:szCs w:val="24"/>
            </w:rPr>
          </w:rPrChange>
        </w:rPr>
        <w:t>.</w:t>
      </w:r>
    </w:p>
    <w:p w14:paraId="47A63402" w14:textId="5F034203" w:rsidR="00564FF2" w:rsidRPr="00212F6F" w:rsidRDefault="00480658" w:rsidP="002743CD">
      <w:pPr>
        <w:spacing w:after="0" w:line="480" w:lineRule="auto"/>
        <w:rPr>
          <w:rFonts w:ascii="Garamond" w:hAnsi="Garamond"/>
          <w:sz w:val="24"/>
          <w:szCs w:val="24"/>
          <w:highlight w:val="yellow"/>
          <w:rPrChange w:id="558"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559" w:author="Kyle Hutchinson" w:date="2025-08-22T11:59:00Z" w16du:dateUtc="2025-08-22T15:59:00Z">
            <w:rPr>
              <w:rFonts w:ascii="Garamond" w:hAnsi="Garamond"/>
              <w:sz w:val="24"/>
              <w:szCs w:val="24"/>
            </w:rPr>
          </w:rPrChange>
        </w:rPr>
        <w:t xml:space="preserve">To summarize this survey, let us take stock of the </w:t>
      </w:r>
      <w:r w:rsidR="00CE6E27" w:rsidRPr="00212F6F">
        <w:rPr>
          <w:rFonts w:ascii="Garamond" w:hAnsi="Garamond"/>
          <w:sz w:val="24"/>
          <w:szCs w:val="24"/>
          <w:highlight w:val="yellow"/>
          <w:rPrChange w:id="560" w:author="Kyle Hutchinson" w:date="2025-08-22T11:59:00Z" w16du:dateUtc="2025-08-22T15:59:00Z">
            <w:rPr>
              <w:rFonts w:ascii="Garamond" w:hAnsi="Garamond"/>
              <w:sz w:val="24"/>
              <w:szCs w:val="24"/>
            </w:rPr>
          </w:rPrChange>
        </w:rPr>
        <w:t>potential evidence for a relation between B</w:t>
      </w:r>
      <w:r w:rsidR="0086106C" w:rsidRPr="00212F6F">
        <w:rPr>
          <w:rFonts w:ascii="Garamond" w:hAnsi="Garamond"/>
          <w:sz w:val="24"/>
          <w:szCs w:val="24"/>
          <w:highlight w:val="yellow"/>
          <w:rPrChange w:id="561" w:author="Kyle Hutchinson" w:date="2025-08-22T11:59:00Z" w16du:dateUtc="2025-08-22T15:59:00Z">
            <w:rPr>
              <w:rFonts w:ascii="Garamond" w:hAnsi="Garamond"/>
              <w:sz w:val="24"/>
              <w:szCs w:val="24"/>
            </w:rPr>
          </w:rPrChange>
        </w:rPr>
        <w:t xml:space="preserve">ach’s </w:t>
      </w:r>
      <w:proofErr w:type="spellStart"/>
      <w:r w:rsidR="0086106C" w:rsidRPr="00212F6F">
        <w:rPr>
          <w:rFonts w:ascii="Garamond" w:hAnsi="Garamond"/>
          <w:sz w:val="24"/>
          <w:szCs w:val="24"/>
          <w:highlight w:val="yellow"/>
          <w:rPrChange w:id="562" w:author="Kyle Hutchinson" w:date="2025-08-22T11:59:00Z" w16du:dateUtc="2025-08-22T15:59:00Z">
            <w:rPr>
              <w:rFonts w:ascii="Garamond" w:hAnsi="Garamond"/>
              <w:sz w:val="24"/>
              <w:szCs w:val="24"/>
            </w:rPr>
          </w:rPrChange>
        </w:rPr>
        <w:t>Wq</w:t>
      </w:r>
      <w:proofErr w:type="spellEnd"/>
      <w:r w:rsidR="0086106C" w:rsidRPr="00212F6F">
        <w:rPr>
          <w:rFonts w:ascii="Garamond" w:hAnsi="Garamond"/>
          <w:sz w:val="24"/>
          <w:szCs w:val="24"/>
          <w:highlight w:val="yellow"/>
          <w:rPrChange w:id="563" w:author="Kyle Hutchinson" w:date="2025-08-22T11:59:00Z" w16du:dateUtc="2025-08-22T15:59:00Z">
            <w:rPr>
              <w:rFonts w:ascii="Garamond" w:hAnsi="Garamond"/>
              <w:sz w:val="24"/>
              <w:szCs w:val="24"/>
            </w:rPr>
          </w:rPrChange>
        </w:rPr>
        <w:t>. 183</w:t>
      </w:r>
      <w:r w:rsidR="003D054C" w:rsidRPr="00212F6F">
        <w:rPr>
          <w:rFonts w:ascii="Garamond" w:hAnsi="Garamond"/>
          <w:sz w:val="24"/>
          <w:szCs w:val="24"/>
          <w:highlight w:val="yellow"/>
          <w:rPrChange w:id="564" w:author="Kyle Hutchinson" w:date="2025-08-22T11:59:00Z" w16du:dateUtc="2025-08-22T15:59:00Z">
            <w:rPr>
              <w:rFonts w:ascii="Garamond" w:hAnsi="Garamond"/>
              <w:sz w:val="24"/>
              <w:szCs w:val="24"/>
            </w:rPr>
          </w:rPrChange>
        </w:rPr>
        <w:t>/1</w:t>
      </w:r>
      <w:r w:rsidR="0086106C" w:rsidRPr="00212F6F">
        <w:rPr>
          <w:rFonts w:ascii="Garamond" w:hAnsi="Garamond"/>
          <w:sz w:val="24"/>
          <w:szCs w:val="24"/>
          <w:highlight w:val="yellow"/>
          <w:rPrChange w:id="565" w:author="Kyle Hutchinson" w:date="2025-08-22T11:59:00Z" w16du:dateUtc="2025-08-22T15:59:00Z">
            <w:rPr>
              <w:rFonts w:ascii="Garamond" w:hAnsi="Garamond"/>
              <w:sz w:val="24"/>
              <w:szCs w:val="24"/>
            </w:rPr>
          </w:rPrChange>
        </w:rPr>
        <w:t xml:space="preserve"> and </w:t>
      </w:r>
      <w:proofErr w:type="spellStart"/>
      <w:r w:rsidR="0086106C" w:rsidRPr="00212F6F">
        <w:rPr>
          <w:rFonts w:ascii="Garamond" w:hAnsi="Garamond"/>
          <w:sz w:val="24"/>
          <w:szCs w:val="24"/>
          <w:highlight w:val="yellow"/>
          <w:rPrChange w:id="566" w:author="Kyle Hutchinson" w:date="2025-08-22T11:59:00Z" w16du:dateUtc="2025-08-22T15:59:00Z">
            <w:rPr>
              <w:rFonts w:ascii="Garamond" w:hAnsi="Garamond"/>
              <w:sz w:val="24"/>
              <w:szCs w:val="24"/>
            </w:rPr>
          </w:rPrChange>
        </w:rPr>
        <w:t>Kirnberger’s</w:t>
      </w:r>
      <w:proofErr w:type="spellEnd"/>
      <w:r w:rsidR="0086106C" w:rsidRPr="00212F6F">
        <w:rPr>
          <w:rFonts w:ascii="Garamond" w:hAnsi="Garamond"/>
          <w:sz w:val="24"/>
          <w:szCs w:val="24"/>
          <w:highlight w:val="yellow"/>
          <w:rPrChange w:id="567" w:author="Kyle Hutchinson" w:date="2025-08-22T11:59:00Z" w16du:dateUtc="2025-08-22T15:59:00Z">
            <w:rPr>
              <w:rFonts w:ascii="Garamond" w:hAnsi="Garamond"/>
              <w:sz w:val="24"/>
              <w:szCs w:val="24"/>
            </w:rPr>
          </w:rPrChange>
        </w:rPr>
        <w:t xml:space="preserve"> </w:t>
      </w:r>
      <w:r w:rsidR="00B6560A" w:rsidRPr="00212F6F">
        <w:rPr>
          <w:rFonts w:ascii="Garamond" w:hAnsi="Garamond"/>
          <w:sz w:val="24"/>
          <w:szCs w:val="24"/>
          <w:highlight w:val="yellow"/>
          <w:rPrChange w:id="568" w:author="Kyle Hutchinson" w:date="2025-08-22T11:59:00Z" w16du:dateUtc="2025-08-22T15:59:00Z">
            <w:rPr>
              <w:rFonts w:ascii="Garamond" w:hAnsi="Garamond"/>
              <w:sz w:val="24"/>
              <w:szCs w:val="24"/>
            </w:rPr>
          </w:rPrChange>
        </w:rPr>
        <w:t>emerging notions of meter</w:t>
      </w:r>
      <w:r w:rsidR="00D96554" w:rsidRPr="00212F6F">
        <w:rPr>
          <w:rFonts w:ascii="Garamond" w:hAnsi="Garamond"/>
          <w:sz w:val="24"/>
          <w:szCs w:val="24"/>
          <w:highlight w:val="yellow"/>
          <w:rPrChange w:id="569" w:author="Kyle Hutchinson" w:date="2025-08-22T11:59:00Z" w16du:dateUtc="2025-08-22T15:59:00Z">
            <w:rPr>
              <w:rFonts w:ascii="Garamond" w:hAnsi="Garamond"/>
              <w:sz w:val="24"/>
              <w:szCs w:val="24"/>
            </w:rPr>
          </w:rPrChange>
        </w:rPr>
        <w:t xml:space="preserve"> a</w:t>
      </w:r>
      <w:r w:rsidR="00CE6E27" w:rsidRPr="00212F6F">
        <w:rPr>
          <w:rFonts w:ascii="Garamond" w:hAnsi="Garamond"/>
          <w:sz w:val="24"/>
          <w:szCs w:val="24"/>
          <w:highlight w:val="yellow"/>
          <w:rPrChange w:id="570" w:author="Kyle Hutchinson" w:date="2025-08-22T11:59:00Z" w16du:dateUtc="2025-08-22T15:59:00Z">
            <w:rPr>
              <w:rFonts w:ascii="Garamond" w:hAnsi="Garamond"/>
              <w:sz w:val="24"/>
              <w:szCs w:val="24"/>
            </w:rPr>
          </w:rPrChange>
        </w:rPr>
        <w:t>nd</w:t>
      </w:r>
      <w:r w:rsidR="00D96554" w:rsidRPr="00212F6F">
        <w:rPr>
          <w:rFonts w:ascii="Garamond" w:hAnsi="Garamond"/>
          <w:sz w:val="24"/>
          <w:szCs w:val="24"/>
          <w:highlight w:val="yellow"/>
          <w:rPrChange w:id="571" w:author="Kyle Hutchinson" w:date="2025-08-22T11:59:00Z" w16du:dateUtc="2025-08-22T15:59:00Z">
            <w:rPr>
              <w:rFonts w:ascii="Garamond" w:hAnsi="Garamond"/>
              <w:sz w:val="24"/>
              <w:szCs w:val="24"/>
            </w:rPr>
          </w:rPrChange>
        </w:rPr>
        <w:t xml:space="preserve"> broader theorizing:</w:t>
      </w:r>
    </w:p>
    <w:p w14:paraId="35578C9B" w14:textId="77777777" w:rsidR="003A368D" w:rsidRPr="00212F6F" w:rsidRDefault="003A368D" w:rsidP="002743CD">
      <w:pPr>
        <w:spacing w:after="0" w:line="480" w:lineRule="auto"/>
        <w:rPr>
          <w:rFonts w:ascii="Garamond" w:hAnsi="Garamond"/>
          <w:sz w:val="24"/>
          <w:szCs w:val="24"/>
          <w:highlight w:val="yellow"/>
          <w:rPrChange w:id="572" w:author="Kyle Hutchinson" w:date="2025-08-22T11:59:00Z" w16du:dateUtc="2025-08-22T15:59:00Z">
            <w:rPr>
              <w:rFonts w:ascii="Garamond" w:hAnsi="Garamond"/>
              <w:sz w:val="24"/>
              <w:szCs w:val="24"/>
            </w:rPr>
          </w:rPrChange>
        </w:rPr>
      </w:pPr>
    </w:p>
    <w:p w14:paraId="450C8292" w14:textId="4DF8FB77" w:rsidR="00564FF2" w:rsidRPr="00212F6F" w:rsidRDefault="00564FF2" w:rsidP="002743CD">
      <w:pPr>
        <w:pStyle w:val="ListParagraph"/>
        <w:numPr>
          <w:ilvl w:val="0"/>
          <w:numId w:val="7"/>
        </w:numPr>
        <w:spacing w:after="0" w:line="480" w:lineRule="auto"/>
        <w:rPr>
          <w:rFonts w:ascii="Garamond" w:hAnsi="Garamond"/>
          <w:sz w:val="24"/>
          <w:szCs w:val="24"/>
          <w:highlight w:val="yellow"/>
          <w:rPrChange w:id="573"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574" w:author="Kyle Hutchinson" w:date="2025-08-22T11:59:00Z" w16du:dateUtc="2025-08-22T15:59:00Z">
            <w:rPr>
              <w:rFonts w:ascii="Garamond" w:hAnsi="Garamond"/>
              <w:sz w:val="24"/>
              <w:szCs w:val="24"/>
            </w:rPr>
          </w:rPrChange>
        </w:rPr>
        <w:t xml:space="preserve">Bach and </w:t>
      </w:r>
      <w:proofErr w:type="spellStart"/>
      <w:r w:rsidRPr="00212F6F">
        <w:rPr>
          <w:rFonts w:ascii="Garamond" w:hAnsi="Garamond"/>
          <w:sz w:val="24"/>
          <w:szCs w:val="24"/>
          <w:highlight w:val="yellow"/>
          <w:rPrChange w:id="575"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576" w:author="Kyle Hutchinson" w:date="2025-08-22T11:59:00Z" w16du:dateUtc="2025-08-22T15:59:00Z">
            <w:rPr>
              <w:rFonts w:ascii="Garamond" w:hAnsi="Garamond"/>
              <w:sz w:val="24"/>
              <w:szCs w:val="24"/>
            </w:rPr>
          </w:rPrChange>
        </w:rPr>
        <w:t xml:space="preserve"> belonged to the same </w:t>
      </w:r>
      <w:r w:rsidR="00893345" w:rsidRPr="00212F6F">
        <w:rPr>
          <w:rFonts w:ascii="Garamond" w:hAnsi="Garamond"/>
          <w:sz w:val="24"/>
          <w:szCs w:val="24"/>
          <w:highlight w:val="yellow"/>
          <w:rPrChange w:id="577" w:author="Kyle Hutchinson" w:date="2025-08-22T11:59:00Z" w16du:dateUtc="2025-08-22T15:59:00Z">
            <w:rPr>
              <w:rFonts w:ascii="Garamond" w:hAnsi="Garamond"/>
              <w:sz w:val="24"/>
              <w:szCs w:val="24"/>
            </w:rPr>
          </w:rPrChange>
        </w:rPr>
        <w:t xml:space="preserve">musical-intellectual </w:t>
      </w:r>
      <w:proofErr w:type="gramStart"/>
      <w:r w:rsidRPr="00212F6F">
        <w:rPr>
          <w:rFonts w:ascii="Garamond" w:hAnsi="Garamond"/>
          <w:sz w:val="24"/>
          <w:szCs w:val="24"/>
          <w:highlight w:val="yellow"/>
          <w:rPrChange w:id="578" w:author="Kyle Hutchinson" w:date="2025-08-22T11:59:00Z" w16du:dateUtc="2025-08-22T15:59:00Z">
            <w:rPr>
              <w:rFonts w:ascii="Garamond" w:hAnsi="Garamond"/>
              <w:sz w:val="24"/>
              <w:szCs w:val="24"/>
            </w:rPr>
          </w:rPrChange>
        </w:rPr>
        <w:t>milieu</w:t>
      </w:r>
      <w:r w:rsidR="0076765B" w:rsidRPr="00212F6F">
        <w:rPr>
          <w:rFonts w:ascii="Garamond" w:hAnsi="Garamond"/>
          <w:sz w:val="24"/>
          <w:szCs w:val="24"/>
          <w:highlight w:val="yellow"/>
          <w:rPrChange w:id="579" w:author="Kyle Hutchinson" w:date="2025-08-22T11:59:00Z" w16du:dateUtc="2025-08-22T15:59:00Z">
            <w:rPr>
              <w:rFonts w:ascii="Garamond" w:hAnsi="Garamond"/>
              <w:sz w:val="24"/>
              <w:szCs w:val="24"/>
            </w:rPr>
          </w:rPrChange>
        </w:rPr>
        <w:t>;</w:t>
      </w:r>
      <w:proofErr w:type="gramEnd"/>
    </w:p>
    <w:p w14:paraId="5822304C" w14:textId="28224E5A" w:rsidR="00254B8D" w:rsidRPr="00212F6F" w:rsidRDefault="00564FF2" w:rsidP="002743CD">
      <w:pPr>
        <w:pStyle w:val="ListParagraph"/>
        <w:numPr>
          <w:ilvl w:val="0"/>
          <w:numId w:val="7"/>
        </w:numPr>
        <w:spacing w:after="0" w:line="480" w:lineRule="auto"/>
        <w:rPr>
          <w:rFonts w:ascii="Garamond" w:hAnsi="Garamond"/>
          <w:sz w:val="24"/>
          <w:szCs w:val="24"/>
          <w:highlight w:val="yellow"/>
          <w:rPrChange w:id="580"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581" w:author="Kyle Hutchinson" w:date="2025-08-22T11:59:00Z" w16du:dateUtc="2025-08-22T15:59:00Z">
            <w:rPr>
              <w:rFonts w:ascii="Garamond" w:hAnsi="Garamond"/>
              <w:sz w:val="24"/>
              <w:szCs w:val="24"/>
            </w:rPr>
          </w:rPrChange>
        </w:rPr>
        <w:t xml:space="preserve">It is possible that </w:t>
      </w:r>
      <w:proofErr w:type="spellStart"/>
      <w:r w:rsidRPr="00212F6F">
        <w:rPr>
          <w:rFonts w:ascii="Garamond" w:hAnsi="Garamond"/>
          <w:sz w:val="24"/>
          <w:szCs w:val="24"/>
          <w:highlight w:val="yellow"/>
          <w:rPrChange w:id="582"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583" w:author="Kyle Hutchinson" w:date="2025-08-22T11:59:00Z" w16du:dateUtc="2025-08-22T15:59:00Z">
            <w:rPr>
              <w:rFonts w:ascii="Garamond" w:hAnsi="Garamond"/>
              <w:sz w:val="24"/>
              <w:szCs w:val="24"/>
            </w:rPr>
          </w:rPrChange>
        </w:rPr>
        <w:t xml:space="preserve"> circulated</w:t>
      </w:r>
      <w:r w:rsidR="00E107D6" w:rsidRPr="00212F6F">
        <w:rPr>
          <w:rFonts w:ascii="Garamond" w:hAnsi="Garamond"/>
          <w:sz w:val="24"/>
          <w:szCs w:val="24"/>
          <w:highlight w:val="yellow"/>
          <w:rPrChange w:id="584" w:author="Kyle Hutchinson" w:date="2025-08-22T11:59:00Z" w16du:dateUtc="2025-08-22T15:59:00Z">
            <w:rPr>
              <w:rFonts w:ascii="Garamond" w:hAnsi="Garamond"/>
              <w:sz w:val="24"/>
              <w:szCs w:val="24"/>
            </w:rPr>
          </w:rPrChange>
        </w:rPr>
        <w:t xml:space="preserve"> his composition treatise</w:t>
      </w:r>
      <w:r w:rsidRPr="00212F6F">
        <w:rPr>
          <w:rFonts w:ascii="Garamond" w:hAnsi="Garamond"/>
          <w:sz w:val="24"/>
          <w:szCs w:val="24"/>
          <w:highlight w:val="yellow"/>
          <w:rPrChange w:id="585" w:author="Kyle Hutchinson" w:date="2025-08-22T11:59:00Z" w16du:dateUtc="2025-08-22T15:59:00Z">
            <w:rPr>
              <w:rFonts w:ascii="Garamond" w:hAnsi="Garamond"/>
              <w:sz w:val="24"/>
              <w:szCs w:val="24"/>
            </w:rPr>
          </w:rPrChange>
        </w:rPr>
        <w:t xml:space="preserve"> to Bach</w:t>
      </w:r>
      <w:r w:rsidR="00E107D6" w:rsidRPr="00212F6F">
        <w:rPr>
          <w:rFonts w:ascii="Garamond" w:hAnsi="Garamond"/>
          <w:sz w:val="24"/>
          <w:szCs w:val="24"/>
          <w:highlight w:val="yellow"/>
          <w:rPrChange w:id="586" w:author="Kyle Hutchinson" w:date="2025-08-22T11:59:00Z" w16du:dateUtc="2025-08-22T15:59:00Z">
            <w:rPr>
              <w:rFonts w:ascii="Garamond" w:hAnsi="Garamond"/>
              <w:sz w:val="24"/>
              <w:szCs w:val="24"/>
            </w:rPr>
          </w:rPrChange>
        </w:rPr>
        <w:t xml:space="preserve"> before its publication (or otherwise exchanged ideas with him</w:t>
      </w:r>
      <w:proofErr w:type="gramStart"/>
      <w:r w:rsidR="00E107D6" w:rsidRPr="00212F6F">
        <w:rPr>
          <w:rFonts w:ascii="Garamond" w:hAnsi="Garamond"/>
          <w:sz w:val="24"/>
          <w:szCs w:val="24"/>
          <w:highlight w:val="yellow"/>
          <w:rPrChange w:id="587" w:author="Kyle Hutchinson" w:date="2025-08-22T11:59:00Z" w16du:dateUtc="2025-08-22T15:59:00Z">
            <w:rPr>
              <w:rFonts w:ascii="Garamond" w:hAnsi="Garamond"/>
              <w:sz w:val="24"/>
              <w:szCs w:val="24"/>
            </w:rPr>
          </w:rPrChange>
        </w:rPr>
        <w:t>)</w:t>
      </w:r>
      <w:r w:rsidR="0076765B" w:rsidRPr="00212F6F">
        <w:rPr>
          <w:rFonts w:ascii="Garamond" w:hAnsi="Garamond"/>
          <w:sz w:val="24"/>
          <w:szCs w:val="24"/>
          <w:highlight w:val="yellow"/>
          <w:rPrChange w:id="588" w:author="Kyle Hutchinson" w:date="2025-08-22T11:59:00Z" w16du:dateUtc="2025-08-22T15:59:00Z">
            <w:rPr>
              <w:rFonts w:ascii="Garamond" w:hAnsi="Garamond"/>
              <w:sz w:val="24"/>
              <w:szCs w:val="24"/>
            </w:rPr>
          </w:rPrChange>
        </w:rPr>
        <w:t>;</w:t>
      </w:r>
      <w:proofErr w:type="gramEnd"/>
      <w:r w:rsidRPr="00212F6F">
        <w:rPr>
          <w:rFonts w:ascii="Garamond" w:hAnsi="Garamond"/>
          <w:sz w:val="24"/>
          <w:szCs w:val="24"/>
          <w:highlight w:val="yellow"/>
          <w:rPrChange w:id="589" w:author="Kyle Hutchinson" w:date="2025-08-22T11:59:00Z" w16du:dateUtc="2025-08-22T15:59:00Z">
            <w:rPr>
              <w:rFonts w:ascii="Garamond" w:hAnsi="Garamond"/>
              <w:sz w:val="24"/>
              <w:szCs w:val="24"/>
            </w:rPr>
          </w:rPrChange>
        </w:rPr>
        <w:t xml:space="preserve"> </w:t>
      </w:r>
    </w:p>
    <w:p w14:paraId="1EF77D34" w14:textId="21753973" w:rsidR="00564FF2" w:rsidRPr="00212F6F" w:rsidRDefault="00564FF2" w:rsidP="002743CD">
      <w:pPr>
        <w:pStyle w:val="ListParagraph"/>
        <w:numPr>
          <w:ilvl w:val="0"/>
          <w:numId w:val="7"/>
        </w:numPr>
        <w:spacing w:after="0" w:line="480" w:lineRule="auto"/>
        <w:rPr>
          <w:rFonts w:ascii="Garamond" w:hAnsi="Garamond"/>
          <w:sz w:val="24"/>
          <w:szCs w:val="24"/>
          <w:highlight w:val="yellow"/>
          <w:rPrChange w:id="590"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591" w:author="Kyle Hutchinson" w:date="2025-08-22T11:59:00Z" w16du:dateUtc="2025-08-22T15:59:00Z">
            <w:rPr>
              <w:rFonts w:ascii="Garamond" w:hAnsi="Garamond"/>
              <w:sz w:val="24"/>
              <w:szCs w:val="24"/>
            </w:rPr>
          </w:rPrChange>
        </w:rPr>
        <w:lastRenderedPageBreak/>
        <w:t xml:space="preserve">Even if the discussion of meter in </w:t>
      </w:r>
      <w:r w:rsidRPr="00212F6F">
        <w:rPr>
          <w:rFonts w:ascii="Garamond" w:hAnsi="Garamond"/>
          <w:i/>
          <w:iCs/>
          <w:sz w:val="24"/>
          <w:szCs w:val="24"/>
          <w:highlight w:val="yellow"/>
          <w:rPrChange w:id="592" w:author="Kyle Hutchinson" w:date="2025-08-22T11:59:00Z" w16du:dateUtc="2025-08-22T15:59:00Z">
            <w:rPr>
              <w:rFonts w:ascii="Garamond" w:hAnsi="Garamond"/>
              <w:i/>
              <w:iCs/>
              <w:sz w:val="24"/>
              <w:szCs w:val="24"/>
            </w:rPr>
          </w:rPrChange>
        </w:rPr>
        <w:t xml:space="preserve">The Art of Strict Musical Composition </w:t>
      </w:r>
      <w:r w:rsidRPr="00212F6F">
        <w:rPr>
          <w:rFonts w:ascii="Garamond" w:hAnsi="Garamond"/>
          <w:sz w:val="24"/>
          <w:szCs w:val="24"/>
          <w:highlight w:val="yellow"/>
          <w:rPrChange w:id="593" w:author="Kyle Hutchinson" w:date="2025-08-22T11:59:00Z" w16du:dateUtc="2025-08-22T15:59:00Z">
            <w:rPr>
              <w:rFonts w:ascii="Garamond" w:hAnsi="Garamond"/>
              <w:sz w:val="24"/>
              <w:szCs w:val="24"/>
            </w:rPr>
          </w:rPrChange>
        </w:rPr>
        <w:t xml:space="preserve">was unavailable to Bach while working on </w:t>
      </w:r>
      <w:proofErr w:type="spellStart"/>
      <w:r w:rsidRPr="00212F6F">
        <w:rPr>
          <w:rFonts w:ascii="Garamond" w:hAnsi="Garamond"/>
          <w:sz w:val="24"/>
          <w:szCs w:val="24"/>
          <w:highlight w:val="yellow"/>
          <w:rPrChange w:id="594"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595" w:author="Kyle Hutchinson" w:date="2025-08-22T11:59:00Z" w16du:dateUtc="2025-08-22T15:59:00Z">
            <w:rPr>
              <w:rFonts w:ascii="Garamond" w:hAnsi="Garamond"/>
              <w:sz w:val="24"/>
              <w:szCs w:val="24"/>
            </w:rPr>
          </w:rPrChange>
        </w:rPr>
        <w:t xml:space="preserve">. 183, he would have been able to read </w:t>
      </w:r>
      <w:proofErr w:type="spellStart"/>
      <w:r w:rsidRPr="00212F6F">
        <w:rPr>
          <w:rFonts w:ascii="Garamond" w:hAnsi="Garamond"/>
          <w:sz w:val="24"/>
          <w:szCs w:val="24"/>
          <w:highlight w:val="yellow"/>
          <w:rPrChange w:id="596"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597" w:author="Kyle Hutchinson" w:date="2025-08-22T11:59:00Z" w16du:dateUtc="2025-08-22T15:59:00Z">
            <w:rPr>
              <w:rFonts w:ascii="Garamond" w:hAnsi="Garamond"/>
              <w:sz w:val="24"/>
              <w:szCs w:val="24"/>
            </w:rPr>
          </w:rPrChange>
        </w:rPr>
        <w:t xml:space="preserve"> and Schulz’s encyclopedia </w:t>
      </w:r>
      <w:proofErr w:type="gramStart"/>
      <w:r w:rsidRPr="00212F6F">
        <w:rPr>
          <w:rFonts w:ascii="Garamond" w:hAnsi="Garamond"/>
          <w:sz w:val="24"/>
          <w:szCs w:val="24"/>
          <w:highlight w:val="yellow"/>
          <w:rPrChange w:id="598" w:author="Kyle Hutchinson" w:date="2025-08-22T11:59:00Z" w16du:dateUtc="2025-08-22T15:59:00Z">
            <w:rPr>
              <w:rFonts w:ascii="Garamond" w:hAnsi="Garamond"/>
              <w:sz w:val="24"/>
              <w:szCs w:val="24"/>
            </w:rPr>
          </w:rPrChange>
        </w:rPr>
        <w:t>article</w:t>
      </w:r>
      <w:r w:rsidR="0026405A" w:rsidRPr="00212F6F">
        <w:rPr>
          <w:rFonts w:ascii="Garamond" w:hAnsi="Garamond"/>
          <w:sz w:val="24"/>
          <w:szCs w:val="24"/>
          <w:highlight w:val="yellow"/>
          <w:rPrChange w:id="599" w:author="Kyle Hutchinson" w:date="2025-08-22T11:59:00Z" w16du:dateUtc="2025-08-22T15:59:00Z">
            <w:rPr>
              <w:rFonts w:ascii="Garamond" w:hAnsi="Garamond"/>
              <w:sz w:val="24"/>
              <w:szCs w:val="24"/>
            </w:rPr>
          </w:rPrChange>
        </w:rPr>
        <w:t>;</w:t>
      </w:r>
      <w:proofErr w:type="gramEnd"/>
    </w:p>
    <w:p w14:paraId="744B7F40" w14:textId="44251472" w:rsidR="00564FF2" w:rsidRPr="00212F6F" w:rsidRDefault="00564FF2" w:rsidP="002743CD">
      <w:pPr>
        <w:pStyle w:val="ListParagraph"/>
        <w:numPr>
          <w:ilvl w:val="0"/>
          <w:numId w:val="7"/>
        </w:numPr>
        <w:spacing w:after="0" w:line="480" w:lineRule="auto"/>
        <w:rPr>
          <w:rFonts w:ascii="Garamond" w:hAnsi="Garamond"/>
          <w:sz w:val="24"/>
          <w:szCs w:val="24"/>
          <w:highlight w:val="yellow"/>
          <w:rPrChange w:id="600"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601" w:author="Kyle Hutchinson" w:date="2025-08-22T11:59:00Z" w16du:dateUtc="2025-08-22T15:59:00Z">
            <w:rPr>
              <w:rFonts w:ascii="Garamond" w:hAnsi="Garamond"/>
              <w:sz w:val="24"/>
              <w:szCs w:val="24"/>
            </w:rPr>
          </w:rPrChange>
        </w:rPr>
        <w:t>Bach explicitly wrote about rational tonal deceptions in his keyboard treatise</w:t>
      </w:r>
      <w:r w:rsidR="00804995" w:rsidRPr="00212F6F">
        <w:rPr>
          <w:rFonts w:ascii="Garamond" w:hAnsi="Garamond"/>
          <w:sz w:val="24"/>
          <w:szCs w:val="24"/>
          <w:highlight w:val="yellow"/>
          <w:rPrChange w:id="602" w:author="Kyle Hutchinson" w:date="2025-08-22T11:59:00Z" w16du:dateUtc="2025-08-22T15:59:00Z">
            <w:rPr>
              <w:rFonts w:ascii="Garamond" w:hAnsi="Garamond"/>
              <w:sz w:val="24"/>
              <w:szCs w:val="24"/>
            </w:rPr>
          </w:rPrChange>
        </w:rPr>
        <w:t xml:space="preserve">; </w:t>
      </w:r>
      <w:proofErr w:type="spellStart"/>
      <w:r w:rsidR="00804995" w:rsidRPr="00212F6F">
        <w:rPr>
          <w:rFonts w:ascii="Garamond" w:hAnsi="Garamond"/>
          <w:sz w:val="24"/>
          <w:szCs w:val="24"/>
          <w:highlight w:val="yellow"/>
          <w:rPrChange w:id="603" w:author="Kyle Hutchinson" w:date="2025-08-22T11:59:00Z" w16du:dateUtc="2025-08-22T15:59:00Z">
            <w:rPr>
              <w:rFonts w:ascii="Garamond" w:hAnsi="Garamond"/>
              <w:sz w:val="24"/>
              <w:szCs w:val="24"/>
            </w:rPr>
          </w:rPrChange>
        </w:rPr>
        <w:t>W</w:t>
      </w:r>
      <w:r w:rsidRPr="00212F6F">
        <w:rPr>
          <w:rFonts w:ascii="Garamond" w:hAnsi="Garamond"/>
          <w:sz w:val="24"/>
          <w:szCs w:val="24"/>
          <w:highlight w:val="yellow"/>
          <w:rPrChange w:id="604" w:author="Kyle Hutchinson" w:date="2025-08-22T11:59:00Z" w16du:dateUtc="2025-08-22T15:59:00Z">
            <w:rPr>
              <w:rFonts w:ascii="Garamond" w:hAnsi="Garamond"/>
              <w:sz w:val="24"/>
              <w:szCs w:val="24"/>
            </w:rPr>
          </w:rPrChange>
        </w:rPr>
        <w:t>q</w:t>
      </w:r>
      <w:proofErr w:type="spellEnd"/>
      <w:r w:rsidRPr="00212F6F">
        <w:rPr>
          <w:rFonts w:ascii="Garamond" w:hAnsi="Garamond"/>
          <w:sz w:val="24"/>
          <w:szCs w:val="24"/>
          <w:highlight w:val="yellow"/>
          <w:rPrChange w:id="605" w:author="Kyle Hutchinson" w:date="2025-08-22T11:59:00Z" w16du:dateUtc="2025-08-22T15:59:00Z">
            <w:rPr>
              <w:rFonts w:ascii="Garamond" w:hAnsi="Garamond"/>
              <w:sz w:val="24"/>
              <w:szCs w:val="24"/>
            </w:rPr>
          </w:rPrChange>
        </w:rPr>
        <w:t>. 183</w:t>
      </w:r>
      <w:r w:rsidR="00254B8D" w:rsidRPr="00212F6F">
        <w:rPr>
          <w:rFonts w:ascii="Garamond" w:hAnsi="Garamond"/>
          <w:sz w:val="24"/>
          <w:szCs w:val="24"/>
          <w:highlight w:val="yellow"/>
          <w:rPrChange w:id="606" w:author="Kyle Hutchinson" w:date="2025-08-22T11:59:00Z" w16du:dateUtc="2025-08-22T15:59:00Z">
            <w:rPr>
              <w:rFonts w:ascii="Garamond" w:hAnsi="Garamond"/>
              <w:sz w:val="24"/>
              <w:szCs w:val="24"/>
            </w:rPr>
          </w:rPrChange>
        </w:rPr>
        <w:t>/1</w:t>
      </w:r>
      <w:r w:rsidRPr="00212F6F">
        <w:rPr>
          <w:rFonts w:ascii="Garamond" w:hAnsi="Garamond"/>
          <w:sz w:val="24"/>
          <w:szCs w:val="24"/>
          <w:highlight w:val="yellow"/>
          <w:rPrChange w:id="607" w:author="Kyle Hutchinson" w:date="2025-08-22T11:59:00Z" w16du:dateUtc="2025-08-22T15:59:00Z">
            <w:rPr>
              <w:rFonts w:ascii="Garamond" w:hAnsi="Garamond"/>
              <w:sz w:val="24"/>
              <w:szCs w:val="24"/>
            </w:rPr>
          </w:rPrChange>
        </w:rPr>
        <w:t xml:space="preserve"> utilizes such </w:t>
      </w:r>
      <w:r w:rsidR="00804995" w:rsidRPr="00212F6F">
        <w:rPr>
          <w:rFonts w:ascii="Garamond" w:hAnsi="Garamond"/>
          <w:sz w:val="24"/>
          <w:szCs w:val="24"/>
          <w:highlight w:val="yellow"/>
          <w:rPrChange w:id="608" w:author="Kyle Hutchinson" w:date="2025-08-22T11:59:00Z" w16du:dateUtc="2025-08-22T15:59:00Z">
            <w:rPr>
              <w:rFonts w:ascii="Garamond" w:hAnsi="Garamond"/>
              <w:sz w:val="24"/>
              <w:szCs w:val="24"/>
            </w:rPr>
          </w:rPrChange>
        </w:rPr>
        <w:t xml:space="preserve">tonal </w:t>
      </w:r>
      <w:r w:rsidRPr="00212F6F">
        <w:rPr>
          <w:rFonts w:ascii="Garamond" w:hAnsi="Garamond"/>
          <w:sz w:val="24"/>
          <w:szCs w:val="24"/>
          <w:highlight w:val="yellow"/>
          <w:rPrChange w:id="609" w:author="Kyle Hutchinson" w:date="2025-08-22T11:59:00Z" w16du:dateUtc="2025-08-22T15:59:00Z">
            <w:rPr>
              <w:rFonts w:ascii="Garamond" w:hAnsi="Garamond"/>
              <w:sz w:val="24"/>
              <w:szCs w:val="24"/>
            </w:rPr>
          </w:rPrChange>
        </w:rPr>
        <w:t xml:space="preserve">deceptions </w:t>
      </w:r>
      <w:proofErr w:type="gramStart"/>
      <w:r w:rsidR="00804995" w:rsidRPr="00212F6F">
        <w:rPr>
          <w:rFonts w:ascii="Garamond" w:hAnsi="Garamond"/>
          <w:sz w:val="24"/>
          <w:szCs w:val="24"/>
          <w:highlight w:val="yellow"/>
          <w:rPrChange w:id="610" w:author="Kyle Hutchinson" w:date="2025-08-22T11:59:00Z" w16du:dateUtc="2025-08-22T15:59:00Z">
            <w:rPr>
              <w:rFonts w:ascii="Garamond" w:hAnsi="Garamond"/>
              <w:sz w:val="24"/>
              <w:szCs w:val="24"/>
            </w:rPr>
          </w:rPrChange>
        </w:rPr>
        <w:t xml:space="preserve">in </w:t>
      </w:r>
      <w:r w:rsidR="00902AF1" w:rsidRPr="00212F6F">
        <w:rPr>
          <w:rFonts w:ascii="Garamond" w:hAnsi="Garamond"/>
          <w:sz w:val="24"/>
          <w:szCs w:val="24"/>
          <w:highlight w:val="yellow"/>
          <w:rPrChange w:id="611" w:author="Kyle Hutchinson" w:date="2025-08-22T11:59:00Z" w16du:dateUtc="2025-08-22T15:59:00Z">
            <w:rPr>
              <w:rFonts w:ascii="Garamond" w:hAnsi="Garamond"/>
              <w:sz w:val="24"/>
              <w:szCs w:val="24"/>
            </w:rPr>
          </w:rPrChange>
        </w:rPr>
        <w:t xml:space="preserve">close </w:t>
      </w:r>
      <w:r w:rsidR="00804995" w:rsidRPr="00212F6F">
        <w:rPr>
          <w:rFonts w:ascii="Garamond" w:hAnsi="Garamond"/>
          <w:sz w:val="24"/>
          <w:szCs w:val="24"/>
          <w:highlight w:val="yellow"/>
          <w:rPrChange w:id="612" w:author="Kyle Hutchinson" w:date="2025-08-22T11:59:00Z" w16du:dateUtc="2025-08-22T15:59:00Z">
            <w:rPr>
              <w:rFonts w:ascii="Garamond" w:hAnsi="Garamond"/>
              <w:sz w:val="24"/>
              <w:szCs w:val="24"/>
            </w:rPr>
          </w:rPrChange>
        </w:rPr>
        <w:t>proximity to</w:t>
      </w:r>
      <w:proofErr w:type="gramEnd"/>
      <w:r w:rsidR="00804995" w:rsidRPr="00212F6F">
        <w:rPr>
          <w:rFonts w:ascii="Garamond" w:hAnsi="Garamond"/>
          <w:sz w:val="24"/>
          <w:szCs w:val="24"/>
          <w:highlight w:val="yellow"/>
          <w:rPrChange w:id="613" w:author="Kyle Hutchinson" w:date="2025-08-22T11:59:00Z" w16du:dateUtc="2025-08-22T15:59:00Z">
            <w:rPr>
              <w:rFonts w:ascii="Garamond" w:hAnsi="Garamond"/>
              <w:sz w:val="24"/>
              <w:szCs w:val="24"/>
            </w:rPr>
          </w:rPrChange>
        </w:rPr>
        <w:t xml:space="preserve"> a met</w:t>
      </w:r>
      <w:r w:rsidR="001F6503" w:rsidRPr="00212F6F">
        <w:rPr>
          <w:rFonts w:ascii="Garamond" w:hAnsi="Garamond"/>
          <w:sz w:val="24"/>
          <w:szCs w:val="24"/>
          <w:highlight w:val="yellow"/>
          <w:rPrChange w:id="614" w:author="Kyle Hutchinson" w:date="2025-08-22T11:59:00Z" w16du:dateUtc="2025-08-22T15:59:00Z">
            <w:rPr>
              <w:rFonts w:ascii="Garamond" w:hAnsi="Garamond"/>
              <w:sz w:val="24"/>
              <w:szCs w:val="24"/>
            </w:rPr>
          </w:rPrChange>
        </w:rPr>
        <w:t xml:space="preserve">ric </w:t>
      </w:r>
      <w:proofErr w:type="gramStart"/>
      <w:r w:rsidR="001F6503" w:rsidRPr="00212F6F">
        <w:rPr>
          <w:rFonts w:ascii="Garamond" w:hAnsi="Garamond"/>
          <w:sz w:val="24"/>
          <w:szCs w:val="24"/>
          <w:highlight w:val="yellow"/>
          <w:rPrChange w:id="615" w:author="Kyle Hutchinson" w:date="2025-08-22T11:59:00Z" w16du:dateUtc="2025-08-22T15:59:00Z">
            <w:rPr>
              <w:rFonts w:ascii="Garamond" w:hAnsi="Garamond"/>
              <w:sz w:val="24"/>
              <w:szCs w:val="24"/>
            </w:rPr>
          </w:rPrChange>
        </w:rPr>
        <w:t>deception</w:t>
      </w:r>
      <w:r w:rsidR="0026405A" w:rsidRPr="00212F6F">
        <w:rPr>
          <w:rFonts w:ascii="Garamond" w:hAnsi="Garamond"/>
          <w:sz w:val="24"/>
          <w:szCs w:val="24"/>
          <w:highlight w:val="yellow"/>
          <w:rPrChange w:id="616" w:author="Kyle Hutchinson" w:date="2025-08-22T11:59:00Z" w16du:dateUtc="2025-08-22T15:59:00Z">
            <w:rPr>
              <w:rFonts w:ascii="Garamond" w:hAnsi="Garamond"/>
              <w:sz w:val="24"/>
              <w:szCs w:val="24"/>
            </w:rPr>
          </w:rPrChange>
        </w:rPr>
        <w:t>;</w:t>
      </w:r>
      <w:proofErr w:type="gramEnd"/>
    </w:p>
    <w:p w14:paraId="54B58414" w14:textId="19E525E6" w:rsidR="00FB03F1" w:rsidRPr="00212F6F" w:rsidRDefault="00FB03F1" w:rsidP="002743CD">
      <w:pPr>
        <w:pStyle w:val="ListParagraph"/>
        <w:numPr>
          <w:ilvl w:val="0"/>
          <w:numId w:val="7"/>
        </w:numPr>
        <w:spacing w:after="0" w:line="480" w:lineRule="auto"/>
        <w:rPr>
          <w:rFonts w:ascii="Garamond" w:hAnsi="Garamond"/>
          <w:sz w:val="24"/>
          <w:szCs w:val="24"/>
          <w:highlight w:val="yellow"/>
          <w:rPrChange w:id="617"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618" w:author="Kyle Hutchinson" w:date="2025-08-22T11:59:00Z" w16du:dateUtc="2025-08-22T15:59:00Z">
            <w:rPr>
              <w:rFonts w:ascii="Garamond" w:hAnsi="Garamond"/>
              <w:sz w:val="24"/>
              <w:szCs w:val="24"/>
            </w:rPr>
          </w:rPrChange>
        </w:rPr>
        <w:t xml:space="preserve">Bach’s tonal deception </w:t>
      </w:r>
      <w:r w:rsidR="002147A0" w:rsidRPr="00212F6F">
        <w:rPr>
          <w:rFonts w:ascii="Garamond" w:hAnsi="Garamond"/>
          <w:sz w:val="24"/>
          <w:szCs w:val="24"/>
          <w:highlight w:val="yellow"/>
          <w:rPrChange w:id="619" w:author="Kyle Hutchinson" w:date="2025-08-22T11:59:00Z" w16du:dateUtc="2025-08-22T15:59:00Z">
            <w:rPr>
              <w:rFonts w:ascii="Garamond" w:hAnsi="Garamond"/>
              <w:sz w:val="24"/>
              <w:szCs w:val="24"/>
            </w:rPr>
          </w:rPrChange>
        </w:rPr>
        <w:t>is at odds with</w:t>
      </w:r>
      <w:r w:rsidRPr="00212F6F">
        <w:rPr>
          <w:rFonts w:ascii="Garamond" w:hAnsi="Garamond"/>
          <w:sz w:val="24"/>
          <w:szCs w:val="24"/>
          <w:highlight w:val="yellow"/>
          <w:rPrChange w:id="620" w:author="Kyle Hutchinson" w:date="2025-08-22T11:59:00Z" w16du:dateUtc="2025-08-22T15:59:00Z">
            <w:rPr>
              <w:rFonts w:ascii="Garamond" w:hAnsi="Garamond"/>
              <w:sz w:val="24"/>
              <w:szCs w:val="24"/>
            </w:rPr>
          </w:rPrChange>
        </w:rPr>
        <w:t xml:space="preserve"> Kirnberger’s </w:t>
      </w:r>
      <w:r w:rsidR="002147A0" w:rsidRPr="00212F6F">
        <w:rPr>
          <w:rFonts w:ascii="Garamond" w:hAnsi="Garamond"/>
          <w:sz w:val="24"/>
          <w:szCs w:val="24"/>
          <w:highlight w:val="yellow"/>
          <w:rPrChange w:id="621" w:author="Kyle Hutchinson" w:date="2025-08-22T11:59:00Z" w16du:dateUtc="2025-08-22T15:59:00Z">
            <w:rPr>
              <w:rFonts w:ascii="Garamond" w:hAnsi="Garamond"/>
              <w:sz w:val="24"/>
              <w:szCs w:val="24"/>
            </w:rPr>
          </w:rPrChange>
        </w:rPr>
        <w:t xml:space="preserve">more cautious approach to </w:t>
      </w:r>
      <w:r w:rsidR="0076765B" w:rsidRPr="00212F6F">
        <w:rPr>
          <w:rFonts w:ascii="Garamond" w:hAnsi="Garamond"/>
          <w:sz w:val="24"/>
          <w:szCs w:val="24"/>
          <w:highlight w:val="yellow"/>
          <w:rPrChange w:id="622" w:author="Kyle Hutchinson" w:date="2025-08-22T11:59:00Z" w16du:dateUtc="2025-08-22T15:59:00Z">
            <w:rPr>
              <w:rFonts w:ascii="Garamond" w:hAnsi="Garamond"/>
              <w:sz w:val="24"/>
              <w:szCs w:val="24"/>
            </w:rPr>
          </w:rPrChange>
        </w:rPr>
        <w:t xml:space="preserve">key changes, connecting to a rare area in which Bach engaged in </w:t>
      </w:r>
      <w:r w:rsidR="004F4CD7" w:rsidRPr="00212F6F">
        <w:rPr>
          <w:rFonts w:ascii="Garamond" w:hAnsi="Garamond"/>
          <w:sz w:val="24"/>
          <w:szCs w:val="24"/>
          <w:highlight w:val="yellow"/>
          <w:rPrChange w:id="623" w:author="Kyle Hutchinson" w:date="2025-08-22T11:59:00Z" w16du:dateUtc="2025-08-22T15:59:00Z">
            <w:rPr>
              <w:rFonts w:ascii="Garamond" w:hAnsi="Garamond"/>
              <w:sz w:val="24"/>
              <w:szCs w:val="24"/>
            </w:rPr>
          </w:rPrChange>
        </w:rPr>
        <w:t xml:space="preserve">an </w:t>
      </w:r>
      <w:r w:rsidR="0076765B" w:rsidRPr="00212F6F">
        <w:rPr>
          <w:rFonts w:ascii="Garamond" w:hAnsi="Garamond"/>
          <w:sz w:val="24"/>
          <w:szCs w:val="24"/>
          <w:highlight w:val="yellow"/>
          <w:rPrChange w:id="624" w:author="Kyle Hutchinson" w:date="2025-08-22T11:59:00Z" w16du:dateUtc="2025-08-22T15:59:00Z">
            <w:rPr>
              <w:rFonts w:ascii="Garamond" w:hAnsi="Garamond"/>
              <w:sz w:val="24"/>
              <w:szCs w:val="24"/>
            </w:rPr>
          </w:rPrChange>
        </w:rPr>
        <w:t>overt</w:t>
      </w:r>
      <w:r w:rsidR="006C23B4" w:rsidRPr="00212F6F">
        <w:rPr>
          <w:rFonts w:ascii="Garamond" w:hAnsi="Garamond"/>
          <w:sz w:val="24"/>
          <w:szCs w:val="24"/>
          <w:highlight w:val="yellow"/>
          <w:rPrChange w:id="625" w:author="Kyle Hutchinson" w:date="2025-08-22T11:59:00Z" w16du:dateUtc="2025-08-22T15:59:00Z">
            <w:rPr>
              <w:rFonts w:ascii="Garamond" w:hAnsi="Garamond"/>
              <w:sz w:val="24"/>
              <w:szCs w:val="24"/>
            </w:rPr>
          </w:rPrChange>
        </w:rPr>
        <w:t xml:space="preserve"> </w:t>
      </w:r>
      <w:r w:rsidR="0076765B" w:rsidRPr="00212F6F">
        <w:rPr>
          <w:rFonts w:ascii="Garamond" w:hAnsi="Garamond"/>
          <w:sz w:val="24"/>
          <w:szCs w:val="24"/>
          <w:highlight w:val="yellow"/>
          <w:rPrChange w:id="626" w:author="Kyle Hutchinson" w:date="2025-08-22T11:59:00Z" w16du:dateUtc="2025-08-22T15:59:00Z">
            <w:rPr>
              <w:rFonts w:ascii="Garamond" w:hAnsi="Garamond"/>
              <w:sz w:val="24"/>
              <w:szCs w:val="24"/>
            </w:rPr>
          </w:rPrChange>
        </w:rPr>
        <w:t xml:space="preserve">polemic with </w:t>
      </w:r>
      <w:proofErr w:type="spellStart"/>
      <w:r w:rsidR="0076765B" w:rsidRPr="00212F6F">
        <w:rPr>
          <w:rFonts w:ascii="Garamond" w:hAnsi="Garamond"/>
          <w:sz w:val="24"/>
          <w:szCs w:val="24"/>
          <w:highlight w:val="yellow"/>
          <w:rPrChange w:id="627" w:author="Kyle Hutchinson" w:date="2025-08-22T11:59:00Z" w16du:dateUtc="2025-08-22T15:59:00Z">
            <w:rPr>
              <w:rFonts w:ascii="Garamond" w:hAnsi="Garamond"/>
              <w:sz w:val="24"/>
              <w:szCs w:val="24"/>
            </w:rPr>
          </w:rPrChange>
        </w:rPr>
        <w:t>Kirnberger</w:t>
      </w:r>
      <w:proofErr w:type="spellEnd"/>
      <w:r w:rsidR="0076765B" w:rsidRPr="00212F6F">
        <w:rPr>
          <w:rFonts w:ascii="Garamond" w:hAnsi="Garamond"/>
          <w:sz w:val="24"/>
          <w:szCs w:val="24"/>
          <w:highlight w:val="yellow"/>
          <w:rPrChange w:id="628" w:author="Kyle Hutchinson" w:date="2025-08-22T11:59:00Z" w16du:dateUtc="2025-08-22T15:59:00Z">
            <w:rPr>
              <w:rFonts w:ascii="Garamond" w:hAnsi="Garamond"/>
              <w:sz w:val="24"/>
              <w:szCs w:val="24"/>
            </w:rPr>
          </w:rPrChange>
        </w:rPr>
        <w:t xml:space="preserve"> (Ferris 200</w:t>
      </w:r>
      <w:r w:rsidR="00012605" w:rsidRPr="00212F6F">
        <w:rPr>
          <w:rFonts w:ascii="Garamond" w:hAnsi="Garamond"/>
          <w:sz w:val="24"/>
          <w:szCs w:val="24"/>
          <w:highlight w:val="yellow"/>
          <w:rPrChange w:id="629" w:author="Kyle Hutchinson" w:date="2025-08-22T11:59:00Z" w16du:dateUtc="2025-08-22T15:59:00Z">
            <w:rPr>
              <w:rFonts w:ascii="Garamond" w:hAnsi="Garamond"/>
              <w:sz w:val="24"/>
              <w:szCs w:val="24"/>
            </w:rPr>
          </w:rPrChange>
        </w:rPr>
        <w:t>0</w:t>
      </w:r>
      <w:proofErr w:type="gramStart"/>
      <w:r w:rsidR="0076765B" w:rsidRPr="00212F6F">
        <w:rPr>
          <w:rFonts w:ascii="Garamond" w:hAnsi="Garamond"/>
          <w:sz w:val="24"/>
          <w:szCs w:val="24"/>
          <w:highlight w:val="yellow"/>
          <w:rPrChange w:id="630" w:author="Kyle Hutchinson" w:date="2025-08-22T11:59:00Z" w16du:dateUtc="2025-08-22T15:59:00Z">
            <w:rPr>
              <w:rFonts w:ascii="Garamond" w:hAnsi="Garamond"/>
              <w:sz w:val="24"/>
              <w:szCs w:val="24"/>
            </w:rPr>
          </w:rPrChange>
        </w:rPr>
        <w:t>);</w:t>
      </w:r>
      <w:proofErr w:type="gramEnd"/>
    </w:p>
    <w:p w14:paraId="1957CAC9" w14:textId="72507798" w:rsidR="00B71A30" w:rsidRPr="00212F6F" w:rsidRDefault="00564FF2" w:rsidP="002743CD">
      <w:pPr>
        <w:pStyle w:val="ListParagraph"/>
        <w:numPr>
          <w:ilvl w:val="0"/>
          <w:numId w:val="7"/>
        </w:numPr>
        <w:spacing w:after="0" w:line="480" w:lineRule="auto"/>
        <w:rPr>
          <w:rFonts w:ascii="Garamond" w:hAnsi="Garamond"/>
          <w:sz w:val="24"/>
          <w:szCs w:val="24"/>
          <w:highlight w:val="yellow"/>
          <w:rPrChange w:id="631" w:author="Kyle Hutchinson" w:date="2025-08-22T11:59:00Z" w16du:dateUtc="2025-08-22T15:59:00Z">
            <w:rPr>
              <w:rFonts w:ascii="Garamond" w:hAnsi="Garamond"/>
              <w:sz w:val="24"/>
              <w:szCs w:val="24"/>
            </w:rPr>
          </w:rPrChange>
        </w:rPr>
      </w:pPr>
      <w:proofErr w:type="spellStart"/>
      <w:r w:rsidRPr="00212F6F">
        <w:rPr>
          <w:rFonts w:ascii="Garamond" w:hAnsi="Garamond"/>
          <w:sz w:val="24"/>
          <w:szCs w:val="24"/>
          <w:highlight w:val="yellow"/>
          <w:rPrChange w:id="632"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633" w:author="Kyle Hutchinson" w:date="2025-08-22T11:59:00Z" w16du:dateUtc="2025-08-22T15:59:00Z">
            <w:rPr>
              <w:rFonts w:ascii="Garamond" w:hAnsi="Garamond"/>
              <w:sz w:val="24"/>
              <w:szCs w:val="24"/>
            </w:rPr>
          </w:rPrChange>
        </w:rPr>
        <w:t xml:space="preserve"> reacted to the earlier </w:t>
      </w:r>
      <w:proofErr w:type="spellStart"/>
      <w:r w:rsidRPr="00212F6F">
        <w:rPr>
          <w:rFonts w:ascii="Garamond" w:hAnsi="Garamond"/>
          <w:sz w:val="24"/>
          <w:szCs w:val="24"/>
          <w:highlight w:val="yellow"/>
          <w:rPrChange w:id="634" w:author="Kyle Hutchinson" w:date="2025-08-22T11:59:00Z" w16du:dateUtc="2025-08-22T15:59:00Z">
            <w:rPr>
              <w:rFonts w:ascii="Garamond" w:hAnsi="Garamond"/>
              <w:sz w:val="24"/>
              <w:szCs w:val="24"/>
            </w:rPr>
          </w:rPrChange>
        </w:rPr>
        <w:t>Wq</w:t>
      </w:r>
      <w:proofErr w:type="spellEnd"/>
      <w:r w:rsidRPr="00212F6F">
        <w:rPr>
          <w:rFonts w:ascii="Garamond" w:hAnsi="Garamond"/>
          <w:sz w:val="24"/>
          <w:szCs w:val="24"/>
          <w:highlight w:val="yellow"/>
          <w:rPrChange w:id="635" w:author="Kyle Hutchinson" w:date="2025-08-22T11:59:00Z" w16du:dateUtc="2025-08-22T15:59:00Z">
            <w:rPr>
              <w:rFonts w:ascii="Garamond" w:hAnsi="Garamond"/>
              <w:sz w:val="24"/>
              <w:szCs w:val="24"/>
            </w:rPr>
          </w:rPrChange>
        </w:rPr>
        <w:t xml:space="preserve">. 179 in </w:t>
      </w:r>
      <w:r w:rsidRPr="00212F6F">
        <w:rPr>
          <w:rFonts w:ascii="Garamond" w:hAnsi="Garamond"/>
          <w:i/>
          <w:iCs/>
          <w:sz w:val="24"/>
          <w:szCs w:val="24"/>
          <w:highlight w:val="yellow"/>
          <w:rPrChange w:id="636" w:author="Kyle Hutchinson" w:date="2025-08-22T11:59:00Z" w16du:dateUtc="2025-08-22T15:59:00Z">
            <w:rPr>
              <w:rFonts w:ascii="Garamond" w:hAnsi="Garamond"/>
              <w:i/>
              <w:iCs/>
              <w:sz w:val="24"/>
              <w:szCs w:val="24"/>
            </w:rPr>
          </w:rPrChange>
        </w:rPr>
        <w:t>The Art of Strict Musical Composition</w:t>
      </w:r>
      <w:r w:rsidRPr="00212F6F">
        <w:rPr>
          <w:rFonts w:ascii="Garamond" w:hAnsi="Garamond"/>
          <w:sz w:val="24"/>
          <w:szCs w:val="24"/>
          <w:highlight w:val="yellow"/>
          <w:rPrChange w:id="637" w:author="Kyle Hutchinson" w:date="2025-08-22T11:59:00Z" w16du:dateUtc="2025-08-22T15:59:00Z">
            <w:rPr>
              <w:rFonts w:ascii="Garamond" w:hAnsi="Garamond"/>
              <w:sz w:val="24"/>
              <w:szCs w:val="24"/>
            </w:rPr>
          </w:rPrChange>
        </w:rPr>
        <w:t xml:space="preserve">: </w:t>
      </w:r>
      <w:proofErr w:type="spellStart"/>
      <w:r w:rsidR="002B2B2C" w:rsidRPr="00212F6F">
        <w:rPr>
          <w:rFonts w:ascii="Garamond" w:hAnsi="Garamond"/>
          <w:sz w:val="24"/>
          <w:szCs w:val="24"/>
          <w:highlight w:val="yellow"/>
          <w:rPrChange w:id="638" w:author="Kyle Hutchinson" w:date="2025-08-22T11:59:00Z" w16du:dateUtc="2025-08-22T15:59:00Z">
            <w:rPr>
              <w:rFonts w:ascii="Garamond" w:hAnsi="Garamond"/>
              <w:sz w:val="24"/>
              <w:szCs w:val="24"/>
            </w:rPr>
          </w:rPrChange>
        </w:rPr>
        <w:t>Wq</w:t>
      </w:r>
      <w:proofErr w:type="spellEnd"/>
      <w:r w:rsidR="002B2B2C" w:rsidRPr="00212F6F">
        <w:rPr>
          <w:rFonts w:ascii="Garamond" w:hAnsi="Garamond"/>
          <w:sz w:val="24"/>
          <w:szCs w:val="24"/>
          <w:highlight w:val="yellow"/>
          <w:rPrChange w:id="639" w:author="Kyle Hutchinson" w:date="2025-08-22T11:59:00Z" w16du:dateUtc="2025-08-22T15:59:00Z">
            <w:rPr>
              <w:rFonts w:ascii="Garamond" w:hAnsi="Garamond"/>
              <w:sz w:val="24"/>
              <w:szCs w:val="24"/>
            </w:rPr>
          </w:rPrChange>
        </w:rPr>
        <w:t xml:space="preserve">. 183/1 reuses some of the same tricks as </w:t>
      </w:r>
      <w:proofErr w:type="spellStart"/>
      <w:r w:rsidR="002B2B2C" w:rsidRPr="00212F6F">
        <w:rPr>
          <w:rFonts w:ascii="Garamond" w:hAnsi="Garamond"/>
          <w:sz w:val="24"/>
          <w:szCs w:val="24"/>
          <w:highlight w:val="yellow"/>
          <w:rPrChange w:id="640" w:author="Kyle Hutchinson" w:date="2025-08-22T11:59:00Z" w16du:dateUtc="2025-08-22T15:59:00Z">
            <w:rPr>
              <w:rFonts w:ascii="Garamond" w:hAnsi="Garamond"/>
              <w:sz w:val="24"/>
              <w:szCs w:val="24"/>
            </w:rPr>
          </w:rPrChange>
        </w:rPr>
        <w:t>Wq</w:t>
      </w:r>
      <w:proofErr w:type="spellEnd"/>
      <w:r w:rsidR="002B2B2C" w:rsidRPr="00212F6F">
        <w:rPr>
          <w:rFonts w:ascii="Garamond" w:hAnsi="Garamond"/>
          <w:sz w:val="24"/>
          <w:szCs w:val="24"/>
          <w:highlight w:val="yellow"/>
          <w:rPrChange w:id="641" w:author="Kyle Hutchinson" w:date="2025-08-22T11:59:00Z" w16du:dateUtc="2025-08-22T15:59:00Z">
            <w:rPr>
              <w:rFonts w:ascii="Garamond" w:hAnsi="Garamond"/>
              <w:sz w:val="24"/>
              <w:szCs w:val="24"/>
            </w:rPr>
          </w:rPrChange>
        </w:rPr>
        <w:t xml:space="preserve">. 179 </w:t>
      </w:r>
      <w:r w:rsidR="00D96554" w:rsidRPr="00212F6F">
        <w:rPr>
          <w:rFonts w:ascii="Garamond" w:hAnsi="Garamond"/>
          <w:sz w:val="24"/>
          <w:szCs w:val="24"/>
          <w:highlight w:val="yellow"/>
          <w:rPrChange w:id="642" w:author="Kyle Hutchinson" w:date="2025-08-22T11:59:00Z" w16du:dateUtc="2025-08-22T15:59:00Z">
            <w:rPr>
              <w:rFonts w:ascii="Garamond" w:hAnsi="Garamond"/>
              <w:sz w:val="24"/>
              <w:szCs w:val="24"/>
            </w:rPr>
          </w:rPrChange>
        </w:rPr>
        <w:t>yet</w:t>
      </w:r>
      <w:r w:rsidR="002B2B2C" w:rsidRPr="00212F6F">
        <w:rPr>
          <w:rFonts w:ascii="Garamond" w:hAnsi="Garamond"/>
          <w:sz w:val="24"/>
          <w:szCs w:val="24"/>
          <w:highlight w:val="yellow"/>
          <w:rPrChange w:id="643" w:author="Kyle Hutchinson" w:date="2025-08-22T11:59:00Z" w16du:dateUtc="2025-08-22T15:59:00Z">
            <w:rPr>
              <w:rFonts w:ascii="Garamond" w:hAnsi="Garamond"/>
              <w:sz w:val="24"/>
              <w:szCs w:val="24"/>
            </w:rPr>
          </w:rPrChange>
        </w:rPr>
        <w:t xml:space="preserve"> goes further in its </w:t>
      </w:r>
      <w:proofErr w:type="gramStart"/>
      <w:r w:rsidR="002B2B2C" w:rsidRPr="00212F6F">
        <w:rPr>
          <w:rFonts w:ascii="Garamond" w:hAnsi="Garamond"/>
          <w:sz w:val="24"/>
          <w:szCs w:val="24"/>
          <w:highlight w:val="yellow"/>
          <w:rPrChange w:id="644" w:author="Kyle Hutchinson" w:date="2025-08-22T11:59:00Z" w16du:dateUtc="2025-08-22T15:59:00Z">
            <w:rPr>
              <w:rFonts w:ascii="Garamond" w:hAnsi="Garamond"/>
              <w:sz w:val="24"/>
              <w:szCs w:val="24"/>
            </w:rPr>
          </w:rPrChange>
        </w:rPr>
        <w:t>gestural</w:t>
      </w:r>
      <w:proofErr w:type="gramEnd"/>
      <w:r w:rsidR="002B2B2C" w:rsidRPr="00212F6F">
        <w:rPr>
          <w:rFonts w:ascii="Garamond" w:hAnsi="Garamond"/>
          <w:sz w:val="24"/>
          <w:szCs w:val="24"/>
          <w:highlight w:val="yellow"/>
          <w:rPrChange w:id="645" w:author="Kyle Hutchinson" w:date="2025-08-22T11:59:00Z" w16du:dateUtc="2025-08-22T15:59:00Z">
            <w:rPr>
              <w:rFonts w:ascii="Garamond" w:hAnsi="Garamond"/>
              <w:sz w:val="24"/>
              <w:szCs w:val="24"/>
            </w:rPr>
          </w:rPrChange>
        </w:rPr>
        <w:t xml:space="preserve">, tonal, and metric </w:t>
      </w:r>
      <w:proofErr w:type="gramStart"/>
      <w:r w:rsidR="002B2B2C" w:rsidRPr="00212F6F">
        <w:rPr>
          <w:rFonts w:ascii="Garamond" w:hAnsi="Garamond"/>
          <w:sz w:val="24"/>
          <w:szCs w:val="24"/>
          <w:highlight w:val="yellow"/>
          <w:rPrChange w:id="646" w:author="Kyle Hutchinson" w:date="2025-08-22T11:59:00Z" w16du:dateUtc="2025-08-22T15:59:00Z">
            <w:rPr>
              <w:rFonts w:ascii="Garamond" w:hAnsi="Garamond"/>
              <w:sz w:val="24"/>
              <w:szCs w:val="24"/>
            </w:rPr>
          </w:rPrChange>
        </w:rPr>
        <w:t>play</w:t>
      </w:r>
      <w:r w:rsidR="00D96554" w:rsidRPr="00212F6F">
        <w:rPr>
          <w:rFonts w:ascii="Garamond" w:hAnsi="Garamond"/>
          <w:sz w:val="24"/>
          <w:szCs w:val="24"/>
          <w:highlight w:val="yellow"/>
          <w:rPrChange w:id="647" w:author="Kyle Hutchinson" w:date="2025-08-22T11:59:00Z" w16du:dateUtc="2025-08-22T15:59:00Z">
            <w:rPr>
              <w:rFonts w:ascii="Garamond" w:hAnsi="Garamond"/>
              <w:sz w:val="24"/>
              <w:szCs w:val="24"/>
            </w:rPr>
          </w:rPrChange>
        </w:rPr>
        <w:t>;</w:t>
      </w:r>
      <w:proofErr w:type="gramEnd"/>
    </w:p>
    <w:p w14:paraId="4C451DE7" w14:textId="505B8297" w:rsidR="00546A08" w:rsidRPr="00212F6F" w:rsidRDefault="00546A08" w:rsidP="002743CD">
      <w:pPr>
        <w:pStyle w:val="ListParagraph"/>
        <w:numPr>
          <w:ilvl w:val="0"/>
          <w:numId w:val="7"/>
        </w:numPr>
        <w:spacing w:after="0" w:line="480" w:lineRule="auto"/>
        <w:rPr>
          <w:rFonts w:ascii="Garamond" w:hAnsi="Garamond"/>
          <w:sz w:val="24"/>
          <w:szCs w:val="24"/>
          <w:highlight w:val="yellow"/>
          <w:rPrChange w:id="648"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649" w:author="Kyle Hutchinson" w:date="2025-08-22T11:59:00Z" w16du:dateUtc="2025-08-22T15:59:00Z">
            <w:rPr>
              <w:rFonts w:ascii="Garamond" w:hAnsi="Garamond"/>
              <w:sz w:val="24"/>
              <w:szCs w:val="24"/>
            </w:rPr>
          </w:rPrChange>
        </w:rPr>
        <w:t xml:space="preserve">The compositional constraint that Bach imposes, whereby each section of the piece has a lowest-available pulse, may be yet another indication for an implicit commentary on </w:t>
      </w:r>
      <w:proofErr w:type="spellStart"/>
      <w:r w:rsidRPr="00212F6F">
        <w:rPr>
          <w:rFonts w:ascii="Garamond" w:hAnsi="Garamond"/>
          <w:sz w:val="24"/>
          <w:szCs w:val="24"/>
          <w:highlight w:val="yellow"/>
          <w:rPrChange w:id="650" w:author="Kyle Hutchinson" w:date="2025-08-22T11:59:00Z" w16du:dateUtc="2025-08-22T15:59:00Z">
            <w:rPr>
              <w:rFonts w:ascii="Garamond" w:hAnsi="Garamond"/>
              <w:sz w:val="24"/>
              <w:szCs w:val="24"/>
            </w:rPr>
          </w:rPrChange>
        </w:rPr>
        <w:t>Kirnberger’s</w:t>
      </w:r>
      <w:proofErr w:type="spellEnd"/>
      <w:r w:rsidRPr="00212F6F">
        <w:rPr>
          <w:rFonts w:ascii="Garamond" w:hAnsi="Garamond"/>
          <w:sz w:val="24"/>
          <w:szCs w:val="24"/>
          <w:highlight w:val="yellow"/>
          <w:rPrChange w:id="651" w:author="Kyle Hutchinson" w:date="2025-08-22T11:59:00Z" w16du:dateUtc="2025-08-22T15:59:00Z">
            <w:rPr>
              <w:rFonts w:ascii="Garamond" w:hAnsi="Garamond"/>
              <w:sz w:val="24"/>
              <w:szCs w:val="24"/>
            </w:rPr>
          </w:rPrChange>
        </w:rPr>
        <w:t xml:space="preserve"> views on various meters and the</w:t>
      </w:r>
      <w:r w:rsidR="00F04D8B" w:rsidRPr="00212F6F">
        <w:rPr>
          <w:rFonts w:ascii="Garamond" w:hAnsi="Garamond"/>
          <w:sz w:val="24"/>
          <w:szCs w:val="24"/>
          <w:highlight w:val="yellow"/>
          <w:rPrChange w:id="652" w:author="Kyle Hutchinson" w:date="2025-08-22T11:59:00Z" w16du:dateUtc="2025-08-22T15:59:00Z">
            <w:rPr>
              <w:rFonts w:ascii="Garamond" w:hAnsi="Garamond"/>
              <w:sz w:val="24"/>
              <w:szCs w:val="24"/>
            </w:rPr>
          </w:rPrChange>
        </w:rPr>
        <w:t xml:space="preserve">ir appropriate </w:t>
      </w:r>
      <w:proofErr w:type="gramStart"/>
      <w:r w:rsidR="00F04D8B" w:rsidRPr="00212F6F">
        <w:rPr>
          <w:rFonts w:ascii="Garamond" w:hAnsi="Garamond"/>
          <w:sz w:val="24"/>
          <w:szCs w:val="24"/>
          <w:highlight w:val="yellow"/>
          <w:rPrChange w:id="653" w:author="Kyle Hutchinson" w:date="2025-08-22T11:59:00Z" w16du:dateUtc="2025-08-22T15:59:00Z">
            <w:rPr>
              <w:rFonts w:ascii="Garamond" w:hAnsi="Garamond"/>
              <w:sz w:val="24"/>
              <w:szCs w:val="24"/>
            </w:rPr>
          </w:rPrChange>
        </w:rPr>
        <w:t>subdivisions;</w:t>
      </w:r>
      <w:proofErr w:type="gramEnd"/>
    </w:p>
    <w:p w14:paraId="009ACFA8" w14:textId="17AB13F1" w:rsidR="00546A08" w:rsidRPr="00212F6F" w:rsidRDefault="006C23B4" w:rsidP="002743CD">
      <w:pPr>
        <w:pStyle w:val="ListParagraph"/>
        <w:numPr>
          <w:ilvl w:val="0"/>
          <w:numId w:val="7"/>
        </w:numPr>
        <w:spacing w:after="0" w:line="480" w:lineRule="auto"/>
        <w:rPr>
          <w:rFonts w:ascii="Garamond" w:hAnsi="Garamond"/>
          <w:sz w:val="24"/>
          <w:szCs w:val="24"/>
          <w:highlight w:val="yellow"/>
          <w:rPrChange w:id="654"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655" w:author="Kyle Hutchinson" w:date="2025-08-22T11:59:00Z" w16du:dateUtc="2025-08-22T15:59:00Z">
            <w:rPr>
              <w:rFonts w:ascii="Garamond" w:hAnsi="Garamond"/>
              <w:sz w:val="24"/>
              <w:szCs w:val="24"/>
            </w:rPr>
          </w:rPrChange>
        </w:rPr>
        <w:t>In addition, a</w:t>
      </w:r>
      <w:r w:rsidR="00FB03F1" w:rsidRPr="00212F6F">
        <w:rPr>
          <w:rFonts w:ascii="Garamond" w:hAnsi="Garamond"/>
          <w:sz w:val="24"/>
          <w:szCs w:val="24"/>
          <w:highlight w:val="yellow"/>
          <w:rPrChange w:id="656" w:author="Kyle Hutchinson" w:date="2025-08-22T11:59:00Z" w16du:dateUtc="2025-08-22T15:59:00Z">
            <w:rPr>
              <w:rFonts w:ascii="Garamond" w:hAnsi="Garamond"/>
              <w:sz w:val="24"/>
              <w:szCs w:val="24"/>
            </w:rPr>
          </w:rPrChange>
        </w:rPr>
        <w:t xml:space="preserve">s </w:t>
      </w:r>
      <w:r w:rsidRPr="00212F6F">
        <w:rPr>
          <w:rFonts w:ascii="Garamond" w:hAnsi="Garamond"/>
          <w:sz w:val="24"/>
          <w:szCs w:val="24"/>
          <w:highlight w:val="yellow"/>
          <w:rPrChange w:id="657" w:author="Kyle Hutchinson" w:date="2025-08-22T11:59:00Z" w16du:dateUtc="2025-08-22T15:59:00Z">
            <w:rPr>
              <w:rFonts w:ascii="Garamond" w:hAnsi="Garamond"/>
              <w:sz w:val="24"/>
              <w:szCs w:val="24"/>
            </w:rPr>
          </w:rPrChange>
        </w:rPr>
        <w:t>I will discuss below,</w:t>
      </w:r>
      <w:r w:rsidR="00FB03F1" w:rsidRPr="00212F6F">
        <w:rPr>
          <w:rFonts w:ascii="Garamond" w:hAnsi="Garamond"/>
          <w:sz w:val="24"/>
          <w:szCs w:val="24"/>
          <w:highlight w:val="yellow"/>
          <w:rPrChange w:id="658" w:author="Kyle Hutchinson" w:date="2025-08-22T11:59:00Z" w16du:dateUtc="2025-08-22T15:59:00Z">
            <w:rPr>
              <w:rFonts w:ascii="Garamond" w:hAnsi="Garamond"/>
              <w:sz w:val="24"/>
              <w:szCs w:val="24"/>
            </w:rPr>
          </w:rPrChange>
        </w:rPr>
        <w:t xml:space="preserve"> a</w:t>
      </w:r>
      <w:r w:rsidR="00B77C04" w:rsidRPr="00212F6F">
        <w:rPr>
          <w:rFonts w:ascii="Garamond" w:hAnsi="Garamond"/>
          <w:sz w:val="24"/>
          <w:szCs w:val="24"/>
          <w:highlight w:val="yellow"/>
          <w:rPrChange w:id="659" w:author="Kyle Hutchinson" w:date="2025-08-22T11:59:00Z" w16du:dateUtc="2025-08-22T15:59:00Z">
            <w:rPr>
              <w:rFonts w:ascii="Garamond" w:hAnsi="Garamond"/>
              <w:sz w:val="24"/>
              <w:szCs w:val="24"/>
            </w:rPr>
          </w:rPrChange>
        </w:rPr>
        <w:t xml:space="preserve"> portion of Bach’s exposition resembles a counterpoint exercise and playfully engages </w:t>
      </w:r>
      <w:proofErr w:type="spellStart"/>
      <w:r w:rsidR="00B77C04" w:rsidRPr="00212F6F">
        <w:rPr>
          <w:rFonts w:ascii="Garamond" w:hAnsi="Garamond"/>
          <w:sz w:val="24"/>
          <w:szCs w:val="24"/>
          <w:highlight w:val="yellow"/>
          <w:rPrChange w:id="660" w:author="Kyle Hutchinson" w:date="2025-08-22T11:59:00Z" w16du:dateUtc="2025-08-22T15:59:00Z">
            <w:rPr>
              <w:rFonts w:ascii="Garamond" w:hAnsi="Garamond"/>
              <w:sz w:val="24"/>
              <w:szCs w:val="24"/>
            </w:rPr>
          </w:rPrChange>
        </w:rPr>
        <w:t>Kirnberger’s</w:t>
      </w:r>
      <w:proofErr w:type="spellEnd"/>
      <w:r w:rsidR="00B77C04" w:rsidRPr="00212F6F">
        <w:rPr>
          <w:rFonts w:ascii="Garamond" w:hAnsi="Garamond"/>
          <w:sz w:val="24"/>
          <w:szCs w:val="24"/>
          <w:highlight w:val="yellow"/>
          <w:rPrChange w:id="661" w:author="Kyle Hutchinson" w:date="2025-08-22T11:59:00Z" w16du:dateUtc="2025-08-22T15:59:00Z">
            <w:rPr>
              <w:rFonts w:ascii="Garamond" w:hAnsi="Garamond"/>
              <w:sz w:val="24"/>
              <w:szCs w:val="24"/>
            </w:rPr>
          </w:rPrChange>
        </w:rPr>
        <w:t xml:space="preserve"> notions of essential vs. nonessential dissonance as well as his views on the strict and </w:t>
      </w:r>
      <w:proofErr w:type="spellStart"/>
      <w:r w:rsidR="00B77C04" w:rsidRPr="00212F6F">
        <w:rPr>
          <w:rFonts w:ascii="Garamond" w:hAnsi="Garamond"/>
          <w:sz w:val="24"/>
          <w:szCs w:val="24"/>
          <w:highlight w:val="yellow"/>
          <w:rPrChange w:id="662" w:author="Kyle Hutchinson" w:date="2025-08-22T11:59:00Z" w16du:dateUtc="2025-08-22T15:59:00Z">
            <w:rPr>
              <w:rFonts w:ascii="Garamond" w:hAnsi="Garamond"/>
              <w:sz w:val="24"/>
              <w:szCs w:val="24"/>
            </w:rPr>
          </w:rPrChange>
        </w:rPr>
        <w:t>galant</w:t>
      </w:r>
      <w:proofErr w:type="spellEnd"/>
      <w:r w:rsidR="00B77C04" w:rsidRPr="00212F6F">
        <w:rPr>
          <w:rFonts w:ascii="Garamond" w:hAnsi="Garamond"/>
          <w:sz w:val="24"/>
          <w:szCs w:val="24"/>
          <w:highlight w:val="yellow"/>
          <w:rPrChange w:id="663" w:author="Kyle Hutchinson" w:date="2025-08-22T11:59:00Z" w16du:dateUtc="2025-08-22T15:59:00Z">
            <w:rPr>
              <w:rFonts w:ascii="Garamond" w:hAnsi="Garamond"/>
              <w:sz w:val="24"/>
              <w:szCs w:val="24"/>
            </w:rPr>
          </w:rPrChange>
        </w:rPr>
        <w:t xml:space="preserve"> </w:t>
      </w:r>
      <w:proofErr w:type="gramStart"/>
      <w:r w:rsidR="00B77C04" w:rsidRPr="00212F6F">
        <w:rPr>
          <w:rFonts w:ascii="Garamond" w:hAnsi="Garamond"/>
          <w:sz w:val="24"/>
          <w:szCs w:val="24"/>
          <w:highlight w:val="yellow"/>
          <w:rPrChange w:id="664" w:author="Kyle Hutchinson" w:date="2025-08-22T11:59:00Z" w16du:dateUtc="2025-08-22T15:59:00Z">
            <w:rPr>
              <w:rFonts w:ascii="Garamond" w:hAnsi="Garamond"/>
              <w:sz w:val="24"/>
              <w:szCs w:val="24"/>
            </w:rPr>
          </w:rPrChange>
        </w:rPr>
        <w:t>styles;</w:t>
      </w:r>
      <w:proofErr w:type="gramEnd"/>
    </w:p>
    <w:p w14:paraId="2BF83F1D" w14:textId="74392061" w:rsidR="00D96554" w:rsidRPr="00212F6F" w:rsidRDefault="00B71A30" w:rsidP="002743CD">
      <w:pPr>
        <w:pStyle w:val="ListParagraph"/>
        <w:numPr>
          <w:ilvl w:val="0"/>
          <w:numId w:val="7"/>
        </w:numPr>
        <w:spacing w:after="0" w:line="480" w:lineRule="auto"/>
        <w:rPr>
          <w:rFonts w:ascii="Garamond" w:hAnsi="Garamond"/>
          <w:sz w:val="24"/>
          <w:szCs w:val="24"/>
          <w:highlight w:val="yellow"/>
          <w:rPrChange w:id="665" w:author="Kyle Hutchinson" w:date="2025-08-22T11:59:00Z" w16du:dateUtc="2025-08-22T15:59:00Z">
            <w:rPr>
              <w:rFonts w:ascii="Garamond" w:hAnsi="Garamond"/>
              <w:sz w:val="24"/>
              <w:szCs w:val="24"/>
            </w:rPr>
          </w:rPrChange>
        </w:rPr>
      </w:pPr>
      <w:r w:rsidRPr="00212F6F">
        <w:rPr>
          <w:rFonts w:ascii="Garamond" w:hAnsi="Garamond"/>
          <w:sz w:val="24"/>
          <w:szCs w:val="24"/>
          <w:highlight w:val="yellow"/>
          <w:rPrChange w:id="666" w:author="Kyle Hutchinson" w:date="2025-08-22T11:59:00Z" w16du:dateUtc="2025-08-22T15:59:00Z">
            <w:rPr>
              <w:rFonts w:ascii="Garamond" w:hAnsi="Garamond"/>
              <w:sz w:val="24"/>
              <w:szCs w:val="24"/>
            </w:rPr>
          </w:rPrChange>
        </w:rPr>
        <w:t xml:space="preserve">Finally, and most speculatively, </w:t>
      </w:r>
      <w:r w:rsidR="007A6ABB" w:rsidRPr="00212F6F">
        <w:rPr>
          <w:rFonts w:ascii="Garamond" w:hAnsi="Garamond"/>
          <w:sz w:val="24"/>
          <w:szCs w:val="24"/>
          <w:highlight w:val="yellow"/>
          <w:rPrChange w:id="667" w:author="Kyle Hutchinson" w:date="2025-08-22T11:59:00Z" w16du:dateUtc="2025-08-22T15:59:00Z">
            <w:rPr>
              <w:rFonts w:ascii="Garamond" w:hAnsi="Garamond"/>
              <w:sz w:val="24"/>
              <w:szCs w:val="24"/>
            </w:rPr>
          </w:rPrChange>
        </w:rPr>
        <w:t xml:space="preserve">Bach’s </w:t>
      </w:r>
      <w:r w:rsidR="00902AF1" w:rsidRPr="00212F6F">
        <w:rPr>
          <w:rFonts w:ascii="Garamond" w:hAnsi="Garamond"/>
          <w:sz w:val="24"/>
          <w:szCs w:val="24"/>
          <w:highlight w:val="yellow"/>
          <w:rPrChange w:id="668" w:author="Kyle Hutchinson" w:date="2025-08-22T11:59:00Z" w16du:dateUtc="2025-08-22T15:59:00Z">
            <w:rPr>
              <w:rFonts w:ascii="Garamond" w:hAnsi="Garamond"/>
              <w:sz w:val="24"/>
              <w:szCs w:val="24"/>
            </w:rPr>
          </w:rPrChange>
        </w:rPr>
        <w:t>symphony</w:t>
      </w:r>
      <w:r w:rsidR="007A6ABB" w:rsidRPr="00212F6F">
        <w:rPr>
          <w:rFonts w:ascii="Garamond" w:hAnsi="Garamond"/>
          <w:sz w:val="24"/>
          <w:szCs w:val="24"/>
          <w:highlight w:val="yellow"/>
          <w:rPrChange w:id="669" w:author="Kyle Hutchinson" w:date="2025-08-22T11:59:00Z" w16du:dateUtc="2025-08-22T15:59:00Z">
            <w:rPr>
              <w:rFonts w:ascii="Garamond" w:hAnsi="Garamond"/>
              <w:sz w:val="24"/>
              <w:szCs w:val="24"/>
            </w:rPr>
          </w:rPrChange>
        </w:rPr>
        <w:t xml:space="preserve"> mirrors specific</w:t>
      </w:r>
      <w:r w:rsidRPr="00212F6F">
        <w:rPr>
          <w:rFonts w:ascii="Garamond" w:hAnsi="Garamond"/>
          <w:sz w:val="24"/>
          <w:szCs w:val="24"/>
          <w:highlight w:val="yellow"/>
          <w:rPrChange w:id="670" w:author="Kyle Hutchinson" w:date="2025-08-22T11:59:00Z" w16du:dateUtc="2025-08-22T15:59:00Z">
            <w:rPr>
              <w:rFonts w:ascii="Garamond" w:hAnsi="Garamond"/>
              <w:sz w:val="24"/>
              <w:szCs w:val="24"/>
            </w:rPr>
          </w:rPrChange>
        </w:rPr>
        <w:t xml:space="preserve"> metaphors used by </w:t>
      </w:r>
      <w:proofErr w:type="spellStart"/>
      <w:r w:rsidRPr="00212F6F">
        <w:rPr>
          <w:rFonts w:ascii="Garamond" w:hAnsi="Garamond"/>
          <w:sz w:val="24"/>
          <w:szCs w:val="24"/>
          <w:highlight w:val="yellow"/>
          <w:rPrChange w:id="671" w:author="Kyle Hutchinson" w:date="2025-08-22T11:59:00Z" w16du:dateUtc="2025-08-22T15:59:00Z">
            <w:rPr>
              <w:rFonts w:ascii="Garamond" w:hAnsi="Garamond"/>
              <w:sz w:val="24"/>
              <w:szCs w:val="24"/>
            </w:rPr>
          </w:rPrChange>
        </w:rPr>
        <w:t>Kirnberger</w:t>
      </w:r>
      <w:proofErr w:type="spellEnd"/>
      <w:r w:rsidR="0084391C" w:rsidRPr="00212F6F">
        <w:rPr>
          <w:rFonts w:ascii="Garamond" w:hAnsi="Garamond"/>
          <w:sz w:val="24"/>
          <w:szCs w:val="24"/>
          <w:highlight w:val="yellow"/>
          <w:rPrChange w:id="672" w:author="Kyle Hutchinson" w:date="2025-08-22T11:59:00Z" w16du:dateUtc="2025-08-22T15:59:00Z">
            <w:rPr>
              <w:rFonts w:ascii="Garamond" w:hAnsi="Garamond"/>
              <w:sz w:val="24"/>
              <w:szCs w:val="24"/>
            </w:rPr>
          </w:rPrChange>
        </w:rPr>
        <w:t xml:space="preserve"> (or</w:t>
      </w:r>
      <w:r w:rsidRPr="00212F6F">
        <w:rPr>
          <w:rFonts w:ascii="Garamond" w:hAnsi="Garamond"/>
          <w:sz w:val="24"/>
          <w:szCs w:val="24"/>
          <w:highlight w:val="yellow"/>
          <w:rPrChange w:id="673" w:author="Kyle Hutchinson" w:date="2025-08-22T11:59:00Z" w16du:dateUtc="2025-08-22T15:59:00Z">
            <w:rPr>
              <w:rFonts w:ascii="Garamond" w:hAnsi="Garamond"/>
              <w:sz w:val="24"/>
              <w:szCs w:val="24"/>
            </w:rPr>
          </w:rPrChange>
        </w:rPr>
        <w:t xml:space="preserve"> </w:t>
      </w:r>
      <w:proofErr w:type="spellStart"/>
      <w:r w:rsidRPr="00212F6F">
        <w:rPr>
          <w:rFonts w:ascii="Garamond" w:hAnsi="Garamond"/>
          <w:sz w:val="24"/>
          <w:szCs w:val="24"/>
          <w:highlight w:val="yellow"/>
          <w:rPrChange w:id="674" w:author="Kyle Hutchinson" w:date="2025-08-22T11:59:00Z" w16du:dateUtc="2025-08-22T15:59:00Z">
            <w:rPr>
              <w:rFonts w:ascii="Garamond" w:hAnsi="Garamond"/>
              <w:sz w:val="24"/>
              <w:szCs w:val="24"/>
            </w:rPr>
          </w:rPrChange>
        </w:rPr>
        <w:t>Kirnberger</w:t>
      </w:r>
      <w:proofErr w:type="spellEnd"/>
      <w:r w:rsidRPr="00212F6F">
        <w:rPr>
          <w:rFonts w:ascii="Garamond" w:hAnsi="Garamond"/>
          <w:sz w:val="24"/>
          <w:szCs w:val="24"/>
          <w:highlight w:val="yellow"/>
          <w:rPrChange w:id="675" w:author="Kyle Hutchinson" w:date="2025-08-22T11:59:00Z" w16du:dateUtc="2025-08-22T15:59:00Z">
            <w:rPr>
              <w:rFonts w:ascii="Garamond" w:hAnsi="Garamond"/>
              <w:sz w:val="24"/>
              <w:szCs w:val="24"/>
            </w:rPr>
          </w:rPrChange>
        </w:rPr>
        <w:t xml:space="preserve"> and Schulz</w:t>
      </w:r>
      <w:r w:rsidR="0084391C" w:rsidRPr="00212F6F">
        <w:rPr>
          <w:rFonts w:ascii="Garamond" w:hAnsi="Garamond"/>
          <w:sz w:val="24"/>
          <w:szCs w:val="24"/>
          <w:highlight w:val="yellow"/>
          <w:rPrChange w:id="676" w:author="Kyle Hutchinson" w:date="2025-08-22T11:59:00Z" w16du:dateUtc="2025-08-22T15:59:00Z">
            <w:rPr>
              <w:rFonts w:ascii="Garamond" w:hAnsi="Garamond"/>
              <w:sz w:val="24"/>
              <w:szCs w:val="24"/>
            </w:rPr>
          </w:rPrChange>
        </w:rPr>
        <w:t>)</w:t>
      </w:r>
      <w:r w:rsidR="00902AF1" w:rsidRPr="00212F6F">
        <w:rPr>
          <w:rFonts w:ascii="Garamond" w:hAnsi="Garamond"/>
          <w:sz w:val="24"/>
          <w:szCs w:val="24"/>
          <w:highlight w:val="yellow"/>
          <w:rPrChange w:id="677" w:author="Kyle Hutchinson" w:date="2025-08-22T11:59:00Z" w16du:dateUtc="2025-08-22T15:59:00Z">
            <w:rPr>
              <w:rFonts w:ascii="Garamond" w:hAnsi="Garamond"/>
              <w:sz w:val="24"/>
              <w:szCs w:val="24"/>
            </w:rPr>
          </w:rPrChange>
        </w:rPr>
        <w:t xml:space="preserve"> regarding repeated artisanal strokes and continuous vs. divided motion</w:t>
      </w:r>
      <w:r w:rsidR="00054F80" w:rsidRPr="00212F6F">
        <w:rPr>
          <w:rFonts w:ascii="Garamond" w:hAnsi="Garamond"/>
          <w:sz w:val="24"/>
          <w:szCs w:val="24"/>
          <w:highlight w:val="yellow"/>
          <w:rPrChange w:id="678" w:author="Kyle Hutchinson" w:date="2025-08-22T11:59:00Z" w16du:dateUtc="2025-08-22T15:59:00Z">
            <w:rPr>
              <w:rFonts w:ascii="Garamond" w:hAnsi="Garamond"/>
              <w:sz w:val="24"/>
              <w:szCs w:val="24"/>
            </w:rPr>
          </w:rPrChange>
        </w:rPr>
        <w:t>s</w:t>
      </w:r>
      <w:r w:rsidR="00902AF1" w:rsidRPr="00212F6F">
        <w:rPr>
          <w:rFonts w:ascii="Garamond" w:hAnsi="Garamond"/>
          <w:sz w:val="24"/>
          <w:szCs w:val="24"/>
          <w:highlight w:val="yellow"/>
          <w:rPrChange w:id="679" w:author="Kyle Hutchinson" w:date="2025-08-22T11:59:00Z" w16du:dateUtc="2025-08-22T15:59:00Z">
            <w:rPr>
              <w:rFonts w:ascii="Garamond" w:hAnsi="Garamond"/>
              <w:sz w:val="24"/>
              <w:szCs w:val="24"/>
            </w:rPr>
          </w:rPrChange>
        </w:rPr>
        <w:t xml:space="preserve"> of a body through space.</w:t>
      </w:r>
      <w:r w:rsidR="00254B8D" w:rsidRPr="00212F6F">
        <w:rPr>
          <w:rFonts w:ascii="Garamond" w:hAnsi="Garamond"/>
          <w:sz w:val="24"/>
          <w:szCs w:val="24"/>
          <w:highlight w:val="yellow"/>
          <w:rPrChange w:id="680" w:author="Kyle Hutchinson" w:date="2025-08-22T11:59:00Z" w16du:dateUtc="2025-08-22T15:59:00Z">
            <w:rPr>
              <w:rFonts w:ascii="Garamond" w:hAnsi="Garamond"/>
              <w:sz w:val="24"/>
              <w:szCs w:val="24"/>
            </w:rPr>
          </w:rPrChange>
        </w:rPr>
        <w:t xml:space="preserve"> </w:t>
      </w:r>
      <w:r w:rsidR="00A72454" w:rsidRPr="00212F6F">
        <w:rPr>
          <w:rFonts w:ascii="Garamond" w:hAnsi="Garamond"/>
          <w:sz w:val="24"/>
          <w:szCs w:val="24"/>
          <w:highlight w:val="yellow"/>
          <w:rPrChange w:id="681" w:author="Kyle Hutchinson" w:date="2025-08-22T11:59:00Z" w16du:dateUtc="2025-08-22T15:59:00Z">
            <w:rPr>
              <w:rFonts w:ascii="Garamond" w:hAnsi="Garamond"/>
              <w:sz w:val="24"/>
              <w:szCs w:val="24"/>
            </w:rPr>
          </w:rPrChange>
        </w:rPr>
        <w:t xml:space="preserve"> </w:t>
      </w:r>
      <w:r w:rsidR="008B2FEC" w:rsidRPr="00212F6F">
        <w:rPr>
          <w:rFonts w:ascii="Garamond" w:hAnsi="Garamond"/>
          <w:sz w:val="24"/>
          <w:szCs w:val="24"/>
          <w:highlight w:val="yellow"/>
          <w:rPrChange w:id="682" w:author="Kyle Hutchinson" w:date="2025-08-22T11:59:00Z" w16du:dateUtc="2025-08-22T15:59:00Z">
            <w:rPr>
              <w:rFonts w:ascii="Garamond" w:hAnsi="Garamond"/>
              <w:sz w:val="24"/>
              <w:szCs w:val="24"/>
            </w:rPr>
          </w:rPrChange>
        </w:rPr>
        <w:t xml:space="preserve"> </w:t>
      </w:r>
      <w:r w:rsidR="00564FF2" w:rsidRPr="00212F6F">
        <w:rPr>
          <w:rFonts w:ascii="Garamond" w:hAnsi="Garamond"/>
          <w:sz w:val="24"/>
          <w:szCs w:val="24"/>
          <w:highlight w:val="yellow"/>
          <w:rPrChange w:id="683" w:author="Kyle Hutchinson" w:date="2025-08-22T11:59:00Z" w16du:dateUtc="2025-08-22T15:59:00Z">
            <w:rPr>
              <w:rFonts w:ascii="Garamond" w:hAnsi="Garamond"/>
              <w:sz w:val="24"/>
              <w:szCs w:val="24"/>
            </w:rPr>
          </w:rPrChange>
        </w:rPr>
        <w:t xml:space="preserve"> </w:t>
      </w:r>
      <w:r w:rsidR="00753963" w:rsidRPr="00212F6F">
        <w:rPr>
          <w:rFonts w:ascii="Garamond" w:hAnsi="Garamond"/>
          <w:sz w:val="24"/>
          <w:szCs w:val="24"/>
          <w:highlight w:val="yellow"/>
          <w:rPrChange w:id="684" w:author="Kyle Hutchinson" w:date="2025-08-22T11:59:00Z" w16du:dateUtc="2025-08-22T15:59:00Z">
            <w:rPr>
              <w:rFonts w:ascii="Garamond" w:hAnsi="Garamond"/>
              <w:sz w:val="24"/>
              <w:szCs w:val="24"/>
            </w:rPr>
          </w:rPrChange>
        </w:rPr>
        <w:t xml:space="preserve"> </w:t>
      </w:r>
    </w:p>
    <w:p w14:paraId="2F2627FB" w14:textId="77777777" w:rsidR="008643C4" w:rsidRPr="00212F6F" w:rsidRDefault="008643C4" w:rsidP="002743CD">
      <w:pPr>
        <w:pStyle w:val="ListParagraph"/>
        <w:spacing w:after="0" w:line="480" w:lineRule="auto"/>
        <w:rPr>
          <w:rFonts w:ascii="Garamond" w:hAnsi="Garamond"/>
          <w:sz w:val="24"/>
          <w:szCs w:val="24"/>
          <w:highlight w:val="yellow"/>
          <w:rPrChange w:id="685" w:author="Kyle Hutchinson" w:date="2025-08-22T11:59:00Z" w16du:dateUtc="2025-08-22T15:59:00Z">
            <w:rPr>
              <w:rFonts w:ascii="Garamond" w:hAnsi="Garamond"/>
              <w:sz w:val="24"/>
              <w:szCs w:val="24"/>
            </w:rPr>
          </w:rPrChange>
        </w:rPr>
      </w:pPr>
    </w:p>
    <w:p w14:paraId="0F06E3C7" w14:textId="31075DC3" w:rsidR="00933C24" w:rsidRPr="0085486B" w:rsidRDefault="00F13C25" w:rsidP="002743CD">
      <w:pPr>
        <w:spacing w:after="0" w:line="480" w:lineRule="auto"/>
        <w:rPr>
          <w:rFonts w:ascii="Garamond" w:hAnsi="Garamond"/>
          <w:sz w:val="24"/>
          <w:szCs w:val="24"/>
        </w:rPr>
      </w:pPr>
      <w:r w:rsidRPr="00212F6F">
        <w:rPr>
          <w:rFonts w:ascii="Garamond" w:hAnsi="Garamond"/>
          <w:sz w:val="24"/>
          <w:szCs w:val="24"/>
          <w:highlight w:val="yellow"/>
          <w:rPrChange w:id="686" w:author="Kyle Hutchinson" w:date="2025-08-22T11:59:00Z" w16du:dateUtc="2025-08-22T15:59:00Z">
            <w:rPr>
              <w:rFonts w:ascii="Garamond" w:hAnsi="Garamond"/>
              <w:sz w:val="24"/>
              <w:szCs w:val="24"/>
            </w:rPr>
          </w:rPrChange>
        </w:rPr>
        <w:t xml:space="preserve">Having </w:t>
      </w:r>
      <w:r w:rsidR="00893345" w:rsidRPr="00212F6F">
        <w:rPr>
          <w:rFonts w:ascii="Garamond" w:hAnsi="Garamond"/>
          <w:sz w:val="24"/>
          <w:szCs w:val="24"/>
          <w:highlight w:val="yellow"/>
          <w:rPrChange w:id="687" w:author="Kyle Hutchinson" w:date="2025-08-22T11:59:00Z" w16du:dateUtc="2025-08-22T15:59:00Z">
            <w:rPr>
              <w:rFonts w:ascii="Garamond" w:hAnsi="Garamond"/>
              <w:sz w:val="24"/>
              <w:szCs w:val="24"/>
            </w:rPr>
          </w:rPrChange>
        </w:rPr>
        <w:t xml:space="preserve">speculated about the possibility that the symphony is an </w:t>
      </w:r>
      <w:r w:rsidRPr="00212F6F">
        <w:rPr>
          <w:rFonts w:ascii="Garamond" w:hAnsi="Garamond"/>
          <w:sz w:val="24"/>
          <w:szCs w:val="24"/>
          <w:highlight w:val="yellow"/>
          <w:rPrChange w:id="688" w:author="Kyle Hutchinson" w:date="2025-08-22T11:59:00Z" w16du:dateUtc="2025-08-22T15:59:00Z">
            <w:rPr>
              <w:rFonts w:ascii="Garamond" w:hAnsi="Garamond"/>
              <w:sz w:val="24"/>
              <w:szCs w:val="24"/>
            </w:rPr>
          </w:rPrChange>
        </w:rPr>
        <w:t xml:space="preserve">implicit commentary on </w:t>
      </w:r>
      <w:proofErr w:type="spellStart"/>
      <w:r w:rsidRPr="00212F6F">
        <w:rPr>
          <w:rFonts w:ascii="Garamond" w:hAnsi="Garamond"/>
          <w:sz w:val="24"/>
          <w:szCs w:val="24"/>
          <w:highlight w:val="yellow"/>
          <w:rPrChange w:id="689" w:author="Kyle Hutchinson" w:date="2025-08-22T11:59:00Z" w16du:dateUtc="2025-08-22T15:59:00Z">
            <w:rPr>
              <w:rFonts w:ascii="Garamond" w:hAnsi="Garamond"/>
              <w:sz w:val="24"/>
              <w:szCs w:val="24"/>
            </w:rPr>
          </w:rPrChange>
        </w:rPr>
        <w:t>Kirnberger’s</w:t>
      </w:r>
      <w:proofErr w:type="spellEnd"/>
      <w:r w:rsidRPr="00212F6F">
        <w:rPr>
          <w:rFonts w:ascii="Garamond" w:hAnsi="Garamond"/>
          <w:sz w:val="24"/>
          <w:szCs w:val="24"/>
          <w:highlight w:val="yellow"/>
          <w:rPrChange w:id="690" w:author="Kyle Hutchinson" w:date="2025-08-22T11:59:00Z" w16du:dateUtc="2025-08-22T15:59:00Z">
            <w:rPr>
              <w:rFonts w:ascii="Garamond" w:hAnsi="Garamond"/>
              <w:sz w:val="24"/>
              <w:szCs w:val="24"/>
            </w:rPr>
          </w:rPrChange>
        </w:rPr>
        <w:t xml:space="preserve"> theories, especially his emerging concept</w:t>
      </w:r>
      <w:r w:rsidR="00E35389" w:rsidRPr="00212F6F">
        <w:rPr>
          <w:rFonts w:ascii="Garamond" w:hAnsi="Garamond"/>
          <w:sz w:val="24"/>
          <w:szCs w:val="24"/>
          <w:highlight w:val="yellow"/>
          <w:rPrChange w:id="691" w:author="Kyle Hutchinson" w:date="2025-08-22T11:59:00Z" w16du:dateUtc="2025-08-22T15:59:00Z">
            <w:rPr>
              <w:rFonts w:ascii="Garamond" w:hAnsi="Garamond"/>
              <w:sz w:val="24"/>
              <w:szCs w:val="24"/>
            </w:rPr>
          </w:rPrChange>
        </w:rPr>
        <w:t>ion</w:t>
      </w:r>
      <w:r w:rsidRPr="00212F6F">
        <w:rPr>
          <w:rFonts w:ascii="Garamond" w:hAnsi="Garamond"/>
          <w:sz w:val="24"/>
          <w:szCs w:val="24"/>
          <w:highlight w:val="yellow"/>
          <w:rPrChange w:id="692" w:author="Kyle Hutchinson" w:date="2025-08-22T11:59:00Z" w16du:dateUtc="2025-08-22T15:59:00Z">
            <w:rPr>
              <w:rFonts w:ascii="Garamond" w:hAnsi="Garamond"/>
              <w:sz w:val="24"/>
              <w:szCs w:val="24"/>
            </w:rPr>
          </w:rPrChange>
        </w:rPr>
        <w:t xml:space="preserve"> of meter, I will now resume the analytical </w:t>
      </w:r>
      <w:r w:rsidRPr="00212F6F">
        <w:rPr>
          <w:rFonts w:ascii="Garamond" w:hAnsi="Garamond"/>
          <w:sz w:val="24"/>
          <w:szCs w:val="24"/>
          <w:highlight w:val="yellow"/>
          <w:rPrChange w:id="693" w:author="Kyle Hutchinson" w:date="2025-08-22T11:59:00Z" w16du:dateUtc="2025-08-22T15:59:00Z">
            <w:rPr>
              <w:rFonts w:ascii="Garamond" w:hAnsi="Garamond"/>
              <w:sz w:val="24"/>
              <w:szCs w:val="24"/>
            </w:rPr>
          </w:rPrChange>
        </w:rPr>
        <w:lastRenderedPageBreak/>
        <w:t>thread where I had left it—shifting from a view of the tonal disruption to a discussion of the metrically ambiguous opening.</w:t>
      </w:r>
    </w:p>
    <w:p w14:paraId="62DFEE21" w14:textId="7AAE9C9C" w:rsidR="00BF5FAF" w:rsidRPr="0085486B" w:rsidDel="00212F6F" w:rsidRDefault="00000D82" w:rsidP="002743CD">
      <w:pPr>
        <w:spacing w:after="0" w:line="480" w:lineRule="auto"/>
        <w:rPr>
          <w:del w:id="694" w:author="Kyle Hutchinson" w:date="2025-08-22T12:02:00Z" w16du:dateUtc="2025-08-22T16:02:00Z"/>
          <w:rFonts w:ascii="Garamond" w:hAnsi="Garamond"/>
          <w:sz w:val="24"/>
          <w:szCs w:val="24"/>
        </w:rPr>
      </w:pPr>
      <w:r w:rsidRPr="0085486B">
        <w:rPr>
          <w:rFonts w:ascii="Garamond" w:hAnsi="Garamond"/>
          <w:sz w:val="24"/>
          <w:szCs w:val="24"/>
        </w:rPr>
        <w:t xml:space="preserve"> </w:t>
      </w:r>
    </w:p>
    <w:p w14:paraId="01C885D1" w14:textId="00486866" w:rsidR="00BF5FAF" w:rsidRPr="0085486B" w:rsidDel="00212F6F" w:rsidRDefault="00696562" w:rsidP="002743CD">
      <w:pPr>
        <w:pStyle w:val="ListParagraph"/>
        <w:numPr>
          <w:ilvl w:val="0"/>
          <w:numId w:val="10"/>
        </w:numPr>
        <w:spacing w:after="0" w:line="480" w:lineRule="auto"/>
        <w:rPr>
          <w:del w:id="695" w:author="Kyle Hutchinson" w:date="2025-08-22T12:02:00Z" w16du:dateUtc="2025-08-22T16:02:00Z"/>
          <w:rFonts w:ascii="Garamond" w:hAnsi="Garamond"/>
          <w:sz w:val="24"/>
          <w:szCs w:val="24"/>
        </w:rPr>
      </w:pPr>
      <w:del w:id="696" w:author="Kyle Hutchinson" w:date="2025-08-22T12:02:00Z" w16du:dateUtc="2025-08-22T16:02:00Z">
        <w:r w:rsidRPr="0085486B" w:rsidDel="00212F6F">
          <w:rPr>
            <w:rFonts w:ascii="Garamond" w:hAnsi="Garamond"/>
            <w:i/>
            <w:iCs/>
            <w:sz w:val="24"/>
            <w:szCs w:val="24"/>
          </w:rPr>
          <w:delText>Unpacking a Meter-Finding Problem</w:delText>
        </w:r>
        <w:r w:rsidR="00BF5FAF" w:rsidRPr="0085486B" w:rsidDel="00212F6F">
          <w:rPr>
            <w:rFonts w:ascii="Garamond" w:hAnsi="Garamond"/>
            <w:sz w:val="24"/>
            <w:szCs w:val="24"/>
          </w:rPr>
          <w:delText xml:space="preserve"> </w:delText>
        </w:r>
      </w:del>
    </w:p>
    <w:p w14:paraId="57C1277C" w14:textId="77777777" w:rsidR="008643C4" w:rsidRDefault="008643C4" w:rsidP="002743CD">
      <w:pPr>
        <w:spacing w:after="0" w:line="480" w:lineRule="auto"/>
        <w:rPr>
          <w:rFonts w:ascii="Garamond" w:hAnsi="Garamond"/>
          <w:sz w:val="24"/>
          <w:szCs w:val="24"/>
        </w:rPr>
      </w:pPr>
    </w:p>
    <w:p w14:paraId="7AA1405A" w14:textId="45C5E8FC" w:rsidR="00EF59D1" w:rsidRDefault="00D203D7" w:rsidP="002743CD">
      <w:pPr>
        <w:spacing w:after="0" w:line="480" w:lineRule="auto"/>
        <w:rPr>
          <w:rFonts w:ascii="Garamond" w:hAnsi="Garamond"/>
          <w:sz w:val="24"/>
          <w:szCs w:val="24"/>
        </w:rPr>
      </w:pPr>
      <w:r w:rsidRPr="0085486B">
        <w:rPr>
          <w:rFonts w:ascii="Garamond" w:hAnsi="Garamond"/>
          <w:sz w:val="24"/>
          <w:szCs w:val="24"/>
        </w:rPr>
        <w:t xml:space="preserve">Let us now examine the metric ambiguity associated with Bach’s opening hammer strokes. </w:t>
      </w:r>
      <w:r w:rsidRPr="009D193A">
        <w:rPr>
          <w:rFonts w:ascii="Garamond" w:hAnsi="Garamond"/>
          <w:b/>
          <w:bCs/>
          <w:sz w:val="24"/>
          <w:szCs w:val="24"/>
          <w:u w:val="single"/>
        </w:rPr>
        <w:t>E</w:t>
      </w:r>
      <w:r w:rsidR="005800F8" w:rsidRPr="009D193A">
        <w:rPr>
          <w:rFonts w:ascii="Garamond" w:hAnsi="Garamond"/>
          <w:b/>
          <w:bCs/>
          <w:sz w:val="24"/>
          <w:szCs w:val="24"/>
          <w:u w:val="single"/>
        </w:rPr>
        <w:t xml:space="preserve">xample </w:t>
      </w:r>
      <w:r w:rsidR="00D81D81" w:rsidRPr="009D193A">
        <w:rPr>
          <w:rFonts w:ascii="Garamond" w:hAnsi="Garamond"/>
          <w:b/>
          <w:bCs/>
          <w:sz w:val="24"/>
          <w:szCs w:val="24"/>
          <w:u w:val="single"/>
        </w:rPr>
        <w:t>7</w:t>
      </w:r>
      <w:r w:rsidR="005800F8" w:rsidRPr="0085486B">
        <w:rPr>
          <w:rFonts w:ascii="Garamond" w:hAnsi="Garamond"/>
          <w:sz w:val="24"/>
          <w:szCs w:val="24"/>
        </w:rPr>
        <w:t xml:space="preserve"> presents the musical surface of the opening without beams and </w:t>
      </w:r>
      <w:proofErr w:type="spellStart"/>
      <w:r w:rsidR="005800F8" w:rsidRPr="0085486B">
        <w:rPr>
          <w:rFonts w:ascii="Garamond" w:hAnsi="Garamond"/>
          <w:sz w:val="24"/>
          <w:szCs w:val="24"/>
        </w:rPr>
        <w:t>barlines</w:t>
      </w:r>
      <w:proofErr w:type="spellEnd"/>
      <w:r w:rsidR="00D81D81" w:rsidRPr="0085486B">
        <w:rPr>
          <w:rFonts w:ascii="Garamond" w:hAnsi="Garamond"/>
          <w:sz w:val="24"/>
          <w:szCs w:val="24"/>
        </w:rPr>
        <w:t xml:space="preserve">, </w:t>
      </w:r>
      <w:ins w:id="697" w:author="Kyle Hutchinson" w:date="2025-08-22T14:55:00Z" w16du:dateUtc="2025-08-22T18:55:00Z">
        <w:r w:rsidR="00CB024A">
          <w:rPr>
            <w:rFonts w:ascii="Garamond" w:hAnsi="Garamond"/>
            <w:sz w:val="24"/>
            <w:szCs w:val="24"/>
          </w:rPr>
          <w:t>with</w:t>
        </w:r>
      </w:ins>
      <w:del w:id="698" w:author="Kyle Hutchinson" w:date="2025-08-22T14:55:00Z" w16du:dateUtc="2025-08-22T18:55:00Z">
        <w:r w:rsidR="00D81D81" w:rsidRPr="0085486B" w:rsidDel="00CB024A">
          <w:rPr>
            <w:rFonts w:ascii="Garamond" w:hAnsi="Garamond"/>
            <w:sz w:val="24"/>
            <w:szCs w:val="24"/>
          </w:rPr>
          <w:delText>adding</w:delText>
        </w:r>
      </w:del>
      <w:r w:rsidR="00D81D81" w:rsidRPr="0085486B">
        <w:rPr>
          <w:rFonts w:ascii="Garamond" w:hAnsi="Garamond"/>
          <w:sz w:val="24"/>
          <w:szCs w:val="24"/>
        </w:rPr>
        <w:t xml:space="preserve"> arrows </w:t>
      </w:r>
      <w:ins w:id="699" w:author="Kyle Hutchinson" w:date="2025-08-22T14:55:00Z" w16du:dateUtc="2025-08-22T18:55:00Z">
        <w:r w:rsidR="00CB024A">
          <w:rPr>
            <w:rFonts w:ascii="Garamond" w:hAnsi="Garamond"/>
            <w:sz w:val="24"/>
            <w:szCs w:val="24"/>
          </w:rPr>
          <w:t xml:space="preserve">added </w:t>
        </w:r>
      </w:ins>
      <w:r w:rsidR="00D81D81" w:rsidRPr="0085486B">
        <w:rPr>
          <w:rFonts w:ascii="Garamond" w:hAnsi="Garamond"/>
          <w:sz w:val="24"/>
          <w:szCs w:val="24"/>
        </w:rPr>
        <w:t>to indicate how the lower layer of pulsations starts to create metric projections in a meter-finding game (Mirka 2009).</w:t>
      </w:r>
    </w:p>
    <w:p w14:paraId="36C3D6D6" w14:textId="77777777" w:rsidR="00A87627" w:rsidRDefault="00A87627" w:rsidP="002743CD">
      <w:pPr>
        <w:spacing w:after="0" w:line="480" w:lineRule="auto"/>
        <w:rPr>
          <w:rFonts w:ascii="Garamond" w:hAnsi="Garamond"/>
          <w:sz w:val="24"/>
          <w:szCs w:val="24"/>
        </w:rPr>
      </w:pPr>
    </w:p>
    <w:p w14:paraId="2E00E247" w14:textId="27440219" w:rsidR="00D03E99" w:rsidRDefault="00A47687"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782C1E" w:rsidRPr="0085486B">
        <w:rPr>
          <w:rFonts w:ascii="Garamond" w:hAnsi="Garamond"/>
          <w:b/>
          <w:bCs/>
          <w:sz w:val="24"/>
          <w:szCs w:val="24"/>
        </w:rPr>
        <w:t>7</w:t>
      </w:r>
      <w:r w:rsidRPr="0085486B">
        <w:rPr>
          <w:rFonts w:ascii="Garamond" w:hAnsi="Garamond"/>
          <w:sz w:val="24"/>
          <w:szCs w:val="24"/>
        </w:rPr>
        <w:t xml:space="preserve"> Unbarred, u</w:t>
      </w:r>
      <w:r w:rsidR="000751F7" w:rsidRPr="0085486B">
        <w:rPr>
          <w:rFonts w:ascii="Garamond" w:hAnsi="Garamond"/>
          <w:sz w:val="24"/>
          <w:szCs w:val="24"/>
        </w:rPr>
        <w:t>n</w:t>
      </w:r>
      <w:r w:rsidRPr="0085486B">
        <w:rPr>
          <w:rFonts w:ascii="Garamond" w:hAnsi="Garamond"/>
          <w:sz w:val="24"/>
          <w:szCs w:val="24"/>
        </w:rPr>
        <w:t xml:space="preserve">-beamed version of the opening of C. P. E. Bach, Symphony </w:t>
      </w:r>
      <w:proofErr w:type="spellStart"/>
      <w:r w:rsidRPr="0085486B">
        <w:rPr>
          <w:rFonts w:ascii="Garamond" w:hAnsi="Garamond"/>
          <w:sz w:val="24"/>
          <w:szCs w:val="24"/>
        </w:rPr>
        <w:t>Wq</w:t>
      </w:r>
      <w:proofErr w:type="spellEnd"/>
      <w:r w:rsidRPr="0085486B">
        <w:rPr>
          <w:rFonts w:ascii="Garamond" w:hAnsi="Garamond"/>
          <w:sz w:val="24"/>
          <w:szCs w:val="24"/>
        </w:rPr>
        <w:t>. 183/1</w:t>
      </w:r>
      <w:r w:rsidR="00EA2013" w:rsidRPr="0085486B">
        <w:rPr>
          <w:rFonts w:ascii="Garamond" w:hAnsi="Garamond"/>
          <w:sz w:val="24"/>
          <w:szCs w:val="24"/>
        </w:rPr>
        <w:t xml:space="preserve">, </w:t>
      </w:r>
    </w:p>
    <w:p w14:paraId="5F823DEA" w14:textId="72F595D5" w:rsidR="00A47687" w:rsidRPr="0085486B" w:rsidRDefault="00EA2013" w:rsidP="002743CD">
      <w:pPr>
        <w:spacing w:after="0" w:line="480" w:lineRule="auto"/>
        <w:jc w:val="center"/>
        <w:rPr>
          <w:rFonts w:ascii="Garamond" w:hAnsi="Garamond"/>
          <w:sz w:val="24"/>
          <w:szCs w:val="24"/>
        </w:rPr>
      </w:pPr>
      <w:proofErr w:type="spellStart"/>
      <w:r w:rsidRPr="0085486B">
        <w:rPr>
          <w:rFonts w:ascii="Garamond" w:hAnsi="Garamond"/>
          <w:sz w:val="24"/>
          <w:szCs w:val="24"/>
        </w:rPr>
        <w:t>mvt</w:t>
      </w:r>
      <w:proofErr w:type="spellEnd"/>
      <w:r w:rsidRPr="0085486B">
        <w:rPr>
          <w:rFonts w:ascii="Garamond" w:hAnsi="Garamond"/>
          <w:sz w:val="24"/>
          <w:szCs w:val="24"/>
        </w:rPr>
        <w:t>. 1</w:t>
      </w:r>
      <w:r w:rsidR="009A36A0" w:rsidRPr="0085486B">
        <w:rPr>
          <w:rFonts w:ascii="Garamond" w:hAnsi="Garamond"/>
          <w:sz w:val="24"/>
          <w:szCs w:val="24"/>
        </w:rPr>
        <w:t>.</w:t>
      </w:r>
    </w:p>
    <w:p w14:paraId="68FE89C9" w14:textId="11558E44" w:rsidR="00406273" w:rsidRPr="0085486B" w:rsidRDefault="00F776C7" w:rsidP="002743CD">
      <w:pPr>
        <w:spacing w:after="0" w:line="480" w:lineRule="auto"/>
        <w:rPr>
          <w:rFonts w:ascii="Garamond" w:hAnsi="Garamond"/>
          <w:sz w:val="24"/>
          <w:szCs w:val="24"/>
        </w:rPr>
      </w:pPr>
      <w:r w:rsidRPr="0085486B">
        <w:rPr>
          <w:rFonts w:ascii="Garamond" w:eastAsiaTheme="minorEastAsia" w:hAnsi="Garamond"/>
          <w:color w:val="000000" w:themeColor="text1"/>
          <w:sz w:val="24"/>
          <w:szCs w:val="24"/>
        </w:rPr>
        <w:t>Bach’s gestures</w:t>
      </w:r>
      <w:r w:rsidR="0010620F" w:rsidRPr="0085486B">
        <w:rPr>
          <w:rFonts w:ascii="Garamond" w:eastAsiaTheme="minorEastAsia" w:hAnsi="Garamond"/>
          <w:color w:val="000000" w:themeColor="text1"/>
          <w:sz w:val="24"/>
          <w:szCs w:val="24"/>
        </w:rPr>
        <w:t xml:space="preserve">—perhaps akin to </w:t>
      </w:r>
      <w:proofErr w:type="spellStart"/>
      <w:ins w:id="700" w:author="Kyle Hutchinson" w:date="2025-08-22T12:02:00Z" w16du:dateUtc="2025-08-22T16:02:00Z">
        <w:r w:rsidR="00212F6F">
          <w:rPr>
            <w:rFonts w:ascii="Garamond" w:eastAsiaTheme="minorEastAsia" w:hAnsi="Garamond"/>
            <w:color w:val="000000" w:themeColor="text1"/>
            <w:sz w:val="24"/>
            <w:szCs w:val="24"/>
          </w:rPr>
          <w:t>Kirnberger</w:t>
        </w:r>
        <w:proofErr w:type="spellEnd"/>
        <w:r w:rsidR="00212F6F">
          <w:rPr>
            <w:rFonts w:ascii="Garamond" w:eastAsiaTheme="minorEastAsia" w:hAnsi="Garamond"/>
            <w:color w:val="000000" w:themeColor="text1"/>
            <w:sz w:val="24"/>
            <w:szCs w:val="24"/>
          </w:rPr>
          <w:t xml:space="preserve"> and Schulz’s </w:t>
        </w:r>
      </w:ins>
      <w:r w:rsidR="0010620F" w:rsidRPr="0085486B">
        <w:rPr>
          <w:rFonts w:ascii="Garamond" w:eastAsiaTheme="minorEastAsia" w:hAnsi="Garamond"/>
          <w:color w:val="000000" w:themeColor="text1"/>
          <w:sz w:val="24"/>
          <w:szCs w:val="24"/>
        </w:rPr>
        <w:t>artisanal hammer strokes—</w:t>
      </w:r>
      <w:r w:rsidR="002732F8" w:rsidRPr="0085486B">
        <w:rPr>
          <w:rFonts w:ascii="Garamond" w:eastAsiaTheme="minorEastAsia" w:hAnsi="Garamond"/>
          <w:color w:val="000000" w:themeColor="text1"/>
          <w:sz w:val="24"/>
          <w:szCs w:val="24"/>
        </w:rPr>
        <w:t>c</w:t>
      </w:r>
      <w:r w:rsidRPr="0085486B">
        <w:rPr>
          <w:rFonts w:ascii="Garamond" w:eastAsiaTheme="minorEastAsia" w:hAnsi="Garamond"/>
          <w:color w:val="000000" w:themeColor="text1"/>
          <w:sz w:val="24"/>
          <w:szCs w:val="24"/>
        </w:rPr>
        <w:t xml:space="preserve">reate </w:t>
      </w:r>
      <w:r w:rsidRPr="0085486B">
        <w:rPr>
          <w:rFonts w:ascii="Garamond" w:eastAsiaTheme="minorEastAsia" w:hAnsi="Garamond"/>
          <w:i/>
          <w:iCs/>
          <w:color w:val="000000" w:themeColor="text1"/>
          <w:sz w:val="24"/>
          <w:szCs w:val="24"/>
        </w:rPr>
        <w:t>melodic accents</w:t>
      </w:r>
      <w:r w:rsidRPr="0085486B">
        <w:rPr>
          <w:rFonts w:ascii="Garamond" w:eastAsiaTheme="minorEastAsia" w:hAnsi="Garamond"/>
          <w:color w:val="000000" w:themeColor="text1"/>
          <w:sz w:val="24"/>
          <w:szCs w:val="24"/>
        </w:rPr>
        <w:t xml:space="preserve"> based on the “sheer differences between ‘higher/lower” tones” (Mirka 2009, 38). </w:t>
      </w:r>
      <w:commentRangeStart w:id="701"/>
      <w:r w:rsidRPr="0085486B">
        <w:rPr>
          <w:rFonts w:ascii="Garamond" w:eastAsiaTheme="minorEastAsia" w:hAnsi="Garamond"/>
          <w:color w:val="000000" w:themeColor="text1"/>
          <w:sz w:val="24"/>
          <w:szCs w:val="24"/>
        </w:rPr>
        <w:t xml:space="preserve">As Mirka observes, this is a usage of pitch as a </w:t>
      </w:r>
      <w:r w:rsidRPr="0085486B">
        <w:rPr>
          <w:rFonts w:ascii="Garamond" w:eastAsiaTheme="minorEastAsia" w:hAnsi="Garamond"/>
          <w:i/>
          <w:iCs/>
          <w:color w:val="000000" w:themeColor="text1"/>
          <w:sz w:val="24"/>
          <w:szCs w:val="24"/>
        </w:rPr>
        <w:t>statistical</w:t>
      </w:r>
      <w:r w:rsidRPr="0085486B">
        <w:rPr>
          <w:rFonts w:ascii="Garamond" w:eastAsiaTheme="minorEastAsia" w:hAnsi="Garamond"/>
          <w:color w:val="000000" w:themeColor="text1"/>
          <w:sz w:val="24"/>
          <w:szCs w:val="24"/>
        </w:rPr>
        <w:t xml:space="preserve"> rather than </w:t>
      </w:r>
      <w:r w:rsidRPr="0085486B">
        <w:rPr>
          <w:rFonts w:ascii="Garamond" w:eastAsiaTheme="minorEastAsia" w:hAnsi="Garamond"/>
          <w:i/>
          <w:iCs/>
          <w:color w:val="000000" w:themeColor="text1"/>
          <w:sz w:val="24"/>
          <w:szCs w:val="24"/>
        </w:rPr>
        <w:t xml:space="preserve">syntactical </w:t>
      </w:r>
      <w:r w:rsidRPr="0085486B">
        <w:rPr>
          <w:rFonts w:ascii="Garamond" w:eastAsiaTheme="minorEastAsia" w:hAnsi="Garamond"/>
          <w:color w:val="000000" w:themeColor="text1"/>
          <w:sz w:val="24"/>
          <w:szCs w:val="24"/>
        </w:rPr>
        <w:t>parameter in Meyer’s (1989, 1998) terms</w:t>
      </w:r>
      <w:commentRangeEnd w:id="701"/>
      <w:r w:rsidR="00CB024A">
        <w:rPr>
          <w:rStyle w:val="CommentReference"/>
        </w:rPr>
        <w:commentReference w:id="701"/>
      </w:r>
      <w:r w:rsidRPr="0085486B">
        <w:rPr>
          <w:rFonts w:ascii="Garamond" w:eastAsiaTheme="minorEastAsia" w:hAnsi="Garamond"/>
          <w:color w:val="000000" w:themeColor="text1"/>
          <w:sz w:val="24"/>
          <w:szCs w:val="24"/>
        </w:rPr>
        <w:t>.</w:t>
      </w:r>
      <w:r w:rsidRPr="0085486B">
        <w:rPr>
          <w:rStyle w:val="FootnoteReference"/>
          <w:rFonts w:ascii="Garamond" w:eastAsiaTheme="minorEastAsia" w:hAnsi="Garamond"/>
          <w:color w:val="000000" w:themeColor="text1"/>
          <w:sz w:val="24"/>
          <w:szCs w:val="24"/>
        </w:rPr>
        <w:footnoteReference w:id="24"/>
      </w:r>
      <w:r w:rsidR="0010620F" w:rsidRPr="0085486B">
        <w:rPr>
          <w:rFonts w:ascii="Garamond" w:eastAsiaTheme="minorEastAsia" w:hAnsi="Garamond"/>
          <w:color w:val="000000" w:themeColor="text1"/>
          <w:sz w:val="24"/>
          <w:szCs w:val="24"/>
        </w:rPr>
        <w:t xml:space="preserve"> </w:t>
      </w:r>
      <w:del w:id="707" w:author="Kyle Hutchinson" w:date="2025-08-22T15:02:00Z" w16du:dateUtc="2025-08-22T19:02:00Z">
        <w:r w:rsidR="00B9647D" w:rsidRPr="0085486B" w:rsidDel="00CB024A">
          <w:rPr>
            <w:rFonts w:ascii="Garamond" w:hAnsi="Garamond"/>
            <w:sz w:val="24"/>
            <w:szCs w:val="24"/>
          </w:rPr>
          <w:delText xml:space="preserve">While I will not provide a Mirka-style projective analysis in this article, </w:delText>
        </w:r>
      </w:del>
      <w:ins w:id="708" w:author="Kyle Hutchinson" w:date="2025-08-22T15:02:00Z" w16du:dateUtc="2025-08-22T19:02:00Z">
        <w:r w:rsidR="00CB024A">
          <w:rPr>
            <w:rFonts w:ascii="Garamond" w:hAnsi="Garamond"/>
            <w:sz w:val="24"/>
            <w:szCs w:val="24"/>
          </w:rPr>
          <w:t>The</w:t>
        </w:r>
      </w:ins>
      <w:ins w:id="709" w:author="Kyle Hutchinson" w:date="2025-08-22T14:57:00Z" w16du:dateUtc="2025-08-22T18:57:00Z">
        <w:r w:rsidR="00CB024A">
          <w:rPr>
            <w:rFonts w:ascii="Garamond" w:hAnsi="Garamond"/>
            <w:sz w:val="24"/>
            <w:szCs w:val="24"/>
          </w:rPr>
          <w:t xml:space="preserve"> </w:t>
        </w:r>
      </w:ins>
      <w:r w:rsidR="00B9647D" w:rsidRPr="0085486B">
        <w:rPr>
          <w:rFonts w:ascii="Garamond" w:hAnsi="Garamond"/>
          <w:sz w:val="24"/>
          <w:szCs w:val="24"/>
        </w:rPr>
        <w:t xml:space="preserve">arrows in Example </w:t>
      </w:r>
      <w:r w:rsidR="00D81D81" w:rsidRPr="0085486B">
        <w:rPr>
          <w:rFonts w:ascii="Garamond" w:hAnsi="Garamond"/>
          <w:sz w:val="24"/>
          <w:szCs w:val="24"/>
        </w:rPr>
        <w:t>7</w:t>
      </w:r>
      <w:r w:rsidR="00B9647D" w:rsidRPr="0085486B">
        <w:rPr>
          <w:rFonts w:ascii="Garamond" w:hAnsi="Garamond"/>
          <w:sz w:val="24"/>
          <w:szCs w:val="24"/>
        </w:rPr>
        <w:t xml:space="preserve"> highlight how</w:t>
      </w:r>
      <w:del w:id="710" w:author="Kyle Hutchinson" w:date="2025-08-22T14:57:00Z" w16du:dateUtc="2025-08-22T18:57:00Z">
        <w:r w:rsidR="00B9647D" w:rsidRPr="0085486B" w:rsidDel="00CB024A">
          <w:rPr>
            <w:rFonts w:ascii="Garamond" w:hAnsi="Garamond"/>
            <w:sz w:val="24"/>
            <w:szCs w:val="24"/>
          </w:rPr>
          <w:delText>—once the</w:delText>
        </w:r>
        <w:r w:rsidR="002C0661" w:rsidRPr="0085486B" w:rsidDel="00CB024A">
          <w:rPr>
            <w:rFonts w:ascii="Garamond" w:hAnsi="Garamond"/>
            <w:sz w:val="24"/>
            <w:szCs w:val="24"/>
          </w:rPr>
          <w:delText xml:space="preserve"> lower</w:delText>
        </w:r>
        <w:r w:rsidR="00B9647D" w:rsidRPr="0085486B" w:rsidDel="00CB024A">
          <w:rPr>
            <w:rFonts w:ascii="Garamond" w:hAnsi="Garamond"/>
            <w:sz w:val="24"/>
            <w:szCs w:val="24"/>
          </w:rPr>
          <w:delText xml:space="preserve"> layer of motion in eighth note enters—</w:delText>
        </w:r>
      </w:del>
      <w:ins w:id="711" w:author="Kyle Hutchinson" w:date="2025-08-22T14:57:00Z" w16du:dateUtc="2025-08-22T18:57:00Z">
        <w:r w:rsidR="00CB024A">
          <w:rPr>
            <w:rFonts w:ascii="Garamond" w:hAnsi="Garamond"/>
            <w:sz w:val="24"/>
            <w:szCs w:val="24"/>
          </w:rPr>
          <w:t xml:space="preserve"> </w:t>
        </w:r>
      </w:ins>
      <w:r w:rsidR="006B3D8C" w:rsidRPr="0085486B">
        <w:rPr>
          <w:rFonts w:ascii="Garamond" w:hAnsi="Garamond"/>
          <w:sz w:val="24"/>
          <w:szCs w:val="24"/>
        </w:rPr>
        <w:t xml:space="preserve">both quarter notes and half notes are </w:t>
      </w:r>
      <w:ins w:id="712" w:author="Kyle Hutchinson" w:date="2025-08-22T14:57:00Z" w16du:dateUtc="2025-08-22T18:57:00Z">
        <w:r w:rsidR="00CB024A">
          <w:rPr>
            <w:rFonts w:ascii="Garamond" w:hAnsi="Garamond"/>
            <w:sz w:val="24"/>
            <w:szCs w:val="24"/>
          </w:rPr>
          <w:t xml:space="preserve">perceptually </w:t>
        </w:r>
      </w:ins>
      <w:r w:rsidR="006B3D8C" w:rsidRPr="0085486B">
        <w:rPr>
          <w:rFonts w:ascii="Garamond" w:hAnsi="Garamond"/>
          <w:sz w:val="24"/>
          <w:szCs w:val="24"/>
        </w:rPr>
        <w:t>established</w:t>
      </w:r>
      <w:ins w:id="713" w:author="Kyle Hutchinson" w:date="2025-08-22T14:57:00Z" w16du:dateUtc="2025-08-22T18:57:00Z">
        <w:r w:rsidR="00CB024A">
          <w:rPr>
            <w:rFonts w:ascii="Garamond" w:hAnsi="Garamond"/>
            <w:sz w:val="24"/>
            <w:szCs w:val="24"/>
          </w:rPr>
          <w:t xml:space="preserve"> </w:t>
        </w:r>
        <w:r w:rsidR="00CB024A" w:rsidRPr="0085486B">
          <w:rPr>
            <w:rFonts w:ascii="Garamond" w:hAnsi="Garamond"/>
            <w:sz w:val="24"/>
            <w:szCs w:val="24"/>
          </w:rPr>
          <w:t>once the lower layer of motion in eighth note enters</w:t>
        </w:r>
      </w:ins>
      <w:del w:id="714" w:author="Kyle Hutchinson" w:date="2025-08-22T14:57:00Z" w16du:dateUtc="2025-08-22T18:57:00Z">
        <w:r w:rsidR="006B3D8C" w:rsidRPr="0085486B" w:rsidDel="00CB024A">
          <w:rPr>
            <w:rFonts w:ascii="Garamond" w:hAnsi="Garamond"/>
            <w:sz w:val="24"/>
            <w:szCs w:val="24"/>
          </w:rPr>
          <w:delText xml:space="preserve"> </w:delText>
        </w:r>
        <w:r w:rsidR="00406273" w:rsidRPr="0085486B" w:rsidDel="00CB024A">
          <w:rPr>
            <w:rFonts w:ascii="Garamond" w:hAnsi="Garamond"/>
            <w:sz w:val="24"/>
            <w:szCs w:val="24"/>
          </w:rPr>
          <w:delText>clearly to perception</w:delText>
        </w:r>
      </w:del>
      <w:r w:rsidR="006B3D8C" w:rsidRPr="0085486B">
        <w:rPr>
          <w:rFonts w:ascii="Garamond" w:hAnsi="Garamond"/>
          <w:sz w:val="24"/>
          <w:szCs w:val="24"/>
        </w:rPr>
        <w:t>.</w:t>
      </w:r>
      <w:r w:rsidR="00987F2A" w:rsidRPr="0085486B">
        <w:rPr>
          <w:rFonts w:ascii="Garamond" w:hAnsi="Garamond"/>
          <w:sz w:val="24"/>
          <w:szCs w:val="24"/>
        </w:rPr>
        <w:t xml:space="preserve"> </w:t>
      </w:r>
      <w:ins w:id="715" w:author="Kyle Hutchinson" w:date="2025-08-22T15:04:00Z" w16du:dateUtc="2025-08-22T19:04:00Z">
        <w:r w:rsidR="00EF0389" w:rsidRPr="0085486B">
          <w:rPr>
            <w:rFonts w:ascii="Garamond" w:hAnsi="Garamond"/>
            <w:sz w:val="24"/>
            <w:szCs w:val="24"/>
          </w:rPr>
          <w:t>Part of the problem here, of course, is that the subdivision into eighth notes (as well as quarter notes) is not articulated at the outset of the piece.</w:t>
        </w:r>
        <w:r w:rsidR="00EF0389" w:rsidRPr="0085486B">
          <w:rPr>
            <w:rStyle w:val="FootnoteReference"/>
            <w:rFonts w:ascii="Garamond" w:hAnsi="Garamond"/>
            <w:sz w:val="24"/>
            <w:szCs w:val="24"/>
          </w:rPr>
          <w:footnoteReference w:id="25"/>
        </w:r>
        <w:r w:rsidR="00EF0389" w:rsidRPr="0085486B">
          <w:rPr>
            <w:rFonts w:ascii="Garamond" w:hAnsi="Garamond"/>
            <w:sz w:val="24"/>
            <w:szCs w:val="24"/>
          </w:rPr>
          <w:t xml:space="preserve"> </w:t>
        </w:r>
      </w:ins>
      <w:r w:rsidR="00987F2A" w:rsidRPr="0085486B">
        <w:rPr>
          <w:rFonts w:ascii="Garamond" w:hAnsi="Garamond"/>
          <w:sz w:val="24"/>
          <w:szCs w:val="24"/>
        </w:rPr>
        <w:t>The “onset” of motion in eighth note</w:t>
      </w:r>
      <w:r w:rsidR="00406273" w:rsidRPr="0085486B">
        <w:rPr>
          <w:rFonts w:ascii="Garamond" w:hAnsi="Garamond"/>
          <w:sz w:val="24"/>
          <w:szCs w:val="24"/>
        </w:rPr>
        <w:t>s</w:t>
      </w:r>
      <w:r w:rsidR="00987F2A" w:rsidRPr="0085486B">
        <w:rPr>
          <w:rFonts w:ascii="Garamond" w:hAnsi="Garamond"/>
          <w:sz w:val="24"/>
          <w:szCs w:val="24"/>
        </w:rPr>
        <w:t xml:space="preserve"> is, in fact, the third attack point of the upper D</w:t>
      </w:r>
      <w:r w:rsidR="00987F2A" w:rsidRPr="009D193A">
        <w:rPr>
          <w:rFonts w:ascii="Garamond" w:hAnsi="Garamond"/>
          <w:sz w:val="24"/>
          <w:szCs w:val="24"/>
          <w:vertAlign w:val="subscript"/>
        </w:rPr>
        <w:t>5</w:t>
      </w:r>
      <w:r w:rsidR="00920DE6" w:rsidRPr="0085486B">
        <w:rPr>
          <w:rFonts w:ascii="Garamond" w:hAnsi="Garamond"/>
          <w:sz w:val="24"/>
          <w:szCs w:val="24"/>
        </w:rPr>
        <w:t>, which</w:t>
      </w:r>
      <w:r w:rsidR="00FC2706" w:rsidRPr="0085486B">
        <w:rPr>
          <w:rFonts w:ascii="Garamond" w:hAnsi="Garamond"/>
          <w:sz w:val="24"/>
          <w:szCs w:val="24"/>
        </w:rPr>
        <w:t>—in combination with the lower pulsations entering an eighth note later</w:t>
      </w:r>
      <w:r w:rsidR="00807491" w:rsidRPr="0085486B">
        <w:rPr>
          <w:rFonts w:ascii="Garamond" w:hAnsi="Garamond"/>
          <w:sz w:val="24"/>
          <w:szCs w:val="24"/>
        </w:rPr>
        <w:t>—</w:t>
      </w:r>
      <w:ins w:id="718" w:author="Kyle Hutchinson" w:date="2025-08-22T15:02:00Z" w16du:dateUtc="2025-08-22T19:02:00Z">
        <w:r w:rsidR="00CB024A">
          <w:rPr>
            <w:rFonts w:ascii="Garamond" w:hAnsi="Garamond"/>
            <w:sz w:val="24"/>
            <w:szCs w:val="24"/>
          </w:rPr>
          <w:t>begins</w:t>
        </w:r>
      </w:ins>
      <w:del w:id="719" w:author="Kyle Hutchinson" w:date="2025-08-22T15:02:00Z" w16du:dateUtc="2025-08-22T19:02:00Z">
        <w:r w:rsidR="006B3D8C" w:rsidRPr="0085486B" w:rsidDel="00CB024A">
          <w:rPr>
            <w:rFonts w:ascii="Garamond" w:hAnsi="Garamond"/>
            <w:sz w:val="24"/>
            <w:szCs w:val="24"/>
          </w:rPr>
          <w:delText>starts</w:delText>
        </w:r>
      </w:del>
      <w:r w:rsidR="006B3D8C" w:rsidRPr="0085486B">
        <w:rPr>
          <w:rFonts w:ascii="Garamond" w:hAnsi="Garamond"/>
          <w:sz w:val="24"/>
          <w:szCs w:val="24"/>
        </w:rPr>
        <w:t xml:space="preserve"> </w:t>
      </w:r>
      <w:r w:rsidR="00FC2706" w:rsidRPr="0085486B">
        <w:rPr>
          <w:rFonts w:ascii="Garamond" w:hAnsi="Garamond"/>
          <w:sz w:val="24"/>
          <w:szCs w:val="24"/>
        </w:rPr>
        <w:lastRenderedPageBreak/>
        <w:t xml:space="preserve">this motion. </w:t>
      </w:r>
      <w:r w:rsidR="00E42511" w:rsidRPr="0085486B">
        <w:rPr>
          <w:rFonts w:ascii="Garamond" w:hAnsi="Garamond"/>
          <w:sz w:val="24"/>
          <w:szCs w:val="24"/>
        </w:rPr>
        <w:t>What remains ambiguous is whether half notes are</w:t>
      </w:r>
      <w:r w:rsidR="006B3D8C" w:rsidRPr="0085486B">
        <w:rPr>
          <w:rFonts w:ascii="Garamond" w:hAnsi="Garamond"/>
          <w:sz w:val="24"/>
          <w:szCs w:val="24"/>
        </w:rPr>
        <w:t xml:space="preserve"> to be</w:t>
      </w:r>
      <w:r w:rsidR="00E42511" w:rsidRPr="0085486B">
        <w:rPr>
          <w:rFonts w:ascii="Garamond" w:hAnsi="Garamond"/>
          <w:sz w:val="24"/>
          <w:szCs w:val="24"/>
        </w:rPr>
        <w:t xml:space="preserve"> grouped into twos or threes</w:t>
      </w:r>
      <w:r w:rsidR="00284757" w:rsidRPr="0085486B">
        <w:rPr>
          <w:rFonts w:ascii="Garamond" w:hAnsi="Garamond"/>
          <w:sz w:val="24"/>
          <w:szCs w:val="24"/>
        </w:rPr>
        <w:t>:</w:t>
      </w:r>
      <w:r w:rsidR="00406273" w:rsidRPr="0085486B">
        <w:rPr>
          <w:rFonts w:ascii="Garamond" w:hAnsi="Garamond"/>
          <w:sz w:val="24"/>
          <w:szCs w:val="24"/>
        </w:rPr>
        <w:t xml:space="preserve"> </w:t>
      </w:r>
      <w:ins w:id="720" w:author="Kyle Hutchinson" w:date="2025-08-22T14:58:00Z" w16du:dateUtc="2025-08-22T18:58:00Z">
        <w:r w:rsidR="00CB024A">
          <w:rPr>
            <w:rFonts w:ascii="Garamond" w:hAnsi="Garamond"/>
            <w:sz w:val="24"/>
            <w:szCs w:val="24"/>
          </w:rPr>
          <w:t xml:space="preserve">that is, </w:t>
        </w:r>
      </w:ins>
      <w:r w:rsidR="00582326" w:rsidRPr="0085486B">
        <w:rPr>
          <w:rFonts w:ascii="Garamond" w:hAnsi="Garamond"/>
          <w:sz w:val="24"/>
          <w:szCs w:val="24"/>
        </w:rPr>
        <w:t xml:space="preserve">should we </w:t>
      </w:r>
      <w:r w:rsidR="00FE6221" w:rsidRPr="0085486B">
        <w:rPr>
          <w:rFonts w:ascii="Garamond" w:hAnsi="Garamond"/>
          <w:sz w:val="24"/>
          <w:szCs w:val="24"/>
        </w:rPr>
        <w:t xml:space="preserve">attend to groups of </w:t>
      </w:r>
      <w:r w:rsidR="001D708D" w:rsidRPr="0085486B">
        <w:rPr>
          <w:rFonts w:ascii="Garamond" w:hAnsi="Garamond"/>
          <w:sz w:val="24"/>
          <w:szCs w:val="24"/>
        </w:rPr>
        <w:t>two or three half notes</w:t>
      </w:r>
      <w:r w:rsidR="003E0FF5" w:rsidRPr="0085486B">
        <w:rPr>
          <w:rFonts w:ascii="Garamond" w:hAnsi="Garamond"/>
          <w:sz w:val="24"/>
          <w:szCs w:val="24"/>
        </w:rPr>
        <w:t>?</w:t>
      </w:r>
    </w:p>
    <w:p w14:paraId="4F4A4506" w14:textId="77777777" w:rsidR="00D53F6C" w:rsidRPr="0085486B" w:rsidRDefault="00D53F6C" w:rsidP="002743CD">
      <w:pPr>
        <w:spacing w:after="0" w:line="480" w:lineRule="auto"/>
        <w:rPr>
          <w:rFonts w:ascii="Garamond" w:hAnsi="Garamond"/>
          <w:sz w:val="24"/>
          <w:szCs w:val="24"/>
        </w:rPr>
      </w:pPr>
    </w:p>
    <w:p w14:paraId="08AE042F" w14:textId="36E3B268" w:rsidR="008F6BD9" w:rsidRPr="0085486B" w:rsidDel="00EF0389" w:rsidRDefault="00EF0389" w:rsidP="002743CD">
      <w:pPr>
        <w:spacing w:after="0" w:line="480" w:lineRule="auto"/>
        <w:rPr>
          <w:del w:id="721" w:author="Kyle Hutchinson" w:date="2025-08-22T15:05:00Z" w16du:dateUtc="2025-08-22T19:05:00Z"/>
          <w:rFonts w:ascii="Garamond" w:hAnsi="Garamond"/>
          <w:sz w:val="24"/>
          <w:szCs w:val="24"/>
        </w:rPr>
      </w:pPr>
      <w:ins w:id="722" w:author="Kyle Hutchinson" w:date="2025-08-22T15:06:00Z" w16du:dateUtc="2025-08-22T19:06:00Z">
        <w:r>
          <w:rPr>
            <w:rFonts w:ascii="Garamond" w:hAnsi="Garamond"/>
            <w:sz w:val="24"/>
            <w:szCs w:val="24"/>
          </w:rPr>
          <w:t xml:space="preserve">Naturally, </w:t>
        </w:r>
      </w:ins>
      <w:ins w:id="723" w:author="Kyle Hutchinson" w:date="2025-08-22T15:07:00Z" w16du:dateUtc="2025-08-22T19:07:00Z">
        <w:r>
          <w:rPr>
            <w:rFonts w:ascii="Garamond" w:hAnsi="Garamond"/>
            <w:sz w:val="24"/>
            <w:szCs w:val="24"/>
          </w:rPr>
          <w:t xml:space="preserve">we must consider which factors </w:t>
        </w:r>
        <w:r w:rsidRPr="0085486B">
          <w:rPr>
            <w:rFonts w:ascii="Garamond" w:hAnsi="Garamond"/>
            <w:sz w:val="24"/>
            <w:szCs w:val="24"/>
          </w:rPr>
          <w:t>support the notated meter</w:t>
        </w:r>
        <w:r>
          <w:rPr>
            <w:rFonts w:ascii="Garamond" w:hAnsi="Garamond"/>
            <w:sz w:val="24"/>
            <w:szCs w:val="24"/>
          </w:rPr>
          <w:t xml:space="preserve"> compared to that of a potential triple-meter hearing. To this end,</w:t>
        </w:r>
        <w:r w:rsidRPr="0085486B">
          <w:rPr>
            <w:rFonts w:ascii="Garamond" w:hAnsi="Garamond"/>
            <w:sz w:val="24"/>
            <w:szCs w:val="24"/>
          </w:rPr>
          <w:t xml:space="preserve"> </w:t>
        </w:r>
      </w:ins>
      <w:r w:rsidR="007327C4" w:rsidRPr="009D193A">
        <w:rPr>
          <w:rFonts w:ascii="Garamond" w:hAnsi="Garamond"/>
          <w:b/>
          <w:bCs/>
          <w:sz w:val="24"/>
          <w:szCs w:val="24"/>
          <w:u w:val="single"/>
        </w:rPr>
        <w:t xml:space="preserve">Example </w:t>
      </w:r>
      <w:r w:rsidR="00C1627A" w:rsidRPr="009D193A">
        <w:rPr>
          <w:rFonts w:ascii="Garamond" w:hAnsi="Garamond"/>
          <w:b/>
          <w:bCs/>
          <w:sz w:val="24"/>
          <w:szCs w:val="24"/>
          <w:u w:val="single"/>
        </w:rPr>
        <w:t>8</w:t>
      </w:r>
      <w:r w:rsidR="007327C4" w:rsidRPr="009D193A">
        <w:rPr>
          <w:rFonts w:ascii="Garamond" w:hAnsi="Garamond"/>
          <w:b/>
          <w:bCs/>
          <w:sz w:val="24"/>
          <w:szCs w:val="24"/>
          <w:u w:val="single"/>
        </w:rPr>
        <w:t>a</w:t>
      </w:r>
      <w:r w:rsidR="007327C4" w:rsidRPr="0085486B">
        <w:rPr>
          <w:rFonts w:ascii="Garamond" w:hAnsi="Garamond"/>
          <w:sz w:val="24"/>
          <w:szCs w:val="24"/>
        </w:rPr>
        <w:t xml:space="preserve"> present</w:t>
      </w:r>
      <w:r w:rsidR="00C1627A" w:rsidRPr="0085486B">
        <w:rPr>
          <w:rFonts w:ascii="Garamond" w:hAnsi="Garamond"/>
          <w:sz w:val="24"/>
          <w:szCs w:val="24"/>
        </w:rPr>
        <w:t>s</w:t>
      </w:r>
      <w:r w:rsidR="00CF34D7" w:rsidRPr="0085486B">
        <w:rPr>
          <w:rFonts w:ascii="Garamond" w:hAnsi="Garamond"/>
          <w:sz w:val="24"/>
          <w:szCs w:val="24"/>
        </w:rPr>
        <w:t xml:space="preserve"> a reduction of mm. 1–7 in their original barring, whereas </w:t>
      </w:r>
      <w:r w:rsidR="00CF34D7" w:rsidRPr="009D193A">
        <w:rPr>
          <w:rFonts w:ascii="Garamond" w:hAnsi="Garamond"/>
          <w:b/>
          <w:bCs/>
          <w:sz w:val="24"/>
          <w:szCs w:val="24"/>
          <w:u w:val="single"/>
        </w:rPr>
        <w:t xml:space="preserve">Example </w:t>
      </w:r>
      <w:r w:rsidR="00D46794" w:rsidRPr="009D193A">
        <w:rPr>
          <w:rFonts w:ascii="Garamond" w:hAnsi="Garamond"/>
          <w:b/>
          <w:bCs/>
          <w:sz w:val="24"/>
          <w:szCs w:val="24"/>
          <w:u w:val="single"/>
        </w:rPr>
        <w:t>8b</w:t>
      </w:r>
      <w:r w:rsidR="00CF34D7" w:rsidRPr="0085486B">
        <w:rPr>
          <w:rFonts w:ascii="Garamond" w:hAnsi="Garamond"/>
          <w:sz w:val="24"/>
          <w:szCs w:val="24"/>
        </w:rPr>
        <w:t xml:space="preserve"> re</w:t>
      </w:r>
      <w:r w:rsidR="00EB537B" w:rsidRPr="0085486B">
        <w:rPr>
          <w:rFonts w:ascii="Garamond" w:hAnsi="Garamond"/>
          <w:sz w:val="24"/>
          <w:szCs w:val="24"/>
        </w:rPr>
        <w:t>-</w:t>
      </w:r>
      <w:r w:rsidR="00CF34D7" w:rsidRPr="0085486B">
        <w:rPr>
          <w:rFonts w:ascii="Garamond" w:hAnsi="Garamond"/>
          <w:sz w:val="24"/>
          <w:szCs w:val="24"/>
        </w:rPr>
        <w:t>bars the music in 3/2.</w:t>
      </w:r>
      <w:ins w:id="724" w:author="Kyle Hutchinson" w:date="2025-08-22T15:05:00Z" w16du:dateUtc="2025-08-22T19:05:00Z">
        <w:r>
          <w:rPr>
            <w:rStyle w:val="FootnoteReference"/>
            <w:rFonts w:ascii="Garamond" w:hAnsi="Garamond"/>
            <w:sz w:val="24"/>
            <w:szCs w:val="24"/>
          </w:rPr>
          <w:footnoteReference w:id="26"/>
        </w:r>
      </w:ins>
      <w:ins w:id="727" w:author="Kyle Hutchinson" w:date="2025-08-22T15:06:00Z" w16du:dateUtc="2025-08-22T19:06:00Z">
        <w:r>
          <w:rPr>
            <w:rFonts w:ascii="Garamond" w:hAnsi="Garamond"/>
            <w:sz w:val="24"/>
            <w:szCs w:val="24"/>
          </w:rPr>
          <w:t xml:space="preserve"> </w:t>
        </w:r>
      </w:ins>
      <w:del w:id="728" w:author="Kyle Hutchinson" w:date="2025-08-22T15:05:00Z" w16du:dateUtc="2025-08-22T19:05:00Z">
        <w:r w:rsidR="0023438F" w:rsidRPr="0085486B" w:rsidDel="00EF0389">
          <w:rPr>
            <w:rFonts w:ascii="Garamond" w:hAnsi="Garamond"/>
            <w:sz w:val="24"/>
            <w:szCs w:val="24"/>
          </w:rPr>
          <w:delText xml:space="preserve"> </w:delText>
        </w:r>
      </w:del>
      <w:commentRangeStart w:id="729"/>
      <w:del w:id="730" w:author="Kyle Hutchinson" w:date="2025-08-22T15:04:00Z" w16du:dateUtc="2025-08-22T19:04:00Z">
        <w:r w:rsidR="0023438F" w:rsidRPr="0085486B" w:rsidDel="00EF0389">
          <w:rPr>
            <w:rFonts w:ascii="Garamond" w:hAnsi="Garamond"/>
            <w:sz w:val="24"/>
            <w:szCs w:val="24"/>
          </w:rPr>
          <w:delText xml:space="preserve">Part of the problem here, of course, is that </w:delText>
        </w:r>
        <w:r w:rsidR="005D3912" w:rsidRPr="0085486B" w:rsidDel="00EF0389">
          <w:rPr>
            <w:rFonts w:ascii="Garamond" w:hAnsi="Garamond"/>
            <w:sz w:val="24"/>
            <w:szCs w:val="24"/>
          </w:rPr>
          <w:delText>the subdivision into eighth notes (as well as quarter note</w:delText>
        </w:r>
        <w:r w:rsidR="00C15CDB" w:rsidRPr="0085486B" w:rsidDel="00EF0389">
          <w:rPr>
            <w:rFonts w:ascii="Garamond" w:hAnsi="Garamond"/>
            <w:sz w:val="24"/>
            <w:szCs w:val="24"/>
          </w:rPr>
          <w:delText>s) is not articulated at the outset of the piece.</w:delText>
        </w:r>
        <w:r w:rsidR="00C15CDB" w:rsidRPr="0085486B" w:rsidDel="00EF0389">
          <w:rPr>
            <w:rStyle w:val="FootnoteReference"/>
            <w:rFonts w:ascii="Garamond" w:hAnsi="Garamond"/>
            <w:sz w:val="24"/>
            <w:szCs w:val="24"/>
          </w:rPr>
          <w:footnoteReference w:id="27"/>
        </w:r>
        <w:r w:rsidR="00FD36AF" w:rsidRPr="0085486B" w:rsidDel="00EF0389">
          <w:rPr>
            <w:rFonts w:ascii="Garamond" w:hAnsi="Garamond"/>
            <w:sz w:val="24"/>
            <w:szCs w:val="24"/>
          </w:rPr>
          <w:delText xml:space="preserve"> </w:delText>
        </w:r>
      </w:del>
      <w:del w:id="733" w:author="Kyle Hutchinson" w:date="2025-08-22T15:05:00Z" w16du:dateUtc="2025-08-22T19:05:00Z">
        <w:r w:rsidR="005E3F99" w:rsidRPr="0085486B" w:rsidDel="00EF0389">
          <w:rPr>
            <w:rFonts w:ascii="Garamond" w:hAnsi="Garamond"/>
            <w:sz w:val="24"/>
            <w:szCs w:val="24"/>
          </w:rPr>
          <w:delText>Again, though I do not mirror Mirka’s projective analysis or graphics literally,</w:delText>
        </w:r>
        <w:r w:rsidR="00FE6221" w:rsidRPr="0085486B" w:rsidDel="00EF0389">
          <w:rPr>
            <w:rFonts w:ascii="Garamond" w:hAnsi="Garamond"/>
            <w:sz w:val="24"/>
            <w:szCs w:val="24"/>
          </w:rPr>
          <w:delText xml:space="preserve"> one could paraphrase my observations about preference factors for the notated meter vs. 3/2</w:delText>
        </w:r>
        <w:r w:rsidR="00E43896" w:rsidRPr="0085486B" w:rsidDel="00EF0389">
          <w:rPr>
            <w:rFonts w:ascii="Garamond" w:hAnsi="Garamond"/>
            <w:sz w:val="24"/>
            <w:szCs w:val="24"/>
          </w:rPr>
          <w:delText xml:space="preserve"> in terms of real-time projections</w:delText>
        </w:r>
        <w:r w:rsidR="005E3F99" w:rsidRPr="0085486B" w:rsidDel="00EF0389">
          <w:rPr>
            <w:rFonts w:ascii="Garamond" w:hAnsi="Garamond"/>
            <w:sz w:val="24"/>
            <w:szCs w:val="24"/>
          </w:rPr>
          <w:delText xml:space="preserve"> (and, indeed, these preference factors are responsible for the ambiguity in perceived meter at the opening of this piece).</w:delText>
        </w:r>
        <w:commentRangeEnd w:id="729"/>
        <w:r w:rsidDel="00EF0389">
          <w:rPr>
            <w:rStyle w:val="CommentReference"/>
          </w:rPr>
          <w:commentReference w:id="729"/>
        </w:r>
      </w:del>
    </w:p>
    <w:p w14:paraId="5DFA04B3" w14:textId="1060F5C7" w:rsidR="00D658BE" w:rsidDel="00EF0389" w:rsidRDefault="00D658BE" w:rsidP="002743CD">
      <w:pPr>
        <w:spacing w:after="0" w:line="480" w:lineRule="auto"/>
        <w:rPr>
          <w:del w:id="734" w:author="Kyle Hutchinson" w:date="2025-08-22T15:06:00Z" w16du:dateUtc="2025-08-22T19:06:00Z"/>
          <w:rFonts w:ascii="Garamond" w:hAnsi="Garamond"/>
          <w:noProof/>
          <w:sz w:val="24"/>
          <w:szCs w:val="24"/>
        </w:rPr>
      </w:pPr>
    </w:p>
    <w:p w14:paraId="5FD893A3" w14:textId="08575C73" w:rsidR="00D03E99" w:rsidDel="00EF0389" w:rsidRDefault="00E322AF">
      <w:pPr>
        <w:spacing w:after="0" w:line="480" w:lineRule="auto"/>
        <w:jc w:val="center"/>
        <w:rPr>
          <w:del w:id="735" w:author="Kyle Hutchinson" w:date="2025-08-22T15:06:00Z" w16du:dateUtc="2025-08-22T19:06:00Z"/>
          <w:rFonts w:ascii="Garamond" w:hAnsi="Garamond"/>
          <w:sz w:val="24"/>
          <w:szCs w:val="24"/>
        </w:rPr>
      </w:pPr>
      <w:del w:id="736" w:author="Kyle Hutchinson" w:date="2025-08-22T15:06:00Z" w16du:dateUtc="2025-08-22T19:06:00Z">
        <w:r w:rsidRPr="0085486B" w:rsidDel="00EF0389">
          <w:rPr>
            <w:rFonts w:ascii="Garamond" w:hAnsi="Garamond"/>
            <w:b/>
            <w:bCs/>
            <w:sz w:val="24"/>
            <w:szCs w:val="24"/>
          </w:rPr>
          <w:delText xml:space="preserve">Example </w:delText>
        </w:r>
        <w:r w:rsidR="000D7387" w:rsidRPr="0085486B" w:rsidDel="00EF0389">
          <w:rPr>
            <w:rFonts w:ascii="Garamond" w:hAnsi="Garamond"/>
            <w:b/>
            <w:bCs/>
            <w:sz w:val="24"/>
            <w:szCs w:val="24"/>
          </w:rPr>
          <w:delText>8</w:delText>
        </w:r>
        <w:r w:rsidR="00103CE0" w:rsidRPr="0085486B" w:rsidDel="00EF0389">
          <w:rPr>
            <w:rFonts w:ascii="Garamond" w:hAnsi="Garamond"/>
            <w:b/>
            <w:bCs/>
            <w:sz w:val="24"/>
            <w:szCs w:val="24"/>
          </w:rPr>
          <w:delText>a</w:delText>
        </w:r>
        <w:r w:rsidRPr="0085486B" w:rsidDel="00EF0389">
          <w:rPr>
            <w:rFonts w:ascii="Garamond" w:hAnsi="Garamond"/>
            <w:sz w:val="24"/>
            <w:szCs w:val="24"/>
          </w:rPr>
          <w:delText xml:space="preserve"> C. P. E. Bach, Symphony Wq 183/1/</w:delText>
        </w:r>
        <w:r w:rsidR="008C4BA9" w:rsidRPr="0085486B" w:rsidDel="00EF0389">
          <w:rPr>
            <w:rFonts w:ascii="Garamond" w:hAnsi="Garamond"/>
            <w:sz w:val="24"/>
            <w:szCs w:val="24"/>
          </w:rPr>
          <w:delText>i</w:delText>
        </w:r>
        <w:r w:rsidRPr="0085486B" w:rsidDel="00EF0389">
          <w:rPr>
            <w:rFonts w:ascii="Garamond" w:hAnsi="Garamond"/>
            <w:sz w:val="24"/>
            <w:szCs w:val="24"/>
          </w:rPr>
          <w:delText>, mm. 1–7, reduction</w:delText>
        </w:r>
        <w:r w:rsidR="008C4BA9" w:rsidRPr="0085486B" w:rsidDel="00EF0389">
          <w:rPr>
            <w:rFonts w:ascii="Garamond" w:hAnsi="Garamond"/>
            <w:sz w:val="24"/>
            <w:szCs w:val="24"/>
          </w:rPr>
          <w:delText xml:space="preserve"> of the orchestral score</w:delText>
        </w:r>
        <w:r w:rsidR="00B66FAB" w:rsidRPr="0085486B" w:rsidDel="00EF0389">
          <w:rPr>
            <w:rFonts w:ascii="Garamond" w:hAnsi="Garamond"/>
            <w:sz w:val="24"/>
            <w:szCs w:val="24"/>
          </w:rPr>
          <w:delText xml:space="preserve"> </w:delText>
        </w:r>
      </w:del>
    </w:p>
    <w:p w14:paraId="5E969708" w14:textId="19073ADA" w:rsidR="00E55E5E" w:rsidRPr="0085486B" w:rsidDel="00EF0389" w:rsidRDefault="00B66FAB">
      <w:pPr>
        <w:spacing w:after="0" w:line="480" w:lineRule="auto"/>
        <w:jc w:val="center"/>
        <w:rPr>
          <w:del w:id="737" w:author="Kyle Hutchinson" w:date="2025-08-22T15:06:00Z" w16du:dateUtc="2025-08-22T19:06:00Z"/>
          <w:rFonts w:ascii="Garamond" w:hAnsi="Garamond"/>
          <w:sz w:val="24"/>
          <w:szCs w:val="24"/>
        </w:rPr>
      </w:pPr>
      <w:del w:id="738" w:author="Kyle Hutchinson" w:date="2025-08-22T15:06:00Z" w16du:dateUtc="2025-08-22T19:06:00Z">
        <w:r w:rsidRPr="0085486B" w:rsidDel="00EF0389">
          <w:rPr>
            <w:rFonts w:ascii="Garamond" w:hAnsi="Garamond"/>
            <w:sz w:val="24"/>
            <w:szCs w:val="24"/>
          </w:rPr>
          <w:delText>into two staves.</w:delText>
        </w:r>
      </w:del>
    </w:p>
    <w:p w14:paraId="406D7CD0" w14:textId="77777777" w:rsidR="008643C4" w:rsidDel="00EF0389" w:rsidRDefault="008643C4">
      <w:pPr>
        <w:spacing w:after="0" w:line="480" w:lineRule="auto"/>
        <w:rPr>
          <w:del w:id="739" w:author="Kyle Hutchinson" w:date="2025-08-22T15:06:00Z" w16du:dateUtc="2025-08-22T19:06:00Z"/>
          <w:rFonts w:ascii="Garamond" w:hAnsi="Garamond"/>
          <w:sz w:val="24"/>
          <w:szCs w:val="24"/>
        </w:rPr>
        <w:pPrChange w:id="740" w:author="Kyle Hutchinson" w:date="2025-08-22T15:06:00Z" w16du:dateUtc="2025-08-22T19:06:00Z">
          <w:pPr>
            <w:spacing w:after="0" w:line="480" w:lineRule="auto"/>
            <w:ind w:firstLine="720"/>
          </w:pPr>
        </w:pPrChange>
      </w:pPr>
    </w:p>
    <w:p w14:paraId="4334EB04" w14:textId="73791348" w:rsidR="00284757" w:rsidRPr="0085486B" w:rsidRDefault="0071521C" w:rsidP="00EF0389">
      <w:pPr>
        <w:spacing w:after="0" w:line="480" w:lineRule="auto"/>
        <w:rPr>
          <w:rFonts w:ascii="Garamond" w:hAnsi="Garamond"/>
          <w:sz w:val="24"/>
          <w:szCs w:val="24"/>
        </w:rPr>
      </w:pPr>
      <w:del w:id="741" w:author="Kyle Hutchinson" w:date="2025-08-22T15:06:00Z" w16du:dateUtc="2025-08-22T19:06:00Z">
        <w:r w:rsidRPr="0085486B" w:rsidDel="00EF0389">
          <w:rPr>
            <w:rFonts w:ascii="Garamond" w:hAnsi="Garamond"/>
            <w:sz w:val="24"/>
            <w:szCs w:val="24"/>
          </w:rPr>
          <w:delText xml:space="preserve">What </w:delText>
        </w:r>
        <w:r w:rsidR="00D1312C" w:rsidRPr="0085486B" w:rsidDel="00EF0389">
          <w:rPr>
            <w:rFonts w:ascii="Garamond" w:hAnsi="Garamond"/>
            <w:sz w:val="24"/>
            <w:szCs w:val="24"/>
          </w:rPr>
          <w:delText xml:space="preserve">factors support the </w:delText>
        </w:r>
        <w:r w:rsidR="00027BBA" w:rsidRPr="0085486B" w:rsidDel="00EF0389">
          <w:rPr>
            <w:rFonts w:ascii="Garamond" w:hAnsi="Garamond"/>
            <w:sz w:val="24"/>
            <w:szCs w:val="24"/>
          </w:rPr>
          <w:delText>notated mete</w:delText>
        </w:r>
        <w:r w:rsidR="00284757" w:rsidRPr="0085486B" w:rsidDel="00EF0389">
          <w:rPr>
            <w:rFonts w:ascii="Garamond" w:hAnsi="Garamond"/>
            <w:sz w:val="24"/>
            <w:szCs w:val="24"/>
          </w:rPr>
          <w:delText>r</w:delText>
        </w:r>
        <w:r w:rsidR="00D1312C" w:rsidRPr="0085486B" w:rsidDel="00EF0389">
          <w:rPr>
            <w:rFonts w:ascii="Garamond" w:hAnsi="Garamond"/>
            <w:sz w:val="24"/>
            <w:szCs w:val="24"/>
          </w:rPr>
          <w:delText>?</w:delText>
        </w:r>
        <w:r w:rsidR="0050587B" w:rsidRPr="0085486B" w:rsidDel="00EF0389">
          <w:rPr>
            <w:rFonts w:ascii="Garamond" w:hAnsi="Garamond"/>
            <w:sz w:val="24"/>
            <w:szCs w:val="24"/>
          </w:rPr>
          <w:delText xml:space="preserve"> </w:delText>
        </w:r>
      </w:del>
      <w:r w:rsidR="0050587B" w:rsidRPr="0085486B">
        <w:rPr>
          <w:rFonts w:ascii="Garamond" w:hAnsi="Garamond"/>
          <w:sz w:val="24"/>
          <w:szCs w:val="24"/>
        </w:rPr>
        <w:t xml:space="preserve">Our tendency to </w:t>
      </w:r>
      <w:r w:rsidR="00D1693B" w:rsidRPr="0085486B">
        <w:rPr>
          <w:rFonts w:ascii="Garamond" w:hAnsi="Garamond"/>
          <w:sz w:val="24"/>
          <w:szCs w:val="24"/>
        </w:rPr>
        <w:t xml:space="preserve">hear an initial accent and to impose binary regularity </w:t>
      </w:r>
      <w:r w:rsidR="00E31547" w:rsidRPr="0085486B">
        <w:rPr>
          <w:rFonts w:ascii="Garamond" w:hAnsi="Garamond"/>
          <w:sz w:val="24"/>
          <w:szCs w:val="24"/>
        </w:rPr>
        <w:t xml:space="preserve">favor the notated meter </w:t>
      </w:r>
      <w:r w:rsidR="00577E35" w:rsidRPr="0085486B">
        <w:rPr>
          <w:rFonts w:ascii="Garamond" w:hAnsi="Garamond"/>
          <w:sz w:val="24"/>
          <w:szCs w:val="24"/>
        </w:rPr>
        <w:t>from the outset in mm. 1–2,</w:t>
      </w:r>
      <w:r w:rsidR="00E31547" w:rsidRPr="0085486B">
        <w:rPr>
          <w:rFonts w:ascii="Garamond" w:hAnsi="Garamond"/>
          <w:sz w:val="24"/>
          <w:szCs w:val="24"/>
        </w:rPr>
        <w:t xml:space="preserve"> though</w:t>
      </w:r>
      <w:r w:rsidR="004716C0" w:rsidRPr="0085486B">
        <w:rPr>
          <w:rFonts w:ascii="Garamond" w:hAnsi="Garamond"/>
          <w:sz w:val="24"/>
          <w:szCs w:val="24"/>
        </w:rPr>
        <w:t xml:space="preserve"> the surface</w:t>
      </w:r>
      <w:r w:rsidR="008C0F6A" w:rsidRPr="0085486B">
        <w:rPr>
          <w:rFonts w:ascii="Garamond" w:hAnsi="Garamond"/>
          <w:sz w:val="24"/>
          <w:szCs w:val="24"/>
        </w:rPr>
        <w:t xml:space="preserve"> gives us</w:t>
      </w:r>
      <w:r w:rsidR="00E43896" w:rsidRPr="0085486B">
        <w:rPr>
          <w:rFonts w:ascii="Garamond" w:hAnsi="Garamond"/>
          <w:sz w:val="24"/>
          <w:szCs w:val="24"/>
        </w:rPr>
        <w:t xml:space="preserve"> few attack points</w:t>
      </w:r>
      <w:r w:rsidR="008C0F6A" w:rsidRPr="0085486B">
        <w:rPr>
          <w:rFonts w:ascii="Garamond" w:hAnsi="Garamond"/>
          <w:sz w:val="24"/>
          <w:szCs w:val="24"/>
        </w:rPr>
        <w:t xml:space="preserve"> to work with</w:t>
      </w:r>
      <w:r w:rsidR="00284757" w:rsidRPr="0085486B">
        <w:rPr>
          <w:rFonts w:ascii="Garamond" w:hAnsi="Garamond"/>
          <w:sz w:val="24"/>
          <w:szCs w:val="24"/>
        </w:rPr>
        <w:t xml:space="preserve">. </w:t>
      </w:r>
      <w:r w:rsidR="001A7D5A" w:rsidRPr="0085486B">
        <w:rPr>
          <w:rFonts w:ascii="Garamond" w:hAnsi="Garamond"/>
          <w:sz w:val="24"/>
          <w:szCs w:val="24"/>
        </w:rPr>
        <w:t xml:space="preserve">One might experience the </w:t>
      </w:r>
      <w:r w:rsidR="00F16A79" w:rsidRPr="0085486B">
        <w:rPr>
          <w:rFonts w:ascii="Garamond" w:hAnsi="Garamond"/>
          <w:sz w:val="24"/>
          <w:szCs w:val="24"/>
        </w:rPr>
        <w:t xml:space="preserve">upwards arpeggio of the lower strings </w:t>
      </w:r>
      <w:r w:rsidR="00772B10" w:rsidRPr="0085486B">
        <w:rPr>
          <w:rFonts w:ascii="Garamond" w:hAnsi="Garamond"/>
          <w:sz w:val="24"/>
          <w:szCs w:val="24"/>
        </w:rPr>
        <w:t xml:space="preserve">as an upbeat into </w:t>
      </w:r>
      <w:del w:id="742" w:author="Kyle Hutchinson" w:date="2025-08-22T15:08:00Z" w16du:dateUtc="2025-08-22T19:08:00Z">
        <w:r w:rsidR="00284757" w:rsidRPr="0085486B" w:rsidDel="00EF0389">
          <w:rPr>
            <w:rFonts w:ascii="Garamond" w:hAnsi="Garamond"/>
            <w:sz w:val="24"/>
            <w:szCs w:val="24"/>
          </w:rPr>
          <w:delText xml:space="preserve">the downbeats of </w:delText>
        </w:r>
      </w:del>
      <w:r w:rsidR="00284757" w:rsidRPr="0085486B">
        <w:rPr>
          <w:rFonts w:ascii="Garamond" w:hAnsi="Garamond"/>
          <w:sz w:val="24"/>
          <w:szCs w:val="24"/>
        </w:rPr>
        <w:t>the melodically accented highpoints on the downbeats of m</w:t>
      </w:r>
      <w:del w:id="743" w:author="Kyle Hutchinson" w:date="2025-08-22T15:08:00Z" w16du:dateUtc="2025-08-22T19:08:00Z">
        <w:r w:rsidR="00284757" w:rsidRPr="0085486B" w:rsidDel="00EF0389">
          <w:rPr>
            <w:rFonts w:ascii="Garamond" w:hAnsi="Garamond"/>
            <w:sz w:val="24"/>
            <w:szCs w:val="24"/>
          </w:rPr>
          <w:delText>. 3 and m</w:delText>
        </w:r>
      </w:del>
      <w:ins w:id="744" w:author="Kyle Hutchinson" w:date="2025-08-22T15:08:00Z" w16du:dateUtc="2025-08-22T19:08:00Z">
        <w:r w:rsidR="00EF0389">
          <w:rPr>
            <w:rFonts w:ascii="Garamond" w:hAnsi="Garamond"/>
            <w:sz w:val="24"/>
            <w:szCs w:val="24"/>
          </w:rPr>
          <w:t>m. 3 and</w:t>
        </w:r>
      </w:ins>
      <w:del w:id="745" w:author="Kyle Hutchinson" w:date="2025-08-22T15:08:00Z" w16du:dateUtc="2025-08-22T19:08:00Z">
        <w:r w:rsidR="00284757" w:rsidRPr="0085486B" w:rsidDel="00EF0389">
          <w:rPr>
            <w:rFonts w:ascii="Garamond" w:hAnsi="Garamond"/>
            <w:sz w:val="24"/>
            <w:szCs w:val="24"/>
          </w:rPr>
          <w:delText>.</w:delText>
        </w:r>
      </w:del>
      <w:r w:rsidR="00284757" w:rsidRPr="0085486B">
        <w:rPr>
          <w:rFonts w:ascii="Garamond" w:hAnsi="Garamond"/>
          <w:sz w:val="24"/>
          <w:szCs w:val="24"/>
        </w:rPr>
        <w:t xml:space="preserve"> 4, creating </w:t>
      </w:r>
      <w:del w:id="746" w:author="Kyle Hutchinson" w:date="2025-08-22T15:08:00Z" w16du:dateUtc="2025-08-22T19:08:00Z">
        <w:r w:rsidR="00284757" w:rsidRPr="0085486B" w:rsidDel="00EF0389">
          <w:rPr>
            <w:rFonts w:ascii="Garamond" w:hAnsi="Garamond"/>
            <w:sz w:val="24"/>
            <w:szCs w:val="24"/>
          </w:rPr>
          <w:delText xml:space="preserve">strong </w:delText>
        </w:r>
      </w:del>
      <w:ins w:id="747" w:author="Kyle Hutchinson" w:date="2025-08-22T15:08:00Z" w16du:dateUtc="2025-08-22T19:08:00Z">
        <w:r w:rsidR="00EF0389">
          <w:rPr>
            <w:rFonts w:ascii="Garamond" w:hAnsi="Garamond"/>
            <w:sz w:val="24"/>
            <w:szCs w:val="24"/>
          </w:rPr>
          <w:t>a compelling</w:t>
        </w:r>
        <w:r w:rsidR="00EF0389" w:rsidRPr="0085486B">
          <w:rPr>
            <w:rFonts w:ascii="Garamond" w:hAnsi="Garamond"/>
            <w:sz w:val="24"/>
            <w:szCs w:val="24"/>
          </w:rPr>
          <w:t xml:space="preserve"> </w:t>
        </w:r>
      </w:ins>
      <w:r w:rsidR="00284757" w:rsidRPr="0085486B">
        <w:rPr>
          <w:rFonts w:ascii="Garamond" w:hAnsi="Garamond"/>
          <w:sz w:val="24"/>
          <w:szCs w:val="24"/>
        </w:rPr>
        <w:t>parallelism.</w:t>
      </w:r>
      <w:r w:rsidR="00284757" w:rsidRPr="0085486B">
        <w:rPr>
          <w:rStyle w:val="FootnoteReference"/>
          <w:rFonts w:ascii="Garamond" w:hAnsi="Garamond"/>
          <w:sz w:val="24"/>
          <w:szCs w:val="24"/>
        </w:rPr>
        <w:footnoteReference w:id="28"/>
      </w:r>
      <w:r w:rsidR="00284757" w:rsidRPr="0085486B">
        <w:rPr>
          <w:rFonts w:ascii="Garamond" w:hAnsi="Garamond"/>
          <w:sz w:val="24"/>
          <w:szCs w:val="24"/>
        </w:rPr>
        <w:t xml:space="preserve"> </w:t>
      </w:r>
      <w:r w:rsidR="00DD63DE" w:rsidRPr="0085486B">
        <w:rPr>
          <w:rFonts w:ascii="Garamond" w:hAnsi="Garamond"/>
          <w:sz w:val="24"/>
          <w:szCs w:val="24"/>
        </w:rPr>
        <w:t>In addition,</w:t>
      </w:r>
      <w:r w:rsidR="00772B10" w:rsidRPr="0085486B">
        <w:rPr>
          <w:rFonts w:ascii="Garamond" w:hAnsi="Garamond"/>
          <w:sz w:val="24"/>
          <w:szCs w:val="24"/>
        </w:rPr>
        <w:t xml:space="preserve"> the most salient chord change</w:t>
      </w:r>
      <w:r w:rsidR="00F15A8B" w:rsidRPr="0085486B">
        <w:rPr>
          <w:rFonts w:ascii="Garamond" w:hAnsi="Garamond"/>
          <w:sz w:val="24"/>
          <w:szCs w:val="24"/>
        </w:rPr>
        <w:t xml:space="preserve"> in this passage</w:t>
      </w:r>
      <w:r w:rsidR="008C4BA9" w:rsidRPr="0085486B">
        <w:rPr>
          <w:rFonts w:ascii="Garamond" w:hAnsi="Garamond"/>
          <w:sz w:val="24"/>
          <w:szCs w:val="24"/>
        </w:rPr>
        <w:t xml:space="preserve"> is th</w:t>
      </w:r>
      <w:r w:rsidR="00DD63DE" w:rsidRPr="0085486B">
        <w:rPr>
          <w:rFonts w:ascii="Garamond" w:hAnsi="Garamond"/>
          <w:sz w:val="24"/>
          <w:szCs w:val="24"/>
        </w:rPr>
        <w:t>e one</w:t>
      </w:r>
      <w:ins w:id="748" w:author="Kyle Hutchinson" w:date="2025-08-22T15:09:00Z" w16du:dateUtc="2025-08-22T19:09:00Z">
        <w:r w:rsidR="00EF0389">
          <w:rPr>
            <w:rFonts w:ascii="Garamond" w:hAnsi="Garamond"/>
            <w:sz w:val="24"/>
            <w:szCs w:val="24"/>
          </w:rPr>
          <w:t xml:space="preserve"> in mm. 5–6, in which an appl</w:t>
        </w:r>
      </w:ins>
      <w:ins w:id="749" w:author="Kyle Hutchinson" w:date="2025-08-22T15:10:00Z" w16du:dateUtc="2025-08-22T19:10:00Z">
        <w:r w:rsidR="00EF0389">
          <w:rPr>
            <w:rFonts w:ascii="Garamond" w:hAnsi="Garamond"/>
            <w:sz w:val="24"/>
            <w:szCs w:val="24"/>
          </w:rPr>
          <w:t>ied</w:t>
        </w:r>
      </w:ins>
      <w:ins w:id="750" w:author="Kyle Hutchinson" w:date="2025-08-22T15:09:00Z" w16du:dateUtc="2025-08-22T19:09:00Z">
        <w:r w:rsidR="00EF0389">
          <w:rPr>
            <w:rFonts w:ascii="Garamond" w:hAnsi="Garamond"/>
            <w:sz w:val="24"/>
            <w:szCs w:val="24"/>
          </w:rPr>
          <w:t xml:space="preserve"> V42</w:t>
        </w:r>
      </w:ins>
      <w:ins w:id="751" w:author="Kyle Hutchinson" w:date="2025-08-22T15:10:00Z" w16du:dateUtc="2025-08-22T19:10:00Z">
        <w:r w:rsidR="00EF0389">
          <w:rPr>
            <w:rFonts w:ascii="Garamond" w:hAnsi="Garamond"/>
            <w:sz w:val="24"/>
            <w:szCs w:val="24"/>
          </w:rPr>
          <w:t xml:space="preserve"> of IV resolves to the</w:t>
        </w:r>
      </w:ins>
      <w:del w:id="752" w:author="Kyle Hutchinson" w:date="2025-08-22T15:09:00Z" w16du:dateUtc="2025-08-22T19:09:00Z">
        <w:r w:rsidR="008C4BA9" w:rsidRPr="0085486B" w:rsidDel="00EF0389">
          <w:rPr>
            <w:rFonts w:ascii="Garamond" w:hAnsi="Garamond"/>
            <w:sz w:val="24"/>
            <w:szCs w:val="24"/>
          </w:rPr>
          <w:delText xml:space="preserve"> involving the resolution to a</w:delText>
        </w:r>
      </w:del>
      <w:r w:rsidR="008C4BA9" w:rsidRPr="0085486B">
        <w:rPr>
          <w:rFonts w:ascii="Garamond" w:hAnsi="Garamond"/>
          <w:sz w:val="24"/>
          <w:szCs w:val="24"/>
        </w:rPr>
        <w:t xml:space="preserve"> subdominant</w:t>
      </w:r>
      <w:del w:id="753" w:author="Kyle Hutchinson" w:date="2025-08-22T15:10:00Z" w16du:dateUtc="2025-08-22T19:10:00Z">
        <w:r w:rsidR="008C4BA9" w:rsidRPr="0085486B" w:rsidDel="00EF0389">
          <w:rPr>
            <w:rFonts w:ascii="Garamond" w:hAnsi="Garamond"/>
            <w:sz w:val="24"/>
            <w:szCs w:val="24"/>
          </w:rPr>
          <w:delText xml:space="preserve"> chord</w:delText>
        </w:r>
      </w:del>
      <w:r w:rsidR="008C4BA9" w:rsidRPr="0085486B">
        <w:rPr>
          <w:rFonts w:ascii="Garamond" w:hAnsi="Garamond"/>
          <w:sz w:val="24"/>
          <w:szCs w:val="24"/>
        </w:rPr>
        <w:t xml:space="preserve"> </w:t>
      </w:r>
      <w:r w:rsidR="00E77912" w:rsidRPr="0085486B">
        <w:rPr>
          <w:rFonts w:ascii="Garamond" w:hAnsi="Garamond"/>
          <w:sz w:val="24"/>
          <w:szCs w:val="24"/>
        </w:rPr>
        <w:t>on the downbeat of</w:t>
      </w:r>
      <w:r w:rsidR="008C4BA9" w:rsidRPr="0085486B">
        <w:rPr>
          <w:rFonts w:ascii="Garamond" w:hAnsi="Garamond"/>
          <w:sz w:val="24"/>
          <w:szCs w:val="24"/>
        </w:rPr>
        <w:t xml:space="preserve"> m. 6, marking</w:t>
      </w:r>
      <w:r w:rsidR="00D02B85" w:rsidRPr="0085486B">
        <w:rPr>
          <w:rFonts w:ascii="Garamond" w:hAnsi="Garamond"/>
          <w:sz w:val="24"/>
          <w:szCs w:val="24"/>
        </w:rPr>
        <w:t xml:space="preserve"> that </w:t>
      </w:r>
      <w:del w:id="754" w:author="Kyle Hutchinson" w:date="2025-08-22T15:11:00Z" w16du:dateUtc="2025-08-22T19:11:00Z">
        <w:r w:rsidR="007857F1" w:rsidRPr="0085486B" w:rsidDel="00EF0389">
          <w:rPr>
            <w:rFonts w:ascii="Garamond" w:hAnsi="Garamond"/>
            <w:sz w:val="24"/>
            <w:szCs w:val="24"/>
          </w:rPr>
          <w:delText xml:space="preserve">timepoint </w:delText>
        </w:r>
      </w:del>
      <w:ins w:id="755" w:author="Kyle Hutchinson" w:date="2025-08-22T15:11:00Z" w16du:dateUtc="2025-08-22T19:11:00Z">
        <w:r w:rsidR="00EF0389">
          <w:rPr>
            <w:rFonts w:ascii="Garamond" w:hAnsi="Garamond"/>
            <w:sz w:val="24"/>
            <w:szCs w:val="24"/>
          </w:rPr>
          <w:t>gesture</w:t>
        </w:r>
        <w:r w:rsidR="00EF0389" w:rsidRPr="0085486B">
          <w:rPr>
            <w:rFonts w:ascii="Garamond" w:hAnsi="Garamond"/>
            <w:sz w:val="24"/>
            <w:szCs w:val="24"/>
          </w:rPr>
          <w:t xml:space="preserve"> </w:t>
        </w:r>
      </w:ins>
      <w:r w:rsidR="007857F1" w:rsidRPr="0085486B">
        <w:rPr>
          <w:rFonts w:ascii="Garamond" w:hAnsi="Garamond"/>
          <w:sz w:val="24"/>
          <w:szCs w:val="24"/>
        </w:rPr>
        <w:t>for</w:t>
      </w:r>
      <w:del w:id="756" w:author="Kyle Hutchinson" w:date="2025-08-22T15:11:00Z" w16du:dateUtc="2025-08-22T19:11:00Z">
        <w:r w:rsidR="007857F1" w:rsidRPr="0085486B" w:rsidDel="00EF0389">
          <w:rPr>
            <w:rFonts w:ascii="Garamond" w:hAnsi="Garamond"/>
            <w:sz w:val="24"/>
            <w:szCs w:val="24"/>
          </w:rPr>
          <w:delText xml:space="preserve"> our</w:delText>
        </w:r>
      </w:del>
      <w:r w:rsidR="007857F1" w:rsidRPr="0085486B">
        <w:rPr>
          <w:rFonts w:ascii="Garamond" w:hAnsi="Garamond"/>
          <w:sz w:val="24"/>
          <w:szCs w:val="24"/>
        </w:rPr>
        <w:t xml:space="preserve"> attention.</w:t>
      </w:r>
      <w:r w:rsidR="00D66F85" w:rsidRPr="0085486B">
        <w:rPr>
          <w:rStyle w:val="FootnoteReference"/>
          <w:rFonts w:ascii="Garamond" w:hAnsi="Garamond"/>
          <w:sz w:val="24"/>
          <w:szCs w:val="24"/>
        </w:rPr>
        <w:footnoteReference w:id="29"/>
      </w:r>
      <w:r w:rsidR="007857F1" w:rsidRPr="0085486B">
        <w:rPr>
          <w:rFonts w:ascii="Garamond" w:hAnsi="Garamond"/>
          <w:sz w:val="24"/>
          <w:szCs w:val="24"/>
        </w:rPr>
        <w:t xml:space="preserve"> The transformation of the tonic chord into</w:t>
      </w:r>
      <w:del w:id="757" w:author="Kyle Hutchinson" w:date="2025-08-22T15:10:00Z" w16du:dateUtc="2025-08-22T19:10:00Z">
        <w:r w:rsidR="007857F1" w:rsidRPr="0085486B" w:rsidDel="00EF0389">
          <w:rPr>
            <w:rFonts w:ascii="Garamond" w:hAnsi="Garamond"/>
            <w:sz w:val="24"/>
            <w:szCs w:val="24"/>
          </w:rPr>
          <w:delText xml:space="preserve"> a</w:delText>
        </w:r>
      </w:del>
      <w:r w:rsidR="007857F1" w:rsidRPr="0085486B">
        <w:rPr>
          <w:rFonts w:ascii="Garamond" w:hAnsi="Garamond"/>
          <w:sz w:val="24"/>
          <w:szCs w:val="24"/>
        </w:rPr>
        <w:t xml:space="preserve"> V4/2 of IV</w:t>
      </w:r>
      <w:r w:rsidR="000A23E1" w:rsidRPr="0085486B">
        <w:rPr>
          <w:rFonts w:ascii="Garamond" w:hAnsi="Garamond"/>
          <w:sz w:val="24"/>
          <w:szCs w:val="24"/>
        </w:rPr>
        <w:t xml:space="preserve"> is more problematic</w:t>
      </w:r>
      <w:del w:id="758" w:author="Kyle Hutchinson" w:date="2025-08-22T15:13:00Z" w16du:dateUtc="2025-08-22T19:13:00Z">
        <w:r w:rsidR="000A23E1" w:rsidRPr="0085486B" w:rsidDel="00152999">
          <w:rPr>
            <w:rFonts w:ascii="Garamond" w:hAnsi="Garamond"/>
            <w:sz w:val="24"/>
            <w:szCs w:val="24"/>
          </w:rPr>
          <w:delText xml:space="preserve"> for </w:delText>
        </w:r>
      </w:del>
      <w:del w:id="759" w:author="Kyle Hutchinson" w:date="2025-08-22T15:12:00Z" w16du:dateUtc="2025-08-22T19:12:00Z">
        <w:r w:rsidR="000A23E1" w:rsidRPr="0085486B" w:rsidDel="00EF0389">
          <w:rPr>
            <w:rFonts w:ascii="Garamond" w:hAnsi="Garamond"/>
            <w:sz w:val="24"/>
            <w:szCs w:val="24"/>
          </w:rPr>
          <w:delText>present purposes</w:delText>
        </w:r>
      </w:del>
      <w:r w:rsidR="000A23E1" w:rsidRPr="0085486B">
        <w:rPr>
          <w:rFonts w:ascii="Garamond" w:hAnsi="Garamond"/>
          <w:sz w:val="24"/>
          <w:szCs w:val="24"/>
        </w:rPr>
        <w:t xml:space="preserve">: should we hear a </w:t>
      </w:r>
      <w:r w:rsidR="00FB0B3C" w:rsidRPr="0085486B">
        <w:rPr>
          <w:rFonts w:ascii="Garamond" w:hAnsi="Garamond"/>
          <w:sz w:val="24"/>
          <w:szCs w:val="24"/>
        </w:rPr>
        <w:t>chord change on the fourth beat of notated m. 4</w:t>
      </w:r>
      <w:ins w:id="760" w:author="Kyle Hutchinson" w:date="2025-08-22T15:13:00Z" w16du:dateUtc="2025-08-22T19:13:00Z">
        <w:r w:rsidR="00152999">
          <w:rPr>
            <w:rFonts w:ascii="Garamond" w:hAnsi="Garamond"/>
            <w:sz w:val="24"/>
            <w:szCs w:val="24"/>
          </w:rPr>
          <w:t xml:space="preserve">, or should we </w:t>
        </w:r>
        <w:r w:rsidR="00152999">
          <w:rPr>
            <w:rFonts w:ascii="Garamond" w:hAnsi="Garamond"/>
            <w:sz w:val="24"/>
            <w:szCs w:val="24"/>
          </w:rPr>
          <w:lastRenderedPageBreak/>
          <w:t xml:space="preserve">defer </w:t>
        </w:r>
      </w:ins>
      <w:ins w:id="761" w:author="Kyle Hutchinson" w:date="2025-08-22T15:14:00Z" w16du:dateUtc="2025-08-22T19:14:00Z">
        <w:r w:rsidR="00152999">
          <w:rPr>
            <w:rFonts w:ascii="Garamond" w:hAnsi="Garamond"/>
            <w:sz w:val="24"/>
            <w:szCs w:val="24"/>
          </w:rPr>
          <w:t xml:space="preserve">this chord change to </w:t>
        </w:r>
      </w:ins>
      <w:del w:id="762" w:author="Kyle Hutchinson" w:date="2025-08-22T15:13:00Z" w16du:dateUtc="2025-08-22T19:13:00Z">
        <w:r w:rsidR="00FB0B3C" w:rsidRPr="0085486B" w:rsidDel="00152999">
          <w:rPr>
            <w:rFonts w:ascii="Garamond" w:hAnsi="Garamond"/>
            <w:sz w:val="24"/>
            <w:szCs w:val="24"/>
          </w:rPr>
          <w:delText>?</w:delText>
        </w:r>
      </w:del>
      <w:del w:id="763" w:author="Kyle Hutchinson" w:date="2025-08-22T15:14:00Z" w16du:dateUtc="2025-08-22T19:14:00Z">
        <w:r w:rsidR="00FB0B3C" w:rsidRPr="0085486B" w:rsidDel="00152999">
          <w:rPr>
            <w:rFonts w:ascii="Garamond" w:hAnsi="Garamond"/>
            <w:sz w:val="24"/>
            <w:szCs w:val="24"/>
          </w:rPr>
          <w:delText xml:space="preserve"> </w:delText>
        </w:r>
        <w:r w:rsidR="00A840F5" w:rsidRPr="0085486B" w:rsidDel="00152999">
          <w:rPr>
            <w:rFonts w:ascii="Garamond" w:hAnsi="Garamond"/>
            <w:sz w:val="24"/>
            <w:szCs w:val="24"/>
          </w:rPr>
          <w:delText xml:space="preserve">Should we pay attention to </w:delText>
        </w:r>
      </w:del>
      <w:ins w:id="764" w:author="Kyle Hutchinson" w:date="2025-08-22T15:14:00Z" w16du:dateUtc="2025-08-22T19:14:00Z">
        <w:r w:rsidR="00152999">
          <w:rPr>
            <w:rFonts w:ascii="Garamond" w:hAnsi="Garamond"/>
            <w:sz w:val="24"/>
            <w:szCs w:val="24"/>
          </w:rPr>
          <w:t xml:space="preserve">the middle of m. 5 and </w:t>
        </w:r>
      </w:ins>
      <w:r w:rsidR="00A840F5" w:rsidRPr="0085486B">
        <w:rPr>
          <w:rFonts w:ascii="Garamond" w:hAnsi="Garamond"/>
          <w:sz w:val="24"/>
          <w:szCs w:val="24"/>
        </w:rPr>
        <w:t xml:space="preserve">the (relatively) novel </w:t>
      </w:r>
      <w:r w:rsidR="006B6410" w:rsidRPr="0085486B">
        <w:rPr>
          <w:rFonts w:ascii="Garamond" w:hAnsi="Garamond"/>
          <w:sz w:val="24"/>
          <w:szCs w:val="24"/>
        </w:rPr>
        <w:t xml:space="preserve">and salient </w:t>
      </w:r>
      <w:r w:rsidR="00A840F5" w:rsidRPr="0085486B">
        <w:rPr>
          <w:rFonts w:ascii="Garamond" w:hAnsi="Garamond"/>
          <w:sz w:val="24"/>
          <w:szCs w:val="24"/>
        </w:rPr>
        <w:t>C</w:t>
      </w:r>
      <w:r w:rsidR="006B6410" w:rsidRPr="009D193A">
        <w:rPr>
          <w:rFonts w:ascii="Garamond" w:hAnsi="Garamond"/>
          <w:sz w:val="24"/>
          <w:szCs w:val="24"/>
          <w:vertAlign w:val="subscript"/>
        </w:rPr>
        <w:t>4</w:t>
      </w:r>
      <w:r w:rsidR="00A840F5" w:rsidRPr="0085486B">
        <w:rPr>
          <w:rFonts w:ascii="Garamond" w:hAnsi="Garamond"/>
          <w:sz w:val="24"/>
          <w:szCs w:val="24"/>
        </w:rPr>
        <w:t xml:space="preserve"> </w:t>
      </w:r>
      <w:del w:id="765" w:author="Kyle Hutchinson" w:date="2025-08-22T15:14:00Z" w16du:dateUtc="2025-08-22T19:14:00Z">
        <w:r w:rsidR="00A840F5" w:rsidRPr="0085486B" w:rsidDel="00152999">
          <w:rPr>
            <w:rFonts w:ascii="Garamond" w:hAnsi="Garamond"/>
            <w:sz w:val="24"/>
            <w:szCs w:val="24"/>
          </w:rPr>
          <w:delText>in the middle of m. 5</w:delText>
        </w:r>
      </w:del>
      <w:ins w:id="766" w:author="Kyle Hutchinson" w:date="2025-08-22T15:14:00Z" w16du:dateUtc="2025-08-22T19:14:00Z">
        <w:r w:rsidR="00152999">
          <w:rPr>
            <w:rFonts w:ascii="Garamond" w:hAnsi="Garamond"/>
            <w:sz w:val="24"/>
            <w:szCs w:val="24"/>
          </w:rPr>
          <w:t>that occurs there</w:t>
        </w:r>
      </w:ins>
      <w:r w:rsidR="00A840F5" w:rsidRPr="0085486B">
        <w:rPr>
          <w:rFonts w:ascii="Garamond" w:hAnsi="Garamond"/>
          <w:sz w:val="24"/>
          <w:szCs w:val="24"/>
        </w:rPr>
        <w:t xml:space="preserve">? </w:t>
      </w:r>
      <w:r w:rsidR="005C289D" w:rsidRPr="0085486B">
        <w:rPr>
          <w:rFonts w:ascii="Garamond" w:hAnsi="Garamond"/>
          <w:sz w:val="24"/>
          <w:szCs w:val="24"/>
        </w:rPr>
        <w:t xml:space="preserve">Under the notated meter, this is </w:t>
      </w:r>
      <w:r w:rsidR="00443688" w:rsidRPr="0085486B">
        <w:rPr>
          <w:rFonts w:ascii="Garamond" w:hAnsi="Garamond"/>
          <w:sz w:val="24"/>
          <w:szCs w:val="24"/>
        </w:rPr>
        <w:t>a point of incongruence</w:t>
      </w:r>
      <w:r w:rsidR="00DD63DE" w:rsidRPr="0085486B">
        <w:rPr>
          <w:rFonts w:ascii="Garamond" w:hAnsi="Garamond"/>
          <w:sz w:val="24"/>
          <w:szCs w:val="24"/>
        </w:rPr>
        <w:t>,</w:t>
      </w:r>
      <w:r w:rsidR="00723465" w:rsidRPr="0085486B">
        <w:rPr>
          <w:rFonts w:ascii="Garamond" w:hAnsi="Garamond"/>
          <w:sz w:val="24"/>
          <w:szCs w:val="24"/>
        </w:rPr>
        <w:t xml:space="preserve"> since the peak of m. 5’s wave falls </w:t>
      </w:r>
      <w:r w:rsidR="00E237A8" w:rsidRPr="0085486B">
        <w:rPr>
          <w:rFonts w:ascii="Garamond" w:hAnsi="Garamond"/>
          <w:sz w:val="24"/>
          <w:szCs w:val="24"/>
        </w:rPr>
        <w:t xml:space="preserve">in </w:t>
      </w:r>
      <w:r w:rsidR="00240748" w:rsidRPr="0085486B">
        <w:rPr>
          <w:rFonts w:ascii="Garamond" w:hAnsi="Garamond"/>
          <w:sz w:val="24"/>
          <w:szCs w:val="24"/>
        </w:rPr>
        <w:t>its</w:t>
      </w:r>
      <w:r w:rsidR="00E237A8" w:rsidRPr="0085486B">
        <w:rPr>
          <w:rFonts w:ascii="Garamond" w:hAnsi="Garamond"/>
          <w:sz w:val="24"/>
          <w:szCs w:val="24"/>
        </w:rPr>
        <w:t xml:space="preserve"> middle</w:t>
      </w:r>
      <w:r w:rsidR="00240748" w:rsidRPr="0085486B">
        <w:rPr>
          <w:rFonts w:ascii="Garamond" w:hAnsi="Garamond"/>
          <w:sz w:val="24"/>
          <w:szCs w:val="24"/>
        </w:rPr>
        <w:t>.</w:t>
      </w:r>
      <w:r w:rsidR="002A3C12" w:rsidRPr="0085486B">
        <w:rPr>
          <w:rFonts w:ascii="Garamond" w:hAnsi="Garamond"/>
          <w:sz w:val="24"/>
          <w:szCs w:val="24"/>
        </w:rPr>
        <w:t xml:space="preserve"> Finally, the</w:t>
      </w:r>
      <w:r w:rsidR="00FE614B" w:rsidRPr="0085486B">
        <w:rPr>
          <w:rFonts w:ascii="Garamond" w:hAnsi="Garamond"/>
          <w:sz w:val="24"/>
          <w:szCs w:val="24"/>
        </w:rPr>
        <w:t xml:space="preserve"> change </w:t>
      </w:r>
      <w:r w:rsidR="006B6410" w:rsidRPr="0085486B">
        <w:rPr>
          <w:rFonts w:ascii="Garamond" w:hAnsi="Garamond"/>
          <w:sz w:val="24"/>
          <w:szCs w:val="24"/>
        </w:rPr>
        <w:t xml:space="preserve">to </w:t>
      </w:r>
      <w:r w:rsidR="00FE614B" w:rsidRPr="0085486B">
        <w:rPr>
          <w:rFonts w:ascii="Garamond" w:hAnsi="Garamond"/>
          <w:sz w:val="24"/>
          <w:szCs w:val="24"/>
        </w:rPr>
        <w:t xml:space="preserve">unison octaves on the downbeat of m. 7 </w:t>
      </w:r>
      <w:r w:rsidR="004C0542" w:rsidRPr="0085486B">
        <w:rPr>
          <w:rFonts w:ascii="Garamond" w:hAnsi="Garamond"/>
          <w:sz w:val="24"/>
          <w:szCs w:val="24"/>
        </w:rPr>
        <w:t>supports the notated meter</w:t>
      </w:r>
      <w:r w:rsidR="00284757" w:rsidRPr="0085486B">
        <w:rPr>
          <w:rFonts w:ascii="Garamond" w:hAnsi="Garamond"/>
          <w:sz w:val="24"/>
          <w:szCs w:val="24"/>
        </w:rPr>
        <w:t>.</w:t>
      </w:r>
    </w:p>
    <w:p w14:paraId="6D5F73BB" w14:textId="77777777" w:rsidR="00EF0389" w:rsidRDefault="00EF0389" w:rsidP="00EF0389">
      <w:pPr>
        <w:spacing w:after="0" w:line="480" w:lineRule="auto"/>
        <w:jc w:val="center"/>
        <w:rPr>
          <w:ins w:id="767" w:author="Kyle Hutchinson" w:date="2025-08-22T15:06:00Z" w16du:dateUtc="2025-08-22T19:06:00Z"/>
          <w:rFonts w:ascii="Garamond" w:hAnsi="Garamond"/>
          <w:b/>
          <w:bCs/>
          <w:sz w:val="24"/>
          <w:szCs w:val="24"/>
        </w:rPr>
      </w:pPr>
    </w:p>
    <w:p w14:paraId="756A8259" w14:textId="45050A0D" w:rsidR="00EF0389" w:rsidRDefault="00EF0389" w:rsidP="00EF0389">
      <w:pPr>
        <w:spacing w:after="0" w:line="480" w:lineRule="auto"/>
        <w:jc w:val="center"/>
        <w:rPr>
          <w:ins w:id="768" w:author="Kyle Hutchinson" w:date="2025-08-22T15:06:00Z" w16du:dateUtc="2025-08-22T19:06:00Z"/>
          <w:rFonts w:ascii="Garamond" w:hAnsi="Garamond"/>
          <w:sz w:val="24"/>
          <w:szCs w:val="24"/>
        </w:rPr>
      </w:pPr>
      <w:ins w:id="769" w:author="Kyle Hutchinson" w:date="2025-08-22T15:06:00Z" w16du:dateUtc="2025-08-22T19:06:00Z">
        <w:r w:rsidRPr="0085486B">
          <w:rPr>
            <w:rFonts w:ascii="Garamond" w:hAnsi="Garamond"/>
            <w:b/>
            <w:bCs/>
            <w:sz w:val="24"/>
            <w:szCs w:val="24"/>
          </w:rPr>
          <w:t>Example 8a</w:t>
        </w:r>
        <w:r w:rsidRPr="0085486B">
          <w:rPr>
            <w:rFonts w:ascii="Garamond" w:hAnsi="Garamond"/>
            <w:sz w:val="24"/>
            <w:szCs w:val="24"/>
          </w:rPr>
          <w:t xml:space="preserve"> C. P. E. Bach, Symphony </w:t>
        </w:r>
        <w:proofErr w:type="spellStart"/>
        <w:r w:rsidRPr="0085486B">
          <w:rPr>
            <w:rFonts w:ascii="Garamond" w:hAnsi="Garamond"/>
            <w:sz w:val="24"/>
            <w:szCs w:val="24"/>
          </w:rPr>
          <w:t>Wq</w:t>
        </w:r>
        <w:proofErr w:type="spellEnd"/>
        <w:r w:rsidRPr="0085486B">
          <w:rPr>
            <w:rFonts w:ascii="Garamond" w:hAnsi="Garamond"/>
            <w:sz w:val="24"/>
            <w:szCs w:val="24"/>
          </w:rPr>
          <w:t xml:space="preserve"> 183/1/</w:t>
        </w:r>
        <w:proofErr w:type="spellStart"/>
        <w:r w:rsidRPr="0085486B">
          <w:rPr>
            <w:rFonts w:ascii="Garamond" w:hAnsi="Garamond"/>
            <w:sz w:val="24"/>
            <w:szCs w:val="24"/>
          </w:rPr>
          <w:t>i</w:t>
        </w:r>
        <w:proofErr w:type="spellEnd"/>
        <w:r w:rsidRPr="0085486B">
          <w:rPr>
            <w:rFonts w:ascii="Garamond" w:hAnsi="Garamond"/>
            <w:sz w:val="24"/>
            <w:szCs w:val="24"/>
          </w:rPr>
          <w:t xml:space="preserve">, mm. 1–7, reduction of the orchestral score </w:t>
        </w:r>
      </w:ins>
    </w:p>
    <w:p w14:paraId="1217915D" w14:textId="77777777" w:rsidR="00EF0389" w:rsidRPr="0085486B" w:rsidRDefault="00EF0389" w:rsidP="00EF0389">
      <w:pPr>
        <w:spacing w:after="0" w:line="480" w:lineRule="auto"/>
        <w:jc w:val="center"/>
        <w:rPr>
          <w:ins w:id="770" w:author="Kyle Hutchinson" w:date="2025-08-22T15:06:00Z" w16du:dateUtc="2025-08-22T19:06:00Z"/>
          <w:rFonts w:ascii="Garamond" w:hAnsi="Garamond"/>
          <w:sz w:val="24"/>
          <w:szCs w:val="24"/>
        </w:rPr>
      </w:pPr>
      <w:ins w:id="771" w:author="Kyle Hutchinson" w:date="2025-08-22T15:06:00Z" w16du:dateUtc="2025-08-22T19:06:00Z">
        <w:r w:rsidRPr="0085486B">
          <w:rPr>
            <w:rFonts w:ascii="Garamond" w:hAnsi="Garamond"/>
            <w:sz w:val="24"/>
            <w:szCs w:val="24"/>
          </w:rPr>
          <w:t>into two staves.</w:t>
        </w:r>
      </w:ins>
    </w:p>
    <w:p w14:paraId="7223A509" w14:textId="77777777" w:rsidR="008643C4" w:rsidRDefault="00FE614B" w:rsidP="002743CD">
      <w:pPr>
        <w:spacing w:after="0" w:line="480" w:lineRule="auto"/>
        <w:ind w:firstLine="720"/>
        <w:rPr>
          <w:rFonts w:ascii="Garamond" w:hAnsi="Garamond"/>
          <w:sz w:val="24"/>
          <w:szCs w:val="24"/>
        </w:rPr>
      </w:pPr>
      <w:r w:rsidRPr="0085486B">
        <w:rPr>
          <w:rFonts w:ascii="Garamond" w:hAnsi="Garamond"/>
          <w:sz w:val="24"/>
          <w:szCs w:val="24"/>
        </w:rPr>
        <w:t xml:space="preserve"> </w:t>
      </w:r>
    </w:p>
    <w:p w14:paraId="126700C2" w14:textId="4513799D" w:rsidR="001C0CD7" w:rsidRPr="0085486B" w:rsidRDefault="00FE614B" w:rsidP="002743CD">
      <w:pPr>
        <w:spacing w:after="0" w:line="480" w:lineRule="auto"/>
        <w:rPr>
          <w:rFonts w:ascii="Garamond" w:hAnsi="Garamond"/>
          <w:sz w:val="24"/>
          <w:szCs w:val="24"/>
        </w:rPr>
      </w:pPr>
      <w:r w:rsidRPr="0085486B">
        <w:rPr>
          <w:rFonts w:ascii="Garamond" w:hAnsi="Garamond"/>
          <w:sz w:val="24"/>
          <w:szCs w:val="24"/>
        </w:rPr>
        <w:t>Though the</w:t>
      </w:r>
      <w:ins w:id="772" w:author="Kyle Hutchinson" w:date="2025-08-22T15:16:00Z" w16du:dateUtc="2025-08-22T19:16:00Z">
        <w:r w:rsidR="0044305E">
          <w:rPr>
            <w:rFonts w:ascii="Garamond" w:hAnsi="Garamond"/>
            <w:sz w:val="24"/>
            <w:szCs w:val="24"/>
          </w:rPr>
          <w:t xml:space="preserve"> above factors</w:t>
        </w:r>
      </w:ins>
      <w:del w:id="773" w:author="Kyle Hutchinson" w:date="2025-08-22T15:16:00Z" w16du:dateUtc="2025-08-22T19:16:00Z">
        <w:r w:rsidRPr="0085486B" w:rsidDel="0044305E">
          <w:rPr>
            <w:rFonts w:ascii="Garamond" w:hAnsi="Garamond"/>
            <w:sz w:val="24"/>
            <w:szCs w:val="24"/>
          </w:rPr>
          <w:delText>se</w:delText>
        </w:r>
      </w:del>
      <w:r w:rsidRPr="0085486B">
        <w:rPr>
          <w:rFonts w:ascii="Garamond" w:hAnsi="Garamond"/>
          <w:sz w:val="24"/>
          <w:szCs w:val="24"/>
        </w:rPr>
        <w:t xml:space="preserve"> are compelling </w:t>
      </w:r>
      <w:ins w:id="774" w:author="Kyle Hutchinson" w:date="2025-08-22T15:16:00Z" w16du:dateUtc="2025-08-22T19:16:00Z">
        <w:r w:rsidR="0044305E">
          <w:rPr>
            <w:rFonts w:ascii="Garamond" w:hAnsi="Garamond"/>
            <w:sz w:val="24"/>
            <w:szCs w:val="24"/>
          </w:rPr>
          <w:t>points</w:t>
        </w:r>
      </w:ins>
      <w:del w:id="775" w:author="Kyle Hutchinson" w:date="2025-08-22T15:16:00Z" w16du:dateUtc="2025-08-22T19:16:00Z">
        <w:r w:rsidRPr="0085486B" w:rsidDel="0044305E">
          <w:rPr>
            <w:rFonts w:ascii="Garamond" w:hAnsi="Garamond"/>
            <w:sz w:val="24"/>
            <w:szCs w:val="24"/>
          </w:rPr>
          <w:delText>factors</w:delText>
        </w:r>
      </w:del>
      <w:r w:rsidRPr="0085486B">
        <w:rPr>
          <w:rFonts w:ascii="Garamond" w:hAnsi="Garamond"/>
          <w:sz w:val="24"/>
          <w:szCs w:val="24"/>
        </w:rPr>
        <w:t xml:space="preserve"> in favor of </w:t>
      </w:r>
      <w:r w:rsidR="00F12512" w:rsidRPr="0085486B">
        <w:rPr>
          <w:rFonts w:ascii="Garamond" w:hAnsi="Garamond"/>
          <w:sz w:val="24"/>
          <w:szCs w:val="24"/>
        </w:rPr>
        <w:t xml:space="preserve">the meter as notated, there are also </w:t>
      </w:r>
      <w:r w:rsidR="00123043" w:rsidRPr="0085486B">
        <w:rPr>
          <w:rFonts w:ascii="Garamond" w:hAnsi="Garamond"/>
          <w:sz w:val="24"/>
          <w:szCs w:val="24"/>
        </w:rPr>
        <w:t>some</w:t>
      </w:r>
      <w:r w:rsidR="00F12512" w:rsidRPr="0085486B">
        <w:rPr>
          <w:rFonts w:ascii="Garamond" w:hAnsi="Garamond"/>
          <w:sz w:val="24"/>
          <w:szCs w:val="24"/>
        </w:rPr>
        <w:t xml:space="preserve"> challenges</w:t>
      </w:r>
      <w:ins w:id="776" w:author="Kyle Hutchinson" w:date="2025-08-22T15:16:00Z" w16du:dateUtc="2025-08-22T19:16:00Z">
        <w:r w:rsidR="0044305E">
          <w:rPr>
            <w:rFonts w:ascii="Garamond" w:hAnsi="Garamond"/>
            <w:sz w:val="24"/>
            <w:szCs w:val="24"/>
          </w:rPr>
          <w:t xml:space="preserve"> to this interpretation;</w:t>
        </w:r>
      </w:ins>
      <w:del w:id="777" w:author="Kyle Hutchinson" w:date="2025-08-22T15:16:00Z" w16du:dateUtc="2025-08-22T19:16:00Z">
        <w:r w:rsidR="004A17DD" w:rsidRPr="0085486B" w:rsidDel="0044305E">
          <w:rPr>
            <w:rFonts w:ascii="Garamond" w:hAnsi="Garamond"/>
            <w:sz w:val="24"/>
            <w:szCs w:val="24"/>
          </w:rPr>
          <w:delText>:</w:delText>
        </w:r>
      </w:del>
      <w:r w:rsidR="008D4144" w:rsidRPr="0085486B">
        <w:rPr>
          <w:rFonts w:ascii="Garamond" w:hAnsi="Garamond"/>
          <w:sz w:val="24"/>
          <w:szCs w:val="24"/>
        </w:rPr>
        <w:t xml:space="preserve"> in particular,</w:t>
      </w:r>
      <w:r w:rsidR="00F12512" w:rsidRPr="0085486B">
        <w:rPr>
          <w:rFonts w:ascii="Garamond" w:hAnsi="Garamond"/>
          <w:sz w:val="24"/>
          <w:szCs w:val="24"/>
        </w:rPr>
        <w:t xml:space="preserve"> </w:t>
      </w:r>
      <w:r w:rsidR="00601893" w:rsidRPr="0085486B">
        <w:rPr>
          <w:rFonts w:ascii="Garamond" w:hAnsi="Garamond"/>
          <w:sz w:val="24"/>
          <w:szCs w:val="24"/>
        </w:rPr>
        <w:t>the (perceived) onset of eighth-note motion in the middle of m. 2</w:t>
      </w:r>
      <w:r w:rsidR="001C0CD7" w:rsidRPr="0085486B">
        <w:rPr>
          <w:rFonts w:ascii="Garamond" w:hAnsi="Garamond"/>
          <w:sz w:val="24"/>
          <w:szCs w:val="24"/>
        </w:rPr>
        <w:t xml:space="preserve"> </w:t>
      </w:r>
      <w:r w:rsidR="00123043" w:rsidRPr="0085486B">
        <w:rPr>
          <w:rFonts w:ascii="Garamond" w:hAnsi="Garamond"/>
          <w:sz w:val="24"/>
          <w:szCs w:val="24"/>
        </w:rPr>
        <w:t xml:space="preserve">is incongruent with the </w:t>
      </w:r>
      <w:ins w:id="778" w:author="Kyle Hutchinson" w:date="2025-08-22T15:16:00Z" w16du:dateUtc="2025-08-22T19:16:00Z">
        <w:r w:rsidR="0044305E">
          <w:rPr>
            <w:rFonts w:ascii="Garamond" w:hAnsi="Garamond"/>
            <w:sz w:val="24"/>
            <w:szCs w:val="24"/>
          </w:rPr>
          <w:t xml:space="preserve">duple </w:t>
        </w:r>
      </w:ins>
      <w:r w:rsidR="00123043" w:rsidRPr="0085486B">
        <w:rPr>
          <w:rFonts w:ascii="Garamond" w:hAnsi="Garamond"/>
          <w:sz w:val="24"/>
          <w:szCs w:val="24"/>
        </w:rPr>
        <w:t>meter</w:t>
      </w:r>
      <w:r w:rsidR="006A0BB8" w:rsidRPr="0085486B">
        <w:rPr>
          <w:rFonts w:ascii="Garamond" w:hAnsi="Garamond"/>
          <w:sz w:val="24"/>
          <w:szCs w:val="24"/>
        </w:rPr>
        <w:t>.</w:t>
      </w:r>
      <w:r w:rsidR="00C809EA" w:rsidRPr="0085486B">
        <w:rPr>
          <w:rFonts w:ascii="Garamond" w:hAnsi="Garamond"/>
          <w:sz w:val="24"/>
          <w:szCs w:val="24"/>
        </w:rPr>
        <w:t xml:space="preserve"> This</w:t>
      </w:r>
      <w:r w:rsidR="001B0CB1" w:rsidRPr="0085486B">
        <w:rPr>
          <w:rFonts w:ascii="Garamond" w:hAnsi="Garamond"/>
          <w:sz w:val="24"/>
          <w:szCs w:val="24"/>
        </w:rPr>
        <w:t xml:space="preserve"> suggests</w:t>
      </w:r>
      <w:r w:rsidR="00C809EA" w:rsidRPr="0085486B">
        <w:rPr>
          <w:rFonts w:ascii="Garamond" w:hAnsi="Garamond"/>
          <w:sz w:val="24"/>
          <w:szCs w:val="24"/>
        </w:rPr>
        <w:t xml:space="preserve"> </w:t>
      </w:r>
      <w:ins w:id="779" w:author="Kyle Hutchinson" w:date="2025-08-22T15:17:00Z" w16du:dateUtc="2025-08-22T19:17:00Z">
        <w:r w:rsidR="0044305E">
          <w:rPr>
            <w:rFonts w:ascii="Garamond" w:hAnsi="Garamond"/>
            <w:sz w:val="24"/>
            <w:szCs w:val="24"/>
          </w:rPr>
          <w:t xml:space="preserve">the possibility of </w:t>
        </w:r>
      </w:ins>
      <w:r w:rsidR="00C809EA" w:rsidRPr="0085486B">
        <w:rPr>
          <w:rFonts w:ascii="Garamond" w:hAnsi="Garamond"/>
          <w:sz w:val="24"/>
          <w:szCs w:val="24"/>
        </w:rPr>
        <w:t xml:space="preserve">retrospectively </w:t>
      </w:r>
      <w:ins w:id="780" w:author="Kyle Hutchinson" w:date="2025-08-22T15:14:00Z" w16du:dateUtc="2025-08-22T19:14:00Z">
        <w:r w:rsidR="00F97137">
          <w:rPr>
            <w:rFonts w:ascii="Garamond" w:hAnsi="Garamond"/>
            <w:sz w:val="24"/>
            <w:szCs w:val="24"/>
          </w:rPr>
          <w:t>re</w:t>
        </w:r>
      </w:ins>
      <w:r w:rsidR="00C809EA" w:rsidRPr="0085486B">
        <w:rPr>
          <w:rFonts w:ascii="Garamond" w:hAnsi="Garamond"/>
          <w:sz w:val="24"/>
          <w:szCs w:val="24"/>
        </w:rPr>
        <w:t xml:space="preserve">interpreting the </w:t>
      </w:r>
      <w:r w:rsidR="00AB13EF" w:rsidRPr="0085486B">
        <w:rPr>
          <w:rFonts w:ascii="Garamond" w:hAnsi="Garamond"/>
          <w:sz w:val="24"/>
          <w:szCs w:val="24"/>
        </w:rPr>
        <w:t xml:space="preserve">opening </w:t>
      </w:r>
      <w:r w:rsidR="001B3243" w:rsidRPr="0085486B">
        <w:rPr>
          <w:rFonts w:ascii="Garamond" w:hAnsi="Garamond"/>
          <w:sz w:val="24"/>
          <w:szCs w:val="24"/>
        </w:rPr>
        <w:t>whole</w:t>
      </w:r>
      <w:r w:rsidR="00C1759D" w:rsidRPr="0085486B">
        <w:rPr>
          <w:rFonts w:ascii="Garamond" w:hAnsi="Garamond"/>
          <w:sz w:val="24"/>
          <w:szCs w:val="24"/>
        </w:rPr>
        <w:sym w:font="Wingdings" w:char="F0E0"/>
      </w:r>
      <w:r w:rsidR="00AB13EF" w:rsidRPr="0085486B">
        <w:rPr>
          <w:rFonts w:ascii="Garamond" w:hAnsi="Garamond"/>
          <w:sz w:val="24"/>
          <w:szCs w:val="24"/>
        </w:rPr>
        <w:t xml:space="preserve">half note pattern </w:t>
      </w:r>
      <w:r w:rsidR="001B3243" w:rsidRPr="0085486B">
        <w:rPr>
          <w:rFonts w:ascii="Garamond" w:hAnsi="Garamond"/>
          <w:sz w:val="24"/>
          <w:szCs w:val="24"/>
        </w:rPr>
        <w:t xml:space="preserve">of the upper layer as </w:t>
      </w:r>
      <w:r w:rsidR="00C1759D" w:rsidRPr="0085486B">
        <w:rPr>
          <w:rFonts w:ascii="Garamond" w:hAnsi="Garamond"/>
          <w:sz w:val="24"/>
          <w:szCs w:val="24"/>
        </w:rPr>
        <w:t xml:space="preserve">a measure in </w:t>
      </w:r>
      <w:r w:rsidR="001B3243" w:rsidRPr="0085486B">
        <w:rPr>
          <w:rFonts w:ascii="Garamond" w:hAnsi="Garamond"/>
          <w:sz w:val="24"/>
          <w:szCs w:val="24"/>
        </w:rPr>
        <w:t xml:space="preserve">3/2. </w:t>
      </w:r>
      <w:r w:rsidR="006A0BB8" w:rsidRPr="0085486B">
        <w:rPr>
          <w:rFonts w:ascii="Garamond" w:hAnsi="Garamond"/>
          <w:sz w:val="24"/>
          <w:szCs w:val="24"/>
        </w:rPr>
        <w:t xml:space="preserve">In addition, the </w:t>
      </w:r>
      <w:r w:rsidR="00C1759D" w:rsidRPr="0085486B">
        <w:rPr>
          <w:rFonts w:ascii="Garamond" w:hAnsi="Garamond"/>
          <w:sz w:val="24"/>
          <w:szCs w:val="24"/>
        </w:rPr>
        <w:t>indirect metric dissonances (</w:t>
      </w:r>
      <w:ins w:id="781" w:author="Kyle Hutchinson" w:date="2025-08-22T15:18:00Z" w16du:dateUtc="2025-08-22T19:18:00Z">
        <w:r w:rsidR="0044305E">
          <w:rPr>
            <w:rFonts w:ascii="Garamond" w:hAnsi="Garamond"/>
            <w:sz w:val="24"/>
            <w:szCs w:val="24"/>
          </w:rPr>
          <w:t>after</w:t>
        </w:r>
      </w:ins>
      <w:del w:id="782" w:author="Kyle Hutchinson" w:date="2025-08-22T15:18:00Z" w16du:dateUtc="2025-08-22T19:18:00Z">
        <w:r w:rsidR="00C1759D" w:rsidRPr="0085486B" w:rsidDel="0044305E">
          <w:rPr>
            <w:rFonts w:ascii="Garamond" w:hAnsi="Garamond"/>
            <w:sz w:val="24"/>
            <w:szCs w:val="24"/>
          </w:rPr>
          <w:delText>in</w:delText>
        </w:r>
      </w:del>
      <w:r w:rsidR="00C1759D" w:rsidRPr="0085486B">
        <w:rPr>
          <w:rFonts w:ascii="Garamond" w:hAnsi="Garamond"/>
          <w:sz w:val="24"/>
          <w:szCs w:val="24"/>
        </w:rPr>
        <w:t xml:space="preserve"> Krebs</w:t>
      </w:r>
      <w:del w:id="783" w:author="Kyle Hutchinson" w:date="2025-08-22T15:18:00Z" w16du:dateUtc="2025-08-22T19:18:00Z">
        <w:r w:rsidR="00C1759D" w:rsidRPr="0085486B" w:rsidDel="0044305E">
          <w:rPr>
            <w:rFonts w:ascii="Garamond" w:hAnsi="Garamond"/>
            <w:sz w:val="24"/>
            <w:szCs w:val="24"/>
          </w:rPr>
          <w:delText>’s</w:delText>
        </w:r>
      </w:del>
      <w:r w:rsidR="00C1759D" w:rsidRPr="0085486B">
        <w:rPr>
          <w:rFonts w:ascii="Garamond" w:hAnsi="Garamond"/>
          <w:sz w:val="24"/>
          <w:szCs w:val="24"/>
        </w:rPr>
        <w:t xml:space="preserve"> 1999</w:t>
      </w:r>
      <w:del w:id="784" w:author="Kyle Hutchinson" w:date="2025-08-22T15:18:00Z" w16du:dateUtc="2025-08-22T19:18:00Z">
        <w:r w:rsidR="00C1759D" w:rsidRPr="0085486B" w:rsidDel="0044305E">
          <w:rPr>
            <w:rFonts w:ascii="Garamond" w:hAnsi="Garamond"/>
            <w:sz w:val="24"/>
            <w:szCs w:val="24"/>
          </w:rPr>
          <w:delText xml:space="preserve"> terms</w:delText>
        </w:r>
      </w:del>
      <w:r w:rsidR="00C1759D" w:rsidRPr="0085486B">
        <w:rPr>
          <w:rFonts w:ascii="Garamond" w:hAnsi="Garamond"/>
          <w:sz w:val="24"/>
          <w:szCs w:val="24"/>
        </w:rPr>
        <w:t>) in the upper layer are</w:t>
      </w:r>
      <w:r w:rsidR="00413DCE" w:rsidRPr="0085486B">
        <w:rPr>
          <w:rFonts w:ascii="Garamond" w:hAnsi="Garamond"/>
          <w:sz w:val="24"/>
          <w:szCs w:val="24"/>
        </w:rPr>
        <w:t xml:space="preserve"> </w:t>
      </w:r>
      <w:proofErr w:type="gramStart"/>
      <w:r w:rsidR="00413DCE" w:rsidRPr="0085486B">
        <w:rPr>
          <w:rFonts w:ascii="Garamond" w:hAnsi="Garamond"/>
          <w:sz w:val="24"/>
          <w:szCs w:val="24"/>
        </w:rPr>
        <w:t>disorienting:</w:t>
      </w:r>
      <w:proofErr w:type="gramEnd"/>
      <w:r w:rsidR="00413DCE" w:rsidRPr="0085486B">
        <w:rPr>
          <w:rFonts w:ascii="Garamond" w:hAnsi="Garamond"/>
          <w:sz w:val="24"/>
          <w:szCs w:val="24"/>
        </w:rPr>
        <w:t xml:space="preserve"> from m. 3, half notes are shifted by a quarter note, while quarter notes (in mm. 5–6) are displaced by eighth notes.</w:t>
      </w:r>
      <w:r w:rsidR="004A17DD" w:rsidRPr="0085486B">
        <w:rPr>
          <w:rFonts w:ascii="Garamond" w:hAnsi="Garamond"/>
          <w:sz w:val="24"/>
          <w:szCs w:val="24"/>
        </w:rPr>
        <w:t xml:space="preserve"> This deprives the downbeats </w:t>
      </w:r>
      <w:ins w:id="785" w:author="Kyle Hutchinson" w:date="2025-08-22T15:17:00Z" w16du:dateUtc="2025-08-22T19:17:00Z">
        <w:r w:rsidR="0044305E">
          <w:rPr>
            <w:rFonts w:ascii="Garamond" w:hAnsi="Garamond"/>
            <w:sz w:val="24"/>
            <w:szCs w:val="24"/>
          </w:rPr>
          <w:t xml:space="preserve">in </w:t>
        </w:r>
      </w:ins>
      <w:del w:id="786" w:author="Kyle Hutchinson" w:date="2025-08-22T15:17:00Z" w16du:dateUtc="2025-08-22T19:17:00Z">
        <w:r w:rsidR="00AB4604" w:rsidRPr="0085486B" w:rsidDel="0044305E">
          <w:rPr>
            <w:rFonts w:ascii="Garamond" w:hAnsi="Garamond"/>
            <w:sz w:val="24"/>
            <w:szCs w:val="24"/>
          </w:rPr>
          <w:delText xml:space="preserve">of </w:delText>
        </w:r>
      </w:del>
      <w:r w:rsidR="00AB4604" w:rsidRPr="0085486B">
        <w:rPr>
          <w:rFonts w:ascii="Garamond" w:hAnsi="Garamond"/>
          <w:sz w:val="24"/>
          <w:szCs w:val="24"/>
        </w:rPr>
        <w:t xml:space="preserve">mm. 3–6 of </w:t>
      </w:r>
      <w:r w:rsidR="003159EA" w:rsidRPr="0085486B">
        <w:rPr>
          <w:rFonts w:ascii="Garamond" w:hAnsi="Garamond"/>
          <w:sz w:val="24"/>
          <w:szCs w:val="24"/>
        </w:rPr>
        <w:t xml:space="preserve">upper-layer </w:t>
      </w:r>
      <w:r w:rsidR="00AB4604" w:rsidRPr="0085486B">
        <w:rPr>
          <w:rFonts w:ascii="Garamond" w:hAnsi="Garamond"/>
          <w:sz w:val="24"/>
          <w:szCs w:val="24"/>
        </w:rPr>
        <w:t>attack points</w:t>
      </w:r>
      <w:r w:rsidR="00256224" w:rsidRPr="0085486B">
        <w:rPr>
          <w:rFonts w:ascii="Garamond" w:hAnsi="Garamond"/>
          <w:sz w:val="24"/>
          <w:szCs w:val="24"/>
        </w:rPr>
        <w:t xml:space="preserve"> </w:t>
      </w:r>
      <w:r w:rsidR="00AB4604" w:rsidRPr="0085486B">
        <w:rPr>
          <w:rFonts w:ascii="Garamond" w:hAnsi="Garamond"/>
          <w:sz w:val="24"/>
          <w:szCs w:val="24"/>
        </w:rPr>
        <w:t xml:space="preserve">that might have </w:t>
      </w:r>
      <w:r w:rsidR="00B600D2" w:rsidRPr="0085486B">
        <w:rPr>
          <w:rFonts w:ascii="Garamond" w:hAnsi="Garamond"/>
          <w:sz w:val="24"/>
          <w:szCs w:val="24"/>
        </w:rPr>
        <w:t>clarified the notated meter (note, too, that the downbeat of m. 5 has no attack point in either layer).</w:t>
      </w:r>
      <w:r w:rsidR="00AB4604" w:rsidRPr="0085486B">
        <w:rPr>
          <w:rFonts w:ascii="Garamond" w:hAnsi="Garamond"/>
          <w:sz w:val="24"/>
          <w:szCs w:val="24"/>
        </w:rPr>
        <w:t xml:space="preserve"> </w:t>
      </w:r>
    </w:p>
    <w:p w14:paraId="174AF8E2" w14:textId="77777777" w:rsidR="008643C4" w:rsidRDefault="008643C4" w:rsidP="002743CD">
      <w:pPr>
        <w:spacing w:after="0" w:line="480" w:lineRule="auto"/>
        <w:ind w:firstLine="720"/>
        <w:rPr>
          <w:rFonts w:ascii="Garamond" w:hAnsi="Garamond"/>
          <w:sz w:val="24"/>
          <w:szCs w:val="24"/>
        </w:rPr>
      </w:pPr>
    </w:p>
    <w:p w14:paraId="3A3C166E" w14:textId="38808B0F" w:rsidR="00A07921" w:rsidRPr="0085486B" w:rsidRDefault="00A07921" w:rsidP="002743CD">
      <w:pPr>
        <w:spacing w:after="0" w:line="480" w:lineRule="auto"/>
        <w:rPr>
          <w:rFonts w:ascii="Garamond" w:hAnsi="Garamond"/>
          <w:sz w:val="24"/>
          <w:szCs w:val="24"/>
        </w:rPr>
      </w:pPr>
      <w:r w:rsidRPr="0085486B">
        <w:rPr>
          <w:rFonts w:ascii="Garamond" w:hAnsi="Garamond"/>
          <w:sz w:val="24"/>
          <w:szCs w:val="24"/>
        </w:rPr>
        <w:t xml:space="preserve">The re-barred Example 8b </w:t>
      </w:r>
      <w:ins w:id="787" w:author="Kyle Hutchinson" w:date="2025-08-22T15:18:00Z" w16du:dateUtc="2025-08-22T19:18:00Z">
        <w:r w:rsidR="0044305E">
          <w:rPr>
            <w:rFonts w:ascii="Garamond" w:hAnsi="Garamond"/>
            <w:sz w:val="24"/>
            <w:szCs w:val="24"/>
          </w:rPr>
          <w:t xml:space="preserve">thus </w:t>
        </w:r>
      </w:ins>
      <w:r w:rsidRPr="0085486B">
        <w:rPr>
          <w:rFonts w:ascii="Garamond" w:hAnsi="Garamond"/>
          <w:sz w:val="24"/>
          <w:szCs w:val="24"/>
        </w:rPr>
        <w:t>represents the meter as it may be heard</w:t>
      </w:r>
      <w:del w:id="788" w:author="Kyle Hutchinson" w:date="2025-08-22T15:18:00Z" w16du:dateUtc="2025-08-22T19:18:00Z">
        <w:r w:rsidRPr="0085486B" w:rsidDel="0044305E">
          <w:rPr>
            <w:rFonts w:ascii="Garamond" w:hAnsi="Garamond"/>
            <w:sz w:val="24"/>
            <w:szCs w:val="24"/>
          </w:rPr>
          <w:delText xml:space="preserve"> initially</w:delText>
        </w:r>
      </w:del>
      <w:ins w:id="789" w:author="Kyle Hutchinson" w:date="2025-08-22T15:18:00Z" w16du:dateUtc="2025-08-22T19:18:00Z">
        <w:r w:rsidR="0044305E">
          <w:rPr>
            <w:rFonts w:ascii="Garamond" w:hAnsi="Garamond"/>
            <w:sz w:val="24"/>
            <w:szCs w:val="24"/>
          </w:rPr>
          <w:t xml:space="preserve"> retrospectively in 3/2</w:t>
        </w:r>
      </w:ins>
      <w:r w:rsidRPr="0085486B">
        <w:rPr>
          <w:rFonts w:ascii="Garamond" w:hAnsi="Garamond"/>
          <w:sz w:val="24"/>
          <w:szCs w:val="24"/>
        </w:rPr>
        <w:t>. There are some attractive aspects to this reading</w:t>
      </w:r>
      <w:del w:id="790" w:author="Kyle Hutchinson" w:date="2025-08-22T15:18:00Z" w16du:dateUtc="2025-08-22T19:18:00Z">
        <w:r w:rsidRPr="0085486B" w:rsidDel="0044305E">
          <w:rPr>
            <w:rFonts w:ascii="Garamond" w:hAnsi="Garamond"/>
            <w:sz w:val="24"/>
            <w:szCs w:val="24"/>
          </w:rPr>
          <w:delText>, which I find more compelling</w:delText>
        </w:r>
        <w:r w:rsidR="003C3929" w:rsidRPr="0085486B" w:rsidDel="0044305E">
          <w:rPr>
            <w:rFonts w:ascii="Garamond" w:hAnsi="Garamond"/>
            <w:sz w:val="24"/>
            <w:szCs w:val="24"/>
          </w:rPr>
          <w:delText xml:space="preserve"> subjectively</w:delText>
        </w:r>
      </w:del>
      <w:r w:rsidR="003A76EB" w:rsidRPr="0085486B">
        <w:rPr>
          <w:rFonts w:ascii="Garamond" w:hAnsi="Garamond"/>
          <w:sz w:val="24"/>
          <w:szCs w:val="24"/>
        </w:rPr>
        <w:t>.</w:t>
      </w:r>
      <w:r w:rsidRPr="0085486B">
        <w:rPr>
          <w:rFonts w:ascii="Garamond" w:hAnsi="Garamond"/>
          <w:sz w:val="24"/>
          <w:szCs w:val="24"/>
        </w:rPr>
        <w:t xml:space="preserve"> In the 3/2 hearing, the downbeat of </w:t>
      </w:r>
      <w:ins w:id="791" w:author="Kyle Hutchinson" w:date="2025-08-22T15:18:00Z" w16du:dateUtc="2025-08-22T19:18:00Z">
        <w:r w:rsidR="0044305E">
          <w:rPr>
            <w:rFonts w:ascii="Garamond" w:hAnsi="Garamond"/>
            <w:sz w:val="24"/>
            <w:szCs w:val="24"/>
          </w:rPr>
          <w:t xml:space="preserve">the </w:t>
        </w:r>
      </w:ins>
      <w:r w:rsidRPr="0085486B">
        <w:rPr>
          <w:rFonts w:ascii="Garamond" w:hAnsi="Garamond"/>
          <w:sz w:val="24"/>
          <w:szCs w:val="24"/>
        </w:rPr>
        <w:t>re-barred m. 2 is the onset of (perceived) motion in eighth notes</w:t>
      </w:r>
      <w:r w:rsidR="00046A6E" w:rsidRPr="0085486B">
        <w:rPr>
          <w:rFonts w:ascii="Garamond" w:hAnsi="Garamond"/>
          <w:sz w:val="24"/>
          <w:szCs w:val="24"/>
        </w:rPr>
        <w:t>. Subsequently,</w:t>
      </w:r>
      <w:r w:rsidRPr="0085486B">
        <w:rPr>
          <w:rFonts w:ascii="Garamond" w:hAnsi="Garamond"/>
          <w:sz w:val="24"/>
          <w:szCs w:val="24"/>
        </w:rPr>
        <w:t xml:space="preserve"> the downbeats of</w:t>
      </w:r>
      <w:ins w:id="792" w:author="Kyle Hutchinson" w:date="2025-08-22T15:19:00Z" w16du:dateUtc="2025-08-22T19:19:00Z">
        <w:r w:rsidR="0044305E">
          <w:rPr>
            <w:rFonts w:ascii="Garamond" w:hAnsi="Garamond"/>
            <w:sz w:val="24"/>
            <w:szCs w:val="24"/>
          </w:rPr>
          <w:t xml:space="preserve"> the</w:t>
        </w:r>
      </w:ins>
      <w:r w:rsidRPr="0085486B">
        <w:rPr>
          <w:rFonts w:ascii="Garamond" w:hAnsi="Garamond"/>
          <w:sz w:val="24"/>
          <w:szCs w:val="24"/>
        </w:rPr>
        <w:t xml:space="preserve"> re-notated </w:t>
      </w:r>
      <w:proofErr w:type="gramStart"/>
      <w:r w:rsidRPr="0085486B">
        <w:rPr>
          <w:rFonts w:ascii="Garamond" w:hAnsi="Garamond"/>
          <w:sz w:val="24"/>
          <w:szCs w:val="24"/>
        </w:rPr>
        <w:t>m</w:t>
      </w:r>
      <w:ins w:id="793" w:author="Kyle Hutchinson" w:date="2025-08-22T15:19:00Z" w16du:dateUtc="2025-08-22T19:19:00Z">
        <w:r w:rsidR="0044305E">
          <w:rPr>
            <w:rFonts w:ascii="Garamond" w:hAnsi="Garamond"/>
            <w:sz w:val="24"/>
            <w:szCs w:val="24"/>
          </w:rPr>
          <w:t>m</w:t>
        </w:r>
        <w:proofErr w:type="gramEnd"/>
        <w:r w:rsidR="0044305E">
          <w:rPr>
            <w:rFonts w:ascii="Garamond" w:hAnsi="Garamond"/>
            <w:sz w:val="24"/>
            <w:szCs w:val="24"/>
          </w:rPr>
          <w:t>. 3</w:t>
        </w:r>
      </w:ins>
      <w:del w:id="794" w:author="Kyle Hutchinson" w:date="2025-08-22T15:19:00Z" w16du:dateUtc="2025-08-22T19:19:00Z">
        <w:r w:rsidRPr="0085486B" w:rsidDel="0044305E">
          <w:rPr>
            <w:rFonts w:ascii="Garamond" w:hAnsi="Garamond"/>
            <w:sz w:val="24"/>
            <w:szCs w:val="24"/>
          </w:rPr>
          <w:delText>. 3</w:delText>
        </w:r>
      </w:del>
      <w:r w:rsidRPr="0085486B">
        <w:rPr>
          <w:rFonts w:ascii="Garamond" w:hAnsi="Garamond"/>
          <w:sz w:val="24"/>
          <w:szCs w:val="24"/>
        </w:rPr>
        <w:t xml:space="preserve"> and</w:t>
      </w:r>
      <w:del w:id="795" w:author="Kyle Hutchinson" w:date="2025-08-22T15:19:00Z" w16du:dateUtc="2025-08-22T19:19:00Z">
        <w:r w:rsidRPr="0085486B" w:rsidDel="0044305E">
          <w:rPr>
            <w:rFonts w:ascii="Garamond" w:hAnsi="Garamond"/>
            <w:sz w:val="24"/>
            <w:szCs w:val="24"/>
          </w:rPr>
          <w:delText xml:space="preserve"> m.</w:delText>
        </w:r>
      </w:del>
      <w:r w:rsidRPr="0085486B">
        <w:rPr>
          <w:rFonts w:ascii="Garamond" w:hAnsi="Garamond"/>
          <w:sz w:val="24"/>
          <w:szCs w:val="24"/>
        </w:rPr>
        <w:t xml:space="preserve"> 4 coincide with the melodic accent of the highpoints, clarifying the </w:t>
      </w:r>
      <w:r w:rsidR="00046A6E" w:rsidRPr="0085486B">
        <w:rPr>
          <w:rFonts w:ascii="Garamond" w:hAnsi="Garamond"/>
          <w:sz w:val="24"/>
          <w:szCs w:val="24"/>
        </w:rPr>
        <w:t xml:space="preserve">sense of </w:t>
      </w:r>
      <w:r w:rsidRPr="0085486B">
        <w:rPr>
          <w:rFonts w:ascii="Garamond" w:hAnsi="Garamond"/>
          <w:sz w:val="24"/>
          <w:szCs w:val="24"/>
        </w:rPr>
        <w:t>3/2</w:t>
      </w:r>
      <w:r w:rsidR="00046A6E" w:rsidRPr="0085486B">
        <w:rPr>
          <w:rFonts w:ascii="Garamond" w:hAnsi="Garamond"/>
          <w:sz w:val="24"/>
          <w:szCs w:val="24"/>
        </w:rPr>
        <w:t>.</w:t>
      </w:r>
      <w:r w:rsidRPr="0085486B">
        <w:rPr>
          <w:rFonts w:ascii="Garamond" w:hAnsi="Garamond"/>
          <w:sz w:val="24"/>
          <w:szCs w:val="24"/>
        </w:rPr>
        <w:t xml:space="preserve"> The downbeat of re-barred m. 5 is </w:t>
      </w:r>
      <w:ins w:id="796" w:author="Kyle Hutchinson" w:date="2025-08-22T15:19:00Z" w16du:dateUtc="2025-08-22T19:19:00Z">
        <w:r w:rsidR="0044305E">
          <w:rPr>
            <w:rFonts w:ascii="Garamond" w:hAnsi="Garamond"/>
            <w:sz w:val="24"/>
            <w:szCs w:val="24"/>
          </w:rPr>
          <w:t xml:space="preserve">likewise </w:t>
        </w:r>
      </w:ins>
      <w:del w:id="797" w:author="Kyle Hutchinson" w:date="2025-08-22T15:19:00Z" w16du:dateUtc="2025-08-22T19:19:00Z">
        <w:r w:rsidRPr="0085486B" w:rsidDel="0044305E">
          <w:rPr>
            <w:rFonts w:ascii="Garamond" w:hAnsi="Garamond"/>
            <w:sz w:val="24"/>
            <w:szCs w:val="24"/>
          </w:rPr>
          <w:delText xml:space="preserve">strongly </w:delText>
        </w:r>
      </w:del>
      <w:r w:rsidRPr="0085486B">
        <w:rPr>
          <w:rFonts w:ascii="Garamond" w:hAnsi="Garamond"/>
          <w:sz w:val="24"/>
          <w:szCs w:val="24"/>
        </w:rPr>
        <w:t xml:space="preserve">emphasized through the unison gesture. </w:t>
      </w:r>
    </w:p>
    <w:p w14:paraId="0F956DF1" w14:textId="1ED65494" w:rsidR="00103CE0" w:rsidRDefault="007D3C35" w:rsidP="002743CD">
      <w:pPr>
        <w:spacing w:after="0" w:line="480" w:lineRule="auto"/>
        <w:jc w:val="center"/>
        <w:rPr>
          <w:rFonts w:ascii="Garamond" w:hAnsi="Garamond"/>
          <w:noProof/>
          <w:sz w:val="24"/>
          <w:szCs w:val="24"/>
        </w:rPr>
      </w:pPr>
      <w:r>
        <w:rPr>
          <w:rFonts w:ascii="Garamond" w:hAnsi="Garamond"/>
          <w:noProof/>
          <w:sz w:val="24"/>
          <w:szCs w:val="24"/>
        </w:rPr>
        <w:t>&lt;INSERT ABOUT HERE&gt;</w:t>
      </w:r>
    </w:p>
    <w:p w14:paraId="41F27304" w14:textId="77777777" w:rsidR="007D3C35" w:rsidRPr="0085486B" w:rsidRDefault="007D3C35" w:rsidP="002743CD">
      <w:pPr>
        <w:spacing w:after="0" w:line="480" w:lineRule="auto"/>
        <w:jc w:val="center"/>
        <w:rPr>
          <w:rFonts w:ascii="Garamond" w:hAnsi="Garamond"/>
          <w:sz w:val="24"/>
          <w:szCs w:val="24"/>
        </w:rPr>
      </w:pPr>
    </w:p>
    <w:p w14:paraId="67139663" w14:textId="6D148B82" w:rsidR="00473906" w:rsidRDefault="00103CE0"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8</w:t>
      </w:r>
      <w:r w:rsidRPr="0085486B">
        <w:rPr>
          <w:rFonts w:ascii="Garamond" w:hAnsi="Garamond"/>
          <w:b/>
          <w:bCs/>
          <w:sz w:val="24"/>
          <w:szCs w:val="24"/>
        </w:rPr>
        <w:t>b</w:t>
      </w:r>
      <w:r w:rsidRPr="0085486B">
        <w:rPr>
          <w:rFonts w:ascii="Garamond" w:hAnsi="Garamond"/>
          <w:sz w:val="24"/>
          <w:szCs w:val="24"/>
        </w:rPr>
        <w:t xml:space="preserve"> Re</w:t>
      </w:r>
      <w:r w:rsidR="00EB537B" w:rsidRPr="0085486B">
        <w:rPr>
          <w:rFonts w:ascii="Garamond" w:hAnsi="Garamond"/>
          <w:sz w:val="24"/>
          <w:szCs w:val="24"/>
        </w:rPr>
        <w:t>-</w:t>
      </w:r>
      <w:r w:rsidRPr="0085486B">
        <w:rPr>
          <w:rFonts w:ascii="Garamond" w:hAnsi="Garamond"/>
          <w:sz w:val="24"/>
          <w:szCs w:val="24"/>
        </w:rPr>
        <w:t xml:space="preserve">barring of Example </w:t>
      </w:r>
      <w:r w:rsidR="00C1627A" w:rsidRPr="0085486B">
        <w:rPr>
          <w:rFonts w:ascii="Garamond" w:hAnsi="Garamond"/>
          <w:sz w:val="24"/>
          <w:szCs w:val="24"/>
        </w:rPr>
        <w:t>8</w:t>
      </w:r>
      <w:r w:rsidRPr="0085486B">
        <w:rPr>
          <w:rFonts w:ascii="Garamond" w:hAnsi="Garamond"/>
          <w:sz w:val="24"/>
          <w:szCs w:val="24"/>
        </w:rPr>
        <w:t>a.</w:t>
      </w:r>
      <w:r w:rsidR="00FD0420" w:rsidRPr="0085486B">
        <w:rPr>
          <w:rFonts w:ascii="Garamond" w:hAnsi="Garamond"/>
          <w:sz w:val="24"/>
          <w:szCs w:val="24"/>
        </w:rPr>
        <w:t xml:space="preserve"> The final </w:t>
      </w:r>
      <w:r w:rsidR="0071521C" w:rsidRPr="0085486B">
        <w:rPr>
          <w:rFonts w:ascii="Garamond" w:hAnsi="Garamond"/>
          <w:sz w:val="24"/>
          <w:szCs w:val="24"/>
        </w:rPr>
        <w:t xml:space="preserve">half-note beat of m. 5 does not exist in the </w:t>
      </w:r>
    </w:p>
    <w:p w14:paraId="1FFE9B45" w14:textId="0B99B6CA" w:rsidR="00103CE0" w:rsidRPr="0085486B" w:rsidRDefault="00473906" w:rsidP="002743CD">
      <w:pPr>
        <w:spacing w:after="0" w:line="480" w:lineRule="auto"/>
        <w:jc w:val="center"/>
        <w:rPr>
          <w:rFonts w:ascii="Garamond" w:hAnsi="Garamond"/>
          <w:sz w:val="24"/>
          <w:szCs w:val="24"/>
        </w:rPr>
      </w:pPr>
      <w:r>
        <w:rPr>
          <w:rFonts w:ascii="Garamond" w:hAnsi="Garamond"/>
          <w:sz w:val="24"/>
          <w:szCs w:val="24"/>
        </w:rPr>
        <w:t>o</w:t>
      </w:r>
      <w:r w:rsidR="0071521C" w:rsidRPr="0085486B">
        <w:rPr>
          <w:rFonts w:ascii="Garamond" w:hAnsi="Garamond"/>
          <w:sz w:val="24"/>
          <w:szCs w:val="24"/>
        </w:rPr>
        <w:t>riginal</w:t>
      </w:r>
      <w:r>
        <w:rPr>
          <w:rFonts w:ascii="Garamond" w:hAnsi="Garamond"/>
          <w:sz w:val="24"/>
          <w:szCs w:val="24"/>
        </w:rPr>
        <w:t xml:space="preserve"> piece.</w:t>
      </w:r>
    </w:p>
    <w:p w14:paraId="11C46AB4" w14:textId="77777777" w:rsidR="008643C4" w:rsidRDefault="008643C4" w:rsidP="002743CD">
      <w:pPr>
        <w:spacing w:after="0" w:line="480" w:lineRule="auto"/>
        <w:ind w:firstLine="720"/>
        <w:rPr>
          <w:rFonts w:ascii="Garamond" w:hAnsi="Garamond"/>
          <w:sz w:val="24"/>
          <w:szCs w:val="24"/>
        </w:rPr>
      </w:pPr>
    </w:p>
    <w:p w14:paraId="250E00A6" w14:textId="6CB4C178" w:rsidR="00175C74" w:rsidRPr="0085486B" w:rsidRDefault="00EC4958" w:rsidP="002743CD">
      <w:pPr>
        <w:spacing w:after="0" w:line="480" w:lineRule="auto"/>
        <w:rPr>
          <w:rFonts w:ascii="Garamond" w:hAnsi="Garamond"/>
          <w:sz w:val="24"/>
          <w:szCs w:val="24"/>
        </w:rPr>
      </w:pPr>
      <w:r w:rsidRPr="0085486B">
        <w:rPr>
          <w:rFonts w:ascii="Garamond" w:hAnsi="Garamond"/>
          <w:sz w:val="24"/>
          <w:szCs w:val="24"/>
        </w:rPr>
        <w:t>To be sure, the first arpeggiated peak,</w:t>
      </w:r>
      <w:ins w:id="798" w:author="Kyle Hutchinson" w:date="2025-08-22T15:19:00Z" w16du:dateUtc="2025-08-22T19:19:00Z">
        <w:r w:rsidR="0044305E">
          <w:rPr>
            <w:rFonts w:ascii="Garamond" w:hAnsi="Garamond"/>
            <w:sz w:val="24"/>
            <w:szCs w:val="24"/>
          </w:rPr>
          <w:t xml:space="preserve"> (</w:t>
        </w:r>
      </w:ins>
      <w:del w:id="799" w:author="Kyle Hutchinson" w:date="2025-08-22T15:19:00Z" w16du:dateUtc="2025-08-22T19:19:00Z">
        <w:r w:rsidRPr="0085486B" w:rsidDel="0044305E">
          <w:rPr>
            <w:rFonts w:ascii="Garamond" w:hAnsi="Garamond"/>
            <w:sz w:val="24"/>
            <w:szCs w:val="24"/>
          </w:rPr>
          <w:delText xml:space="preserve"> in </w:delText>
        </w:r>
      </w:del>
      <w:r w:rsidRPr="0085486B">
        <w:rPr>
          <w:rFonts w:ascii="Garamond" w:hAnsi="Garamond"/>
          <w:sz w:val="24"/>
          <w:szCs w:val="24"/>
        </w:rPr>
        <w:t>re-notated m. 2, beat 2</w:t>
      </w:r>
      <w:ins w:id="800" w:author="Kyle Hutchinson" w:date="2025-08-22T15:19:00Z" w16du:dateUtc="2025-08-22T19:19:00Z">
        <w:r w:rsidR="0044305E">
          <w:rPr>
            <w:rFonts w:ascii="Garamond" w:hAnsi="Garamond"/>
            <w:sz w:val="24"/>
            <w:szCs w:val="24"/>
          </w:rPr>
          <w:t>)</w:t>
        </w:r>
      </w:ins>
      <w:del w:id="801" w:author="Kyle Hutchinson" w:date="2025-08-22T15:19:00Z" w16du:dateUtc="2025-08-22T19:19:00Z">
        <w:r w:rsidRPr="0085486B" w:rsidDel="0044305E">
          <w:rPr>
            <w:rFonts w:ascii="Garamond" w:hAnsi="Garamond"/>
            <w:sz w:val="24"/>
            <w:szCs w:val="24"/>
          </w:rPr>
          <w:delText>,</w:delText>
        </w:r>
      </w:del>
      <w:r w:rsidRPr="0085486B">
        <w:rPr>
          <w:rFonts w:ascii="Garamond" w:hAnsi="Garamond"/>
          <w:sz w:val="24"/>
          <w:szCs w:val="24"/>
        </w:rPr>
        <w:t xml:space="preserve"> is incongruent with</w:t>
      </w:r>
      <w:r w:rsidR="00450BEB" w:rsidRPr="0085486B">
        <w:rPr>
          <w:rFonts w:ascii="Garamond" w:hAnsi="Garamond"/>
          <w:sz w:val="24"/>
          <w:szCs w:val="24"/>
        </w:rPr>
        <w:t xml:space="preserve"> the</w:t>
      </w:r>
      <w:r w:rsidRPr="0085486B">
        <w:rPr>
          <w:rFonts w:ascii="Garamond" w:hAnsi="Garamond"/>
          <w:sz w:val="24"/>
          <w:szCs w:val="24"/>
        </w:rPr>
        <w:t xml:space="preserve"> 3/2</w:t>
      </w:r>
      <w:r w:rsidR="00450BEB" w:rsidRPr="0085486B">
        <w:rPr>
          <w:rFonts w:ascii="Garamond" w:hAnsi="Garamond"/>
          <w:sz w:val="24"/>
          <w:szCs w:val="24"/>
        </w:rPr>
        <w:t xml:space="preserve"> hearing</w:t>
      </w:r>
      <w:r w:rsidR="00747349" w:rsidRPr="0085486B">
        <w:rPr>
          <w:rFonts w:ascii="Garamond" w:hAnsi="Garamond"/>
          <w:sz w:val="24"/>
          <w:szCs w:val="24"/>
        </w:rPr>
        <w:t>.</w:t>
      </w:r>
      <w:r w:rsidR="004C0912" w:rsidRPr="0085486B">
        <w:rPr>
          <w:rFonts w:ascii="Garamond" w:hAnsi="Garamond"/>
          <w:sz w:val="24"/>
          <w:szCs w:val="24"/>
        </w:rPr>
        <w:t xml:space="preserve"> Another drawback of this interpretation is the fact that </w:t>
      </w:r>
      <w:ins w:id="802" w:author="Kyle Hutchinson" w:date="2025-08-22T15:20:00Z" w16du:dateUtc="2025-08-22T19:20:00Z">
        <w:r w:rsidR="0044305E">
          <w:rPr>
            <w:rFonts w:ascii="Garamond" w:hAnsi="Garamond"/>
            <w:sz w:val="24"/>
            <w:szCs w:val="24"/>
          </w:rPr>
          <w:t xml:space="preserve">the </w:t>
        </w:r>
      </w:ins>
      <w:r w:rsidR="004C0912" w:rsidRPr="0085486B">
        <w:rPr>
          <w:rFonts w:ascii="Garamond" w:hAnsi="Garamond"/>
          <w:sz w:val="24"/>
          <w:szCs w:val="24"/>
        </w:rPr>
        <w:t xml:space="preserve">re-barred m. 5 corresponds to </w:t>
      </w:r>
      <w:ins w:id="803" w:author="Kyle Hutchinson" w:date="2025-08-22T15:20:00Z" w16du:dateUtc="2025-08-22T19:20:00Z">
        <w:r w:rsidR="0044305E">
          <w:rPr>
            <w:rFonts w:ascii="Garamond" w:hAnsi="Garamond"/>
            <w:sz w:val="24"/>
            <w:szCs w:val="24"/>
          </w:rPr>
          <w:t xml:space="preserve">the </w:t>
        </w:r>
      </w:ins>
      <w:r w:rsidR="004C0912" w:rsidRPr="0085486B">
        <w:rPr>
          <w:rFonts w:ascii="Garamond" w:hAnsi="Garamond"/>
          <w:sz w:val="24"/>
          <w:szCs w:val="24"/>
        </w:rPr>
        <w:t>original m. 7, which</w:t>
      </w:r>
      <w:r w:rsidR="00450BEB" w:rsidRPr="0085486B">
        <w:rPr>
          <w:rFonts w:ascii="Garamond" w:hAnsi="Garamond"/>
          <w:sz w:val="24"/>
          <w:szCs w:val="24"/>
        </w:rPr>
        <w:t xml:space="preserve">—in </w:t>
      </w:r>
      <w:r w:rsidR="003A76EB" w:rsidRPr="0085486B">
        <w:rPr>
          <w:rFonts w:ascii="Garamond" w:hAnsi="Garamond"/>
          <w:sz w:val="24"/>
          <w:szCs w:val="24"/>
        </w:rPr>
        <w:t>the actual score</w:t>
      </w:r>
      <w:r w:rsidR="00450BEB" w:rsidRPr="0085486B">
        <w:rPr>
          <w:rFonts w:ascii="Garamond" w:hAnsi="Garamond"/>
          <w:sz w:val="24"/>
          <w:szCs w:val="24"/>
        </w:rPr>
        <w:t>—in</w:t>
      </w:r>
      <w:r w:rsidR="004C0912" w:rsidRPr="0085486B">
        <w:rPr>
          <w:rFonts w:ascii="Garamond" w:hAnsi="Garamond"/>
          <w:sz w:val="24"/>
          <w:szCs w:val="24"/>
        </w:rPr>
        <w:t xml:space="preserve">cludes only two half-note beats. </w:t>
      </w:r>
      <w:commentRangeStart w:id="804"/>
      <w:r w:rsidR="009B1DED" w:rsidRPr="0085486B">
        <w:rPr>
          <w:rFonts w:ascii="Garamond" w:hAnsi="Garamond"/>
          <w:sz w:val="24"/>
          <w:szCs w:val="24"/>
        </w:rPr>
        <w:t>In performance, however, there might be a tendency to extend this</w:t>
      </w:r>
      <w:r w:rsidR="005A38EB" w:rsidRPr="0085486B">
        <w:rPr>
          <w:rFonts w:ascii="Garamond" w:hAnsi="Garamond"/>
          <w:sz w:val="24"/>
          <w:szCs w:val="24"/>
        </w:rPr>
        <w:t xml:space="preserve"> in a hesitant fashion</w:t>
      </w:r>
      <w:r w:rsidR="009B1DED" w:rsidRPr="0085486B">
        <w:rPr>
          <w:rFonts w:ascii="Garamond" w:hAnsi="Garamond"/>
          <w:sz w:val="24"/>
          <w:szCs w:val="24"/>
        </w:rPr>
        <w:t>—as in An</w:t>
      </w:r>
      <w:r w:rsidR="00504480" w:rsidRPr="0085486B">
        <w:rPr>
          <w:rFonts w:ascii="Garamond" w:hAnsi="Garamond"/>
          <w:sz w:val="24"/>
          <w:szCs w:val="24"/>
        </w:rPr>
        <w:t>d</w:t>
      </w:r>
      <w:r w:rsidR="009B1DED" w:rsidRPr="0085486B">
        <w:rPr>
          <w:rFonts w:ascii="Garamond" w:hAnsi="Garamond"/>
          <w:sz w:val="24"/>
          <w:szCs w:val="24"/>
        </w:rPr>
        <w:t xml:space="preserve">rew Manze’s </w:t>
      </w:r>
      <w:r w:rsidR="00922297" w:rsidRPr="0085486B">
        <w:rPr>
          <w:rFonts w:ascii="Garamond" w:hAnsi="Garamond"/>
          <w:sz w:val="24"/>
          <w:szCs w:val="24"/>
        </w:rPr>
        <w:t>r</w:t>
      </w:r>
      <w:r w:rsidR="009B1DED" w:rsidRPr="0085486B">
        <w:rPr>
          <w:rFonts w:ascii="Garamond" w:hAnsi="Garamond"/>
          <w:sz w:val="24"/>
          <w:szCs w:val="24"/>
        </w:rPr>
        <w:t>ecording</w:t>
      </w:r>
      <w:r w:rsidR="00CA668D" w:rsidRPr="0085486B">
        <w:rPr>
          <w:rFonts w:ascii="Garamond" w:hAnsi="Garamond"/>
          <w:sz w:val="24"/>
          <w:szCs w:val="24"/>
        </w:rPr>
        <w:t xml:space="preserve"> (cf. also Mirka 2009, esp. 119)</w:t>
      </w:r>
      <w:commentRangeEnd w:id="804"/>
      <w:r w:rsidR="009260C3">
        <w:rPr>
          <w:rStyle w:val="CommentReference"/>
        </w:rPr>
        <w:commentReference w:id="804"/>
      </w:r>
      <w:r w:rsidR="00CA668D" w:rsidRPr="0085486B">
        <w:rPr>
          <w:rFonts w:ascii="Garamond" w:hAnsi="Garamond"/>
          <w:sz w:val="24"/>
          <w:szCs w:val="24"/>
        </w:rPr>
        <w:t>.</w:t>
      </w:r>
      <w:r w:rsidR="00FA34E9" w:rsidRPr="0085486B">
        <w:rPr>
          <w:rStyle w:val="FootnoteReference"/>
          <w:rFonts w:ascii="Garamond" w:hAnsi="Garamond"/>
          <w:sz w:val="24"/>
          <w:szCs w:val="24"/>
        </w:rPr>
        <w:footnoteReference w:id="30"/>
      </w:r>
      <w:r w:rsidR="00975846" w:rsidRPr="0085486B">
        <w:rPr>
          <w:rFonts w:ascii="Garamond" w:hAnsi="Garamond"/>
          <w:sz w:val="24"/>
          <w:szCs w:val="24"/>
        </w:rPr>
        <w:t xml:space="preserve"> </w:t>
      </w:r>
      <w:r w:rsidR="00B55D86" w:rsidRPr="0085486B">
        <w:rPr>
          <w:rFonts w:ascii="Garamond" w:hAnsi="Garamond"/>
          <w:sz w:val="24"/>
          <w:szCs w:val="24"/>
        </w:rPr>
        <w:t>The</w:t>
      </w:r>
      <w:del w:id="805" w:author="Kyle Hutchinson" w:date="2025-08-22T17:10:00Z" w16du:dateUtc="2025-08-22T21:10:00Z">
        <w:r w:rsidR="00B55D86" w:rsidRPr="0085486B" w:rsidDel="009260C3">
          <w:rPr>
            <w:rFonts w:ascii="Garamond" w:hAnsi="Garamond"/>
            <w:sz w:val="24"/>
            <w:szCs w:val="24"/>
          </w:rPr>
          <w:delText xml:space="preserve"> most</w:delText>
        </w:r>
      </w:del>
      <w:r w:rsidR="00B55D86" w:rsidRPr="0085486B">
        <w:rPr>
          <w:rFonts w:ascii="Garamond" w:hAnsi="Garamond"/>
          <w:sz w:val="24"/>
          <w:szCs w:val="24"/>
        </w:rPr>
        <w:t xml:space="preserve"> salient chord change </w:t>
      </w:r>
      <w:ins w:id="806" w:author="Kyle Hutchinson" w:date="2025-08-22T17:10:00Z" w16du:dateUtc="2025-08-22T21:10:00Z">
        <w:r w:rsidR="009260C3">
          <w:rPr>
            <w:rFonts w:ascii="Garamond" w:hAnsi="Garamond"/>
            <w:sz w:val="24"/>
            <w:szCs w:val="24"/>
          </w:rPr>
          <w:t xml:space="preserve">from V42/IV to IV </w:t>
        </w:r>
      </w:ins>
      <w:r w:rsidR="00B55D86" w:rsidRPr="0085486B">
        <w:rPr>
          <w:rFonts w:ascii="Garamond" w:hAnsi="Garamond"/>
          <w:sz w:val="24"/>
          <w:szCs w:val="24"/>
        </w:rPr>
        <w:t xml:space="preserve">in </w:t>
      </w:r>
      <w:del w:id="807" w:author="Kyle Hutchinson" w:date="2025-08-22T17:09:00Z" w16du:dateUtc="2025-08-22T21:09:00Z">
        <w:r w:rsidR="00B55D86" w:rsidRPr="0085486B" w:rsidDel="009260C3">
          <w:rPr>
            <w:rFonts w:ascii="Garamond" w:hAnsi="Garamond"/>
            <w:sz w:val="24"/>
            <w:szCs w:val="24"/>
          </w:rPr>
          <w:delText>the passage</w:delText>
        </w:r>
      </w:del>
      <w:ins w:id="808" w:author="Kyle Hutchinson" w:date="2025-08-22T17:09:00Z" w16du:dateUtc="2025-08-22T21:09:00Z">
        <w:r w:rsidR="009260C3">
          <w:rPr>
            <w:rFonts w:ascii="Garamond" w:hAnsi="Garamond"/>
            <w:sz w:val="24"/>
            <w:szCs w:val="24"/>
          </w:rPr>
          <w:t>this hearing</w:t>
        </w:r>
      </w:ins>
      <w:r w:rsidR="00B55D86" w:rsidRPr="0085486B">
        <w:rPr>
          <w:rFonts w:ascii="Garamond" w:hAnsi="Garamond"/>
          <w:sz w:val="24"/>
          <w:szCs w:val="24"/>
        </w:rPr>
        <w:t xml:space="preserve"> falls on the second half note of </w:t>
      </w:r>
      <w:ins w:id="809" w:author="Kyle Hutchinson" w:date="2025-08-22T17:11:00Z" w16du:dateUtc="2025-08-22T21:11:00Z">
        <w:r w:rsidR="009260C3">
          <w:rPr>
            <w:rFonts w:ascii="Garamond" w:hAnsi="Garamond"/>
            <w:sz w:val="24"/>
            <w:szCs w:val="24"/>
          </w:rPr>
          <w:t xml:space="preserve">the </w:t>
        </w:r>
      </w:ins>
      <w:r w:rsidR="00B55D86" w:rsidRPr="0085486B">
        <w:rPr>
          <w:rFonts w:ascii="Garamond" w:hAnsi="Garamond"/>
          <w:sz w:val="24"/>
          <w:szCs w:val="24"/>
        </w:rPr>
        <w:t>re-barred m. 4</w:t>
      </w:r>
      <w:ins w:id="810" w:author="Kyle Hutchinson" w:date="2025-08-22T17:09:00Z" w16du:dateUtc="2025-08-22T21:09:00Z">
        <w:r w:rsidR="009260C3">
          <w:rPr>
            <w:rFonts w:ascii="Garamond" w:hAnsi="Garamond"/>
            <w:sz w:val="24"/>
            <w:szCs w:val="24"/>
          </w:rPr>
          <w:t xml:space="preserve">, </w:t>
        </w:r>
      </w:ins>
      <w:del w:id="811" w:author="Kyle Hutchinson" w:date="2025-08-22T17:09:00Z" w16du:dateUtc="2025-08-22T21:09:00Z">
        <w:r w:rsidR="00B55D86" w:rsidRPr="0085486B" w:rsidDel="009260C3">
          <w:rPr>
            <w:rFonts w:ascii="Garamond" w:hAnsi="Garamond"/>
            <w:sz w:val="24"/>
            <w:szCs w:val="24"/>
          </w:rPr>
          <w:delText xml:space="preserve"> in this hearing, </w:delText>
        </w:r>
      </w:del>
      <w:del w:id="812" w:author="Kyle Hutchinson" w:date="2025-08-22T17:11:00Z" w16du:dateUtc="2025-08-22T21:11:00Z">
        <w:r w:rsidR="00B55D86" w:rsidRPr="0085486B" w:rsidDel="009260C3">
          <w:rPr>
            <w:rFonts w:ascii="Garamond" w:hAnsi="Garamond"/>
            <w:sz w:val="24"/>
            <w:szCs w:val="24"/>
          </w:rPr>
          <w:delText>again</w:delText>
        </w:r>
      </w:del>
      <w:del w:id="813" w:author="Kyle Hutchinson" w:date="2025-08-22T17:09:00Z" w16du:dateUtc="2025-08-22T21:09:00Z">
        <w:r w:rsidR="008A5167" w:rsidRPr="0085486B" w:rsidDel="009260C3">
          <w:rPr>
            <w:rFonts w:ascii="Garamond" w:hAnsi="Garamond"/>
            <w:sz w:val="24"/>
            <w:szCs w:val="24"/>
          </w:rPr>
          <w:delText>,</w:delText>
        </w:r>
      </w:del>
      <w:del w:id="814" w:author="Kyle Hutchinson" w:date="2025-08-22T17:11:00Z" w16du:dateUtc="2025-08-22T21:11:00Z">
        <w:r w:rsidR="008A5167" w:rsidRPr="0085486B" w:rsidDel="009260C3">
          <w:rPr>
            <w:rFonts w:ascii="Garamond" w:hAnsi="Garamond"/>
            <w:sz w:val="24"/>
            <w:szCs w:val="24"/>
          </w:rPr>
          <w:delText xml:space="preserve"> </w:delText>
        </w:r>
      </w:del>
      <w:r w:rsidR="00B55D86" w:rsidRPr="0085486B">
        <w:rPr>
          <w:rFonts w:ascii="Garamond" w:hAnsi="Garamond"/>
          <w:sz w:val="24"/>
          <w:szCs w:val="24"/>
        </w:rPr>
        <w:t>weakening</w:t>
      </w:r>
      <w:r w:rsidR="005D51B3" w:rsidRPr="0085486B">
        <w:rPr>
          <w:rFonts w:ascii="Garamond" w:hAnsi="Garamond"/>
          <w:sz w:val="24"/>
          <w:szCs w:val="24"/>
        </w:rPr>
        <w:t xml:space="preserve"> the 3/2 hearing</w:t>
      </w:r>
      <w:r w:rsidR="00B55D86" w:rsidRPr="0085486B">
        <w:rPr>
          <w:rFonts w:ascii="Garamond" w:hAnsi="Garamond"/>
          <w:sz w:val="24"/>
          <w:szCs w:val="24"/>
        </w:rPr>
        <w:t xml:space="preserve"> and favoring the notated meter. </w:t>
      </w:r>
      <w:commentRangeStart w:id="815"/>
      <w:r w:rsidR="00015816" w:rsidRPr="0085486B">
        <w:rPr>
          <w:rFonts w:ascii="Garamond" w:hAnsi="Garamond"/>
          <w:sz w:val="24"/>
          <w:szCs w:val="24"/>
        </w:rPr>
        <w:t>W</w:t>
      </w:r>
      <w:r w:rsidR="00175C74" w:rsidRPr="0085486B">
        <w:rPr>
          <w:rFonts w:ascii="Garamond" w:hAnsi="Garamond"/>
          <w:sz w:val="24"/>
          <w:szCs w:val="24"/>
        </w:rPr>
        <w:t>hatever its drawbacks,</w:t>
      </w:r>
      <w:r w:rsidR="005102D9" w:rsidRPr="0085486B">
        <w:rPr>
          <w:rFonts w:ascii="Garamond" w:hAnsi="Garamond"/>
          <w:sz w:val="24"/>
          <w:szCs w:val="24"/>
        </w:rPr>
        <w:t xml:space="preserve"> Example </w:t>
      </w:r>
      <w:r w:rsidR="00D46794" w:rsidRPr="0085486B">
        <w:rPr>
          <w:rFonts w:ascii="Garamond" w:hAnsi="Garamond"/>
          <w:sz w:val="24"/>
          <w:szCs w:val="24"/>
        </w:rPr>
        <w:t>8b</w:t>
      </w:r>
      <w:r w:rsidR="005102D9" w:rsidRPr="0085486B">
        <w:rPr>
          <w:rFonts w:ascii="Garamond" w:hAnsi="Garamond"/>
          <w:sz w:val="24"/>
          <w:szCs w:val="24"/>
        </w:rPr>
        <w:t xml:space="preserve"> </w:t>
      </w:r>
      <w:r w:rsidR="005D51B3" w:rsidRPr="0085486B">
        <w:rPr>
          <w:rFonts w:ascii="Garamond" w:hAnsi="Garamond"/>
          <w:sz w:val="24"/>
          <w:szCs w:val="24"/>
        </w:rPr>
        <w:t>outlines a plausible real-time hearing of this unusual opening.</w:t>
      </w:r>
      <w:r w:rsidR="005102D9" w:rsidRPr="0085486B">
        <w:rPr>
          <w:rFonts w:ascii="Garamond" w:hAnsi="Garamond"/>
          <w:sz w:val="24"/>
          <w:szCs w:val="24"/>
        </w:rPr>
        <w:t xml:space="preserve"> </w:t>
      </w:r>
      <w:commentRangeEnd w:id="815"/>
      <w:r w:rsidR="00C02E78">
        <w:rPr>
          <w:rStyle w:val="CommentReference"/>
        </w:rPr>
        <w:commentReference w:id="815"/>
      </w:r>
    </w:p>
    <w:p w14:paraId="6B1C83D7" w14:textId="77777777" w:rsidR="008643C4" w:rsidRDefault="008643C4" w:rsidP="002743CD">
      <w:pPr>
        <w:spacing w:after="0" w:line="480" w:lineRule="auto"/>
        <w:ind w:firstLine="720"/>
        <w:rPr>
          <w:rFonts w:ascii="Garamond" w:hAnsi="Garamond"/>
          <w:sz w:val="24"/>
          <w:szCs w:val="24"/>
        </w:rPr>
      </w:pPr>
    </w:p>
    <w:p w14:paraId="5271DD33" w14:textId="1BDA69CC" w:rsidR="008C1A7E" w:rsidRPr="0085486B" w:rsidRDefault="00215688" w:rsidP="002743CD">
      <w:pPr>
        <w:spacing w:after="0" w:line="480" w:lineRule="auto"/>
        <w:rPr>
          <w:rFonts w:ascii="Garamond" w:hAnsi="Garamond"/>
          <w:sz w:val="24"/>
          <w:szCs w:val="24"/>
        </w:rPr>
      </w:pPr>
      <w:r w:rsidRPr="0085486B">
        <w:rPr>
          <w:rFonts w:ascii="Garamond" w:hAnsi="Garamond"/>
          <w:sz w:val="24"/>
          <w:szCs w:val="24"/>
        </w:rPr>
        <w:t>The second</w:t>
      </w:r>
      <w:ins w:id="816" w:author="Kyle Hutchinson" w:date="2025-08-22T17:13:00Z" w16du:dateUtc="2025-08-22T21:13:00Z">
        <w:r w:rsidR="00C02E78">
          <w:rPr>
            <w:rFonts w:ascii="Garamond" w:hAnsi="Garamond"/>
            <w:sz w:val="24"/>
            <w:szCs w:val="24"/>
          </w:rPr>
          <w:t xml:space="preserve"> </w:t>
        </w:r>
      </w:ins>
      <w:del w:id="817" w:author="Kyle Hutchinson" w:date="2025-08-22T17:13:00Z" w16du:dateUtc="2025-08-22T21:13:00Z">
        <w:r w:rsidRPr="0085486B" w:rsidDel="00C02E78">
          <w:rPr>
            <w:rFonts w:ascii="Garamond" w:hAnsi="Garamond"/>
            <w:sz w:val="24"/>
            <w:szCs w:val="24"/>
          </w:rPr>
          <w:delText xml:space="preserve">, B-minor </w:delText>
        </w:r>
      </w:del>
      <w:r w:rsidRPr="0085486B">
        <w:rPr>
          <w:rFonts w:ascii="Garamond" w:hAnsi="Garamond"/>
          <w:sz w:val="24"/>
          <w:szCs w:val="24"/>
        </w:rPr>
        <w:t>wave of arpeggios</w:t>
      </w:r>
      <w:del w:id="818" w:author="Kyle Hutchinson" w:date="2025-08-22T17:13:00Z" w16du:dateUtc="2025-08-22T21:13:00Z">
        <w:r w:rsidRPr="0085486B" w:rsidDel="00C02E78">
          <w:rPr>
            <w:rFonts w:ascii="Garamond" w:hAnsi="Garamond"/>
            <w:sz w:val="24"/>
            <w:szCs w:val="24"/>
          </w:rPr>
          <w:delText>,</w:delText>
        </w:r>
      </w:del>
      <w:r w:rsidRPr="0085486B">
        <w:rPr>
          <w:rFonts w:ascii="Garamond" w:hAnsi="Garamond"/>
          <w:sz w:val="24"/>
          <w:szCs w:val="24"/>
        </w:rPr>
        <w:t xml:space="preserve"> is </w:t>
      </w:r>
      <w:r w:rsidR="00BE3AE4" w:rsidRPr="0085486B">
        <w:rPr>
          <w:rFonts w:ascii="Garamond" w:hAnsi="Garamond"/>
          <w:sz w:val="24"/>
          <w:szCs w:val="24"/>
        </w:rPr>
        <w:t xml:space="preserve">even </w:t>
      </w:r>
      <w:r w:rsidR="00067DAA" w:rsidRPr="0085486B">
        <w:rPr>
          <w:rFonts w:ascii="Garamond" w:hAnsi="Garamond"/>
          <w:sz w:val="24"/>
          <w:szCs w:val="24"/>
        </w:rPr>
        <w:t>more strongly suggestive of</w:t>
      </w:r>
      <w:r w:rsidR="00D658BE" w:rsidRPr="0085486B">
        <w:rPr>
          <w:rFonts w:ascii="Garamond" w:hAnsi="Garamond"/>
          <w:sz w:val="24"/>
          <w:szCs w:val="24"/>
        </w:rPr>
        <w:t xml:space="preserve"> 3/2</w:t>
      </w:r>
      <w:r w:rsidR="00D23887" w:rsidRPr="0085486B">
        <w:rPr>
          <w:rFonts w:ascii="Garamond" w:hAnsi="Garamond"/>
          <w:sz w:val="24"/>
          <w:szCs w:val="24"/>
        </w:rPr>
        <w:t>,</w:t>
      </w:r>
      <w:r w:rsidR="00D658BE" w:rsidRPr="0085486B">
        <w:rPr>
          <w:rFonts w:ascii="Garamond" w:hAnsi="Garamond"/>
          <w:sz w:val="24"/>
          <w:szCs w:val="24"/>
        </w:rPr>
        <w:t xml:space="preserve"> since </w:t>
      </w:r>
      <w:del w:id="819" w:author="Kyle Hutchinson" w:date="2025-08-22T17:13:00Z" w16du:dateUtc="2025-08-22T21:13:00Z">
        <w:r w:rsidR="00D658BE" w:rsidRPr="0085486B" w:rsidDel="00C02E78">
          <w:rPr>
            <w:rFonts w:ascii="Garamond" w:hAnsi="Garamond"/>
            <w:sz w:val="24"/>
            <w:szCs w:val="24"/>
          </w:rPr>
          <w:delText xml:space="preserve">it </w:delText>
        </w:r>
        <w:r w:rsidR="00AE1207" w:rsidRPr="0085486B" w:rsidDel="00C02E78">
          <w:rPr>
            <w:rFonts w:ascii="Garamond" w:hAnsi="Garamond"/>
            <w:sz w:val="24"/>
            <w:szCs w:val="24"/>
          </w:rPr>
          <w:delText>is based entirely in</w:delText>
        </w:r>
      </w:del>
      <w:ins w:id="820" w:author="Kyle Hutchinson" w:date="2025-08-22T17:13:00Z" w16du:dateUtc="2025-08-22T21:13:00Z">
        <w:r w:rsidR="00C02E78">
          <w:rPr>
            <w:rFonts w:ascii="Garamond" w:hAnsi="Garamond"/>
            <w:sz w:val="24"/>
            <w:szCs w:val="24"/>
          </w:rPr>
          <w:t>outlines</w:t>
        </w:r>
      </w:ins>
      <w:r w:rsidR="00AE1207" w:rsidRPr="0085486B">
        <w:rPr>
          <w:rFonts w:ascii="Garamond" w:hAnsi="Garamond"/>
          <w:sz w:val="24"/>
          <w:szCs w:val="24"/>
        </w:rPr>
        <w:t xml:space="preserve"> a single sonority, </w:t>
      </w:r>
      <w:ins w:id="821" w:author="Kyle Hutchinson" w:date="2025-08-22T17:13:00Z" w16du:dateUtc="2025-08-22T21:13:00Z">
        <w:r w:rsidR="00C02E78">
          <w:rPr>
            <w:rFonts w:ascii="Garamond" w:hAnsi="Garamond"/>
            <w:sz w:val="24"/>
            <w:szCs w:val="24"/>
          </w:rPr>
          <w:t>B minor (</w:t>
        </w:r>
      </w:ins>
      <w:r w:rsidR="00D658BE" w:rsidRPr="0085486B">
        <w:rPr>
          <w:rFonts w:ascii="Garamond" w:hAnsi="Garamond"/>
          <w:sz w:val="24"/>
          <w:szCs w:val="24"/>
        </w:rPr>
        <w:t>vi</w:t>
      </w:r>
      <w:ins w:id="822" w:author="Kyle Hutchinson" w:date="2025-08-22T17:13:00Z" w16du:dateUtc="2025-08-22T21:13:00Z">
        <w:r w:rsidR="00C02E78">
          <w:rPr>
            <w:rFonts w:ascii="Garamond" w:hAnsi="Garamond"/>
            <w:sz w:val="24"/>
            <w:szCs w:val="24"/>
          </w:rPr>
          <w:t>)</w:t>
        </w:r>
      </w:ins>
      <w:r w:rsidR="00D658BE" w:rsidRPr="0085486B">
        <w:rPr>
          <w:rFonts w:ascii="Garamond" w:hAnsi="Garamond"/>
          <w:sz w:val="24"/>
          <w:szCs w:val="24"/>
        </w:rPr>
        <w:t xml:space="preserve">, </w:t>
      </w:r>
      <w:r w:rsidR="001D384B" w:rsidRPr="0085486B">
        <w:rPr>
          <w:rFonts w:ascii="Garamond" w:hAnsi="Garamond"/>
          <w:sz w:val="24"/>
          <w:szCs w:val="24"/>
        </w:rPr>
        <w:t>without any chord changes</w:t>
      </w:r>
      <w:r w:rsidR="007A3CF8" w:rsidRPr="0085486B">
        <w:rPr>
          <w:rFonts w:ascii="Garamond" w:hAnsi="Garamond"/>
          <w:sz w:val="24"/>
          <w:szCs w:val="24"/>
        </w:rPr>
        <w:t xml:space="preserve"> that might serve as metric cues</w:t>
      </w:r>
      <w:ins w:id="823" w:author="Kyle Hutchinson" w:date="2025-08-22T17:14:00Z" w16du:dateUtc="2025-08-22T21:14:00Z">
        <w:r w:rsidR="00C02E78">
          <w:rPr>
            <w:rFonts w:ascii="Garamond" w:hAnsi="Garamond"/>
            <w:sz w:val="24"/>
            <w:szCs w:val="24"/>
          </w:rPr>
          <w:t xml:space="preserve"> (</w:t>
        </w:r>
      </w:ins>
      <w:del w:id="824" w:author="Kyle Hutchinson" w:date="2025-08-22T17:14:00Z" w16du:dateUtc="2025-08-22T21:14:00Z">
        <w:r w:rsidR="00A74A40" w:rsidRPr="0085486B" w:rsidDel="00C02E78">
          <w:rPr>
            <w:rFonts w:ascii="Garamond" w:hAnsi="Garamond"/>
            <w:sz w:val="24"/>
            <w:szCs w:val="24"/>
          </w:rPr>
          <w:delText>—</w:delText>
        </w:r>
      </w:del>
      <w:r w:rsidR="00A74A40" w:rsidRPr="0085486B">
        <w:rPr>
          <w:rFonts w:ascii="Garamond" w:hAnsi="Garamond"/>
          <w:sz w:val="24"/>
          <w:szCs w:val="24"/>
        </w:rPr>
        <w:t>s</w:t>
      </w:r>
      <w:r w:rsidR="008C1A7E" w:rsidRPr="0085486B">
        <w:rPr>
          <w:rFonts w:ascii="Garamond" w:hAnsi="Garamond"/>
          <w:sz w:val="24"/>
          <w:szCs w:val="24"/>
        </w:rPr>
        <w:t xml:space="preserve">ee </w:t>
      </w:r>
      <w:r w:rsidR="0087407B" w:rsidRPr="0085486B">
        <w:rPr>
          <w:rFonts w:ascii="Garamond" w:hAnsi="Garamond"/>
          <w:sz w:val="24"/>
          <w:szCs w:val="24"/>
        </w:rPr>
        <w:t xml:space="preserve">the </w:t>
      </w:r>
      <w:r w:rsidR="008C1A7E" w:rsidRPr="0085486B">
        <w:rPr>
          <w:rFonts w:ascii="Garamond" w:hAnsi="Garamond"/>
          <w:sz w:val="24"/>
          <w:szCs w:val="24"/>
        </w:rPr>
        <w:t xml:space="preserve">original notation in </w:t>
      </w:r>
      <w:r w:rsidR="008C1A7E" w:rsidRPr="00770080">
        <w:rPr>
          <w:rFonts w:ascii="Garamond" w:hAnsi="Garamond"/>
          <w:b/>
          <w:bCs/>
          <w:sz w:val="24"/>
          <w:szCs w:val="24"/>
          <w:u w:val="single"/>
        </w:rPr>
        <w:t xml:space="preserve">Example </w:t>
      </w:r>
      <w:r w:rsidR="00D46794" w:rsidRPr="00770080">
        <w:rPr>
          <w:rFonts w:ascii="Garamond" w:hAnsi="Garamond"/>
          <w:b/>
          <w:bCs/>
          <w:sz w:val="24"/>
          <w:szCs w:val="24"/>
          <w:u w:val="single"/>
        </w:rPr>
        <w:t>9</w:t>
      </w:r>
      <w:r w:rsidR="008C1A7E" w:rsidRPr="00770080">
        <w:rPr>
          <w:rFonts w:ascii="Garamond" w:hAnsi="Garamond"/>
          <w:b/>
          <w:bCs/>
          <w:sz w:val="24"/>
          <w:szCs w:val="24"/>
          <w:u w:val="single"/>
        </w:rPr>
        <w:t>a</w:t>
      </w:r>
      <w:r w:rsidR="008C1A7E" w:rsidRPr="0085486B">
        <w:rPr>
          <w:rFonts w:ascii="Garamond" w:hAnsi="Garamond"/>
          <w:sz w:val="24"/>
          <w:szCs w:val="24"/>
        </w:rPr>
        <w:t xml:space="preserve"> and a re-barred version in </w:t>
      </w:r>
      <w:r w:rsidR="008C1A7E" w:rsidRPr="00770080">
        <w:rPr>
          <w:rFonts w:ascii="Garamond" w:hAnsi="Garamond"/>
          <w:b/>
          <w:bCs/>
          <w:sz w:val="24"/>
          <w:szCs w:val="24"/>
          <w:u w:val="single"/>
        </w:rPr>
        <w:t xml:space="preserve">Example </w:t>
      </w:r>
      <w:r w:rsidR="00D46794" w:rsidRPr="00770080">
        <w:rPr>
          <w:rFonts w:ascii="Garamond" w:hAnsi="Garamond"/>
          <w:b/>
          <w:bCs/>
          <w:sz w:val="24"/>
          <w:szCs w:val="24"/>
          <w:u w:val="single"/>
        </w:rPr>
        <w:t>9</w:t>
      </w:r>
      <w:r w:rsidR="008C1A7E" w:rsidRPr="00770080">
        <w:rPr>
          <w:rFonts w:ascii="Garamond" w:hAnsi="Garamond"/>
          <w:b/>
          <w:bCs/>
          <w:sz w:val="24"/>
          <w:szCs w:val="24"/>
          <w:u w:val="single"/>
        </w:rPr>
        <w:t>b</w:t>
      </w:r>
      <w:ins w:id="825" w:author="Kyle Hutchinson" w:date="2025-08-22T17:14:00Z" w16du:dateUtc="2025-08-22T21:14:00Z">
        <w:r w:rsidR="00C02E78">
          <w:rPr>
            <w:rFonts w:ascii="Garamond" w:hAnsi="Garamond"/>
            <w:sz w:val="24"/>
            <w:szCs w:val="24"/>
          </w:rPr>
          <w:t>)</w:t>
        </w:r>
      </w:ins>
      <w:r w:rsidR="008C1A7E" w:rsidRPr="0085486B">
        <w:rPr>
          <w:rFonts w:ascii="Garamond" w:hAnsi="Garamond"/>
          <w:sz w:val="24"/>
          <w:szCs w:val="24"/>
        </w:rPr>
        <w:t xml:space="preserve">. </w:t>
      </w:r>
    </w:p>
    <w:p w14:paraId="442E43A8" w14:textId="77777777" w:rsidR="00865237" w:rsidRPr="0085486B" w:rsidRDefault="00865237" w:rsidP="002743CD">
      <w:pPr>
        <w:spacing w:after="0" w:line="480" w:lineRule="auto"/>
        <w:ind w:firstLine="720"/>
        <w:rPr>
          <w:rFonts w:ascii="Garamond" w:hAnsi="Garamond"/>
          <w:sz w:val="24"/>
          <w:szCs w:val="24"/>
        </w:rPr>
      </w:pPr>
    </w:p>
    <w:p w14:paraId="47F1A0EA" w14:textId="4838FBA1" w:rsidR="00CC7FF9" w:rsidRPr="0085486B" w:rsidRDefault="00CC7FF9"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9</w:t>
      </w:r>
      <w:r w:rsidRPr="0085486B">
        <w:rPr>
          <w:rFonts w:ascii="Garamond" w:hAnsi="Garamond"/>
          <w:b/>
          <w:bCs/>
          <w:sz w:val="24"/>
          <w:szCs w:val="24"/>
        </w:rPr>
        <w:t>a</w:t>
      </w:r>
      <w:r w:rsidRPr="0085486B">
        <w:rPr>
          <w:rFonts w:ascii="Garamond" w:hAnsi="Garamond"/>
          <w:sz w:val="24"/>
          <w:szCs w:val="24"/>
        </w:rPr>
        <w:t xml:space="preserve"> </w:t>
      </w:r>
      <w:proofErr w:type="spellStart"/>
      <w:r w:rsidRPr="0085486B">
        <w:rPr>
          <w:rFonts w:ascii="Garamond" w:hAnsi="Garamond"/>
          <w:sz w:val="24"/>
          <w:szCs w:val="24"/>
        </w:rPr>
        <w:t>Mvt</w:t>
      </w:r>
      <w:proofErr w:type="spellEnd"/>
      <w:r w:rsidRPr="0085486B">
        <w:rPr>
          <w:rFonts w:ascii="Garamond" w:hAnsi="Garamond"/>
          <w:sz w:val="24"/>
          <w:szCs w:val="24"/>
        </w:rPr>
        <w:t>. 1, mm. 8–14, author’s reduction.</w:t>
      </w:r>
    </w:p>
    <w:p w14:paraId="1CE1B169" w14:textId="4D1A1DA3" w:rsidR="00DC47FB" w:rsidRPr="0085486B" w:rsidRDefault="0000303C" w:rsidP="002743CD">
      <w:pPr>
        <w:spacing w:after="0" w:line="480" w:lineRule="auto"/>
        <w:jc w:val="center"/>
        <w:rPr>
          <w:rFonts w:ascii="Garamond" w:hAnsi="Garamond"/>
          <w:sz w:val="24"/>
          <w:szCs w:val="24"/>
        </w:rPr>
      </w:pPr>
      <w:r w:rsidRPr="0085486B">
        <w:rPr>
          <w:rFonts w:ascii="Garamond" w:hAnsi="Garamond"/>
          <w:b/>
          <w:bCs/>
          <w:sz w:val="24"/>
          <w:szCs w:val="24"/>
        </w:rPr>
        <w:t xml:space="preserve">Example </w:t>
      </w:r>
      <w:r w:rsidR="000D7387" w:rsidRPr="0085486B">
        <w:rPr>
          <w:rFonts w:ascii="Garamond" w:hAnsi="Garamond"/>
          <w:b/>
          <w:bCs/>
          <w:sz w:val="24"/>
          <w:szCs w:val="24"/>
        </w:rPr>
        <w:t>9</w:t>
      </w:r>
      <w:r w:rsidR="000A5941" w:rsidRPr="0085486B">
        <w:rPr>
          <w:rFonts w:ascii="Garamond" w:hAnsi="Garamond"/>
          <w:b/>
          <w:bCs/>
          <w:sz w:val="24"/>
          <w:szCs w:val="24"/>
        </w:rPr>
        <w:t>b</w:t>
      </w:r>
      <w:r w:rsidRPr="0085486B">
        <w:rPr>
          <w:rFonts w:ascii="Garamond" w:hAnsi="Garamond"/>
          <w:sz w:val="24"/>
          <w:szCs w:val="24"/>
        </w:rPr>
        <w:t xml:space="preserve"> Re-barring of Example </w:t>
      </w:r>
      <w:r w:rsidR="00505A85" w:rsidRPr="0085486B">
        <w:rPr>
          <w:rFonts w:ascii="Garamond" w:hAnsi="Garamond"/>
          <w:sz w:val="24"/>
          <w:szCs w:val="24"/>
        </w:rPr>
        <w:t>9</w:t>
      </w:r>
      <w:r w:rsidRPr="0085486B">
        <w:rPr>
          <w:rFonts w:ascii="Garamond" w:hAnsi="Garamond"/>
          <w:sz w:val="24"/>
          <w:szCs w:val="24"/>
        </w:rPr>
        <w:t>a in 3/2.</w:t>
      </w:r>
    </w:p>
    <w:p w14:paraId="1049A58E" w14:textId="77777777" w:rsidR="008643C4" w:rsidRDefault="008643C4" w:rsidP="002743CD">
      <w:pPr>
        <w:spacing w:after="0" w:line="480" w:lineRule="auto"/>
        <w:rPr>
          <w:rFonts w:ascii="Garamond" w:hAnsi="Garamond"/>
          <w:sz w:val="24"/>
          <w:szCs w:val="24"/>
        </w:rPr>
      </w:pPr>
    </w:p>
    <w:p w14:paraId="045C4BA9" w14:textId="041CFBA2" w:rsidR="00F10F8C" w:rsidRPr="0085486B" w:rsidRDefault="002C607E" w:rsidP="002743CD">
      <w:pPr>
        <w:spacing w:after="0" w:line="480" w:lineRule="auto"/>
        <w:rPr>
          <w:rFonts w:ascii="Garamond" w:hAnsi="Garamond"/>
          <w:sz w:val="24"/>
          <w:szCs w:val="24"/>
        </w:rPr>
      </w:pPr>
      <w:r w:rsidRPr="0085486B">
        <w:rPr>
          <w:rFonts w:ascii="Garamond" w:hAnsi="Garamond"/>
          <w:sz w:val="24"/>
          <w:szCs w:val="24"/>
        </w:rPr>
        <w:lastRenderedPageBreak/>
        <w:t>Moreover,</w:t>
      </w:r>
      <w:r w:rsidR="00922577" w:rsidRPr="0085486B">
        <w:rPr>
          <w:rFonts w:ascii="Garamond" w:hAnsi="Garamond"/>
          <w:sz w:val="24"/>
          <w:szCs w:val="24"/>
        </w:rPr>
        <w:t xml:space="preserve"> </w:t>
      </w:r>
      <w:r w:rsidR="00A324E3" w:rsidRPr="0085486B">
        <w:rPr>
          <w:rFonts w:ascii="Garamond" w:hAnsi="Garamond"/>
          <w:sz w:val="24"/>
          <w:szCs w:val="24"/>
        </w:rPr>
        <w:t xml:space="preserve">successively rising </w:t>
      </w:r>
      <w:r w:rsidR="00922577" w:rsidRPr="0085486B">
        <w:rPr>
          <w:rFonts w:ascii="Garamond" w:hAnsi="Garamond"/>
          <w:sz w:val="24"/>
          <w:szCs w:val="24"/>
        </w:rPr>
        <w:t xml:space="preserve">highpoints on </w:t>
      </w:r>
      <w:r w:rsidR="000E36D3" w:rsidRPr="0085486B">
        <w:rPr>
          <w:rFonts w:ascii="Garamond" w:hAnsi="Garamond"/>
          <w:sz w:val="24"/>
          <w:szCs w:val="24"/>
        </w:rPr>
        <w:t>D</w:t>
      </w:r>
      <w:r w:rsidR="00A324E3" w:rsidRPr="00770080">
        <w:rPr>
          <w:rFonts w:ascii="Garamond" w:hAnsi="Garamond"/>
          <w:sz w:val="24"/>
          <w:szCs w:val="24"/>
          <w:vertAlign w:val="subscript"/>
        </w:rPr>
        <w:t>4</w:t>
      </w:r>
      <w:r w:rsidR="000E36D3" w:rsidRPr="0085486B">
        <w:rPr>
          <w:rFonts w:ascii="Garamond" w:hAnsi="Garamond"/>
          <w:sz w:val="24"/>
          <w:szCs w:val="24"/>
        </w:rPr>
        <w:t xml:space="preserve"> and F</w:t>
      </w:r>
      <w:r w:rsidR="00C05B5D">
        <w:rPr>
          <w:rFonts w:ascii="Garamond" w:hAnsi="Garamond"/>
          <w:sz w:val="24"/>
          <w:szCs w:val="24"/>
        </w:rPr>
        <w:t>ƒ</w:t>
      </w:r>
      <w:r w:rsidR="00A324E3" w:rsidRPr="00770080">
        <w:rPr>
          <w:rFonts w:ascii="Garamond" w:hAnsi="Garamond"/>
          <w:sz w:val="24"/>
          <w:szCs w:val="24"/>
          <w:vertAlign w:val="subscript"/>
        </w:rPr>
        <w:t>4</w:t>
      </w:r>
      <w:r w:rsidR="000E36D3" w:rsidRPr="0085486B">
        <w:rPr>
          <w:rFonts w:ascii="Garamond" w:hAnsi="Garamond"/>
          <w:sz w:val="24"/>
          <w:szCs w:val="24"/>
        </w:rPr>
        <w:t xml:space="preserve"> emerge on the downbeats of </w:t>
      </w:r>
      <w:ins w:id="826" w:author="Kyle Hutchinson" w:date="2025-08-22T17:14:00Z" w16du:dateUtc="2025-08-22T21:14:00Z">
        <w:r w:rsidR="00714B4B">
          <w:rPr>
            <w:rFonts w:ascii="Garamond" w:hAnsi="Garamond"/>
            <w:sz w:val="24"/>
            <w:szCs w:val="24"/>
          </w:rPr>
          <w:t xml:space="preserve">the </w:t>
        </w:r>
      </w:ins>
      <w:r w:rsidR="000E36D3" w:rsidRPr="0085486B">
        <w:rPr>
          <w:rFonts w:ascii="Garamond" w:hAnsi="Garamond"/>
          <w:sz w:val="24"/>
          <w:szCs w:val="24"/>
        </w:rPr>
        <w:t>re-barred m</w:t>
      </w:r>
      <w:ins w:id="827" w:author="Kyle Hutchinson" w:date="2025-08-22T17:14:00Z" w16du:dateUtc="2025-08-22T21:14:00Z">
        <w:r w:rsidR="00714B4B">
          <w:rPr>
            <w:rFonts w:ascii="Garamond" w:hAnsi="Garamond"/>
            <w:sz w:val="24"/>
            <w:szCs w:val="24"/>
          </w:rPr>
          <w:t xml:space="preserve">m. 10 and </w:t>
        </w:r>
      </w:ins>
      <w:del w:id="828" w:author="Kyle Hutchinson" w:date="2025-08-22T17:14:00Z" w16du:dateUtc="2025-08-22T21:14:00Z">
        <w:r w:rsidR="000E36D3" w:rsidRPr="0085486B" w:rsidDel="00714B4B">
          <w:rPr>
            <w:rFonts w:ascii="Garamond" w:hAnsi="Garamond"/>
            <w:sz w:val="24"/>
            <w:szCs w:val="24"/>
          </w:rPr>
          <w:delText xml:space="preserve">. 10 and m. </w:delText>
        </w:r>
      </w:del>
      <w:r w:rsidR="000E36D3" w:rsidRPr="0085486B">
        <w:rPr>
          <w:rFonts w:ascii="Garamond" w:hAnsi="Garamond"/>
          <w:sz w:val="24"/>
          <w:szCs w:val="24"/>
        </w:rPr>
        <w:t>11</w:t>
      </w:r>
      <w:r w:rsidR="003F3213" w:rsidRPr="0085486B">
        <w:rPr>
          <w:rFonts w:ascii="Garamond" w:hAnsi="Garamond"/>
          <w:sz w:val="24"/>
          <w:szCs w:val="24"/>
        </w:rPr>
        <w:t xml:space="preserve"> (Example 9b)</w:t>
      </w:r>
      <w:r w:rsidR="00D6117E" w:rsidRPr="0085486B">
        <w:rPr>
          <w:rFonts w:ascii="Garamond" w:hAnsi="Garamond"/>
          <w:sz w:val="24"/>
          <w:szCs w:val="24"/>
        </w:rPr>
        <w:t xml:space="preserve">, </w:t>
      </w:r>
      <w:r w:rsidR="000B03BF" w:rsidRPr="0085486B">
        <w:rPr>
          <w:rFonts w:ascii="Garamond" w:hAnsi="Garamond"/>
          <w:sz w:val="24"/>
          <w:szCs w:val="24"/>
        </w:rPr>
        <w:t>creating melodic accents</w:t>
      </w:r>
      <w:r w:rsidR="00F511B5" w:rsidRPr="0085486B">
        <w:rPr>
          <w:rFonts w:ascii="Garamond" w:hAnsi="Garamond"/>
          <w:sz w:val="24"/>
          <w:szCs w:val="24"/>
        </w:rPr>
        <w:t xml:space="preserve"> and</w:t>
      </w:r>
      <w:ins w:id="829" w:author="Kyle Hutchinson" w:date="2025-08-22T17:15:00Z" w16du:dateUtc="2025-08-22T21:15:00Z">
        <w:r w:rsidR="00714B4B">
          <w:rPr>
            <w:rFonts w:ascii="Garamond" w:hAnsi="Garamond"/>
            <w:sz w:val="24"/>
            <w:szCs w:val="24"/>
          </w:rPr>
          <w:t xml:space="preserve"> evincing a</w:t>
        </w:r>
      </w:ins>
      <w:r w:rsidR="00F511B5" w:rsidRPr="0085486B">
        <w:rPr>
          <w:rFonts w:ascii="Garamond" w:hAnsi="Garamond"/>
          <w:sz w:val="24"/>
          <w:szCs w:val="24"/>
        </w:rPr>
        <w:t xml:space="preserve"> parallelism </w:t>
      </w:r>
      <w:ins w:id="830" w:author="Kyle Hutchinson" w:date="2025-08-22T17:15:00Z" w16du:dateUtc="2025-08-22T21:15:00Z">
        <w:r w:rsidR="00714B4B">
          <w:rPr>
            <w:rFonts w:ascii="Garamond" w:hAnsi="Garamond"/>
            <w:sz w:val="24"/>
            <w:szCs w:val="24"/>
          </w:rPr>
          <w:t xml:space="preserve">between </w:t>
        </w:r>
      </w:ins>
      <w:del w:id="831" w:author="Kyle Hutchinson" w:date="2025-08-22T17:15:00Z" w16du:dateUtc="2025-08-22T21:15:00Z">
        <w:r w:rsidR="00F511B5" w:rsidRPr="0085486B" w:rsidDel="00714B4B">
          <w:rPr>
            <w:rFonts w:ascii="Garamond" w:hAnsi="Garamond"/>
            <w:sz w:val="24"/>
            <w:szCs w:val="24"/>
          </w:rPr>
          <w:delText xml:space="preserve">among </w:delText>
        </w:r>
      </w:del>
      <w:r w:rsidR="00F511B5" w:rsidRPr="0085486B">
        <w:rPr>
          <w:rFonts w:ascii="Garamond" w:hAnsi="Garamond"/>
          <w:sz w:val="24"/>
          <w:szCs w:val="24"/>
        </w:rPr>
        <w:t>the second and third sub-waves of this arpeggio</w:t>
      </w:r>
      <w:r w:rsidR="00853DD4" w:rsidRPr="0085486B">
        <w:rPr>
          <w:rFonts w:ascii="Garamond" w:hAnsi="Garamond"/>
          <w:sz w:val="24"/>
          <w:szCs w:val="24"/>
        </w:rPr>
        <w:t xml:space="preserve">. </w:t>
      </w:r>
      <w:r w:rsidR="00D23887" w:rsidRPr="0085486B">
        <w:rPr>
          <w:rFonts w:ascii="Garamond" w:hAnsi="Garamond"/>
          <w:sz w:val="24"/>
          <w:szCs w:val="24"/>
        </w:rPr>
        <w:t>Thus,</w:t>
      </w:r>
      <w:r w:rsidR="001C69A7" w:rsidRPr="0085486B">
        <w:rPr>
          <w:rFonts w:ascii="Garamond" w:hAnsi="Garamond"/>
          <w:sz w:val="24"/>
          <w:szCs w:val="24"/>
        </w:rPr>
        <w:t xml:space="preserve"> the second</w:t>
      </w:r>
      <w:ins w:id="832" w:author="Kyle Hutchinson" w:date="2025-08-22T17:15:00Z" w16du:dateUtc="2025-08-22T21:15:00Z">
        <w:r w:rsidR="00714B4B">
          <w:rPr>
            <w:rFonts w:ascii="Garamond" w:hAnsi="Garamond"/>
            <w:sz w:val="24"/>
            <w:szCs w:val="24"/>
          </w:rPr>
          <w:t xml:space="preserve"> </w:t>
        </w:r>
      </w:ins>
      <w:del w:id="833" w:author="Kyle Hutchinson" w:date="2025-08-22T17:15:00Z" w16du:dateUtc="2025-08-22T21:15:00Z">
        <w:r w:rsidR="00905B1E" w:rsidRPr="0085486B" w:rsidDel="00714B4B">
          <w:rPr>
            <w:rFonts w:ascii="Garamond" w:hAnsi="Garamond"/>
            <w:sz w:val="24"/>
            <w:szCs w:val="24"/>
          </w:rPr>
          <w:delText xml:space="preserve">, </w:delText>
        </w:r>
        <w:r w:rsidR="00770080" w:rsidDel="00714B4B">
          <w:rPr>
            <w:rFonts w:ascii="Garamond" w:hAnsi="Garamond"/>
            <w:sz w:val="24"/>
            <w:szCs w:val="24"/>
          </w:rPr>
          <w:delText>B</w:delText>
        </w:r>
        <w:r w:rsidR="00905B1E" w:rsidRPr="0085486B" w:rsidDel="00714B4B">
          <w:rPr>
            <w:rFonts w:ascii="Garamond" w:hAnsi="Garamond"/>
            <w:sz w:val="24"/>
            <w:szCs w:val="24"/>
          </w:rPr>
          <w:delText>-minor triad,</w:delText>
        </w:r>
        <w:r w:rsidR="001C69A7" w:rsidRPr="0085486B" w:rsidDel="00714B4B">
          <w:rPr>
            <w:rFonts w:ascii="Garamond" w:hAnsi="Garamond"/>
            <w:sz w:val="24"/>
            <w:szCs w:val="24"/>
          </w:rPr>
          <w:delText xml:space="preserve"> </w:delText>
        </w:r>
      </w:del>
      <w:r w:rsidR="001C69A7" w:rsidRPr="0085486B">
        <w:rPr>
          <w:rFonts w:ascii="Garamond" w:hAnsi="Garamond"/>
          <w:sz w:val="24"/>
          <w:szCs w:val="24"/>
        </w:rPr>
        <w:t>wave s</w:t>
      </w:r>
      <w:r w:rsidR="00275847" w:rsidRPr="0085486B">
        <w:rPr>
          <w:rFonts w:ascii="Garamond" w:hAnsi="Garamond"/>
          <w:sz w:val="24"/>
          <w:szCs w:val="24"/>
        </w:rPr>
        <w:t xml:space="preserve">upports </w:t>
      </w:r>
      <w:r w:rsidR="00666C1E" w:rsidRPr="0085486B">
        <w:rPr>
          <w:rFonts w:ascii="Garamond" w:hAnsi="Garamond"/>
          <w:sz w:val="24"/>
          <w:szCs w:val="24"/>
        </w:rPr>
        <w:t xml:space="preserve">3/2 more strongly than the first wave. </w:t>
      </w:r>
      <w:r w:rsidR="00F10F8C" w:rsidRPr="0085486B">
        <w:rPr>
          <w:rFonts w:ascii="Garamond" w:hAnsi="Garamond"/>
          <w:sz w:val="24"/>
          <w:szCs w:val="24"/>
        </w:rPr>
        <w:t>The third and final wave</w:t>
      </w:r>
      <w:r w:rsidR="003F3213" w:rsidRPr="0085486B">
        <w:rPr>
          <w:rFonts w:ascii="Garamond" w:hAnsi="Garamond"/>
          <w:sz w:val="24"/>
          <w:szCs w:val="24"/>
        </w:rPr>
        <w:t xml:space="preserve"> (</w:t>
      </w:r>
      <w:r w:rsidR="003F3213" w:rsidRPr="00714B4B">
        <w:rPr>
          <w:rFonts w:ascii="Garamond" w:hAnsi="Garamond"/>
          <w:b/>
          <w:bCs/>
          <w:sz w:val="24"/>
          <w:szCs w:val="24"/>
          <w:u w:val="single"/>
          <w:rPrChange w:id="834" w:author="Kyle Hutchinson" w:date="2025-08-22T17:16:00Z" w16du:dateUtc="2025-08-22T21:16:00Z">
            <w:rPr>
              <w:rFonts w:ascii="Garamond" w:hAnsi="Garamond"/>
              <w:sz w:val="24"/>
              <w:szCs w:val="24"/>
            </w:rPr>
          </w:rPrChange>
        </w:rPr>
        <w:t>Example 10</w:t>
      </w:r>
      <w:r w:rsidR="003F3213" w:rsidRPr="0085486B">
        <w:rPr>
          <w:rFonts w:ascii="Garamond" w:hAnsi="Garamond"/>
          <w:sz w:val="24"/>
          <w:szCs w:val="24"/>
        </w:rPr>
        <w:t>)</w:t>
      </w:r>
      <w:r w:rsidR="00F10F8C" w:rsidRPr="0085486B">
        <w:rPr>
          <w:rFonts w:ascii="Garamond" w:hAnsi="Garamond"/>
          <w:sz w:val="24"/>
          <w:szCs w:val="24"/>
        </w:rPr>
        <w:t xml:space="preserve">, </w:t>
      </w:r>
      <w:ins w:id="835" w:author="Kyle Hutchinson" w:date="2025-08-22T17:16:00Z" w16du:dateUtc="2025-08-22T21:16:00Z">
        <w:r w:rsidR="00714B4B">
          <w:rPr>
            <w:rFonts w:ascii="Garamond" w:hAnsi="Garamond"/>
            <w:sz w:val="24"/>
            <w:szCs w:val="24"/>
          </w:rPr>
          <w:t>which outlines</w:t>
        </w:r>
      </w:ins>
      <w:del w:id="836" w:author="Kyle Hutchinson" w:date="2025-08-22T17:16:00Z" w16du:dateUtc="2025-08-22T21:16:00Z">
        <w:r w:rsidR="00F10F8C" w:rsidRPr="0085486B" w:rsidDel="00714B4B">
          <w:rPr>
            <w:rFonts w:ascii="Garamond" w:hAnsi="Garamond"/>
            <w:sz w:val="24"/>
            <w:szCs w:val="24"/>
          </w:rPr>
          <w:delText>on</w:delText>
        </w:r>
      </w:del>
      <w:r w:rsidR="00F10F8C" w:rsidRPr="0085486B">
        <w:rPr>
          <w:rFonts w:ascii="Garamond" w:hAnsi="Garamond"/>
          <w:sz w:val="24"/>
          <w:szCs w:val="24"/>
        </w:rPr>
        <w:t xml:space="preserve"> </w:t>
      </w:r>
      <w:proofErr w:type="gramStart"/>
      <w:r w:rsidR="00F10F8C" w:rsidRPr="0085486B">
        <w:rPr>
          <w:rFonts w:ascii="Garamond" w:hAnsi="Garamond"/>
          <w:sz w:val="24"/>
          <w:szCs w:val="24"/>
        </w:rPr>
        <w:t>a</w:t>
      </w:r>
      <w:proofErr w:type="gramEnd"/>
      <w:r w:rsidR="00F10F8C" w:rsidRPr="0085486B">
        <w:rPr>
          <w:rFonts w:ascii="Garamond" w:hAnsi="Garamond"/>
          <w:sz w:val="24"/>
          <w:szCs w:val="24"/>
        </w:rPr>
        <w:t xml:space="preserve"> IV sonority in mm. 15–18, is truncated</w:t>
      </w:r>
      <w:r w:rsidR="00510847" w:rsidRPr="0085486B">
        <w:rPr>
          <w:rFonts w:ascii="Garamond" w:hAnsi="Garamond"/>
          <w:sz w:val="24"/>
          <w:szCs w:val="24"/>
        </w:rPr>
        <w:t>, deviating from the pre-established</w:t>
      </w:r>
      <w:r w:rsidR="003F3213" w:rsidRPr="0085486B">
        <w:rPr>
          <w:rFonts w:ascii="Garamond" w:hAnsi="Garamond"/>
          <w:sz w:val="24"/>
          <w:szCs w:val="24"/>
        </w:rPr>
        <w:t xml:space="preserve"> </w:t>
      </w:r>
      <w:r w:rsidR="00510847" w:rsidRPr="0085486B">
        <w:rPr>
          <w:rFonts w:ascii="Garamond" w:hAnsi="Garamond"/>
          <w:sz w:val="24"/>
          <w:szCs w:val="24"/>
        </w:rPr>
        <w:t>pattern</w:t>
      </w:r>
      <w:r w:rsidR="004D1272" w:rsidRPr="0085486B">
        <w:rPr>
          <w:rFonts w:ascii="Garamond" w:hAnsi="Garamond"/>
          <w:sz w:val="24"/>
          <w:szCs w:val="24"/>
        </w:rPr>
        <w:t xml:space="preserve"> and leading to the surprising tutti texture of </w:t>
      </w:r>
      <w:r w:rsidR="00266C63" w:rsidRPr="0085486B">
        <w:rPr>
          <w:rFonts w:ascii="Garamond" w:hAnsi="Garamond"/>
          <w:sz w:val="24"/>
          <w:szCs w:val="24"/>
        </w:rPr>
        <w:t>m. 19.</w:t>
      </w:r>
      <w:r w:rsidR="008024CB" w:rsidRPr="0085486B">
        <w:rPr>
          <w:rFonts w:ascii="Garamond" w:hAnsi="Garamond"/>
          <w:sz w:val="24"/>
          <w:szCs w:val="24"/>
        </w:rPr>
        <w:t xml:space="preserve"> One of the most disorienting </w:t>
      </w:r>
      <w:del w:id="837" w:author="Kyle Hutchinson" w:date="2025-08-22T17:16:00Z" w16du:dateUtc="2025-08-22T21:16:00Z">
        <w:r w:rsidR="008024CB" w:rsidRPr="0085486B" w:rsidDel="00714B4B">
          <w:rPr>
            <w:rFonts w:ascii="Garamond" w:hAnsi="Garamond"/>
            <w:sz w:val="24"/>
            <w:szCs w:val="24"/>
          </w:rPr>
          <w:delText xml:space="preserve">things </w:delText>
        </w:r>
      </w:del>
      <w:ins w:id="838" w:author="Kyle Hutchinson" w:date="2025-08-22T17:16:00Z" w16du:dateUtc="2025-08-22T21:16:00Z">
        <w:r w:rsidR="00714B4B">
          <w:rPr>
            <w:rFonts w:ascii="Garamond" w:hAnsi="Garamond"/>
            <w:sz w:val="24"/>
            <w:szCs w:val="24"/>
          </w:rPr>
          <w:t>aspects of</w:t>
        </w:r>
      </w:ins>
      <w:del w:id="839" w:author="Kyle Hutchinson" w:date="2025-08-22T17:16:00Z" w16du:dateUtc="2025-08-22T21:16:00Z">
        <w:r w:rsidR="008024CB" w:rsidRPr="0085486B" w:rsidDel="00714B4B">
          <w:rPr>
            <w:rFonts w:ascii="Garamond" w:hAnsi="Garamond"/>
            <w:sz w:val="24"/>
            <w:szCs w:val="24"/>
          </w:rPr>
          <w:delText>about</w:delText>
        </w:r>
      </w:del>
      <w:r w:rsidR="008024CB" w:rsidRPr="0085486B">
        <w:rPr>
          <w:rFonts w:ascii="Garamond" w:hAnsi="Garamond"/>
          <w:sz w:val="24"/>
          <w:szCs w:val="24"/>
        </w:rPr>
        <w:t xml:space="preserve"> the opening </w:t>
      </w:r>
      <w:del w:id="840" w:author="Kyle Hutchinson" w:date="2025-08-22T17:16:00Z" w16du:dateUtc="2025-08-22T21:16:00Z">
        <w:r w:rsidR="008024CB" w:rsidRPr="0085486B" w:rsidDel="00714B4B">
          <w:rPr>
            <w:rFonts w:ascii="Garamond" w:hAnsi="Garamond"/>
            <w:sz w:val="24"/>
            <w:szCs w:val="24"/>
          </w:rPr>
          <w:delText>arpeggiated waves</w:delText>
        </w:r>
      </w:del>
      <w:ins w:id="841" w:author="Kyle Hutchinson" w:date="2025-08-22T17:16:00Z" w16du:dateUtc="2025-08-22T21:16:00Z">
        <w:r w:rsidR="00714B4B">
          <w:rPr>
            <w:rFonts w:ascii="Garamond" w:hAnsi="Garamond"/>
            <w:sz w:val="24"/>
            <w:szCs w:val="24"/>
          </w:rPr>
          <w:t>waves of arpeggiation</w:t>
        </w:r>
      </w:ins>
      <w:r w:rsidR="008024CB" w:rsidRPr="0085486B">
        <w:rPr>
          <w:rFonts w:ascii="Garamond" w:hAnsi="Garamond"/>
          <w:sz w:val="24"/>
          <w:szCs w:val="24"/>
        </w:rPr>
        <w:t xml:space="preserve"> is the lack of consistent parallelism between the three-upbeat-stroke gestures and the melodic peak</w:t>
      </w:r>
      <w:r w:rsidR="00D23887" w:rsidRPr="0085486B">
        <w:rPr>
          <w:rFonts w:ascii="Garamond" w:hAnsi="Garamond"/>
          <w:sz w:val="24"/>
          <w:szCs w:val="24"/>
        </w:rPr>
        <w:t>s to which they lead</w:t>
      </w:r>
      <w:r w:rsidR="008024CB" w:rsidRPr="0085486B">
        <w:rPr>
          <w:rFonts w:ascii="Garamond" w:hAnsi="Garamond"/>
          <w:sz w:val="24"/>
          <w:szCs w:val="24"/>
        </w:rPr>
        <w:t>. The sub-waves of ups and downs do not consistently support either a 2/2</w:t>
      </w:r>
      <w:del w:id="842" w:author="Kyle Hutchinson" w:date="2025-08-22T17:16:00Z" w16du:dateUtc="2025-08-22T21:16:00Z">
        <w:r w:rsidR="008024CB" w:rsidRPr="0085486B" w:rsidDel="00714B4B">
          <w:rPr>
            <w:rFonts w:ascii="Garamond" w:hAnsi="Garamond"/>
            <w:sz w:val="24"/>
            <w:szCs w:val="24"/>
          </w:rPr>
          <w:delText>-like</w:delText>
        </w:r>
      </w:del>
      <w:r w:rsidR="008024CB" w:rsidRPr="0085486B">
        <w:rPr>
          <w:rFonts w:ascii="Garamond" w:hAnsi="Garamond"/>
          <w:sz w:val="24"/>
          <w:szCs w:val="24"/>
        </w:rPr>
        <w:t xml:space="preserve"> or 3/2</w:t>
      </w:r>
      <w:del w:id="843" w:author="Kyle Hutchinson" w:date="2025-08-22T17:16:00Z" w16du:dateUtc="2025-08-22T21:16:00Z">
        <w:r w:rsidR="008024CB" w:rsidRPr="0085486B" w:rsidDel="00714B4B">
          <w:rPr>
            <w:rFonts w:ascii="Garamond" w:hAnsi="Garamond"/>
            <w:sz w:val="24"/>
            <w:szCs w:val="24"/>
          </w:rPr>
          <w:delText>-like</w:delText>
        </w:r>
      </w:del>
      <w:r w:rsidR="008024CB" w:rsidRPr="0085486B">
        <w:rPr>
          <w:rFonts w:ascii="Garamond" w:hAnsi="Garamond"/>
          <w:sz w:val="24"/>
          <w:szCs w:val="24"/>
        </w:rPr>
        <w:t xml:space="preserve"> grouping, and </w:t>
      </w:r>
      <w:del w:id="844" w:author="Kyle Hutchinson" w:date="2025-08-22T17:17:00Z" w16du:dateUtc="2025-08-22T21:17:00Z">
        <w:r w:rsidR="008024CB" w:rsidRPr="0085486B" w:rsidDel="00714B4B">
          <w:rPr>
            <w:rFonts w:ascii="Garamond" w:hAnsi="Garamond"/>
            <w:sz w:val="24"/>
            <w:szCs w:val="24"/>
          </w:rPr>
          <w:delText>if we try</w:delText>
        </w:r>
      </w:del>
      <w:ins w:id="845" w:author="Kyle Hutchinson" w:date="2025-08-22T17:17:00Z" w16du:dateUtc="2025-08-22T21:17:00Z">
        <w:r w:rsidR="00714B4B">
          <w:rPr>
            <w:rFonts w:ascii="Garamond" w:hAnsi="Garamond"/>
            <w:sz w:val="24"/>
            <w:szCs w:val="24"/>
          </w:rPr>
          <w:t>attempting</w:t>
        </w:r>
      </w:ins>
      <w:r w:rsidR="008024CB" w:rsidRPr="0085486B">
        <w:rPr>
          <w:rFonts w:ascii="Garamond" w:hAnsi="Garamond"/>
          <w:sz w:val="24"/>
          <w:szCs w:val="24"/>
        </w:rPr>
        <w:t xml:space="preserve"> to impose either </w:t>
      </w:r>
      <w:ins w:id="846" w:author="Kyle Hutchinson" w:date="2025-08-22T17:17:00Z" w16du:dateUtc="2025-08-22T21:17:00Z">
        <w:r w:rsidR="00A14097">
          <w:rPr>
            <w:rFonts w:ascii="Garamond" w:hAnsi="Garamond"/>
            <w:sz w:val="24"/>
            <w:szCs w:val="24"/>
          </w:rPr>
          <w:t>reading a</w:t>
        </w:r>
      </w:ins>
      <w:ins w:id="847" w:author="Kyle Hutchinson" w:date="2025-08-22T17:18:00Z" w16du:dateUtc="2025-08-22T21:18:00Z">
        <w:r w:rsidR="00A14097">
          <w:rPr>
            <w:rFonts w:ascii="Garamond" w:hAnsi="Garamond"/>
            <w:sz w:val="24"/>
            <w:szCs w:val="24"/>
          </w:rPr>
          <w:t>t the expense of the other</w:t>
        </w:r>
      </w:ins>
      <w:ins w:id="848" w:author="Kyle Hutchinson" w:date="2025-08-22T17:17:00Z" w16du:dateUtc="2025-08-22T21:17:00Z">
        <w:r w:rsidR="00A14097">
          <w:rPr>
            <w:rFonts w:ascii="Garamond" w:hAnsi="Garamond"/>
            <w:sz w:val="24"/>
            <w:szCs w:val="24"/>
          </w:rPr>
          <w:t xml:space="preserve"> </w:t>
        </w:r>
      </w:ins>
      <w:del w:id="849" w:author="Kyle Hutchinson" w:date="2025-08-22T17:17:00Z" w16du:dateUtc="2025-08-22T21:17:00Z">
        <w:r w:rsidR="008024CB" w:rsidRPr="0085486B" w:rsidDel="00A14097">
          <w:rPr>
            <w:rFonts w:ascii="Garamond" w:hAnsi="Garamond"/>
            <w:sz w:val="24"/>
            <w:szCs w:val="24"/>
          </w:rPr>
          <w:delText xml:space="preserve">on the surface, something will </w:delText>
        </w:r>
      </w:del>
      <w:del w:id="850" w:author="Kyle Hutchinson" w:date="2025-08-22T17:18:00Z" w16du:dateUtc="2025-08-22T21:18:00Z">
        <w:r w:rsidR="008024CB" w:rsidRPr="0085486B" w:rsidDel="00A14097">
          <w:rPr>
            <w:rFonts w:ascii="Garamond" w:hAnsi="Garamond"/>
            <w:sz w:val="24"/>
            <w:szCs w:val="24"/>
          </w:rPr>
          <w:delText xml:space="preserve">always remain </w:delText>
        </w:r>
      </w:del>
      <w:ins w:id="851" w:author="Kyle Hutchinson" w:date="2025-08-22T17:18:00Z" w16du:dateUtc="2025-08-22T21:18:00Z">
        <w:r w:rsidR="00A14097">
          <w:rPr>
            <w:rFonts w:ascii="Garamond" w:hAnsi="Garamond"/>
            <w:sz w:val="24"/>
            <w:szCs w:val="24"/>
          </w:rPr>
          <w:t xml:space="preserve">maintains some metric </w:t>
        </w:r>
      </w:ins>
      <w:r w:rsidR="008024CB" w:rsidRPr="0085486B">
        <w:rPr>
          <w:rFonts w:ascii="Garamond" w:hAnsi="Garamond"/>
          <w:sz w:val="24"/>
          <w:szCs w:val="24"/>
        </w:rPr>
        <w:t>incongruen</w:t>
      </w:r>
      <w:ins w:id="852" w:author="Kyle Hutchinson" w:date="2025-08-22T17:18:00Z" w16du:dateUtc="2025-08-22T21:18:00Z">
        <w:r w:rsidR="00A14097">
          <w:rPr>
            <w:rFonts w:ascii="Garamond" w:hAnsi="Garamond"/>
            <w:sz w:val="24"/>
            <w:szCs w:val="24"/>
          </w:rPr>
          <w:t>cy.</w:t>
        </w:r>
      </w:ins>
      <w:del w:id="853" w:author="Kyle Hutchinson" w:date="2025-08-22T17:18:00Z" w16du:dateUtc="2025-08-22T21:18:00Z">
        <w:r w:rsidR="008024CB" w:rsidRPr="0085486B" w:rsidDel="00A14097">
          <w:rPr>
            <w:rFonts w:ascii="Garamond" w:hAnsi="Garamond"/>
            <w:sz w:val="24"/>
            <w:szCs w:val="24"/>
          </w:rPr>
          <w:delText>t</w:delText>
        </w:r>
        <w:r w:rsidR="00905B1E" w:rsidRPr="0085486B" w:rsidDel="00A14097">
          <w:rPr>
            <w:rFonts w:ascii="Garamond" w:hAnsi="Garamond"/>
            <w:sz w:val="24"/>
            <w:szCs w:val="24"/>
          </w:rPr>
          <w:delText xml:space="preserve"> and unsettling.</w:delText>
        </w:r>
      </w:del>
    </w:p>
    <w:p w14:paraId="46D10206" w14:textId="77777777" w:rsidR="008643C4" w:rsidRDefault="008643C4" w:rsidP="002743CD">
      <w:pPr>
        <w:spacing w:after="0" w:line="480" w:lineRule="auto"/>
        <w:ind w:firstLine="720"/>
        <w:rPr>
          <w:rFonts w:ascii="Garamond" w:hAnsi="Garamond"/>
          <w:sz w:val="24"/>
          <w:szCs w:val="24"/>
        </w:rPr>
      </w:pPr>
    </w:p>
    <w:p w14:paraId="62EEE8A4" w14:textId="2552120E" w:rsidR="00AE1207" w:rsidRDefault="00514EFD" w:rsidP="002743CD">
      <w:pPr>
        <w:spacing w:after="0" w:line="480" w:lineRule="auto"/>
        <w:rPr>
          <w:ins w:id="854" w:author="Kyle Hutchinson" w:date="2025-08-24T08:32:00Z" w16du:dateUtc="2025-08-24T12:32:00Z"/>
          <w:rFonts w:ascii="Garamond" w:hAnsi="Garamond"/>
          <w:sz w:val="24"/>
          <w:szCs w:val="24"/>
        </w:rPr>
      </w:pPr>
      <w:r w:rsidRPr="0085486B">
        <w:rPr>
          <w:rFonts w:ascii="Garamond" w:hAnsi="Garamond"/>
          <w:sz w:val="24"/>
          <w:szCs w:val="24"/>
        </w:rPr>
        <w:t>The events of m. 19 are remarkable</w:t>
      </w:r>
      <w:r w:rsidR="00DE5712" w:rsidRPr="0085486B">
        <w:rPr>
          <w:rFonts w:ascii="Garamond" w:hAnsi="Garamond"/>
          <w:sz w:val="24"/>
          <w:szCs w:val="24"/>
        </w:rPr>
        <w:t xml:space="preserve"> (see </w:t>
      </w:r>
      <w:r w:rsidR="00DE5712" w:rsidRPr="00770080">
        <w:rPr>
          <w:rFonts w:ascii="Garamond" w:hAnsi="Garamond"/>
          <w:b/>
          <w:bCs/>
          <w:sz w:val="24"/>
          <w:szCs w:val="24"/>
          <w:u w:val="single"/>
        </w:rPr>
        <w:t>Example 10</w:t>
      </w:r>
      <w:r w:rsidR="00DE5712" w:rsidRPr="0085486B">
        <w:rPr>
          <w:rFonts w:ascii="Garamond" w:hAnsi="Garamond"/>
          <w:sz w:val="24"/>
          <w:szCs w:val="24"/>
        </w:rPr>
        <w:t>)</w:t>
      </w:r>
      <w:r w:rsidRPr="0085486B">
        <w:rPr>
          <w:rFonts w:ascii="Garamond" w:hAnsi="Garamond"/>
          <w:sz w:val="24"/>
          <w:szCs w:val="24"/>
        </w:rPr>
        <w:t xml:space="preserve">: </w:t>
      </w:r>
      <w:r w:rsidR="00F60C8D" w:rsidRPr="0085486B">
        <w:rPr>
          <w:rFonts w:ascii="Garamond" w:hAnsi="Garamond"/>
          <w:sz w:val="24"/>
          <w:szCs w:val="24"/>
        </w:rPr>
        <w:t xml:space="preserve">finally, </w:t>
      </w:r>
      <w:r w:rsidR="00D6117E" w:rsidRPr="0085486B">
        <w:rPr>
          <w:rFonts w:ascii="Garamond" w:hAnsi="Garamond"/>
          <w:sz w:val="24"/>
          <w:szCs w:val="24"/>
        </w:rPr>
        <w:t>the notated meter</w:t>
      </w:r>
      <w:r w:rsidR="00F511B5" w:rsidRPr="0085486B">
        <w:rPr>
          <w:rFonts w:ascii="Garamond" w:hAnsi="Garamond"/>
          <w:sz w:val="24"/>
          <w:szCs w:val="24"/>
        </w:rPr>
        <w:t>—with its various layers—</w:t>
      </w:r>
      <w:r w:rsidR="00091744" w:rsidRPr="0085486B">
        <w:rPr>
          <w:rFonts w:ascii="Garamond" w:hAnsi="Garamond"/>
          <w:sz w:val="24"/>
          <w:szCs w:val="24"/>
        </w:rPr>
        <w:t>is</w:t>
      </w:r>
      <w:r w:rsidR="00F511B5" w:rsidRPr="0085486B">
        <w:rPr>
          <w:rFonts w:ascii="Garamond" w:hAnsi="Garamond"/>
          <w:sz w:val="24"/>
          <w:szCs w:val="24"/>
        </w:rPr>
        <w:t xml:space="preserve"> clearly revealed</w:t>
      </w:r>
      <w:del w:id="855" w:author="Kyle Hutchinson" w:date="2025-08-22T17:20:00Z" w16du:dateUtc="2025-08-22T21:20:00Z">
        <w:r w:rsidR="00F511B5" w:rsidRPr="0085486B" w:rsidDel="00E912E7">
          <w:rPr>
            <w:rFonts w:ascii="Garamond" w:hAnsi="Garamond"/>
            <w:sz w:val="24"/>
            <w:szCs w:val="24"/>
          </w:rPr>
          <w:delText xml:space="preserve"> to</w:delText>
        </w:r>
        <w:r w:rsidR="00E63807" w:rsidRPr="0085486B" w:rsidDel="00E912E7">
          <w:rPr>
            <w:rFonts w:ascii="Garamond" w:hAnsi="Garamond"/>
            <w:sz w:val="24"/>
            <w:szCs w:val="24"/>
          </w:rPr>
          <w:delText xml:space="preserve"> the</w:delText>
        </w:r>
        <w:r w:rsidR="00F511B5" w:rsidRPr="0085486B" w:rsidDel="00E912E7">
          <w:rPr>
            <w:rFonts w:ascii="Garamond" w:hAnsi="Garamond"/>
            <w:sz w:val="24"/>
            <w:szCs w:val="24"/>
          </w:rPr>
          <w:delText xml:space="preserve"> mind’s ear</w:delText>
        </w:r>
      </w:del>
      <w:r w:rsidR="00F511B5" w:rsidRPr="0085486B">
        <w:rPr>
          <w:rFonts w:ascii="Garamond" w:hAnsi="Garamond"/>
          <w:sz w:val="24"/>
          <w:szCs w:val="24"/>
        </w:rPr>
        <w:t xml:space="preserve">. </w:t>
      </w:r>
      <w:r w:rsidR="00DE3581" w:rsidRPr="0085486B">
        <w:rPr>
          <w:rFonts w:ascii="Garamond" w:hAnsi="Garamond"/>
          <w:sz w:val="24"/>
          <w:szCs w:val="24"/>
        </w:rPr>
        <w:t>A powerful preference factor, chord changes,</w:t>
      </w:r>
      <w:r w:rsidR="004D1272" w:rsidRPr="0085486B">
        <w:rPr>
          <w:rFonts w:ascii="Garamond" w:hAnsi="Garamond"/>
          <w:sz w:val="24"/>
          <w:szCs w:val="24"/>
        </w:rPr>
        <w:t xml:space="preserve"> </w:t>
      </w:r>
      <w:r w:rsidR="00AC55F6" w:rsidRPr="0085486B">
        <w:rPr>
          <w:rFonts w:ascii="Garamond" w:hAnsi="Garamond"/>
          <w:sz w:val="24"/>
          <w:szCs w:val="24"/>
        </w:rPr>
        <w:t>reinforces each downbeat from m</w:t>
      </w:r>
      <w:r w:rsidR="00D339DB" w:rsidRPr="0085486B">
        <w:rPr>
          <w:rFonts w:ascii="Garamond" w:hAnsi="Garamond"/>
          <w:sz w:val="24"/>
          <w:szCs w:val="24"/>
        </w:rPr>
        <w:t xml:space="preserve">. 19 to m. 24. Eighth-note pulsations continue, while </w:t>
      </w:r>
      <w:r w:rsidR="00376524" w:rsidRPr="0085486B">
        <w:rPr>
          <w:rFonts w:ascii="Garamond" w:hAnsi="Garamond"/>
          <w:sz w:val="24"/>
          <w:szCs w:val="24"/>
        </w:rPr>
        <w:t>various instruments highlight other subdivisions</w:t>
      </w:r>
      <w:r w:rsidR="006F51A9" w:rsidRPr="0085486B">
        <w:rPr>
          <w:rFonts w:ascii="Garamond" w:hAnsi="Garamond"/>
          <w:sz w:val="24"/>
          <w:szCs w:val="24"/>
        </w:rPr>
        <w:t xml:space="preserve"> with </w:t>
      </w:r>
      <w:r w:rsidR="00D155B6" w:rsidRPr="0085486B">
        <w:rPr>
          <w:rFonts w:ascii="Garamond" w:hAnsi="Garamond"/>
          <w:sz w:val="24"/>
          <w:szCs w:val="24"/>
        </w:rPr>
        <w:t>simultaneous</w:t>
      </w:r>
      <w:r w:rsidR="004F3AF3" w:rsidRPr="0085486B">
        <w:rPr>
          <w:rFonts w:ascii="Garamond" w:hAnsi="Garamond"/>
          <w:sz w:val="24"/>
          <w:szCs w:val="24"/>
        </w:rPr>
        <w:t xml:space="preserve"> or </w:t>
      </w:r>
      <w:r w:rsidR="004F3AF3" w:rsidRPr="0085486B">
        <w:rPr>
          <w:rFonts w:ascii="Garamond" w:hAnsi="Garamond"/>
          <w:i/>
          <w:iCs/>
          <w:sz w:val="24"/>
          <w:szCs w:val="24"/>
        </w:rPr>
        <w:t>direct</w:t>
      </w:r>
      <w:r w:rsidR="00D155B6" w:rsidRPr="0085486B">
        <w:rPr>
          <w:rFonts w:ascii="Garamond" w:hAnsi="Garamond"/>
          <w:sz w:val="24"/>
          <w:szCs w:val="24"/>
        </w:rPr>
        <w:t xml:space="preserve"> </w:t>
      </w:r>
      <w:r w:rsidR="006F51A9" w:rsidRPr="0085486B">
        <w:rPr>
          <w:rFonts w:ascii="Garamond" w:hAnsi="Garamond"/>
          <w:sz w:val="24"/>
          <w:szCs w:val="24"/>
        </w:rPr>
        <w:t>displacement dissonances</w:t>
      </w:r>
      <w:r w:rsidR="00D155B6" w:rsidRPr="0085486B">
        <w:rPr>
          <w:rFonts w:ascii="Garamond" w:hAnsi="Garamond"/>
          <w:sz w:val="24"/>
          <w:szCs w:val="24"/>
        </w:rPr>
        <w:t xml:space="preserve"> (after Krebs 1999)</w:t>
      </w:r>
      <w:r w:rsidR="00376524" w:rsidRPr="0085486B">
        <w:rPr>
          <w:rFonts w:ascii="Garamond" w:hAnsi="Garamond"/>
          <w:sz w:val="24"/>
          <w:szCs w:val="24"/>
        </w:rPr>
        <w:t>: quarter-notes offset by an eighth</w:t>
      </w:r>
      <w:r w:rsidR="004C714B" w:rsidRPr="0085486B">
        <w:rPr>
          <w:rFonts w:ascii="Garamond" w:hAnsi="Garamond"/>
          <w:sz w:val="24"/>
          <w:szCs w:val="24"/>
        </w:rPr>
        <w:t xml:space="preserve"> note</w:t>
      </w:r>
      <w:r w:rsidR="00376524" w:rsidRPr="0085486B">
        <w:rPr>
          <w:rFonts w:ascii="Garamond" w:hAnsi="Garamond"/>
          <w:sz w:val="24"/>
          <w:szCs w:val="24"/>
        </w:rPr>
        <w:t xml:space="preserve"> in the first violins</w:t>
      </w:r>
      <w:r w:rsidR="00EC5930" w:rsidRPr="0085486B">
        <w:rPr>
          <w:rFonts w:ascii="Garamond" w:hAnsi="Garamond"/>
          <w:sz w:val="24"/>
          <w:szCs w:val="24"/>
        </w:rPr>
        <w:t xml:space="preserve"> (D</w:t>
      </w:r>
      <w:r w:rsidR="00D70595" w:rsidRPr="0085486B">
        <w:rPr>
          <w:rFonts w:ascii="Garamond" w:hAnsi="Garamond"/>
          <w:sz w:val="24"/>
          <w:szCs w:val="24"/>
        </w:rPr>
        <w:t>2+1)</w:t>
      </w:r>
      <w:r w:rsidR="00376524" w:rsidRPr="0085486B">
        <w:rPr>
          <w:rFonts w:ascii="Garamond" w:hAnsi="Garamond"/>
          <w:sz w:val="24"/>
          <w:szCs w:val="24"/>
        </w:rPr>
        <w:t xml:space="preserve">, </w:t>
      </w:r>
      <w:r w:rsidR="00023FA4" w:rsidRPr="0085486B">
        <w:rPr>
          <w:rFonts w:ascii="Garamond" w:hAnsi="Garamond"/>
          <w:sz w:val="24"/>
          <w:szCs w:val="24"/>
        </w:rPr>
        <w:t xml:space="preserve">as well as </w:t>
      </w:r>
      <w:r w:rsidR="00376524" w:rsidRPr="0085486B">
        <w:rPr>
          <w:rFonts w:ascii="Garamond" w:hAnsi="Garamond"/>
          <w:sz w:val="24"/>
          <w:szCs w:val="24"/>
        </w:rPr>
        <w:t xml:space="preserve">half notes </w:t>
      </w:r>
      <w:r w:rsidR="00E334D9" w:rsidRPr="0085486B">
        <w:rPr>
          <w:rFonts w:ascii="Garamond" w:hAnsi="Garamond"/>
          <w:sz w:val="24"/>
          <w:szCs w:val="24"/>
        </w:rPr>
        <w:t>offset by quarter notes in the flutes and oboes</w:t>
      </w:r>
      <w:r w:rsidR="00D70595" w:rsidRPr="0085486B">
        <w:rPr>
          <w:rFonts w:ascii="Garamond" w:hAnsi="Garamond"/>
          <w:sz w:val="24"/>
          <w:szCs w:val="24"/>
        </w:rPr>
        <w:t xml:space="preserve"> (D4+2, with 1=eighth note</w:t>
      </w:r>
      <w:r w:rsidR="00FC1312" w:rsidRPr="0085486B">
        <w:rPr>
          <w:rFonts w:ascii="Garamond" w:hAnsi="Garamond"/>
          <w:sz w:val="24"/>
          <w:szCs w:val="24"/>
        </w:rPr>
        <w:t>, see Example 10</w:t>
      </w:r>
      <w:r w:rsidR="00D70595" w:rsidRPr="0085486B">
        <w:rPr>
          <w:rFonts w:ascii="Garamond" w:hAnsi="Garamond"/>
          <w:sz w:val="24"/>
          <w:szCs w:val="24"/>
        </w:rPr>
        <w:t>)</w:t>
      </w:r>
      <w:r w:rsidR="00D155B6" w:rsidRPr="0085486B">
        <w:rPr>
          <w:rFonts w:ascii="Garamond" w:hAnsi="Garamond"/>
          <w:sz w:val="24"/>
          <w:szCs w:val="24"/>
        </w:rPr>
        <w:t>.</w:t>
      </w:r>
      <w:r w:rsidR="00023FA4" w:rsidRPr="0085486B">
        <w:rPr>
          <w:rFonts w:ascii="Garamond" w:hAnsi="Garamond"/>
          <w:sz w:val="24"/>
          <w:szCs w:val="24"/>
        </w:rPr>
        <w:t xml:space="preserve"> Thus, displacements that were heard successively</w:t>
      </w:r>
      <w:r w:rsidR="009707D7" w:rsidRPr="0085486B">
        <w:rPr>
          <w:rFonts w:ascii="Garamond" w:hAnsi="Garamond"/>
          <w:sz w:val="24"/>
          <w:szCs w:val="24"/>
        </w:rPr>
        <w:t xml:space="preserve"> (or </w:t>
      </w:r>
      <w:r w:rsidR="009707D7" w:rsidRPr="0085486B">
        <w:rPr>
          <w:rFonts w:ascii="Garamond" w:hAnsi="Garamond"/>
          <w:i/>
          <w:iCs/>
          <w:sz w:val="24"/>
          <w:szCs w:val="24"/>
        </w:rPr>
        <w:t>indirectly</w:t>
      </w:r>
      <w:r w:rsidR="009707D7" w:rsidRPr="0085486B">
        <w:rPr>
          <w:rFonts w:ascii="Garamond" w:hAnsi="Garamond"/>
          <w:sz w:val="24"/>
          <w:szCs w:val="24"/>
        </w:rPr>
        <w:t>)</w:t>
      </w:r>
      <w:r w:rsidR="00023FA4" w:rsidRPr="0085486B">
        <w:rPr>
          <w:rFonts w:ascii="Garamond" w:hAnsi="Garamond"/>
          <w:sz w:val="24"/>
          <w:szCs w:val="24"/>
        </w:rPr>
        <w:t xml:space="preserve"> at the outset are now sounded simultaneously in a tonally </w:t>
      </w:r>
      <w:r w:rsidR="00FC1312" w:rsidRPr="0085486B">
        <w:rPr>
          <w:rFonts w:ascii="Garamond" w:hAnsi="Garamond"/>
          <w:sz w:val="24"/>
          <w:szCs w:val="24"/>
        </w:rPr>
        <w:t xml:space="preserve">unsettling yet metrically clear </w:t>
      </w:r>
      <w:r w:rsidR="00023FA4" w:rsidRPr="0085486B">
        <w:rPr>
          <w:rFonts w:ascii="Garamond" w:hAnsi="Garamond"/>
          <w:sz w:val="24"/>
          <w:szCs w:val="24"/>
        </w:rPr>
        <w:t>tutti.</w:t>
      </w:r>
      <w:r w:rsidR="009707D7" w:rsidRPr="0085486B">
        <w:rPr>
          <w:rFonts w:ascii="Garamond" w:hAnsi="Garamond"/>
          <w:sz w:val="24"/>
          <w:szCs w:val="24"/>
        </w:rPr>
        <w:t xml:space="preserve"> </w:t>
      </w:r>
      <w:r w:rsidR="00D155B6" w:rsidRPr="0085486B">
        <w:rPr>
          <w:rFonts w:ascii="Garamond" w:hAnsi="Garamond"/>
          <w:sz w:val="24"/>
          <w:szCs w:val="24"/>
        </w:rPr>
        <w:t xml:space="preserve"> These displaced layers interact with</w:t>
      </w:r>
      <w:r w:rsidR="00E334D9" w:rsidRPr="0085486B">
        <w:rPr>
          <w:rFonts w:ascii="Garamond" w:hAnsi="Garamond"/>
          <w:sz w:val="24"/>
          <w:szCs w:val="24"/>
        </w:rPr>
        <w:t xml:space="preserve"> unsyncopated half notes in the horns</w:t>
      </w:r>
      <w:r w:rsidR="00DA57E7" w:rsidRPr="0085486B">
        <w:rPr>
          <w:rFonts w:ascii="Garamond" w:hAnsi="Garamond"/>
          <w:sz w:val="24"/>
          <w:szCs w:val="24"/>
        </w:rPr>
        <w:t xml:space="preserve"> as well as unsyncopated whole notes in the continu</w:t>
      </w:r>
      <w:r w:rsidR="001060A9" w:rsidRPr="0085486B">
        <w:rPr>
          <w:rFonts w:ascii="Garamond" w:hAnsi="Garamond"/>
          <w:sz w:val="24"/>
          <w:szCs w:val="24"/>
        </w:rPr>
        <w:t>o</w:t>
      </w:r>
      <w:r w:rsidR="00DA57E7" w:rsidRPr="0085486B">
        <w:rPr>
          <w:rFonts w:ascii="Garamond" w:hAnsi="Garamond"/>
          <w:sz w:val="24"/>
          <w:szCs w:val="24"/>
        </w:rPr>
        <w:t xml:space="preserve"> instruments</w:t>
      </w:r>
      <w:r w:rsidR="001060A9" w:rsidRPr="0085486B">
        <w:rPr>
          <w:rFonts w:ascii="Garamond" w:hAnsi="Garamond"/>
          <w:sz w:val="24"/>
          <w:szCs w:val="24"/>
        </w:rPr>
        <w:t>.</w:t>
      </w:r>
      <w:r w:rsidR="002E327C" w:rsidRPr="0085486B">
        <w:rPr>
          <w:rFonts w:ascii="Garamond" w:hAnsi="Garamond"/>
          <w:sz w:val="24"/>
          <w:szCs w:val="24"/>
        </w:rPr>
        <w:t xml:space="preserve"> Thus, mm. 19–23 </w:t>
      </w:r>
      <w:r w:rsidR="00D312D3" w:rsidRPr="0085486B">
        <w:rPr>
          <w:rFonts w:ascii="Garamond" w:hAnsi="Garamond"/>
          <w:sz w:val="24"/>
          <w:szCs w:val="24"/>
        </w:rPr>
        <w:t>render</w:t>
      </w:r>
      <w:r w:rsidR="000C7D00" w:rsidRPr="0085486B">
        <w:rPr>
          <w:rFonts w:ascii="Garamond" w:hAnsi="Garamond"/>
          <w:sz w:val="24"/>
          <w:szCs w:val="24"/>
        </w:rPr>
        <w:t xml:space="preserve"> the notated </w:t>
      </w:r>
      <w:r w:rsidR="000C7D00" w:rsidRPr="0085486B">
        <w:rPr>
          <w:rFonts w:ascii="Garamond" w:hAnsi="Garamond"/>
          <w:sz w:val="24"/>
          <w:szCs w:val="24"/>
        </w:rPr>
        <w:lastRenderedPageBreak/>
        <w:t>meter</w:t>
      </w:r>
      <w:r w:rsidR="00D312D3" w:rsidRPr="0085486B">
        <w:rPr>
          <w:rFonts w:ascii="Garamond" w:hAnsi="Garamond"/>
          <w:sz w:val="24"/>
          <w:szCs w:val="24"/>
        </w:rPr>
        <w:t xml:space="preserve"> crystal clear</w:t>
      </w:r>
      <w:r w:rsidR="000C7D00" w:rsidRPr="0085486B">
        <w:rPr>
          <w:rFonts w:ascii="Garamond" w:hAnsi="Garamond"/>
          <w:sz w:val="24"/>
          <w:szCs w:val="24"/>
        </w:rPr>
        <w:t xml:space="preserve">, though with a piling up of displacement dissonances differentiated </w:t>
      </w:r>
      <w:r w:rsidR="00D312D3" w:rsidRPr="0085486B">
        <w:rPr>
          <w:rFonts w:ascii="Garamond" w:hAnsi="Garamond"/>
          <w:sz w:val="24"/>
          <w:szCs w:val="24"/>
        </w:rPr>
        <w:t>through timbre</w:t>
      </w:r>
      <w:r w:rsidR="000C7D00" w:rsidRPr="0085486B">
        <w:rPr>
          <w:rFonts w:ascii="Garamond" w:hAnsi="Garamond"/>
          <w:sz w:val="24"/>
          <w:szCs w:val="24"/>
        </w:rPr>
        <w:t>.</w:t>
      </w:r>
      <w:r w:rsidR="002B2B2C" w:rsidRPr="0085486B">
        <w:rPr>
          <w:rStyle w:val="FootnoteReference"/>
          <w:rFonts w:ascii="Garamond" w:hAnsi="Garamond"/>
          <w:sz w:val="24"/>
          <w:szCs w:val="24"/>
        </w:rPr>
        <w:footnoteReference w:id="31"/>
      </w:r>
    </w:p>
    <w:p w14:paraId="23CCFA75" w14:textId="77777777" w:rsidR="004D2027" w:rsidRPr="0085486B" w:rsidRDefault="004D2027" w:rsidP="002743CD">
      <w:pPr>
        <w:spacing w:after="0" w:line="480" w:lineRule="auto"/>
        <w:rPr>
          <w:rFonts w:ascii="Garamond" w:hAnsi="Garamond"/>
          <w:sz w:val="24"/>
          <w:szCs w:val="24"/>
        </w:rPr>
      </w:pPr>
    </w:p>
    <w:p w14:paraId="62EF8328" w14:textId="468530CE" w:rsidR="008643C4" w:rsidRDefault="004D2027" w:rsidP="004D2027">
      <w:pPr>
        <w:spacing w:after="0" w:line="480" w:lineRule="auto"/>
        <w:jc w:val="center"/>
        <w:rPr>
          <w:ins w:id="856" w:author="Kyle Hutchinson" w:date="2025-08-24T08:32:00Z" w16du:dateUtc="2025-08-24T12:32:00Z"/>
          <w:rFonts w:ascii="Garamond" w:hAnsi="Garamond"/>
          <w:sz w:val="24"/>
          <w:szCs w:val="24"/>
        </w:rPr>
      </w:pPr>
      <w:ins w:id="857" w:author="Kyle Hutchinson" w:date="2025-08-24T08:32:00Z" w16du:dateUtc="2025-08-24T12:32:00Z">
        <w:r w:rsidRPr="0085486B">
          <w:rPr>
            <w:rFonts w:ascii="Garamond" w:hAnsi="Garamond"/>
            <w:b/>
            <w:bCs/>
            <w:sz w:val="24"/>
            <w:szCs w:val="24"/>
          </w:rPr>
          <w:t>Example 10</w:t>
        </w:r>
        <w:r w:rsidRPr="0085486B">
          <w:rPr>
            <w:rFonts w:ascii="Garamond" w:hAnsi="Garamond"/>
            <w:sz w:val="24"/>
            <w:szCs w:val="24"/>
          </w:rPr>
          <w:t xml:space="preserve"> Symphony </w:t>
        </w:r>
        <w:proofErr w:type="spellStart"/>
        <w:r w:rsidRPr="0085486B">
          <w:rPr>
            <w:rFonts w:ascii="Garamond" w:hAnsi="Garamond"/>
            <w:sz w:val="24"/>
            <w:szCs w:val="24"/>
          </w:rPr>
          <w:t>Wq</w:t>
        </w:r>
        <w:proofErr w:type="spellEnd"/>
        <w:r w:rsidRPr="0085486B">
          <w:rPr>
            <w:rFonts w:ascii="Garamond" w:hAnsi="Garamond"/>
            <w:sz w:val="24"/>
            <w:szCs w:val="24"/>
          </w:rPr>
          <w:t xml:space="preserve">. 183/1, </w:t>
        </w:r>
        <w:proofErr w:type="spellStart"/>
        <w:r w:rsidRPr="0085486B">
          <w:rPr>
            <w:rFonts w:ascii="Garamond" w:hAnsi="Garamond"/>
            <w:sz w:val="24"/>
            <w:szCs w:val="24"/>
          </w:rPr>
          <w:t>mvt</w:t>
        </w:r>
        <w:proofErr w:type="spellEnd"/>
        <w:r w:rsidRPr="0085486B">
          <w:rPr>
            <w:rFonts w:ascii="Garamond" w:hAnsi="Garamond"/>
            <w:sz w:val="24"/>
            <w:szCs w:val="24"/>
          </w:rPr>
          <w:t>. 1, mm. 15–26</w:t>
        </w:r>
      </w:ins>
    </w:p>
    <w:p w14:paraId="0B00ED96" w14:textId="77777777" w:rsidR="004D2027" w:rsidRDefault="004D2027" w:rsidP="004D2027">
      <w:pPr>
        <w:spacing w:after="0" w:line="480" w:lineRule="auto"/>
        <w:jc w:val="center"/>
        <w:rPr>
          <w:rFonts w:ascii="Garamond" w:hAnsi="Garamond"/>
          <w:sz w:val="24"/>
          <w:szCs w:val="24"/>
        </w:rPr>
        <w:pPrChange w:id="858" w:author="Kyle Hutchinson" w:date="2025-08-24T08:32:00Z" w16du:dateUtc="2025-08-24T12:32:00Z">
          <w:pPr>
            <w:spacing w:after="0" w:line="480" w:lineRule="auto"/>
            <w:ind w:firstLine="720"/>
          </w:pPr>
        </w:pPrChange>
      </w:pPr>
    </w:p>
    <w:p w14:paraId="2FDEB797" w14:textId="3A5C2C78" w:rsidR="00AE1207" w:rsidRPr="0085486B" w:rsidRDefault="00A04EE1" w:rsidP="002743CD">
      <w:pPr>
        <w:spacing w:after="0" w:line="480" w:lineRule="auto"/>
        <w:rPr>
          <w:rFonts w:ascii="Garamond" w:hAnsi="Garamond"/>
          <w:sz w:val="24"/>
          <w:szCs w:val="24"/>
        </w:rPr>
      </w:pPr>
      <w:r w:rsidRPr="0085486B">
        <w:rPr>
          <w:rFonts w:ascii="Garamond" w:hAnsi="Garamond"/>
          <w:sz w:val="24"/>
          <w:szCs w:val="24"/>
        </w:rPr>
        <w:t>The home-key</w:t>
      </w:r>
      <w:r w:rsidR="00A07921" w:rsidRPr="0085486B">
        <w:rPr>
          <w:rFonts w:ascii="Garamond" w:hAnsi="Garamond"/>
          <w:sz w:val="24"/>
          <w:szCs w:val="24"/>
        </w:rPr>
        <w:t xml:space="preserve"> </w:t>
      </w:r>
      <w:r w:rsidR="00504480" w:rsidRPr="0085486B">
        <w:rPr>
          <w:rFonts w:ascii="Garamond" w:hAnsi="Garamond"/>
          <w:sz w:val="24"/>
          <w:szCs w:val="24"/>
        </w:rPr>
        <w:t>ii</w:t>
      </w:r>
      <w:r w:rsidR="00A07921" w:rsidRPr="0085486B">
        <w:rPr>
          <w:rFonts w:ascii="Garamond" w:hAnsi="Garamond"/>
          <w:sz w:val="24"/>
          <w:szCs w:val="24"/>
          <w:vertAlign w:val="superscript"/>
        </w:rPr>
        <w:t>6</w:t>
      </w:r>
      <w:r w:rsidRPr="0085486B">
        <w:rPr>
          <w:rFonts w:ascii="Garamond" w:hAnsi="Garamond"/>
          <w:sz w:val="24"/>
          <w:szCs w:val="24"/>
          <w:vertAlign w:val="superscript"/>
        </w:rPr>
        <w:t xml:space="preserve"> </w:t>
      </w:r>
      <w:r w:rsidR="0022114D" w:rsidRPr="0085486B">
        <w:rPr>
          <w:rFonts w:ascii="Garamond" w:hAnsi="Garamond"/>
          <w:sz w:val="24"/>
          <w:szCs w:val="24"/>
        </w:rPr>
        <w:t>of</w:t>
      </w:r>
      <w:r w:rsidR="00A07921" w:rsidRPr="0085486B">
        <w:rPr>
          <w:rFonts w:ascii="Garamond" w:hAnsi="Garamond"/>
          <w:sz w:val="24"/>
          <w:szCs w:val="24"/>
        </w:rPr>
        <w:t xml:space="preserve"> mm. 24–26 (see Example 10) </w:t>
      </w:r>
      <w:r w:rsidRPr="0085486B">
        <w:rPr>
          <w:rFonts w:ascii="Garamond" w:hAnsi="Garamond"/>
          <w:sz w:val="24"/>
          <w:szCs w:val="24"/>
        </w:rPr>
        <w:t xml:space="preserve">represents not only the cessation of harmonic deception, but </w:t>
      </w:r>
      <w:commentRangeStart w:id="859"/>
      <w:r w:rsidRPr="0085486B">
        <w:rPr>
          <w:rFonts w:ascii="Garamond" w:hAnsi="Garamond"/>
          <w:sz w:val="24"/>
          <w:szCs w:val="24"/>
        </w:rPr>
        <w:t xml:space="preserve">also clarifies the metric grid </w:t>
      </w:r>
      <w:commentRangeEnd w:id="859"/>
      <w:r w:rsidR="00E912E7">
        <w:rPr>
          <w:rStyle w:val="CommentReference"/>
        </w:rPr>
        <w:commentReference w:id="859"/>
      </w:r>
      <w:r w:rsidRPr="0085486B">
        <w:rPr>
          <w:rFonts w:ascii="Garamond" w:hAnsi="Garamond"/>
          <w:sz w:val="24"/>
          <w:szCs w:val="24"/>
        </w:rPr>
        <w:t xml:space="preserve">through melodic accents and parallelism between motions in pitch space (and also in the space of a triad): </w:t>
      </w:r>
      <w:r w:rsidR="00A07921" w:rsidRPr="0085486B">
        <w:rPr>
          <w:rFonts w:ascii="Garamond" w:hAnsi="Garamond"/>
          <w:sz w:val="24"/>
          <w:szCs w:val="24"/>
        </w:rPr>
        <w:t>each quarter note is subdivided into a high-low pattern, while a two-measure unit emerges in mm. 24–25</w:t>
      </w:r>
      <w:ins w:id="860" w:author="Kyle Hutchinson" w:date="2025-08-22T17:23:00Z" w16du:dateUtc="2025-08-22T21:23:00Z">
        <w:r w:rsidR="00E912E7">
          <w:rPr>
            <w:rFonts w:ascii="Garamond" w:hAnsi="Garamond"/>
            <w:sz w:val="24"/>
            <w:szCs w:val="24"/>
          </w:rPr>
          <w:t xml:space="preserve"> and is </w:t>
        </w:r>
      </w:ins>
      <w:del w:id="861" w:author="Kyle Hutchinson" w:date="2025-08-22T17:23:00Z" w16du:dateUtc="2025-08-22T21:23:00Z">
        <w:r w:rsidR="00A07921" w:rsidRPr="0085486B" w:rsidDel="00E912E7">
          <w:rPr>
            <w:rFonts w:ascii="Garamond" w:hAnsi="Garamond"/>
            <w:sz w:val="24"/>
            <w:szCs w:val="24"/>
          </w:rPr>
          <w:delText xml:space="preserve"> and </w:delText>
        </w:r>
      </w:del>
      <w:r w:rsidR="00A07921" w:rsidRPr="0085486B">
        <w:rPr>
          <w:rFonts w:ascii="Garamond" w:hAnsi="Garamond"/>
          <w:sz w:val="24"/>
          <w:szCs w:val="24"/>
        </w:rPr>
        <w:t xml:space="preserve">contrasted with a 1-measure gesture in m. 26. </w:t>
      </w:r>
      <w:del w:id="862" w:author="Kyle Hutchinson" w:date="2025-08-22T17:23:00Z" w16du:dateUtc="2025-08-22T21:23:00Z">
        <w:r w:rsidR="00A07921" w:rsidRPr="0085486B" w:rsidDel="00E912E7">
          <w:rPr>
            <w:rFonts w:ascii="Garamond" w:hAnsi="Garamond"/>
            <w:sz w:val="24"/>
            <w:szCs w:val="24"/>
          </w:rPr>
          <w:delText>Now no</w:delText>
        </w:r>
      </w:del>
      <w:ins w:id="863" w:author="Kyle Hutchinson" w:date="2025-08-22T17:23:00Z" w16du:dateUtc="2025-08-22T21:23:00Z">
        <w:r w:rsidR="00E912E7">
          <w:rPr>
            <w:rFonts w:ascii="Garamond" w:hAnsi="Garamond"/>
            <w:sz w:val="24"/>
            <w:szCs w:val="24"/>
          </w:rPr>
          <w:t>No</w:t>
        </w:r>
      </w:ins>
      <w:r w:rsidR="00A07921" w:rsidRPr="0085486B">
        <w:rPr>
          <w:rFonts w:ascii="Garamond" w:hAnsi="Garamond"/>
          <w:sz w:val="24"/>
          <w:szCs w:val="24"/>
        </w:rPr>
        <w:t xml:space="preserve"> displacement dissonances</w:t>
      </w:r>
      <w:r w:rsidR="007E5C07" w:rsidRPr="0085486B">
        <w:rPr>
          <w:rFonts w:ascii="Garamond" w:hAnsi="Garamond"/>
          <w:sz w:val="24"/>
          <w:szCs w:val="24"/>
        </w:rPr>
        <w:t xml:space="preserve"> </w:t>
      </w:r>
      <w:del w:id="864" w:author="Kyle Hutchinson" w:date="2025-08-22T17:23:00Z" w16du:dateUtc="2025-08-22T21:23:00Z">
        <w:r w:rsidR="007E5C07" w:rsidRPr="0085486B" w:rsidDel="00E912E7">
          <w:rPr>
            <w:rFonts w:ascii="Garamond" w:hAnsi="Garamond"/>
            <w:sz w:val="24"/>
            <w:szCs w:val="24"/>
          </w:rPr>
          <w:delText>or wrinkles</w:delText>
        </w:r>
        <w:r w:rsidR="00A07921" w:rsidRPr="0085486B" w:rsidDel="00E912E7">
          <w:rPr>
            <w:rFonts w:ascii="Garamond" w:hAnsi="Garamond"/>
            <w:sz w:val="24"/>
            <w:szCs w:val="24"/>
          </w:rPr>
          <w:delText xml:space="preserve"> are left</w:delText>
        </w:r>
      </w:del>
      <w:ins w:id="865" w:author="Kyle Hutchinson" w:date="2025-08-22T17:23:00Z" w16du:dateUtc="2025-08-22T21:23:00Z">
        <w:r w:rsidR="00E912E7">
          <w:rPr>
            <w:rFonts w:ascii="Garamond" w:hAnsi="Garamond"/>
            <w:sz w:val="24"/>
            <w:szCs w:val="24"/>
          </w:rPr>
          <w:t>remain</w:t>
        </w:r>
      </w:ins>
      <w:r w:rsidR="00A07921" w:rsidRPr="0085486B">
        <w:rPr>
          <w:rFonts w:ascii="Garamond" w:hAnsi="Garamond"/>
          <w:sz w:val="24"/>
          <w:szCs w:val="24"/>
        </w:rPr>
        <w:t xml:space="preserve">: the zig-zag pattern </w:t>
      </w:r>
      <w:r w:rsidR="007E5C07" w:rsidRPr="0085486B">
        <w:rPr>
          <w:rFonts w:ascii="Garamond" w:hAnsi="Garamond"/>
          <w:sz w:val="24"/>
          <w:szCs w:val="24"/>
        </w:rPr>
        <w:t xml:space="preserve">projects </w:t>
      </w:r>
      <w:r w:rsidR="00AE1207" w:rsidRPr="0085486B">
        <w:rPr>
          <w:rFonts w:ascii="Garamond" w:hAnsi="Garamond"/>
          <w:sz w:val="24"/>
          <w:szCs w:val="24"/>
        </w:rPr>
        <w:t>quarter notes clearly; the bouncing back up of a metaphoric object in space is congruent with the notated meter.</w:t>
      </w:r>
      <w:r w:rsidR="00F156DB" w:rsidRPr="0085486B">
        <w:rPr>
          <w:rStyle w:val="FootnoteReference"/>
          <w:rFonts w:ascii="Garamond" w:hAnsi="Garamond"/>
          <w:sz w:val="24"/>
          <w:szCs w:val="24"/>
        </w:rPr>
        <w:t xml:space="preserve"> </w:t>
      </w:r>
      <w:r w:rsidR="00D345F2" w:rsidRPr="0085486B">
        <w:rPr>
          <w:rStyle w:val="FootnoteReference"/>
          <w:rFonts w:ascii="Garamond" w:hAnsi="Garamond"/>
          <w:sz w:val="24"/>
          <w:szCs w:val="24"/>
        </w:rPr>
        <w:t xml:space="preserve"> </w:t>
      </w:r>
    </w:p>
    <w:p w14:paraId="7C8BD863" w14:textId="77777777" w:rsidR="008643C4" w:rsidRDefault="008643C4" w:rsidP="002743CD">
      <w:pPr>
        <w:spacing w:after="0" w:line="480" w:lineRule="auto"/>
        <w:ind w:firstLine="720"/>
        <w:rPr>
          <w:rFonts w:ascii="Garamond" w:hAnsi="Garamond"/>
          <w:sz w:val="24"/>
          <w:szCs w:val="24"/>
        </w:rPr>
      </w:pPr>
    </w:p>
    <w:p w14:paraId="6CA3D6AD" w14:textId="4B7EDE24" w:rsidR="00A07921" w:rsidRPr="0085486B" w:rsidDel="004D2027" w:rsidRDefault="00E747DB" w:rsidP="002743CD">
      <w:pPr>
        <w:spacing w:after="0" w:line="480" w:lineRule="auto"/>
        <w:rPr>
          <w:del w:id="866" w:author="Kyle Hutchinson" w:date="2025-08-24T08:32:00Z" w16du:dateUtc="2025-08-24T12:32:00Z"/>
          <w:rFonts w:ascii="Garamond" w:hAnsi="Garamond"/>
          <w:sz w:val="24"/>
          <w:szCs w:val="24"/>
        </w:rPr>
      </w:pPr>
      <w:r w:rsidRPr="0085486B">
        <w:rPr>
          <w:rFonts w:ascii="Garamond" w:hAnsi="Garamond"/>
          <w:sz w:val="24"/>
          <w:szCs w:val="24"/>
        </w:rPr>
        <w:t xml:space="preserve">Thus, we can narrate the events of the first 26 measures as follows: the symphony starts with a meter-finding problem through waves of arpeggiations translating the rhetoric of a keyboard fantasy </w:t>
      </w:r>
      <w:r w:rsidR="001E6B75">
        <w:rPr>
          <w:rFonts w:ascii="Garamond" w:hAnsi="Garamond"/>
          <w:sz w:val="24"/>
          <w:szCs w:val="24"/>
        </w:rPr>
        <w:t>in</w:t>
      </w:r>
      <w:r w:rsidRPr="0085486B">
        <w:rPr>
          <w:rFonts w:ascii="Garamond" w:hAnsi="Garamond"/>
          <w:sz w:val="24"/>
          <w:szCs w:val="24"/>
        </w:rPr>
        <w:t>to the symphonic medium; a tutti entrance solves the metric problem while introducing harmonic fantasy-like deceptions</w:t>
      </w:r>
      <w:r w:rsidR="00E105CA" w:rsidRPr="0085486B">
        <w:rPr>
          <w:rFonts w:ascii="Garamond" w:hAnsi="Garamond"/>
          <w:sz w:val="24"/>
          <w:szCs w:val="24"/>
        </w:rPr>
        <w:t>.</w:t>
      </w:r>
      <w:r w:rsidR="00806485" w:rsidRPr="0085486B">
        <w:rPr>
          <w:rFonts w:ascii="Garamond" w:hAnsi="Garamond"/>
          <w:sz w:val="24"/>
          <w:szCs w:val="24"/>
        </w:rPr>
        <w:t xml:space="preserve"> In this way, the piece</w:t>
      </w:r>
      <w:r w:rsidR="00435932" w:rsidRPr="0085486B">
        <w:rPr>
          <w:rFonts w:ascii="Garamond" w:hAnsi="Garamond"/>
          <w:sz w:val="24"/>
          <w:szCs w:val="24"/>
        </w:rPr>
        <w:t xml:space="preserve"> poses some compositional and generic problems to be solved later: how can the</w:t>
      </w:r>
      <w:r w:rsidR="008A3029" w:rsidRPr="0085486B">
        <w:rPr>
          <w:rFonts w:ascii="Garamond" w:hAnsi="Garamond"/>
          <w:sz w:val="24"/>
          <w:szCs w:val="24"/>
        </w:rPr>
        <w:t xml:space="preserve"> fantasy-like,</w:t>
      </w:r>
      <w:r w:rsidR="00435932" w:rsidRPr="0085486B">
        <w:rPr>
          <w:rFonts w:ascii="Garamond" w:hAnsi="Garamond"/>
          <w:sz w:val="24"/>
          <w:szCs w:val="24"/>
        </w:rPr>
        <w:t xml:space="preserve"> hesitant (but in-tempo) arpeggiations find their place in a more orderly symphonic </w:t>
      </w:r>
      <w:r w:rsidR="003C0416" w:rsidRPr="0085486B">
        <w:rPr>
          <w:rFonts w:ascii="Garamond" w:hAnsi="Garamond"/>
          <w:sz w:val="24"/>
          <w:szCs w:val="24"/>
        </w:rPr>
        <w:t>exposition</w:t>
      </w:r>
      <w:r w:rsidR="00435932" w:rsidRPr="0085486B">
        <w:rPr>
          <w:rFonts w:ascii="Garamond" w:hAnsi="Garamond"/>
          <w:sz w:val="24"/>
          <w:szCs w:val="24"/>
        </w:rPr>
        <w:t>?</w:t>
      </w:r>
      <w:r w:rsidR="007A7251" w:rsidRPr="0085486B">
        <w:rPr>
          <w:rFonts w:ascii="Garamond" w:hAnsi="Garamond"/>
          <w:sz w:val="24"/>
          <w:szCs w:val="24"/>
        </w:rPr>
        <w:t xml:space="preserve"> How would we know that we have entered the script of a sonata exposition and have decisively </w:t>
      </w:r>
      <w:r w:rsidR="00003EA8">
        <w:rPr>
          <w:rFonts w:ascii="Garamond" w:hAnsi="Garamond"/>
          <w:sz w:val="24"/>
          <w:szCs w:val="24"/>
        </w:rPr>
        <w:t>left</w:t>
      </w:r>
      <w:r w:rsidR="007A7251" w:rsidRPr="0085486B">
        <w:rPr>
          <w:rFonts w:ascii="Garamond" w:hAnsi="Garamond"/>
          <w:sz w:val="24"/>
          <w:szCs w:val="24"/>
        </w:rPr>
        <w:t xml:space="preserve"> the </w:t>
      </w:r>
      <w:r w:rsidR="00D55EDF" w:rsidRPr="0085486B">
        <w:rPr>
          <w:rFonts w:ascii="Garamond" w:hAnsi="Garamond"/>
          <w:sz w:val="24"/>
          <w:szCs w:val="24"/>
        </w:rPr>
        <w:t>generic allusions to the keyboard fantasy</w:t>
      </w:r>
      <w:r w:rsidR="007A7251" w:rsidRPr="0085486B">
        <w:rPr>
          <w:rFonts w:ascii="Garamond" w:hAnsi="Garamond"/>
          <w:sz w:val="24"/>
          <w:szCs w:val="24"/>
        </w:rPr>
        <w:t>?</w:t>
      </w:r>
      <w:r w:rsidR="000A784C" w:rsidRPr="0085486B">
        <w:rPr>
          <w:rStyle w:val="FootnoteReference"/>
          <w:rFonts w:ascii="Garamond" w:eastAsiaTheme="minorEastAsia" w:hAnsi="Garamond"/>
          <w:sz w:val="24"/>
          <w:szCs w:val="24"/>
        </w:rPr>
        <w:footnoteReference w:id="32"/>
      </w:r>
      <w:r w:rsidR="00D55EDF" w:rsidRPr="0085486B">
        <w:rPr>
          <w:rFonts w:ascii="Garamond" w:hAnsi="Garamond"/>
          <w:sz w:val="24"/>
          <w:szCs w:val="24"/>
        </w:rPr>
        <w:t xml:space="preserve"> As I will </w:t>
      </w:r>
      <w:r w:rsidR="00D55EDF" w:rsidRPr="0085486B">
        <w:rPr>
          <w:rFonts w:ascii="Garamond" w:hAnsi="Garamond"/>
          <w:sz w:val="24"/>
          <w:szCs w:val="24"/>
        </w:rPr>
        <w:lastRenderedPageBreak/>
        <w:t>demonstrate in the upcoming sections, Bach takes elements that were</w:t>
      </w:r>
      <w:r w:rsidR="003C0416" w:rsidRPr="0085486B">
        <w:rPr>
          <w:rFonts w:ascii="Garamond" w:hAnsi="Garamond"/>
          <w:sz w:val="24"/>
          <w:szCs w:val="24"/>
        </w:rPr>
        <w:t xml:space="preserve"> initially ambiguous or fantasy-like and embeds them in conventional positions in the remainder of the exposition. </w:t>
      </w:r>
      <w:r w:rsidR="00D55EDF" w:rsidRPr="0085486B">
        <w:rPr>
          <w:rFonts w:ascii="Garamond" w:hAnsi="Garamond"/>
          <w:sz w:val="24"/>
          <w:szCs w:val="24"/>
        </w:rPr>
        <w:t xml:space="preserve">Thus, he reinterprets </w:t>
      </w:r>
      <w:r w:rsidR="003C0416" w:rsidRPr="0085486B">
        <w:rPr>
          <w:rFonts w:ascii="Garamond" w:hAnsi="Garamond"/>
          <w:sz w:val="24"/>
          <w:szCs w:val="24"/>
        </w:rPr>
        <w:t xml:space="preserve">such “problematic” elements </w:t>
      </w:r>
      <w:r w:rsidR="005B39F7" w:rsidRPr="0085486B">
        <w:rPr>
          <w:rFonts w:ascii="Garamond" w:hAnsi="Garamond"/>
          <w:sz w:val="24"/>
          <w:szCs w:val="24"/>
        </w:rPr>
        <w:t xml:space="preserve">as conventional elements </w:t>
      </w:r>
      <w:del w:id="867" w:author="Kyle Hutchinson" w:date="2025-08-22T17:24:00Z" w16du:dateUtc="2025-08-22T21:24:00Z">
        <w:r w:rsidR="005B39F7" w:rsidRPr="0085486B" w:rsidDel="00E912E7">
          <w:rPr>
            <w:rFonts w:ascii="Garamond" w:hAnsi="Garamond"/>
            <w:sz w:val="24"/>
            <w:szCs w:val="24"/>
          </w:rPr>
          <w:delText xml:space="preserve">of the </w:delText>
        </w:r>
        <w:r w:rsidR="008A3029" w:rsidRPr="0085486B" w:rsidDel="00E912E7">
          <w:rPr>
            <w:rFonts w:ascii="Garamond" w:hAnsi="Garamond"/>
            <w:sz w:val="24"/>
            <w:szCs w:val="24"/>
          </w:rPr>
          <w:delText xml:space="preserve">mold </w:delText>
        </w:r>
      </w:del>
      <w:r w:rsidR="008A3029" w:rsidRPr="0085486B">
        <w:rPr>
          <w:rFonts w:ascii="Garamond" w:hAnsi="Garamond"/>
          <w:sz w:val="24"/>
          <w:szCs w:val="24"/>
        </w:rPr>
        <w:t xml:space="preserve">of a </w:t>
      </w:r>
      <w:proofErr w:type="spellStart"/>
      <w:r w:rsidR="008A3029" w:rsidRPr="0085486B">
        <w:rPr>
          <w:rFonts w:ascii="Garamond" w:hAnsi="Garamond"/>
          <w:sz w:val="24"/>
          <w:szCs w:val="24"/>
        </w:rPr>
        <w:t>galant</w:t>
      </w:r>
      <w:proofErr w:type="spellEnd"/>
      <w:r w:rsidR="008A3029" w:rsidRPr="0085486B">
        <w:rPr>
          <w:rFonts w:ascii="Garamond" w:hAnsi="Garamond"/>
          <w:sz w:val="24"/>
          <w:szCs w:val="24"/>
        </w:rPr>
        <w:t xml:space="preserve"> exposition</w:t>
      </w:r>
      <w:r w:rsidR="00FC13D5" w:rsidRPr="0085486B">
        <w:rPr>
          <w:rFonts w:ascii="Garamond" w:hAnsi="Garamond"/>
          <w:sz w:val="24"/>
          <w:szCs w:val="24"/>
        </w:rPr>
        <w:t>.</w:t>
      </w:r>
    </w:p>
    <w:p w14:paraId="16FC520D" w14:textId="32C42FBD" w:rsidR="00153F80" w:rsidRDefault="00153F80" w:rsidP="004D2027">
      <w:pPr>
        <w:spacing w:after="0" w:line="480" w:lineRule="auto"/>
        <w:rPr>
          <w:rFonts w:ascii="Garamond" w:hAnsi="Garamond"/>
          <w:sz w:val="24"/>
          <w:szCs w:val="24"/>
        </w:rPr>
        <w:pPrChange w:id="868" w:author="Kyle Hutchinson" w:date="2025-08-24T08:32:00Z" w16du:dateUtc="2025-08-24T12:32:00Z">
          <w:pPr>
            <w:spacing w:after="0" w:line="480" w:lineRule="auto"/>
            <w:jc w:val="center"/>
          </w:pPr>
        </w:pPrChange>
      </w:pPr>
      <w:del w:id="869" w:author="Kyle Hutchinson" w:date="2025-08-24T08:32:00Z" w16du:dateUtc="2025-08-24T12:32:00Z">
        <w:r w:rsidRPr="0085486B" w:rsidDel="004D2027">
          <w:rPr>
            <w:rFonts w:ascii="Garamond" w:hAnsi="Garamond"/>
            <w:b/>
            <w:bCs/>
            <w:sz w:val="24"/>
            <w:szCs w:val="24"/>
          </w:rPr>
          <w:delText>Example 10</w:delText>
        </w:r>
        <w:r w:rsidRPr="0085486B" w:rsidDel="004D2027">
          <w:rPr>
            <w:rFonts w:ascii="Garamond" w:hAnsi="Garamond"/>
            <w:sz w:val="24"/>
            <w:szCs w:val="24"/>
          </w:rPr>
          <w:delText xml:space="preserve"> Symphony Wq. 183/1, mvt. 1, mm. 15–26 (continued overleaf)</w:delText>
        </w:r>
      </w:del>
    </w:p>
    <w:p w14:paraId="446435EE" w14:textId="132D8392" w:rsidR="00733E1F" w:rsidRPr="0085486B" w:rsidDel="004D2027" w:rsidRDefault="00733E1F" w:rsidP="002743CD">
      <w:pPr>
        <w:spacing w:after="0" w:line="480" w:lineRule="auto"/>
        <w:jc w:val="center"/>
        <w:rPr>
          <w:del w:id="870" w:author="Kyle Hutchinson" w:date="2025-08-24T08:31:00Z" w16du:dateUtc="2025-08-24T12:31:00Z"/>
          <w:rFonts w:ascii="Garamond" w:hAnsi="Garamond"/>
          <w:sz w:val="24"/>
          <w:szCs w:val="24"/>
        </w:rPr>
      </w:pPr>
      <w:del w:id="871" w:author="Kyle Hutchinson" w:date="2025-08-24T08:32:00Z" w16du:dateUtc="2025-08-24T12:32:00Z">
        <w:r w:rsidRPr="0085486B" w:rsidDel="004D2027">
          <w:rPr>
            <w:rFonts w:ascii="Garamond" w:hAnsi="Garamond"/>
            <w:b/>
            <w:bCs/>
            <w:sz w:val="24"/>
            <w:szCs w:val="24"/>
          </w:rPr>
          <w:delText>Example 10</w:delText>
        </w:r>
        <w:r w:rsidRPr="0085486B" w:rsidDel="004D2027">
          <w:rPr>
            <w:rFonts w:ascii="Garamond" w:hAnsi="Garamond"/>
            <w:sz w:val="24"/>
            <w:szCs w:val="24"/>
          </w:rPr>
          <w:delText xml:space="preserve"> Symphony Wq. 183/1, mvt. 1, mm. 15–26 (continued</w:delText>
        </w:r>
        <w:r w:rsidDel="004D2027">
          <w:rPr>
            <w:rFonts w:ascii="Garamond" w:hAnsi="Garamond"/>
            <w:sz w:val="24"/>
            <w:szCs w:val="24"/>
          </w:rPr>
          <w:delText>)</w:delText>
        </w:r>
      </w:del>
    </w:p>
    <w:p w14:paraId="494AE844" w14:textId="459AF7FD" w:rsidR="000D7387" w:rsidDel="004D2027" w:rsidRDefault="000D7387" w:rsidP="002743CD">
      <w:pPr>
        <w:spacing w:after="0" w:line="480" w:lineRule="auto"/>
        <w:jc w:val="center"/>
        <w:rPr>
          <w:del w:id="872" w:author="Kyle Hutchinson" w:date="2025-08-24T08:31:00Z" w16du:dateUtc="2025-08-24T12:31:00Z"/>
          <w:rFonts w:ascii="Garamond" w:hAnsi="Garamond"/>
          <w:sz w:val="24"/>
          <w:szCs w:val="24"/>
        </w:rPr>
      </w:pPr>
      <w:del w:id="873" w:author="Kyle Hutchinson" w:date="2025-08-24T08:31:00Z" w16du:dateUtc="2025-08-24T12:31:00Z">
        <w:r w:rsidRPr="0085486B" w:rsidDel="004D2027">
          <w:rPr>
            <w:rFonts w:ascii="Garamond" w:hAnsi="Garamond"/>
            <w:b/>
            <w:bCs/>
            <w:sz w:val="24"/>
            <w:szCs w:val="24"/>
          </w:rPr>
          <w:delText>Example 11</w:delText>
        </w:r>
        <w:r w:rsidRPr="0085486B" w:rsidDel="004D2027">
          <w:rPr>
            <w:rFonts w:ascii="Garamond" w:hAnsi="Garamond"/>
            <w:sz w:val="24"/>
            <w:szCs w:val="24"/>
          </w:rPr>
          <w:delText xml:space="preserve"> Symphony Wq. 183/1, mm. </w:delText>
        </w:r>
        <w:r w:rsidR="00482227" w:rsidRPr="0085486B" w:rsidDel="004D2027">
          <w:rPr>
            <w:rFonts w:ascii="Garamond" w:hAnsi="Garamond"/>
            <w:sz w:val="24"/>
            <w:szCs w:val="24"/>
          </w:rPr>
          <w:delText>27–34</w:delText>
        </w:r>
        <w:r w:rsidRPr="0085486B" w:rsidDel="004D2027">
          <w:rPr>
            <w:rFonts w:ascii="Garamond" w:hAnsi="Garamond"/>
            <w:sz w:val="24"/>
            <w:szCs w:val="24"/>
          </w:rPr>
          <w:delText xml:space="preserve"> (continued overleaf)</w:delText>
        </w:r>
      </w:del>
    </w:p>
    <w:p w14:paraId="710705CC" w14:textId="4C9D4E31" w:rsidR="00733E1F" w:rsidDel="004D2027" w:rsidRDefault="00733E1F" w:rsidP="002743CD">
      <w:pPr>
        <w:spacing w:after="0" w:line="480" w:lineRule="auto"/>
        <w:jc w:val="center"/>
        <w:rPr>
          <w:del w:id="874" w:author="Kyle Hutchinson" w:date="2025-08-24T08:31:00Z" w16du:dateUtc="2025-08-24T12:31:00Z"/>
          <w:rFonts w:ascii="Garamond" w:hAnsi="Garamond"/>
          <w:sz w:val="24"/>
          <w:szCs w:val="24"/>
        </w:rPr>
      </w:pPr>
      <w:del w:id="875" w:author="Kyle Hutchinson" w:date="2025-08-24T08:31:00Z" w16du:dateUtc="2025-08-24T12:31:00Z">
        <w:r w:rsidRPr="0085486B" w:rsidDel="004D2027">
          <w:rPr>
            <w:rFonts w:ascii="Garamond" w:hAnsi="Garamond"/>
            <w:b/>
            <w:bCs/>
            <w:sz w:val="24"/>
            <w:szCs w:val="24"/>
          </w:rPr>
          <w:delText>Example 11</w:delText>
        </w:r>
        <w:r w:rsidRPr="0085486B" w:rsidDel="004D2027">
          <w:rPr>
            <w:rFonts w:ascii="Garamond" w:hAnsi="Garamond"/>
            <w:sz w:val="24"/>
            <w:szCs w:val="24"/>
          </w:rPr>
          <w:delText xml:space="preserve"> Symphony Wq. 183/1, mm. 27–34 (continued)</w:delText>
        </w:r>
      </w:del>
    </w:p>
    <w:p w14:paraId="5ACAA436" w14:textId="15DC5F74" w:rsidR="008F21BF" w:rsidRPr="0085486B" w:rsidRDefault="008F21BF" w:rsidP="004D2027">
      <w:pPr>
        <w:spacing w:after="0" w:line="480" w:lineRule="auto"/>
        <w:jc w:val="center"/>
        <w:rPr>
          <w:rFonts w:ascii="Garamond" w:hAnsi="Garamond"/>
          <w:sz w:val="24"/>
          <w:szCs w:val="24"/>
        </w:rPr>
        <w:pPrChange w:id="876" w:author="Kyle Hutchinson" w:date="2025-08-24T08:31:00Z" w16du:dateUtc="2025-08-24T12:31:00Z">
          <w:pPr>
            <w:spacing w:after="0" w:line="480" w:lineRule="auto"/>
          </w:pPr>
        </w:pPrChange>
      </w:pPr>
    </w:p>
    <w:p w14:paraId="79D5CDFA" w14:textId="0D79E678" w:rsidR="000D7387" w:rsidRPr="0085486B" w:rsidRDefault="000D7387" w:rsidP="002743CD">
      <w:pPr>
        <w:spacing w:after="0" w:line="480" w:lineRule="auto"/>
        <w:jc w:val="center"/>
        <w:rPr>
          <w:rFonts w:ascii="Garamond" w:hAnsi="Garamond"/>
          <w:b/>
          <w:bCs/>
          <w:sz w:val="24"/>
          <w:szCs w:val="24"/>
        </w:rPr>
      </w:pPr>
    </w:p>
    <w:p w14:paraId="20A22463" w14:textId="090EDC60" w:rsidR="00E07ABB" w:rsidRDefault="00C42CC0"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Rational Formal Deception</w:t>
      </w:r>
    </w:p>
    <w:p w14:paraId="4466EE52" w14:textId="77777777" w:rsidR="008643C4" w:rsidRPr="0085486B" w:rsidRDefault="008643C4" w:rsidP="002743CD">
      <w:pPr>
        <w:pStyle w:val="ListParagraph"/>
        <w:spacing w:after="0" w:line="480" w:lineRule="auto"/>
        <w:rPr>
          <w:rFonts w:ascii="Garamond" w:hAnsi="Garamond"/>
          <w:i/>
          <w:iCs/>
          <w:sz w:val="24"/>
          <w:szCs w:val="24"/>
        </w:rPr>
      </w:pPr>
    </w:p>
    <w:p w14:paraId="37929AE8" w14:textId="01CBA885" w:rsidR="00712235" w:rsidRDefault="009C48AA" w:rsidP="002743CD">
      <w:pPr>
        <w:spacing w:after="0" w:line="480" w:lineRule="auto"/>
        <w:rPr>
          <w:ins w:id="877" w:author="Kyle Hutchinson" w:date="2025-08-24T08:31:00Z" w16du:dateUtc="2025-08-24T12:31:00Z"/>
          <w:rFonts w:ascii="Garamond" w:hAnsi="Garamond"/>
          <w:sz w:val="24"/>
          <w:szCs w:val="24"/>
        </w:rPr>
      </w:pPr>
      <w:r w:rsidRPr="0085486B">
        <w:rPr>
          <w:rFonts w:ascii="Garamond" w:hAnsi="Garamond"/>
          <w:sz w:val="24"/>
          <w:szCs w:val="24"/>
        </w:rPr>
        <w:t xml:space="preserve">As the opening </w:t>
      </w:r>
      <w:ins w:id="878" w:author="Kyle Hutchinson" w:date="2025-08-24T08:11:00Z" w16du:dateUtc="2025-08-24T12:11:00Z">
        <w:r w:rsidR="004B1F14">
          <w:rPr>
            <w:rFonts w:ascii="Garamond" w:hAnsi="Garamond"/>
            <w:sz w:val="24"/>
            <w:szCs w:val="24"/>
          </w:rPr>
          <w:t xml:space="preserve">tonal and metric </w:t>
        </w:r>
      </w:ins>
      <w:del w:id="879" w:author="Kyle Hutchinson" w:date="2025-08-24T08:11:00Z" w16du:dateUtc="2025-08-24T12:11:00Z">
        <w:r w:rsidRPr="0085486B" w:rsidDel="004B1F14">
          <w:rPr>
            <w:rFonts w:ascii="Garamond" w:hAnsi="Garamond"/>
            <w:sz w:val="24"/>
            <w:szCs w:val="24"/>
          </w:rPr>
          <w:delText xml:space="preserve">problems </w:delText>
        </w:r>
      </w:del>
      <w:ins w:id="880" w:author="Kyle Hutchinson" w:date="2025-08-24T08:11:00Z" w16du:dateUtc="2025-08-24T12:11:00Z">
        <w:r w:rsidR="004B1F14">
          <w:rPr>
            <w:rFonts w:ascii="Garamond" w:hAnsi="Garamond"/>
            <w:sz w:val="24"/>
            <w:szCs w:val="24"/>
          </w:rPr>
          <w:t>amb</w:t>
        </w:r>
      </w:ins>
      <w:ins w:id="881" w:author="Kyle Hutchinson" w:date="2025-08-24T08:12:00Z" w16du:dateUtc="2025-08-24T12:12:00Z">
        <w:r w:rsidR="004B1F14">
          <w:rPr>
            <w:rFonts w:ascii="Garamond" w:hAnsi="Garamond"/>
            <w:sz w:val="24"/>
            <w:szCs w:val="24"/>
          </w:rPr>
          <w:t>iguities</w:t>
        </w:r>
      </w:ins>
      <w:ins w:id="882" w:author="Kyle Hutchinson" w:date="2025-08-24T08:11:00Z" w16du:dateUtc="2025-08-24T12:11:00Z">
        <w:r w:rsidR="004B1F14" w:rsidRPr="0085486B">
          <w:rPr>
            <w:rFonts w:ascii="Garamond" w:hAnsi="Garamond"/>
            <w:sz w:val="24"/>
            <w:szCs w:val="24"/>
          </w:rPr>
          <w:t xml:space="preserve"> </w:t>
        </w:r>
      </w:ins>
      <w:r w:rsidRPr="0085486B">
        <w:rPr>
          <w:rFonts w:ascii="Garamond" w:hAnsi="Garamond"/>
          <w:sz w:val="24"/>
          <w:szCs w:val="24"/>
        </w:rPr>
        <w:t xml:space="preserve">subside, it becomes clear that </w:t>
      </w:r>
      <w:del w:id="883" w:author="Kyle Hutchinson" w:date="2025-08-24T08:12:00Z" w16du:dateUtc="2025-08-24T12:12:00Z">
        <w:r w:rsidRPr="0085486B" w:rsidDel="004B1F14">
          <w:rPr>
            <w:rFonts w:ascii="Garamond" w:hAnsi="Garamond"/>
            <w:sz w:val="24"/>
            <w:szCs w:val="24"/>
          </w:rPr>
          <w:delText>we have now</w:delText>
        </w:r>
      </w:del>
      <w:ins w:id="884" w:author="Kyle Hutchinson" w:date="2025-08-24T08:12:00Z" w16du:dateUtc="2025-08-24T12:12:00Z">
        <w:r w:rsidR="004B1F14">
          <w:rPr>
            <w:rFonts w:ascii="Garamond" w:hAnsi="Garamond"/>
            <w:sz w:val="24"/>
            <w:szCs w:val="24"/>
          </w:rPr>
          <w:t>the music has</w:t>
        </w:r>
      </w:ins>
      <w:r w:rsidRPr="0085486B">
        <w:rPr>
          <w:rFonts w:ascii="Garamond" w:hAnsi="Garamond"/>
          <w:sz w:val="24"/>
          <w:szCs w:val="24"/>
        </w:rPr>
        <w:t xml:space="preserve"> entered the real</w:t>
      </w:r>
      <w:r w:rsidR="00FA25D6" w:rsidRPr="0085486B">
        <w:rPr>
          <w:rFonts w:ascii="Garamond" w:hAnsi="Garamond"/>
          <w:sz w:val="24"/>
          <w:szCs w:val="24"/>
        </w:rPr>
        <w:t>m</w:t>
      </w:r>
      <w:r w:rsidRPr="0085486B">
        <w:rPr>
          <w:rFonts w:ascii="Garamond" w:hAnsi="Garamond"/>
          <w:sz w:val="24"/>
          <w:szCs w:val="24"/>
        </w:rPr>
        <w:t xml:space="preserve"> of a </w:t>
      </w:r>
      <w:proofErr w:type="spellStart"/>
      <w:r w:rsidR="00F44661" w:rsidRPr="0085486B">
        <w:rPr>
          <w:rFonts w:ascii="Garamond" w:hAnsi="Garamond"/>
          <w:i/>
          <w:iCs/>
          <w:sz w:val="24"/>
          <w:szCs w:val="24"/>
        </w:rPr>
        <w:t>galant</w:t>
      </w:r>
      <w:proofErr w:type="spellEnd"/>
      <w:r w:rsidR="00F44661" w:rsidRPr="0085486B">
        <w:rPr>
          <w:rFonts w:ascii="Garamond" w:hAnsi="Garamond"/>
          <w:i/>
          <w:iCs/>
          <w:sz w:val="24"/>
          <w:szCs w:val="24"/>
        </w:rPr>
        <w:t xml:space="preserve"> exposition</w:t>
      </w:r>
      <w:r w:rsidR="00F44661" w:rsidRPr="0085486B">
        <w:rPr>
          <w:rFonts w:ascii="Garamond" w:hAnsi="Garamond"/>
          <w:sz w:val="24"/>
          <w:szCs w:val="24"/>
        </w:rPr>
        <w:t xml:space="preserve"> (</w:t>
      </w:r>
      <w:commentRangeStart w:id="885"/>
      <w:r w:rsidR="00F44661" w:rsidRPr="0085486B">
        <w:rPr>
          <w:rFonts w:ascii="Garamond" w:hAnsi="Garamond"/>
          <w:sz w:val="24"/>
          <w:szCs w:val="24"/>
        </w:rPr>
        <w:t>Burstein 2020</w:t>
      </w:r>
      <w:commentRangeEnd w:id="885"/>
      <w:r w:rsidR="004B1F14">
        <w:rPr>
          <w:rStyle w:val="CommentReference"/>
        </w:rPr>
        <w:commentReference w:id="885"/>
      </w:r>
      <w:r w:rsidR="00F44661" w:rsidRPr="0085486B">
        <w:rPr>
          <w:rFonts w:ascii="Garamond" w:hAnsi="Garamond"/>
          <w:sz w:val="24"/>
          <w:szCs w:val="24"/>
        </w:rPr>
        <w:t>)</w:t>
      </w:r>
      <w:r w:rsidRPr="0085486B">
        <w:rPr>
          <w:rFonts w:ascii="Garamond" w:hAnsi="Garamond"/>
          <w:sz w:val="24"/>
          <w:szCs w:val="24"/>
        </w:rPr>
        <w:t>.</w:t>
      </w:r>
      <w:r w:rsidR="00F44661" w:rsidRPr="0085486B">
        <w:rPr>
          <w:rFonts w:ascii="Garamond" w:hAnsi="Garamond"/>
          <w:sz w:val="24"/>
          <w:szCs w:val="24"/>
        </w:rPr>
        <w:t xml:space="preserve"> A</w:t>
      </w:r>
      <w:r w:rsidR="000A784C" w:rsidRPr="0085486B">
        <w:rPr>
          <w:rFonts w:ascii="Garamond" w:hAnsi="Garamond"/>
          <w:sz w:val="24"/>
          <w:szCs w:val="24"/>
        </w:rPr>
        <w:t xml:space="preserve">fter dominant-tonic resolutions in mm. </w:t>
      </w:r>
      <w:r w:rsidR="00F44661" w:rsidRPr="0085486B">
        <w:rPr>
          <w:rFonts w:ascii="Garamond" w:hAnsi="Garamond"/>
          <w:sz w:val="24"/>
          <w:szCs w:val="24"/>
        </w:rPr>
        <w:t>27–30</w:t>
      </w:r>
      <w:r w:rsidR="00BD101F" w:rsidRPr="0085486B">
        <w:rPr>
          <w:rFonts w:ascii="Garamond" w:hAnsi="Garamond"/>
          <w:sz w:val="24"/>
          <w:szCs w:val="24"/>
        </w:rPr>
        <w:t xml:space="preserve"> (</w:t>
      </w:r>
      <w:commentRangeStart w:id="886"/>
      <w:r w:rsidR="00BD101F" w:rsidRPr="00FE4C77">
        <w:rPr>
          <w:rFonts w:ascii="Garamond" w:hAnsi="Garamond"/>
          <w:b/>
          <w:bCs/>
          <w:sz w:val="24"/>
          <w:szCs w:val="24"/>
          <w:u w:val="single"/>
        </w:rPr>
        <w:t>Example 11</w:t>
      </w:r>
      <w:commentRangeEnd w:id="886"/>
      <w:r w:rsidR="004B1F14">
        <w:rPr>
          <w:rStyle w:val="CommentReference"/>
        </w:rPr>
        <w:commentReference w:id="886"/>
      </w:r>
      <w:r w:rsidR="00BD101F" w:rsidRPr="0085486B">
        <w:rPr>
          <w:rFonts w:ascii="Garamond" w:hAnsi="Garamond"/>
          <w:sz w:val="24"/>
          <w:szCs w:val="24"/>
        </w:rPr>
        <w:t>)</w:t>
      </w:r>
      <w:r w:rsidR="00F44661" w:rsidRPr="0085486B">
        <w:rPr>
          <w:rFonts w:ascii="Garamond" w:hAnsi="Garamond"/>
          <w:sz w:val="24"/>
          <w:szCs w:val="24"/>
        </w:rPr>
        <w:t xml:space="preserve">, </w:t>
      </w:r>
      <w:r w:rsidR="000A784C" w:rsidRPr="0085486B">
        <w:rPr>
          <w:rFonts w:ascii="Garamond" w:hAnsi="Garamond"/>
          <w:sz w:val="24"/>
          <w:szCs w:val="24"/>
        </w:rPr>
        <w:t xml:space="preserve">the onset of the home-key </w:t>
      </w:r>
      <w:proofErr w:type="spellStart"/>
      <w:r w:rsidR="000A784C" w:rsidRPr="0085486B">
        <w:rPr>
          <w:rFonts w:ascii="Garamond" w:hAnsi="Garamond"/>
          <w:sz w:val="24"/>
          <w:szCs w:val="24"/>
        </w:rPr>
        <w:t>Prinner</w:t>
      </w:r>
      <w:proofErr w:type="spellEnd"/>
      <w:r w:rsidR="000A784C" w:rsidRPr="0085486B">
        <w:rPr>
          <w:rFonts w:ascii="Garamond" w:hAnsi="Garamond"/>
          <w:sz w:val="24"/>
          <w:szCs w:val="24"/>
        </w:rPr>
        <w:t xml:space="preserve"> schema in m. 31 is </w:t>
      </w:r>
      <w:r w:rsidRPr="0085486B">
        <w:rPr>
          <w:rFonts w:ascii="Garamond" w:hAnsi="Garamond"/>
          <w:sz w:val="24"/>
          <w:szCs w:val="24"/>
        </w:rPr>
        <w:t>a particularly orienting</w:t>
      </w:r>
      <w:r w:rsidR="000A784C" w:rsidRPr="0085486B">
        <w:rPr>
          <w:rFonts w:ascii="Garamond" w:hAnsi="Garamond"/>
          <w:sz w:val="24"/>
          <w:szCs w:val="24"/>
        </w:rPr>
        <w:t xml:space="preserve"> cue for </w:t>
      </w:r>
      <w:del w:id="887" w:author="Kyle Hutchinson" w:date="2025-08-24T08:15:00Z" w16du:dateUtc="2025-08-24T12:15:00Z">
        <w:r w:rsidRPr="0085486B" w:rsidDel="004B1F14">
          <w:rPr>
            <w:rFonts w:ascii="Garamond" w:hAnsi="Garamond"/>
            <w:sz w:val="24"/>
            <w:szCs w:val="24"/>
          </w:rPr>
          <w:delText>our</w:delText>
        </w:r>
        <w:r w:rsidR="000A784C" w:rsidRPr="0085486B" w:rsidDel="004B1F14">
          <w:rPr>
            <w:rFonts w:ascii="Garamond" w:hAnsi="Garamond"/>
            <w:sz w:val="24"/>
            <w:szCs w:val="24"/>
          </w:rPr>
          <w:delText xml:space="preserve"> position in </w:delText>
        </w:r>
      </w:del>
      <w:r w:rsidR="000A784C" w:rsidRPr="0085486B">
        <w:rPr>
          <w:rFonts w:ascii="Garamond" w:hAnsi="Garamond"/>
          <w:sz w:val="24"/>
          <w:szCs w:val="24"/>
        </w:rPr>
        <w:t>the exposition</w:t>
      </w:r>
      <w:r w:rsidR="00712235" w:rsidRPr="0085486B">
        <w:rPr>
          <w:rFonts w:ascii="Garamond" w:hAnsi="Garamond"/>
          <w:sz w:val="24"/>
          <w:szCs w:val="24"/>
        </w:rPr>
        <w:t xml:space="preserve">’s </w:t>
      </w:r>
      <w:ins w:id="888" w:author="Kyle Hutchinson" w:date="2025-08-24T08:16:00Z" w16du:dateUtc="2025-08-24T12:16:00Z">
        <w:r w:rsidR="004B1F14">
          <w:rPr>
            <w:rFonts w:ascii="Garamond" w:hAnsi="Garamond"/>
            <w:sz w:val="24"/>
            <w:szCs w:val="24"/>
          </w:rPr>
          <w:t>trajectory</w:t>
        </w:r>
      </w:ins>
      <w:del w:id="889" w:author="Kyle Hutchinson" w:date="2025-08-24T08:16:00Z" w16du:dateUtc="2025-08-24T12:16:00Z">
        <w:r w:rsidR="00712235" w:rsidRPr="0085486B" w:rsidDel="004B1F14">
          <w:rPr>
            <w:rFonts w:ascii="Garamond" w:hAnsi="Garamond"/>
            <w:sz w:val="24"/>
            <w:szCs w:val="24"/>
          </w:rPr>
          <w:delText>journey</w:delText>
        </w:r>
      </w:del>
      <w:r w:rsidR="00712235" w:rsidRPr="0085486B">
        <w:rPr>
          <w:rFonts w:ascii="Garamond" w:hAnsi="Garamond"/>
          <w:sz w:val="24"/>
          <w:szCs w:val="24"/>
        </w:rPr>
        <w:t>, yet one that arrives unusually late.</w:t>
      </w:r>
      <w:r w:rsidR="000A784C" w:rsidRPr="0085486B">
        <w:rPr>
          <w:rFonts w:ascii="Garamond" w:hAnsi="Garamond"/>
          <w:sz w:val="24"/>
          <w:szCs w:val="24"/>
        </w:rPr>
        <w:t xml:space="preserve"> </w:t>
      </w:r>
      <w:r w:rsidR="00E4717F" w:rsidRPr="0085486B">
        <w:rPr>
          <w:rFonts w:ascii="Garamond" w:hAnsi="Garamond"/>
          <w:sz w:val="24"/>
          <w:szCs w:val="24"/>
        </w:rPr>
        <w:t xml:space="preserve">A home-key </w:t>
      </w:r>
      <w:proofErr w:type="spellStart"/>
      <w:r w:rsidR="00E4717F" w:rsidRPr="0085486B">
        <w:rPr>
          <w:rFonts w:ascii="Garamond" w:hAnsi="Garamond"/>
          <w:sz w:val="24"/>
          <w:szCs w:val="24"/>
        </w:rPr>
        <w:t>Prinner</w:t>
      </w:r>
      <w:proofErr w:type="spellEnd"/>
      <w:r w:rsidR="00E4717F" w:rsidRPr="0085486B">
        <w:rPr>
          <w:rFonts w:ascii="Garamond" w:hAnsi="Garamond"/>
          <w:sz w:val="24"/>
          <w:szCs w:val="24"/>
        </w:rPr>
        <w:t xml:space="preserve"> riposte is a hallmark of the </w:t>
      </w:r>
      <w:proofErr w:type="spellStart"/>
      <w:r w:rsidR="00E4717F" w:rsidRPr="0085486B">
        <w:rPr>
          <w:rFonts w:ascii="Garamond" w:hAnsi="Garamond"/>
          <w:sz w:val="24"/>
          <w:szCs w:val="24"/>
        </w:rPr>
        <w:t>galant</w:t>
      </w:r>
      <w:proofErr w:type="spellEnd"/>
      <w:r w:rsidR="00E4717F" w:rsidRPr="0085486B">
        <w:rPr>
          <w:rFonts w:ascii="Garamond" w:hAnsi="Garamond"/>
          <w:sz w:val="24"/>
          <w:szCs w:val="24"/>
        </w:rPr>
        <w:t xml:space="preserve"> style</w:t>
      </w:r>
      <w:r w:rsidR="00B25CE3" w:rsidRPr="0085486B">
        <w:rPr>
          <w:rFonts w:ascii="Garamond" w:hAnsi="Garamond"/>
          <w:sz w:val="24"/>
          <w:szCs w:val="24"/>
        </w:rPr>
        <w:t xml:space="preserve"> (</w:t>
      </w:r>
      <w:r w:rsidR="006E25C5" w:rsidRPr="0085486B">
        <w:rPr>
          <w:rFonts w:ascii="Garamond" w:hAnsi="Garamond"/>
          <w:sz w:val="24"/>
          <w:szCs w:val="24"/>
        </w:rPr>
        <w:t>Gjerdingen 2007)</w:t>
      </w:r>
      <w:r w:rsidR="0098025F" w:rsidRPr="0085486B">
        <w:rPr>
          <w:rFonts w:ascii="Garamond" w:hAnsi="Garamond"/>
          <w:sz w:val="24"/>
          <w:szCs w:val="24"/>
        </w:rPr>
        <w:t xml:space="preserve">: this schema is conventional and is </w:t>
      </w:r>
      <w:r w:rsidR="0027482B" w:rsidRPr="0085486B">
        <w:rPr>
          <w:rFonts w:ascii="Garamond" w:hAnsi="Garamond"/>
          <w:sz w:val="24"/>
          <w:szCs w:val="24"/>
        </w:rPr>
        <w:t xml:space="preserve">very often </w:t>
      </w:r>
      <w:r w:rsidR="0098025F" w:rsidRPr="0085486B">
        <w:rPr>
          <w:rFonts w:ascii="Garamond" w:hAnsi="Garamond"/>
          <w:sz w:val="24"/>
          <w:szCs w:val="24"/>
        </w:rPr>
        <w:t>a “riposte” to an opening</w:t>
      </w:r>
      <w:r w:rsidR="00FA25D6" w:rsidRPr="0085486B">
        <w:rPr>
          <w:rFonts w:ascii="Garamond" w:hAnsi="Garamond"/>
          <w:sz w:val="24"/>
          <w:szCs w:val="24"/>
        </w:rPr>
        <w:t xml:space="preserve"> idea</w:t>
      </w:r>
      <w:r w:rsidR="0027482B" w:rsidRPr="0085486B">
        <w:rPr>
          <w:rFonts w:ascii="Garamond" w:hAnsi="Garamond"/>
          <w:sz w:val="24"/>
          <w:szCs w:val="24"/>
        </w:rPr>
        <w:t>, be it an inter</w:t>
      </w:r>
      <w:ins w:id="890" w:author="Kyle Hutchinson" w:date="2025-08-24T08:21:00Z" w16du:dateUtc="2025-08-24T12:21:00Z">
        <w:r w:rsidR="00DB2A91">
          <w:rPr>
            <w:rFonts w:ascii="Garamond" w:hAnsi="Garamond"/>
            <w:sz w:val="24"/>
            <w:szCs w:val="24"/>
          </w:rPr>
          <w:t>-</w:t>
        </w:r>
      </w:ins>
      <w:r w:rsidR="0027482B" w:rsidRPr="0085486B">
        <w:rPr>
          <w:rFonts w:ascii="Garamond" w:hAnsi="Garamond"/>
          <w:sz w:val="24"/>
          <w:szCs w:val="24"/>
        </w:rPr>
        <w:t>opus schema or a piece-specific opening gambit.</w:t>
      </w:r>
      <w:r w:rsidR="008456ED" w:rsidRPr="0085486B">
        <w:rPr>
          <w:rFonts w:ascii="Garamond" w:hAnsi="Garamond"/>
          <w:sz w:val="24"/>
          <w:szCs w:val="24"/>
        </w:rPr>
        <w:t xml:space="preserve"> </w:t>
      </w:r>
      <w:r w:rsidR="007910BC" w:rsidRPr="0085486B">
        <w:rPr>
          <w:rFonts w:ascii="Garamond" w:hAnsi="Garamond"/>
          <w:sz w:val="24"/>
          <w:szCs w:val="24"/>
        </w:rPr>
        <w:t xml:space="preserve">In this </w:t>
      </w:r>
      <w:proofErr w:type="gramStart"/>
      <w:r w:rsidR="007910BC" w:rsidRPr="0085486B">
        <w:rPr>
          <w:rFonts w:ascii="Garamond" w:hAnsi="Garamond"/>
          <w:sz w:val="24"/>
          <w:szCs w:val="24"/>
        </w:rPr>
        <w:t>particular case</w:t>
      </w:r>
      <w:proofErr w:type="gramEnd"/>
      <w:r w:rsidR="007910BC" w:rsidRPr="0085486B">
        <w:rPr>
          <w:rFonts w:ascii="Garamond" w:hAnsi="Garamond"/>
          <w:sz w:val="24"/>
          <w:szCs w:val="24"/>
        </w:rPr>
        <w:t xml:space="preserve">, the schema signals the shift from the fantasy-like opening into a conventional </w:t>
      </w:r>
      <w:proofErr w:type="spellStart"/>
      <w:r w:rsidR="007910BC" w:rsidRPr="0085486B">
        <w:rPr>
          <w:rFonts w:ascii="Garamond" w:hAnsi="Garamond"/>
          <w:sz w:val="24"/>
          <w:szCs w:val="24"/>
        </w:rPr>
        <w:t>galant</w:t>
      </w:r>
      <w:proofErr w:type="spellEnd"/>
      <w:r w:rsidR="007910BC" w:rsidRPr="0085486B">
        <w:rPr>
          <w:rFonts w:ascii="Garamond" w:hAnsi="Garamond"/>
          <w:sz w:val="24"/>
          <w:szCs w:val="24"/>
        </w:rPr>
        <w:t>-exposition</w:t>
      </w:r>
      <w:del w:id="891" w:author="Kyle Hutchinson" w:date="2025-08-24T08:21:00Z" w16du:dateUtc="2025-08-24T12:21:00Z">
        <w:r w:rsidR="007910BC" w:rsidRPr="0085486B" w:rsidDel="00DB2A91">
          <w:rPr>
            <w:rFonts w:ascii="Garamond" w:hAnsi="Garamond"/>
            <w:sz w:val="24"/>
            <w:szCs w:val="24"/>
          </w:rPr>
          <w:delText xml:space="preserve"> course of events</w:delText>
        </w:r>
      </w:del>
      <w:r w:rsidR="003F61C7" w:rsidRPr="0085486B">
        <w:rPr>
          <w:rFonts w:ascii="Garamond" w:hAnsi="Garamond"/>
          <w:sz w:val="24"/>
          <w:szCs w:val="24"/>
        </w:rPr>
        <w:t xml:space="preserve">: this shift is strongly supported through the subsequent chain of events, in which the music forges its way towards </w:t>
      </w:r>
      <w:r w:rsidR="00AE7CC2" w:rsidRPr="0085486B">
        <w:rPr>
          <w:rFonts w:ascii="Garamond" w:hAnsi="Garamond"/>
          <w:sz w:val="24"/>
          <w:szCs w:val="24"/>
        </w:rPr>
        <w:t xml:space="preserve">conventional </w:t>
      </w:r>
      <w:r w:rsidR="003F61C7" w:rsidRPr="0085486B">
        <w:rPr>
          <w:rFonts w:ascii="Garamond" w:hAnsi="Garamond"/>
          <w:sz w:val="24"/>
          <w:szCs w:val="24"/>
        </w:rPr>
        <w:t>cadential points of articulation.</w:t>
      </w:r>
      <w:ins w:id="892" w:author="Kyle Hutchinson" w:date="2025-08-24T08:23:00Z" w16du:dateUtc="2025-08-24T12:23:00Z">
        <w:r w:rsidR="00DB2A91">
          <w:rPr>
            <w:rStyle w:val="FootnoteReference"/>
            <w:rFonts w:ascii="Garamond" w:hAnsi="Garamond"/>
            <w:sz w:val="24"/>
            <w:szCs w:val="24"/>
          </w:rPr>
          <w:footnoteReference w:id="33"/>
        </w:r>
      </w:ins>
      <w:r w:rsidR="003F61C7" w:rsidRPr="0085486B">
        <w:rPr>
          <w:rFonts w:ascii="Garamond" w:hAnsi="Garamond"/>
          <w:sz w:val="24"/>
          <w:szCs w:val="24"/>
        </w:rPr>
        <w:t xml:space="preserve"> </w:t>
      </w:r>
    </w:p>
    <w:p w14:paraId="389A74FB" w14:textId="77777777" w:rsidR="004D2027" w:rsidRPr="0085486B" w:rsidRDefault="004D2027" w:rsidP="002743CD">
      <w:pPr>
        <w:spacing w:after="0" w:line="480" w:lineRule="auto"/>
        <w:rPr>
          <w:rFonts w:ascii="Garamond" w:hAnsi="Garamond"/>
          <w:sz w:val="24"/>
          <w:szCs w:val="24"/>
        </w:rPr>
      </w:pPr>
    </w:p>
    <w:p w14:paraId="2B0534EA" w14:textId="57E69850" w:rsidR="004D2027" w:rsidRDefault="004D2027" w:rsidP="004D2027">
      <w:pPr>
        <w:spacing w:after="0" w:line="480" w:lineRule="auto"/>
        <w:jc w:val="center"/>
        <w:rPr>
          <w:ins w:id="896" w:author="Kyle Hutchinson" w:date="2025-08-24T08:31:00Z" w16du:dateUtc="2025-08-24T12:31:00Z"/>
          <w:rFonts w:ascii="Garamond" w:hAnsi="Garamond"/>
          <w:sz w:val="24"/>
          <w:szCs w:val="24"/>
        </w:rPr>
      </w:pPr>
      <w:ins w:id="897" w:author="Kyle Hutchinson" w:date="2025-08-24T08:31:00Z" w16du:dateUtc="2025-08-24T12:31:00Z">
        <w:r w:rsidRPr="0085486B">
          <w:rPr>
            <w:rFonts w:ascii="Garamond" w:hAnsi="Garamond"/>
            <w:b/>
            <w:bCs/>
            <w:sz w:val="24"/>
            <w:szCs w:val="24"/>
          </w:rPr>
          <w:t>Example 11</w:t>
        </w:r>
        <w:r w:rsidRPr="0085486B">
          <w:rPr>
            <w:rFonts w:ascii="Garamond" w:hAnsi="Garamond"/>
            <w:sz w:val="24"/>
            <w:szCs w:val="24"/>
          </w:rPr>
          <w:t xml:space="preserve"> Symphony </w:t>
        </w:r>
        <w:proofErr w:type="spellStart"/>
        <w:r w:rsidRPr="0085486B">
          <w:rPr>
            <w:rFonts w:ascii="Garamond" w:hAnsi="Garamond"/>
            <w:sz w:val="24"/>
            <w:szCs w:val="24"/>
          </w:rPr>
          <w:t>Wq</w:t>
        </w:r>
        <w:proofErr w:type="spellEnd"/>
        <w:r w:rsidRPr="0085486B">
          <w:rPr>
            <w:rFonts w:ascii="Garamond" w:hAnsi="Garamond"/>
            <w:sz w:val="24"/>
            <w:szCs w:val="24"/>
          </w:rPr>
          <w:t>. 183/1, mm. 27–34</w:t>
        </w:r>
      </w:ins>
    </w:p>
    <w:p w14:paraId="2FB6911C" w14:textId="77777777" w:rsidR="004D2027" w:rsidRDefault="004D2027" w:rsidP="004D2027">
      <w:pPr>
        <w:spacing w:after="0" w:line="480" w:lineRule="auto"/>
        <w:jc w:val="center"/>
        <w:rPr>
          <w:ins w:id="898" w:author="Kyle Hutchinson" w:date="2025-08-24T08:31:00Z" w16du:dateUtc="2025-08-24T12:31:00Z"/>
          <w:rFonts w:ascii="Garamond" w:hAnsi="Garamond"/>
          <w:sz w:val="24"/>
          <w:szCs w:val="24"/>
        </w:rPr>
      </w:pPr>
    </w:p>
    <w:p w14:paraId="708A037B" w14:textId="77777777" w:rsidR="008643C4" w:rsidDel="00DB2A91" w:rsidRDefault="008643C4" w:rsidP="002743CD">
      <w:pPr>
        <w:spacing w:after="0" w:line="480" w:lineRule="auto"/>
        <w:ind w:firstLine="720"/>
        <w:rPr>
          <w:del w:id="899" w:author="Kyle Hutchinson" w:date="2025-08-24T08:23:00Z" w16du:dateUtc="2025-08-24T12:23:00Z"/>
          <w:rFonts w:ascii="Garamond" w:hAnsi="Garamond"/>
          <w:sz w:val="24"/>
          <w:szCs w:val="24"/>
        </w:rPr>
      </w:pPr>
    </w:p>
    <w:p w14:paraId="35004445" w14:textId="71742E7C" w:rsidR="000251B8" w:rsidRPr="0085486B" w:rsidDel="00DB2A91" w:rsidRDefault="0039628C" w:rsidP="00515675">
      <w:pPr>
        <w:spacing w:after="0" w:line="480" w:lineRule="auto"/>
        <w:rPr>
          <w:del w:id="900" w:author="Kyle Hutchinson" w:date="2025-08-24T08:23:00Z" w16du:dateUtc="2025-08-24T12:23:00Z"/>
          <w:rFonts w:ascii="Garamond" w:hAnsi="Garamond"/>
          <w:sz w:val="24"/>
          <w:szCs w:val="24"/>
        </w:rPr>
      </w:pPr>
      <w:commentRangeStart w:id="901"/>
      <w:del w:id="902" w:author="Kyle Hutchinson" w:date="2025-08-24T08:23:00Z" w16du:dateUtc="2025-08-24T12:23:00Z">
        <w:r w:rsidRPr="0085486B" w:rsidDel="00DB2A91">
          <w:rPr>
            <w:rFonts w:ascii="Garamond" w:hAnsi="Garamond"/>
            <w:sz w:val="24"/>
            <w:szCs w:val="24"/>
          </w:rPr>
          <w:delText>I follow here Burstein’s (2020) neo-Kochian terms (and adapt his graphic</w:delText>
        </w:r>
        <w:r w:rsidR="000251B8" w:rsidRPr="0085486B" w:rsidDel="00DB2A91">
          <w:rPr>
            <w:rFonts w:ascii="Garamond" w:hAnsi="Garamond"/>
            <w:sz w:val="24"/>
            <w:szCs w:val="24"/>
          </w:rPr>
          <w:delText xml:space="preserve"> representation</w:delText>
        </w:r>
        <w:r w:rsidRPr="0085486B" w:rsidDel="00DB2A91">
          <w:rPr>
            <w:rFonts w:ascii="Garamond" w:hAnsi="Garamond"/>
            <w:sz w:val="24"/>
            <w:szCs w:val="24"/>
          </w:rPr>
          <w:delText xml:space="preserve">) for </w:delText>
        </w:r>
        <w:r w:rsidR="00EB3AA7" w:rsidRPr="0085486B" w:rsidDel="00DB2A91">
          <w:rPr>
            <w:rFonts w:ascii="Garamond" w:hAnsi="Garamond"/>
            <w:sz w:val="24"/>
            <w:szCs w:val="24"/>
          </w:rPr>
          <w:delText>presenting the punctuation form of galant expositions.</w:delText>
        </w:r>
        <w:r w:rsidRPr="0085486B" w:rsidDel="00DB2A91">
          <w:rPr>
            <w:rFonts w:ascii="Garamond" w:hAnsi="Garamond"/>
            <w:sz w:val="24"/>
            <w:szCs w:val="24"/>
          </w:rPr>
          <w:delText xml:space="preserve"> </w:delText>
        </w:r>
        <w:r w:rsidR="00861F32" w:rsidRPr="0085486B" w:rsidDel="00DB2A91">
          <w:rPr>
            <w:rFonts w:ascii="Garamond" w:hAnsi="Garamond"/>
            <w:sz w:val="24"/>
            <w:szCs w:val="24"/>
          </w:rPr>
          <w:delText xml:space="preserve">My motivation in understanding the punctuation sequence </w:delText>
        </w:r>
        <w:r w:rsidR="00042FEE" w:rsidRPr="0085486B" w:rsidDel="00DB2A91">
          <w:rPr>
            <w:rFonts w:ascii="Garamond" w:hAnsi="Garamond"/>
            <w:sz w:val="24"/>
            <w:szCs w:val="24"/>
          </w:rPr>
          <w:delText xml:space="preserve">has less to do with the fact that it was </w:delText>
        </w:r>
        <w:r w:rsidR="00F01A0E" w:rsidRPr="0085486B" w:rsidDel="00DB2A91">
          <w:rPr>
            <w:rFonts w:ascii="Garamond" w:hAnsi="Garamond"/>
            <w:sz w:val="24"/>
            <w:szCs w:val="24"/>
          </w:rPr>
          <w:delText xml:space="preserve">explicitly </w:delText>
        </w:r>
        <w:r w:rsidR="00042FEE" w:rsidRPr="0085486B" w:rsidDel="00DB2A91">
          <w:rPr>
            <w:rFonts w:ascii="Garamond" w:hAnsi="Garamond"/>
            <w:sz w:val="24"/>
            <w:szCs w:val="24"/>
          </w:rPr>
          <w:delText>described</w:delText>
        </w:r>
        <w:r w:rsidR="00B62553" w:rsidRPr="0085486B" w:rsidDel="00DB2A91">
          <w:rPr>
            <w:rFonts w:ascii="Garamond" w:hAnsi="Garamond"/>
            <w:sz w:val="24"/>
            <w:szCs w:val="24"/>
          </w:rPr>
          <w:delText xml:space="preserve"> </w:delText>
        </w:r>
        <w:r w:rsidR="00042FEE" w:rsidRPr="0085486B" w:rsidDel="00DB2A91">
          <w:rPr>
            <w:rFonts w:ascii="Garamond" w:hAnsi="Garamond"/>
            <w:sz w:val="24"/>
            <w:szCs w:val="24"/>
          </w:rPr>
          <w:delText xml:space="preserve">in the period and more with the fact that these were the </w:delText>
        </w:r>
        <w:r w:rsidR="00B62553" w:rsidRPr="0085486B" w:rsidDel="00DB2A91">
          <w:rPr>
            <w:rFonts w:ascii="Garamond" w:hAnsi="Garamond"/>
            <w:sz w:val="24"/>
            <w:szCs w:val="24"/>
          </w:rPr>
          <w:delText xml:space="preserve">formal conventions with which Bach worked, </w:delText>
        </w:r>
        <w:r w:rsidR="00AE7CC2" w:rsidRPr="0085486B" w:rsidDel="00DB2A91">
          <w:rPr>
            <w:rFonts w:ascii="Garamond" w:hAnsi="Garamond"/>
            <w:sz w:val="24"/>
            <w:szCs w:val="24"/>
          </w:rPr>
          <w:delText>rather than with those of the (later)</w:delText>
        </w:r>
        <w:r w:rsidR="00B62553" w:rsidRPr="0085486B" w:rsidDel="00DB2A91">
          <w:rPr>
            <w:rFonts w:ascii="Garamond" w:hAnsi="Garamond"/>
            <w:sz w:val="24"/>
            <w:szCs w:val="24"/>
          </w:rPr>
          <w:delText xml:space="preserve"> high-classical exposition. </w:delText>
        </w:r>
        <w:r w:rsidR="00EB3AA7" w:rsidRPr="0085486B" w:rsidDel="00DB2A91">
          <w:rPr>
            <w:rFonts w:ascii="Garamond" w:hAnsi="Garamond"/>
            <w:sz w:val="24"/>
            <w:szCs w:val="24"/>
          </w:rPr>
          <w:delText>To be sure,</w:delText>
        </w:r>
        <w:r w:rsidR="00B62553" w:rsidRPr="0085486B" w:rsidDel="00DB2A91">
          <w:rPr>
            <w:rFonts w:ascii="Garamond" w:hAnsi="Garamond"/>
            <w:sz w:val="24"/>
            <w:szCs w:val="24"/>
          </w:rPr>
          <w:delText xml:space="preserve"> we might be more </w:delText>
        </w:r>
        <w:r w:rsidR="00EB3AA7" w:rsidRPr="0085486B" w:rsidDel="00DB2A91">
          <w:rPr>
            <w:rFonts w:ascii="Garamond" w:hAnsi="Garamond"/>
            <w:sz w:val="24"/>
            <w:szCs w:val="24"/>
          </w:rPr>
          <w:delText xml:space="preserve">familiar with high-classical expositions both </w:delText>
        </w:r>
        <w:r w:rsidR="004025D9" w:rsidRPr="0085486B" w:rsidDel="00DB2A91">
          <w:rPr>
            <w:rFonts w:ascii="Garamond" w:hAnsi="Garamond"/>
            <w:sz w:val="24"/>
            <w:szCs w:val="24"/>
          </w:rPr>
          <w:delText xml:space="preserve">through </w:delText>
        </w:r>
        <w:r w:rsidR="00F01A0E" w:rsidRPr="0085486B" w:rsidDel="00DB2A91">
          <w:rPr>
            <w:rFonts w:ascii="Garamond" w:hAnsi="Garamond"/>
            <w:sz w:val="24"/>
            <w:szCs w:val="24"/>
          </w:rPr>
          <w:delText xml:space="preserve">musical </w:delText>
        </w:r>
        <w:r w:rsidR="00FA25D6" w:rsidRPr="0085486B" w:rsidDel="00DB2A91">
          <w:rPr>
            <w:rFonts w:ascii="Garamond" w:hAnsi="Garamond"/>
            <w:sz w:val="24"/>
            <w:szCs w:val="24"/>
          </w:rPr>
          <w:delText xml:space="preserve">exposure </w:delText>
        </w:r>
        <w:r w:rsidR="004025D9" w:rsidRPr="0085486B" w:rsidDel="00DB2A91">
          <w:rPr>
            <w:rFonts w:ascii="Garamond" w:hAnsi="Garamond"/>
            <w:sz w:val="24"/>
            <w:szCs w:val="24"/>
          </w:rPr>
          <w:delText xml:space="preserve">and </w:delText>
        </w:r>
        <w:r w:rsidR="00FA25D6" w:rsidRPr="0085486B" w:rsidDel="00DB2A91">
          <w:rPr>
            <w:rFonts w:ascii="Garamond" w:hAnsi="Garamond"/>
            <w:sz w:val="24"/>
            <w:szCs w:val="24"/>
          </w:rPr>
          <w:delText xml:space="preserve">through </w:delText>
        </w:r>
        <w:r w:rsidR="004025D9" w:rsidRPr="0085486B" w:rsidDel="00DB2A91">
          <w:rPr>
            <w:rFonts w:ascii="Garamond" w:hAnsi="Garamond"/>
            <w:sz w:val="24"/>
            <w:szCs w:val="24"/>
          </w:rPr>
          <w:delText xml:space="preserve">influential theoretical descriptions </w:delText>
        </w:r>
        <w:r w:rsidR="000251B8" w:rsidRPr="0085486B" w:rsidDel="00DB2A91">
          <w:rPr>
            <w:rFonts w:ascii="Garamond" w:hAnsi="Garamond"/>
            <w:sz w:val="24"/>
            <w:szCs w:val="24"/>
          </w:rPr>
          <w:delText>(</w:delText>
        </w:r>
        <w:r w:rsidR="000251B8" w:rsidRPr="0085486B" w:rsidDel="00DB2A91">
          <w:rPr>
            <w:rFonts w:ascii="Garamond" w:hAnsi="Garamond"/>
            <w:color w:val="000000" w:themeColor="text1"/>
            <w:sz w:val="24"/>
            <w:szCs w:val="24"/>
          </w:rPr>
          <w:delText>Caplin 1998</w:delText>
        </w:r>
        <w:r w:rsidR="005D3AA6" w:rsidRPr="0085486B" w:rsidDel="00DB2A91">
          <w:rPr>
            <w:rFonts w:ascii="Garamond" w:hAnsi="Garamond"/>
            <w:sz w:val="24"/>
            <w:szCs w:val="24"/>
          </w:rPr>
          <w:delText>;</w:delText>
        </w:r>
        <w:r w:rsidR="000251B8" w:rsidRPr="0085486B" w:rsidDel="00DB2A91">
          <w:rPr>
            <w:rFonts w:ascii="Garamond" w:hAnsi="Garamond"/>
            <w:sz w:val="24"/>
            <w:szCs w:val="24"/>
          </w:rPr>
          <w:delText xml:space="preserve"> Hepokoski and Darcy 2006)</w:delText>
        </w:r>
        <w:r w:rsidR="00FA25D6" w:rsidRPr="0085486B" w:rsidDel="00DB2A91">
          <w:rPr>
            <w:rFonts w:ascii="Garamond" w:hAnsi="Garamond"/>
            <w:sz w:val="24"/>
            <w:szCs w:val="24"/>
          </w:rPr>
          <w:delText xml:space="preserve">, yet this </w:delText>
        </w:r>
        <w:r w:rsidR="00D35459" w:rsidRPr="0085486B" w:rsidDel="00DB2A91">
          <w:rPr>
            <w:rFonts w:ascii="Garamond" w:hAnsi="Garamond"/>
            <w:sz w:val="24"/>
            <w:szCs w:val="24"/>
          </w:rPr>
          <w:delText xml:space="preserve">later </w:delText>
        </w:r>
        <w:r w:rsidR="00FA25D6" w:rsidRPr="0085486B" w:rsidDel="00DB2A91">
          <w:rPr>
            <w:rFonts w:ascii="Garamond" w:hAnsi="Garamond"/>
            <w:sz w:val="24"/>
            <w:szCs w:val="24"/>
          </w:rPr>
          <w:delText>formal mold is misleading when dealing with galant-style expositions.</w:delText>
        </w:r>
        <w:r w:rsidR="000251B8" w:rsidRPr="0085486B" w:rsidDel="00DB2A91">
          <w:rPr>
            <w:rFonts w:ascii="Garamond" w:hAnsi="Garamond"/>
            <w:sz w:val="24"/>
            <w:szCs w:val="24"/>
          </w:rPr>
          <w:delText xml:space="preserve"> </w:delText>
        </w:r>
        <w:commentRangeEnd w:id="901"/>
        <w:r w:rsidR="00DB2A91" w:rsidDel="00DB2A91">
          <w:rPr>
            <w:rStyle w:val="CommentReference"/>
          </w:rPr>
          <w:commentReference w:id="901"/>
        </w:r>
      </w:del>
    </w:p>
    <w:p w14:paraId="1AB5677E" w14:textId="554830DB" w:rsidR="008643C4" w:rsidDel="004D2027" w:rsidRDefault="008643C4" w:rsidP="00DB2A91">
      <w:pPr>
        <w:spacing w:after="0" w:line="480" w:lineRule="auto"/>
        <w:rPr>
          <w:del w:id="903" w:author="Kyle Hutchinson" w:date="2025-08-24T08:31:00Z" w16du:dateUtc="2025-08-24T12:31:00Z"/>
          <w:rFonts w:ascii="Garamond" w:hAnsi="Garamond"/>
          <w:sz w:val="24"/>
          <w:szCs w:val="24"/>
        </w:rPr>
        <w:pPrChange w:id="904" w:author="Kyle Hutchinson" w:date="2025-08-24T08:23:00Z" w16du:dateUtc="2025-08-24T12:23:00Z">
          <w:pPr>
            <w:spacing w:after="0" w:line="480" w:lineRule="auto"/>
            <w:ind w:firstLine="720"/>
          </w:pPr>
        </w:pPrChange>
      </w:pPr>
    </w:p>
    <w:p w14:paraId="0FFC757A" w14:textId="0FF15DEF" w:rsidR="0039628C" w:rsidDel="00695964" w:rsidRDefault="0039628C" w:rsidP="002743CD">
      <w:pPr>
        <w:spacing w:after="0" w:line="480" w:lineRule="auto"/>
        <w:rPr>
          <w:del w:id="905" w:author="Kyle Hutchinson" w:date="2025-08-24T08:27:00Z" w16du:dateUtc="2025-08-24T12:27:00Z"/>
          <w:rFonts w:ascii="Garamond" w:hAnsi="Garamond"/>
          <w:sz w:val="24"/>
          <w:szCs w:val="24"/>
        </w:rPr>
      </w:pPr>
      <w:commentRangeStart w:id="906"/>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a</w:t>
      </w:r>
      <w:r w:rsidRPr="0085486B">
        <w:rPr>
          <w:rFonts w:ascii="Garamond" w:hAnsi="Garamond"/>
          <w:sz w:val="24"/>
          <w:szCs w:val="24"/>
        </w:rPr>
        <w:t xml:space="preserve"> </w:t>
      </w:r>
      <w:commentRangeEnd w:id="906"/>
      <w:r w:rsidR="00695964">
        <w:rPr>
          <w:rStyle w:val="CommentReference"/>
        </w:rPr>
        <w:commentReference w:id="906"/>
      </w:r>
      <w:r w:rsidRPr="0085486B">
        <w:rPr>
          <w:rFonts w:ascii="Garamond" w:hAnsi="Garamond"/>
          <w:sz w:val="24"/>
          <w:szCs w:val="24"/>
        </w:rPr>
        <w:t>shows the basic</w:t>
      </w:r>
      <w:r w:rsidR="00D70AC5" w:rsidRPr="0085486B">
        <w:rPr>
          <w:rFonts w:ascii="Garamond" w:hAnsi="Garamond"/>
          <w:sz w:val="24"/>
          <w:szCs w:val="24"/>
        </w:rPr>
        <w:t xml:space="preserve"> punctuation</w:t>
      </w:r>
      <w:r w:rsidRPr="0085486B">
        <w:rPr>
          <w:rFonts w:ascii="Garamond" w:hAnsi="Garamond"/>
          <w:sz w:val="24"/>
          <w:szCs w:val="24"/>
        </w:rPr>
        <w:t xml:space="preserve"> sequence;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b</w:t>
      </w:r>
      <w:r w:rsidRPr="0085486B">
        <w:rPr>
          <w:rFonts w:ascii="Garamond" w:hAnsi="Garamond"/>
          <w:sz w:val="24"/>
          <w:szCs w:val="24"/>
        </w:rPr>
        <w:t xml:space="preserve"> shows a possible sequence without a </w:t>
      </w:r>
      <w:proofErr w:type="spellStart"/>
      <w:r w:rsidRPr="0085486B">
        <w:rPr>
          <w:rFonts w:ascii="Garamond" w:hAnsi="Garamond"/>
          <w:i/>
          <w:iCs/>
          <w:sz w:val="24"/>
          <w:szCs w:val="24"/>
        </w:rPr>
        <w:t>Grundabsatz</w:t>
      </w:r>
      <w:proofErr w:type="spellEnd"/>
      <w:r w:rsidRPr="0085486B">
        <w:rPr>
          <w:rFonts w:ascii="Garamond" w:hAnsi="Garamond"/>
          <w:sz w:val="24"/>
          <w:szCs w:val="24"/>
        </w:rPr>
        <w:t>, which is</w:t>
      </w:r>
      <w:r w:rsidR="000D6264" w:rsidRPr="0085486B">
        <w:rPr>
          <w:rFonts w:ascii="Garamond" w:hAnsi="Garamond"/>
          <w:sz w:val="24"/>
          <w:szCs w:val="24"/>
        </w:rPr>
        <w:t xml:space="preserve"> echoed in Bach’s compositional choices</w:t>
      </w:r>
      <w:r w:rsidRPr="0085486B">
        <w:rPr>
          <w:rFonts w:ascii="Garamond" w:hAnsi="Garamond"/>
          <w:sz w:val="24"/>
          <w:szCs w:val="24"/>
        </w:rPr>
        <w:t xml:space="preserve">;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c</w:t>
      </w:r>
      <w:r w:rsidRPr="0085486B">
        <w:rPr>
          <w:rFonts w:ascii="Garamond" w:hAnsi="Garamond"/>
          <w:sz w:val="24"/>
          <w:szCs w:val="24"/>
        </w:rPr>
        <w:t xml:space="preserve"> shows a sequence with two </w:t>
      </w:r>
      <w:proofErr w:type="spellStart"/>
      <w:r w:rsidRPr="0085486B">
        <w:rPr>
          <w:rFonts w:ascii="Garamond" w:hAnsi="Garamond"/>
          <w:i/>
          <w:iCs/>
          <w:sz w:val="24"/>
          <w:szCs w:val="24"/>
        </w:rPr>
        <w:t>Quintabsätze</w:t>
      </w:r>
      <w:proofErr w:type="spellEnd"/>
      <w:r w:rsidRPr="0085486B">
        <w:rPr>
          <w:rFonts w:ascii="Garamond" w:hAnsi="Garamond"/>
          <w:sz w:val="24"/>
          <w:szCs w:val="24"/>
        </w:rPr>
        <w:t xml:space="preserve"> in the key of V, with a succession of a more active </w:t>
      </w:r>
      <w:r w:rsidR="00696552" w:rsidRPr="0085486B">
        <w:rPr>
          <w:rFonts w:ascii="Garamond" w:hAnsi="Garamond"/>
          <w:sz w:val="24"/>
          <w:szCs w:val="24"/>
        </w:rPr>
        <w:t>one</w:t>
      </w:r>
      <w:r w:rsidRPr="0085486B">
        <w:rPr>
          <w:rFonts w:ascii="Garamond" w:hAnsi="Garamond"/>
          <w:sz w:val="24"/>
          <w:szCs w:val="24"/>
        </w:rPr>
        <w:t xml:space="preserve"> leading to a point of articulation followed by a more lyrical one</w:t>
      </w:r>
      <w:r w:rsidR="00696552" w:rsidRPr="0085486B">
        <w:rPr>
          <w:rFonts w:ascii="Garamond" w:hAnsi="Garamond"/>
          <w:sz w:val="24"/>
          <w:szCs w:val="24"/>
        </w:rPr>
        <w:t xml:space="preserve">, creating variety even as </w:t>
      </w:r>
      <w:r w:rsidR="005018D4" w:rsidRPr="0085486B">
        <w:rPr>
          <w:rFonts w:ascii="Garamond" w:hAnsi="Garamond"/>
          <w:sz w:val="24"/>
          <w:szCs w:val="24"/>
        </w:rPr>
        <w:t>the exposition progresses twice towards the same punctuation point in the sequence.</w:t>
      </w:r>
      <w:r w:rsidRPr="0085486B">
        <w:rPr>
          <w:rFonts w:ascii="Garamond" w:hAnsi="Garamond"/>
          <w:sz w:val="24"/>
          <w:szCs w:val="24"/>
        </w:rPr>
        <w:t xml:space="preserve"> As we can glean from </w:t>
      </w:r>
      <w:r w:rsidRPr="004649FB">
        <w:rPr>
          <w:rFonts w:ascii="Garamond" w:hAnsi="Garamond"/>
          <w:b/>
          <w:bCs/>
          <w:sz w:val="24"/>
          <w:szCs w:val="24"/>
          <w:u w:val="single"/>
        </w:rPr>
        <w:t xml:space="preserve">Example </w:t>
      </w:r>
      <w:r w:rsidR="00BD101F" w:rsidRPr="004649FB">
        <w:rPr>
          <w:rFonts w:ascii="Garamond" w:hAnsi="Garamond"/>
          <w:b/>
          <w:bCs/>
          <w:sz w:val="24"/>
          <w:szCs w:val="24"/>
          <w:u w:val="single"/>
        </w:rPr>
        <w:t>12</w:t>
      </w:r>
      <w:r w:rsidRPr="004649FB">
        <w:rPr>
          <w:rFonts w:ascii="Garamond" w:hAnsi="Garamond"/>
          <w:b/>
          <w:bCs/>
          <w:sz w:val="24"/>
          <w:szCs w:val="24"/>
          <w:u w:val="single"/>
        </w:rPr>
        <w:t>d</w:t>
      </w:r>
      <w:r w:rsidRPr="0085486B">
        <w:rPr>
          <w:rFonts w:ascii="Garamond" w:hAnsi="Garamond"/>
          <w:sz w:val="24"/>
          <w:szCs w:val="24"/>
        </w:rPr>
        <w:t xml:space="preserve">, Bach’s exposition both omits the </w:t>
      </w:r>
      <w:proofErr w:type="spellStart"/>
      <w:r w:rsidRPr="0085486B">
        <w:rPr>
          <w:rFonts w:ascii="Garamond" w:hAnsi="Garamond"/>
          <w:i/>
          <w:iCs/>
          <w:sz w:val="24"/>
          <w:szCs w:val="24"/>
        </w:rPr>
        <w:t>Grundabsatz</w:t>
      </w:r>
      <w:proofErr w:type="spellEnd"/>
      <w:r w:rsidRPr="0085486B">
        <w:rPr>
          <w:rFonts w:ascii="Garamond" w:hAnsi="Garamond"/>
          <w:sz w:val="24"/>
          <w:szCs w:val="24"/>
        </w:rPr>
        <w:t xml:space="preserve"> and repeats its motion towards a </w:t>
      </w:r>
      <w:proofErr w:type="spellStart"/>
      <w:r w:rsidRPr="0085486B">
        <w:rPr>
          <w:rFonts w:ascii="Garamond" w:hAnsi="Garamond"/>
          <w:i/>
          <w:iCs/>
          <w:sz w:val="24"/>
          <w:szCs w:val="24"/>
        </w:rPr>
        <w:t>Quintabsatz</w:t>
      </w:r>
      <w:proofErr w:type="spellEnd"/>
      <w:r w:rsidRPr="0085486B">
        <w:rPr>
          <w:rFonts w:ascii="Garamond" w:hAnsi="Garamond"/>
          <w:i/>
          <w:iCs/>
          <w:sz w:val="24"/>
          <w:szCs w:val="24"/>
        </w:rPr>
        <w:t xml:space="preserve"> </w:t>
      </w:r>
      <w:r w:rsidRPr="0085486B">
        <w:rPr>
          <w:rFonts w:ascii="Garamond" w:hAnsi="Garamond"/>
          <w:sz w:val="24"/>
          <w:szCs w:val="24"/>
        </w:rPr>
        <w:t xml:space="preserve">in the key </w:t>
      </w:r>
      <w:proofErr w:type="gramStart"/>
      <w:r w:rsidRPr="0085486B">
        <w:rPr>
          <w:rFonts w:ascii="Garamond" w:hAnsi="Garamond"/>
          <w:sz w:val="24"/>
          <w:szCs w:val="24"/>
        </w:rPr>
        <w:t>of</w:t>
      </w:r>
      <w:proofErr w:type="gramEnd"/>
      <w:r w:rsidRPr="0085486B">
        <w:rPr>
          <w:rFonts w:ascii="Garamond" w:hAnsi="Garamond"/>
          <w:sz w:val="24"/>
          <w:szCs w:val="24"/>
        </w:rPr>
        <w:t xml:space="preserve"> V. As Burstein emphasizes, </w:t>
      </w:r>
      <w:r w:rsidR="003F61C7" w:rsidRPr="0085486B">
        <w:rPr>
          <w:rFonts w:ascii="Garamond" w:hAnsi="Garamond"/>
          <w:sz w:val="24"/>
          <w:szCs w:val="24"/>
        </w:rPr>
        <w:t>certain things about the punctuation outline</w:t>
      </w:r>
      <w:ins w:id="907" w:author="Kyle Hutchinson" w:date="2025-08-24T08:28:00Z" w16du:dateUtc="2025-08-24T12:28:00Z">
        <w:r w:rsidR="00695964">
          <w:rPr>
            <w:rFonts w:ascii="Garamond" w:hAnsi="Garamond"/>
            <w:sz w:val="24"/>
            <w:szCs w:val="24"/>
          </w:rPr>
          <w:t xml:space="preserve"> of a </w:t>
        </w:r>
        <w:proofErr w:type="spellStart"/>
        <w:r w:rsidR="00695964">
          <w:rPr>
            <w:rFonts w:ascii="Garamond" w:hAnsi="Garamond"/>
            <w:sz w:val="24"/>
            <w:szCs w:val="24"/>
          </w:rPr>
          <w:t>galant</w:t>
        </w:r>
        <w:proofErr w:type="spellEnd"/>
        <w:r w:rsidR="00695964">
          <w:rPr>
            <w:rFonts w:ascii="Garamond" w:hAnsi="Garamond"/>
            <w:sz w:val="24"/>
            <w:szCs w:val="24"/>
          </w:rPr>
          <w:t xml:space="preserve"> exposition</w:t>
        </w:r>
      </w:ins>
      <w:r w:rsidR="003F61C7" w:rsidRPr="0085486B">
        <w:rPr>
          <w:rFonts w:ascii="Garamond" w:hAnsi="Garamond"/>
          <w:sz w:val="24"/>
          <w:szCs w:val="24"/>
        </w:rPr>
        <w:t xml:space="preserve"> are disorienting to </w:t>
      </w:r>
      <w:r w:rsidR="00FA25D6" w:rsidRPr="0085486B">
        <w:rPr>
          <w:rFonts w:ascii="Garamond" w:hAnsi="Garamond"/>
          <w:sz w:val="24"/>
          <w:szCs w:val="24"/>
        </w:rPr>
        <w:t>our high-classical-biased minds</w:t>
      </w:r>
      <w:r w:rsidR="003F61C7" w:rsidRPr="0085486B">
        <w:rPr>
          <w:rFonts w:ascii="Garamond" w:hAnsi="Garamond"/>
          <w:sz w:val="24"/>
          <w:szCs w:val="24"/>
        </w:rPr>
        <w:t>:</w:t>
      </w:r>
      <w:r w:rsidR="00700FFA" w:rsidRPr="0085486B">
        <w:rPr>
          <w:rStyle w:val="FootnoteReference"/>
          <w:rFonts w:ascii="Garamond" w:hAnsi="Garamond"/>
          <w:sz w:val="24"/>
          <w:szCs w:val="24"/>
        </w:rPr>
        <w:footnoteReference w:id="34"/>
      </w:r>
      <w:r w:rsidRPr="0085486B">
        <w:rPr>
          <w:rFonts w:ascii="Garamond" w:hAnsi="Garamond"/>
          <w:sz w:val="24"/>
          <w:szCs w:val="24"/>
        </w:rPr>
        <w:t xml:space="preserve"> </w:t>
      </w:r>
    </w:p>
    <w:p w14:paraId="64BBE232" w14:textId="77777777" w:rsidR="008643C4" w:rsidRPr="0085486B" w:rsidRDefault="008643C4" w:rsidP="00695964">
      <w:pPr>
        <w:spacing w:after="0" w:line="480" w:lineRule="auto"/>
        <w:rPr>
          <w:rFonts w:ascii="Garamond" w:hAnsi="Garamond"/>
          <w:sz w:val="24"/>
          <w:szCs w:val="24"/>
        </w:rPr>
        <w:pPrChange w:id="912" w:author="Kyle Hutchinson" w:date="2025-08-24T08:27:00Z" w16du:dateUtc="2025-08-24T12:27:00Z">
          <w:pPr>
            <w:spacing w:after="0" w:line="480" w:lineRule="auto"/>
            <w:ind w:firstLine="720"/>
          </w:pPr>
        </w:pPrChange>
      </w:pPr>
    </w:p>
    <w:p w14:paraId="49476FC8" w14:textId="62894C19"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Galant expositions work their way towards several</w:t>
      </w:r>
      <w:r w:rsidR="00F74A34" w:rsidRPr="0085486B">
        <w:rPr>
          <w:rFonts w:ascii="Garamond" w:hAnsi="Garamond"/>
          <w:sz w:val="24"/>
          <w:szCs w:val="24"/>
        </w:rPr>
        <w:t xml:space="preserve"> punctuation</w:t>
      </w:r>
      <w:r w:rsidRPr="0085486B">
        <w:rPr>
          <w:rFonts w:ascii="Garamond" w:hAnsi="Garamond"/>
          <w:sz w:val="24"/>
          <w:szCs w:val="24"/>
        </w:rPr>
        <w:t xml:space="preserve"> points, which may or may not overlap with present-day definitions of cadences</w:t>
      </w:r>
      <w:r w:rsidR="003F61C7" w:rsidRPr="0085486B">
        <w:rPr>
          <w:rFonts w:ascii="Garamond" w:hAnsi="Garamond"/>
          <w:sz w:val="24"/>
          <w:szCs w:val="24"/>
        </w:rPr>
        <w:t xml:space="preserve"> or expectations about themes and their contrasting </w:t>
      </w:r>
      <w:proofErr w:type="gramStart"/>
      <w:r w:rsidR="003F61C7" w:rsidRPr="0085486B">
        <w:rPr>
          <w:rFonts w:ascii="Garamond" w:hAnsi="Garamond"/>
          <w:sz w:val="24"/>
          <w:szCs w:val="24"/>
        </w:rPr>
        <w:t>characters</w:t>
      </w:r>
      <w:r w:rsidRPr="0085486B">
        <w:rPr>
          <w:rFonts w:ascii="Garamond" w:hAnsi="Garamond"/>
          <w:sz w:val="24"/>
          <w:szCs w:val="24"/>
        </w:rPr>
        <w:t>;</w:t>
      </w:r>
      <w:proofErr w:type="gramEnd"/>
    </w:p>
    <w:p w14:paraId="5498250B" w14:textId="5EF76CE8"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There is no expectation for a big mid-exposition cadence akin to Hepokoski and Darcy’s (2006) MC;</w:t>
      </w:r>
      <w:r w:rsidR="00574FD7" w:rsidRPr="0085486B">
        <w:rPr>
          <w:rFonts w:ascii="Garamond" w:hAnsi="Garamond"/>
          <w:sz w:val="24"/>
          <w:szCs w:val="24"/>
        </w:rPr>
        <w:t xml:space="preserve"> there is also nothing unusual (or particularly marked for our </w:t>
      </w:r>
      <w:r w:rsidR="003F61C7" w:rsidRPr="0085486B">
        <w:rPr>
          <w:rFonts w:ascii="Garamond" w:hAnsi="Garamond"/>
          <w:sz w:val="24"/>
          <w:szCs w:val="24"/>
        </w:rPr>
        <w:t>attention</w:t>
      </w:r>
      <w:r w:rsidR="00574FD7" w:rsidRPr="0085486B">
        <w:rPr>
          <w:rFonts w:ascii="Garamond" w:hAnsi="Garamond"/>
          <w:sz w:val="24"/>
          <w:szCs w:val="24"/>
        </w:rPr>
        <w:t>) about a piece with</w:t>
      </w:r>
      <w:r w:rsidR="00F74A34" w:rsidRPr="0085486B">
        <w:rPr>
          <w:rFonts w:ascii="Garamond" w:hAnsi="Garamond"/>
          <w:sz w:val="24"/>
          <w:szCs w:val="24"/>
        </w:rPr>
        <w:t xml:space="preserve"> two half-cadential breaks</w:t>
      </w:r>
      <w:r w:rsidR="003F61C7" w:rsidRPr="0085486B">
        <w:rPr>
          <w:rFonts w:ascii="Garamond" w:hAnsi="Garamond"/>
          <w:sz w:val="24"/>
          <w:szCs w:val="24"/>
        </w:rPr>
        <w:t>.</w:t>
      </w:r>
      <w:r w:rsidR="003F61C7" w:rsidRPr="0085486B">
        <w:rPr>
          <w:rStyle w:val="FootnoteReference"/>
          <w:rFonts w:ascii="Garamond" w:hAnsi="Garamond"/>
          <w:sz w:val="24"/>
          <w:szCs w:val="24"/>
        </w:rPr>
        <w:footnoteReference w:id="35"/>
      </w:r>
    </w:p>
    <w:p w14:paraId="6BD20B95" w14:textId="138CB518"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t xml:space="preserve">Areas of the </w:t>
      </w:r>
      <w:proofErr w:type="gramStart"/>
      <w:r w:rsidRPr="0085486B">
        <w:rPr>
          <w:rFonts w:ascii="Garamond" w:hAnsi="Garamond"/>
          <w:sz w:val="24"/>
          <w:szCs w:val="24"/>
        </w:rPr>
        <w:t>exposition</w:t>
      </w:r>
      <w:proofErr w:type="gramEnd"/>
      <w:r w:rsidRPr="0085486B">
        <w:rPr>
          <w:rFonts w:ascii="Garamond" w:hAnsi="Garamond"/>
          <w:sz w:val="24"/>
          <w:szCs w:val="24"/>
        </w:rPr>
        <w:t xml:space="preserve"> are not defined as </w:t>
      </w:r>
      <w:commentRangeStart w:id="913"/>
      <w:r w:rsidRPr="0085486B">
        <w:rPr>
          <w:rFonts w:ascii="Garamond" w:hAnsi="Garamond"/>
          <w:sz w:val="24"/>
          <w:szCs w:val="24"/>
        </w:rPr>
        <w:t>containers</w:t>
      </w:r>
      <w:commentRangeEnd w:id="913"/>
      <w:r w:rsidR="00695964">
        <w:rPr>
          <w:rStyle w:val="CommentReference"/>
        </w:rPr>
        <w:commentReference w:id="913"/>
      </w:r>
      <w:r w:rsidRPr="0085486B">
        <w:rPr>
          <w:rFonts w:ascii="Garamond" w:hAnsi="Garamond"/>
          <w:sz w:val="24"/>
          <w:szCs w:val="24"/>
        </w:rPr>
        <w:t xml:space="preserve"> but rather based on the point of cadential (or other) articulation towards which they </w:t>
      </w:r>
      <w:proofErr w:type="gramStart"/>
      <w:r w:rsidRPr="0085486B">
        <w:rPr>
          <w:rFonts w:ascii="Garamond" w:hAnsi="Garamond"/>
          <w:sz w:val="24"/>
          <w:szCs w:val="24"/>
        </w:rPr>
        <w:t>lead;</w:t>
      </w:r>
      <w:proofErr w:type="gramEnd"/>
    </w:p>
    <w:p w14:paraId="22544DF1" w14:textId="1902E3BC" w:rsidR="0039628C" w:rsidRPr="0085486B" w:rsidRDefault="0039628C" w:rsidP="002743CD">
      <w:pPr>
        <w:pStyle w:val="ListParagraph"/>
        <w:numPr>
          <w:ilvl w:val="0"/>
          <w:numId w:val="12"/>
        </w:numPr>
        <w:spacing w:after="0" w:line="480" w:lineRule="auto"/>
        <w:rPr>
          <w:rFonts w:ascii="Garamond" w:hAnsi="Garamond"/>
          <w:sz w:val="24"/>
          <w:szCs w:val="24"/>
        </w:rPr>
      </w:pPr>
      <w:r w:rsidRPr="0085486B">
        <w:rPr>
          <w:rFonts w:ascii="Garamond" w:hAnsi="Garamond"/>
          <w:sz w:val="24"/>
          <w:szCs w:val="24"/>
        </w:rPr>
        <w:lastRenderedPageBreak/>
        <w:t xml:space="preserve">Though we expect thematic contrast in the secondary key area with a more lyrical theme, this was </w:t>
      </w:r>
      <w:proofErr w:type="gramStart"/>
      <w:r w:rsidRPr="0085486B">
        <w:rPr>
          <w:rFonts w:ascii="Garamond" w:hAnsi="Garamond"/>
          <w:sz w:val="24"/>
          <w:szCs w:val="24"/>
        </w:rPr>
        <w:t>actually an</w:t>
      </w:r>
      <w:proofErr w:type="gramEnd"/>
      <w:r w:rsidRPr="0085486B">
        <w:rPr>
          <w:rFonts w:ascii="Garamond" w:hAnsi="Garamond"/>
          <w:sz w:val="24"/>
          <w:szCs w:val="24"/>
        </w:rPr>
        <w:t xml:space="preserve"> optional element</w:t>
      </w:r>
      <w:r w:rsidR="00B853E7" w:rsidRPr="0085486B">
        <w:rPr>
          <w:rFonts w:ascii="Garamond" w:hAnsi="Garamond"/>
          <w:sz w:val="24"/>
          <w:szCs w:val="24"/>
        </w:rPr>
        <w:t xml:space="preserve"> that would have been</w:t>
      </w:r>
      <w:r w:rsidRPr="0085486B">
        <w:rPr>
          <w:rFonts w:ascii="Garamond" w:hAnsi="Garamond"/>
          <w:sz w:val="24"/>
          <w:szCs w:val="24"/>
        </w:rPr>
        <w:t xml:space="preserve"> construed as an “insert”</w:t>
      </w:r>
      <w:r w:rsidR="00B853E7" w:rsidRPr="0085486B">
        <w:rPr>
          <w:rFonts w:ascii="Garamond" w:hAnsi="Garamond"/>
          <w:sz w:val="24"/>
          <w:szCs w:val="24"/>
        </w:rPr>
        <w:t xml:space="preserve"> in the period.</w:t>
      </w:r>
      <w:r w:rsidR="00B853E7" w:rsidRPr="0085486B">
        <w:rPr>
          <w:rStyle w:val="FootnoteReference"/>
          <w:rFonts w:ascii="Garamond" w:hAnsi="Garamond"/>
          <w:sz w:val="24"/>
          <w:szCs w:val="24"/>
        </w:rPr>
        <w:footnoteReference w:id="36"/>
      </w:r>
      <w:r w:rsidRPr="0085486B">
        <w:rPr>
          <w:rFonts w:ascii="Garamond" w:hAnsi="Garamond"/>
          <w:sz w:val="24"/>
          <w:szCs w:val="24"/>
        </w:rPr>
        <w:t xml:space="preserve"> </w:t>
      </w:r>
    </w:p>
    <w:p w14:paraId="03C6DE87" w14:textId="77777777" w:rsidR="009C5803" w:rsidRPr="0085486B" w:rsidRDefault="009C5803" w:rsidP="002743CD">
      <w:pPr>
        <w:spacing w:after="0" w:line="480" w:lineRule="auto"/>
        <w:rPr>
          <w:rFonts w:ascii="Garamond" w:hAnsi="Garamond"/>
          <w:sz w:val="24"/>
          <w:szCs w:val="24"/>
        </w:rPr>
      </w:pPr>
    </w:p>
    <w:p w14:paraId="26A5C309" w14:textId="160E3E81" w:rsidR="009C5803" w:rsidRPr="0085486B" w:rsidRDefault="009C5803" w:rsidP="002743CD">
      <w:pPr>
        <w:spacing w:after="0" w:line="480" w:lineRule="auto"/>
        <w:rPr>
          <w:rFonts w:ascii="Garamond" w:hAnsi="Garamond"/>
          <w:sz w:val="24"/>
          <w:szCs w:val="24"/>
        </w:rPr>
      </w:pPr>
      <w:r w:rsidRPr="0085486B">
        <w:rPr>
          <w:rFonts w:ascii="Garamond" w:hAnsi="Garamond"/>
          <w:sz w:val="24"/>
          <w:szCs w:val="24"/>
        </w:rPr>
        <w:t xml:space="preserve">Taking these issues in turn as they apply to Bach’s exposition, we can make the following </w:t>
      </w:r>
      <w:r w:rsidR="00186542" w:rsidRPr="0085486B">
        <w:rPr>
          <w:rFonts w:ascii="Garamond" w:hAnsi="Garamond"/>
          <w:sz w:val="24"/>
          <w:szCs w:val="24"/>
        </w:rPr>
        <w:t>o</w:t>
      </w:r>
      <w:r w:rsidRPr="0085486B">
        <w:rPr>
          <w:rFonts w:ascii="Garamond" w:hAnsi="Garamond"/>
          <w:sz w:val="24"/>
          <w:szCs w:val="24"/>
        </w:rPr>
        <w:t>bservations:</w:t>
      </w:r>
    </w:p>
    <w:p w14:paraId="072142DD" w14:textId="46293654" w:rsidR="009C5803" w:rsidRPr="0085486B" w:rsidRDefault="009C5803" w:rsidP="002743CD">
      <w:pPr>
        <w:pStyle w:val="ListParagraph"/>
        <w:numPr>
          <w:ilvl w:val="0"/>
          <w:numId w:val="14"/>
        </w:numPr>
        <w:spacing w:after="0" w:line="480" w:lineRule="auto"/>
        <w:rPr>
          <w:rFonts w:ascii="Garamond" w:hAnsi="Garamond"/>
          <w:sz w:val="24"/>
          <w:szCs w:val="24"/>
        </w:rPr>
      </w:pPr>
      <w:proofErr w:type="gramStart"/>
      <w:r w:rsidRPr="0085486B">
        <w:rPr>
          <w:rFonts w:ascii="Garamond" w:hAnsi="Garamond"/>
          <w:sz w:val="24"/>
          <w:szCs w:val="24"/>
        </w:rPr>
        <w:t>All of</w:t>
      </w:r>
      <w:proofErr w:type="gramEnd"/>
      <w:r w:rsidRPr="0085486B">
        <w:rPr>
          <w:rFonts w:ascii="Garamond" w:hAnsi="Garamond"/>
          <w:sz w:val="24"/>
          <w:szCs w:val="24"/>
        </w:rPr>
        <w:t xml:space="preserve"> the punctuation points in Example </w:t>
      </w:r>
      <w:r w:rsidR="00754D29" w:rsidRPr="0085486B">
        <w:rPr>
          <w:rFonts w:ascii="Garamond" w:hAnsi="Garamond"/>
          <w:sz w:val="24"/>
          <w:szCs w:val="24"/>
        </w:rPr>
        <w:t>12</w:t>
      </w:r>
      <w:r w:rsidRPr="0085486B">
        <w:rPr>
          <w:rFonts w:ascii="Garamond" w:hAnsi="Garamond"/>
          <w:sz w:val="24"/>
          <w:szCs w:val="24"/>
        </w:rPr>
        <w:t xml:space="preserve">d manifest as cadence points that would be recognized as such </w:t>
      </w:r>
      <w:ins w:id="914" w:author="Kyle Hutchinson" w:date="2025-08-24T08:34:00Z" w16du:dateUtc="2025-08-24T12:34:00Z">
        <w:r w:rsidR="004D2027">
          <w:rPr>
            <w:rFonts w:ascii="Garamond" w:hAnsi="Garamond"/>
            <w:sz w:val="24"/>
            <w:szCs w:val="24"/>
          </w:rPr>
          <w:t>by</w:t>
        </w:r>
      </w:ins>
      <w:del w:id="915" w:author="Kyle Hutchinson" w:date="2025-08-24T08:34:00Z" w16du:dateUtc="2025-08-24T12:34:00Z">
        <w:r w:rsidRPr="0085486B" w:rsidDel="004D2027">
          <w:rPr>
            <w:rFonts w:ascii="Garamond" w:hAnsi="Garamond"/>
            <w:sz w:val="24"/>
            <w:szCs w:val="24"/>
          </w:rPr>
          <w:delText>in</w:delText>
        </w:r>
      </w:del>
      <w:r w:rsidRPr="0085486B">
        <w:rPr>
          <w:rFonts w:ascii="Garamond" w:hAnsi="Garamond"/>
          <w:sz w:val="24"/>
          <w:szCs w:val="24"/>
        </w:rPr>
        <w:t xml:space="preserve"> modern-day terminology (HC in the home key, two HCs in the key </w:t>
      </w:r>
      <w:proofErr w:type="gramStart"/>
      <w:r w:rsidRPr="0085486B">
        <w:rPr>
          <w:rFonts w:ascii="Garamond" w:hAnsi="Garamond"/>
          <w:sz w:val="24"/>
          <w:szCs w:val="24"/>
        </w:rPr>
        <w:t>of</w:t>
      </w:r>
      <w:proofErr w:type="gramEnd"/>
      <w:r w:rsidRPr="0085486B">
        <w:rPr>
          <w:rFonts w:ascii="Garamond" w:hAnsi="Garamond"/>
          <w:sz w:val="24"/>
          <w:szCs w:val="24"/>
        </w:rPr>
        <w:t xml:space="preserve"> V, and an elided PAC in the key </w:t>
      </w:r>
      <w:proofErr w:type="gramStart"/>
      <w:r w:rsidRPr="0085486B">
        <w:rPr>
          <w:rFonts w:ascii="Garamond" w:hAnsi="Garamond"/>
          <w:sz w:val="24"/>
          <w:szCs w:val="24"/>
        </w:rPr>
        <w:t>of</w:t>
      </w:r>
      <w:proofErr w:type="gramEnd"/>
      <w:r w:rsidRPr="0085486B">
        <w:rPr>
          <w:rFonts w:ascii="Garamond" w:hAnsi="Garamond"/>
          <w:sz w:val="24"/>
          <w:szCs w:val="24"/>
        </w:rPr>
        <w:t xml:space="preserve"> V</w:t>
      </w:r>
      <w:proofErr w:type="gramStart"/>
      <w:r w:rsidRPr="0085486B">
        <w:rPr>
          <w:rFonts w:ascii="Garamond" w:hAnsi="Garamond"/>
          <w:sz w:val="24"/>
          <w:szCs w:val="24"/>
        </w:rPr>
        <w:t>);</w:t>
      </w:r>
      <w:proofErr w:type="gramEnd"/>
    </w:p>
    <w:p w14:paraId="5134E1A6" w14:textId="1046D90C" w:rsidR="009C5803" w:rsidRPr="0085486B" w:rsidRDefault="009C5803" w:rsidP="002743CD">
      <w:pPr>
        <w:pStyle w:val="ListParagraph"/>
        <w:numPr>
          <w:ilvl w:val="0"/>
          <w:numId w:val="14"/>
        </w:numPr>
        <w:spacing w:after="0" w:line="480" w:lineRule="auto"/>
        <w:rPr>
          <w:rFonts w:ascii="Garamond" w:hAnsi="Garamond"/>
          <w:sz w:val="24"/>
          <w:szCs w:val="24"/>
        </w:rPr>
      </w:pPr>
      <w:r w:rsidRPr="0085486B">
        <w:rPr>
          <w:rFonts w:ascii="Garamond" w:hAnsi="Garamond"/>
          <w:sz w:val="24"/>
          <w:szCs w:val="24"/>
        </w:rPr>
        <w:t xml:space="preserve">The </w:t>
      </w:r>
      <w:proofErr w:type="spellStart"/>
      <w:r w:rsidRPr="0085486B">
        <w:rPr>
          <w:rFonts w:ascii="Garamond" w:hAnsi="Garamond"/>
          <w:i/>
          <w:iCs/>
          <w:sz w:val="24"/>
          <w:szCs w:val="24"/>
        </w:rPr>
        <w:t>Quintabsatz</w:t>
      </w:r>
      <w:proofErr w:type="spellEnd"/>
      <w:r w:rsidRPr="0085486B">
        <w:rPr>
          <w:rFonts w:ascii="Garamond" w:hAnsi="Garamond"/>
          <w:sz w:val="24"/>
          <w:szCs w:val="24"/>
        </w:rPr>
        <w:t xml:space="preserve"> of m. 34 </w:t>
      </w:r>
      <w:r w:rsidR="00754D29" w:rsidRPr="0085486B">
        <w:rPr>
          <w:rFonts w:ascii="Garamond" w:hAnsi="Garamond"/>
          <w:sz w:val="24"/>
          <w:szCs w:val="24"/>
        </w:rPr>
        <w:t xml:space="preserve">(see also Example 11) </w:t>
      </w:r>
      <w:r w:rsidR="008A5C36">
        <w:rPr>
          <w:rFonts w:ascii="Garamond" w:hAnsi="Garamond"/>
          <w:sz w:val="24"/>
          <w:szCs w:val="24"/>
        </w:rPr>
        <w:t xml:space="preserve">is the punctuation that resembles most strongly the MC </w:t>
      </w:r>
      <w:del w:id="916" w:author="Kyle Hutchinson" w:date="2025-08-24T08:35:00Z" w16du:dateUtc="2025-08-24T12:35:00Z">
        <w:r w:rsidR="008A5C36" w:rsidDel="004D2027">
          <w:rPr>
            <w:rFonts w:ascii="Garamond" w:hAnsi="Garamond"/>
            <w:sz w:val="24"/>
            <w:szCs w:val="24"/>
          </w:rPr>
          <w:delText>through several features of this analytical prototype</w:delText>
        </w:r>
        <w:r w:rsidRPr="0085486B" w:rsidDel="004D2027">
          <w:rPr>
            <w:rFonts w:ascii="Garamond" w:hAnsi="Garamond"/>
            <w:sz w:val="24"/>
            <w:szCs w:val="24"/>
          </w:rPr>
          <w:delText xml:space="preserve"> </w:delText>
        </w:r>
      </w:del>
      <w:r w:rsidRPr="0085486B">
        <w:rPr>
          <w:rFonts w:ascii="Garamond" w:hAnsi="Garamond"/>
          <w:sz w:val="24"/>
          <w:szCs w:val="24"/>
        </w:rPr>
        <w:t>(energizing towards it, a</w:t>
      </w:r>
      <w:ins w:id="917" w:author="Kyle Hutchinson" w:date="2025-08-24T08:35:00Z" w16du:dateUtc="2025-08-24T12:35:00Z">
        <w:r w:rsidR="004D2027">
          <w:rPr>
            <w:rFonts w:ascii="Garamond" w:hAnsi="Garamond"/>
            <w:sz w:val="24"/>
            <w:szCs w:val="24"/>
          </w:rPr>
          <w:t>nd a</w:t>
        </w:r>
      </w:ins>
      <w:del w:id="918" w:author="Kyle Hutchinson" w:date="2025-08-24T08:35:00Z" w16du:dateUtc="2025-08-24T12:35:00Z">
        <w:r w:rsidRPr="0085486B" w:rsidDel="004D2027">
          <w:rPr>
            <w:rFonts w:ascii="Garamond" w:hAnsi="Garamond"/>
            <w:sz w:val="24"/>
            <w:szCs w:val="24"/>
          </w:rPr>
          <w:delText xml:space="preserve"> literal</w:delText>
        </w:r>
      </w:del>
      <w:r w:rsidRPr="0085486B">
        <w:rPr>
          <w:rFonts w:ascii="Garamond" w:hAnsi="Garamond"/>
          <w:sz w:val="24"/>
          <w:szCs w:val="24"/>
        </w:rPr>
        <w:t xml:space="preserve"> gap </w:t>
      </w:r>
      <w:del w:id="919" w:author="Kyle Hutchinson" w:date="2025-08-24T08:35:00Z" w16du:dateUtc="2025-08-24T12:35:00Z">
        <w:r w:rsidRPr="0085486B" w:rsidDel="004D2027">
          <w:rPr>
            <w:rFonts w:ascii="Garamond" w:hAnsi="Garamond"/>
            <w:sz w:val="24"/>
            <w:szCs w:val="24"/>
          </w:rPr>
          <w:delText>after it, and a</w:delText>
        </w:r>
      </w:del>
      <w:ins w:id="920" w:author="Kyle Hutchinson" w:date="2025-08-24T08:35:00Z" w16du:dateUtc="2025-08-24T12:35:00Z">
        <w:r w:rsidR="004D2027">
          <w:rPr>
            <w:rFonts w:ascii="Garamond" w:hAnsi="Garamond"/>
            <w:sz w:val="24"/>
            <w:szCs w:val="24"/>
          </w:rPr>
          <w:t>followed by</w:t>
        </w:r>
      </w:ins>
      <w:r w:rsidRPr="0085486B">
        <w:rPr>
          <w:rFonts w:ascii="Garamond" w:hAnsi="Garamond"/>
          <w:sz w:val="24"/>
          <w:szCs w:val="24"/>
        </w:rPr>
        <w:t xml:space="preserve"> significant textural drop after it), yet the second </w:t>
      </w:r>
      <w:proofErr w:type="spellStart"/>
      <w:r w:rsidRPr="0085486B">
        <w:rPr>
          <w:rFonts w:ascii="Garamond" w:hAnsi="Garamond"/>
          <w:i/>
          <w:iCs/>
          <w:sz w:val="24"/>
          <w:szCs w:val="24"/>
        </w:rPr>
        <w:t>Quintabsatz</w:t>
      </w:r>
      <w:proofErr w:type="spellEnd"/>
      <w:r w:rsidRPr="0085486B">
        <w:rPr>
          <w:rFonts w:ascii="Garamond" w:hAnsi="Garamond"/>
          <w:i/>
          <w:iCs/>
          <w:sz w:val="24"/>
          <w:szCs w:val="24"/>
        </w:rPr>
        <w:t xml:space="preserve"> </w:t>
      </w:r>
      <w:r w:rsidRPr="0085486B">
        <w:rPr>
          <w:rFonts w:ascii="Garamond" w:hAnsi="Garamond"/>
          <w:sz w:val="24"/>
          <w:szCs w:val="24"/>
        </w:rPr>
        <w:t>in V of m. 56 might be more decisive</w:t>
      </w:r>
      <w:r w:rsidR="005D3AA6" w:rsidRPr="0085486B">
        <w:rPr>
          <w:rFonts w:ascii="Garamond" w:hAnsi="Garamond"/>
          <w:sz w:val="24"/>
          <w:szCs w:val="24"/>
        </w:rPr>
        <w:t xml:space="preserve"> and is followed by the drive towards ultimate cadential closure for the exposition; </w:t>
      </w:r>
      <w:r w:rsidR="003F61C7" w:rsidRPr="0085486B">
        <w:rPr>
          <w:rFonts w:ascii="Garamond" w:hAnsi="Garamond"/>
          <w:sz w:val="24"/>
          <w:szCs w:val="24"/>
        </w:rPr>
        <w:t xml:space="preserve">the multiplicity of cadence points </w:t>
      </w:r>
      <w:r w:rsidR="00696552" w:rsidRPr="0085486B">
        <w:rPr>
          <w:rFonts w:ascii="Garamond" w:hAnsi="Garamond"/>
          <w:sz w:val="24"/>
          <w:szCs w:val="24"/>
        </w:rPr>
        <w:t xml:space="preserve">should not be particularly marked for </w:t>
      </w:r>
      <w:r w:rsidR="00551A05" w:rsidRPr="0085486B">
        <w:rPr>
          <w:rFonts w:ascii="Garamond" w:hAnsi="Garamond"/>
          <w:sz w:val="24"/>
          <w:szCs w:val="24"/>
        </w:rPr>
        <w:t xml:space="preserve">our </w:t>
      </w:r>
      <w:r w:rsidR="00696552" w:rsidRPr="0085486B">
        <w:rPr>
          <w:rFonts w:ascii="Garamond" w:hAnsi="Garamond"/>
          <w:sz w:val="24"/>
          <w:szCs w:val="24"/>
        </w:rPr>
        <w:t>analytical</w:t>
      </w:r>
      <w:r w:rsidR="00FA25D6" w:rsidRPr="0085486B">
        <w:rPr>
          <w:rFonts w:ascii="Garamond" w:hAnsi="Garamond"/>
          <w:sz w:val="24"/>
          <w:szCs w:val="24"/>
        </w:rPr>
        <w:t xml:space="preserve"> attention</w:t>
      </w:r>
      <w:r w:rsidR="00551A05" w:rsidRPr="0085486B">
        <w:rPr>
          <w:rFonts w:ascii="Garamond" w:hAnsi="Garamond"/>
          <w:sz w:val="24"/>
          <w:szCs w:val="24"/>
        </w:rPr>
        <w:t xml:space="preserve"> but rather represents earlier compositional practices</w:t>
      </w:r>
      <w:r w:rsidR="00F74A34" w:rsidRPr="0085486B">
        <w:rPr>
          <w:rFonts w:ascii="Garamond" w:hAnsi="Garamond"/>
          <w:sz w:val="24"/>
          <w:szCs w:val="24"/>
        </w:rPr>
        <w:t>;</w:t>
      </w:r>
      <w:r w:rsidR="008B0F08" w:rsidRPr="0085486B">
        <w:rPr>
          <w:rStyle w:val="FootnoteReference"/>
          <w:rFonts w:ascii="Garamond" w:hAnsi="Garamond"/>
          <w:sz w:val="24"/>
          <w:szCs w:val="24"/>
        </w:rPr>
        <w:footnoteReference w:id="37"/>
      </w:r>
    </w:p>
    <w:p w14:paraId="417B8896" w14:textId="1FAD8FFB" w:rsidR="009C5803" w:rsidRPr="0085486B" w:rsidRDefault="009C5803" w:rsidP="002743CD">
      <w:pPr>
        <w:pStyle w:val="ListParagraph"/>
        <w:numPr>
          <w:ilvl w:val="0"/>
          <w:numId w:val="14"/>
        </w:numPr>
        <w:spacing w:after="0" w:line="480" w:lineRule="auto"/>
        <w:rPr>
          <w:rFonts w:ascii="Garamond" w:hAnsi="Garamond"/>
          <w:sz w:val="24"/>
          <w:szCs w:val="24"/>
        </w:rPr>
      </w:pPr>
      <w:r w:rsidRPr="0085486B">
        <w:rPr>
          <w:rFonts w:ascii="Garamond" w:hAnsi="Garamond"/>
          <w:sz w:val="24"/>
          <w:szCs w:val="24"/>
        </w:rPr>
        <w:lastRenderedPageBreak/>
        <w:t xml:space="preserve">If anything is “redundant” about Bach’s form as represented in </w:t>
      </w:r>
      <w:ins w:id="921" w:author="Kyle Hutchinson" w:date="2025-08-24T08:36:00Z" w16du:dateUtc="2025-08-24T12:36:00Z">
        <w:r w:rsidR="004D2027">
          <w:rPr>
            <w:rFonts w:ascii="Garamond" w:hAnsi="Garamond"/>
            <w:sz w:val="24"/>
            <w:szCs w:val="24"/>
          </w:rPr>
          <w:t xml:space="preserve">Example </w:t>
        </w:r>
      </w:ins>
      <w:r w:rsidR="00754D29" w:rsidRPr="0085486B">
        <w:rPr>
          <w:rFonts w:ascii="Garamond" w:hAnsi="Garamond"/>
          <w:sz w:val="24"/>
          <w:szCs w:val="24"/>
        </w:rPr>
        <w:t>12</w:t>
      </w:r>
      <w:r w:rsidRPr="0085486B">
        <w:rPr>
          <w:rFonts w:ascii="Garamond" w:hAnsi="Garamond"/>
          <w:sz w:val="24"/>
          <w:szCs w:val="24"/>
        </w:rPr>
        <w:t xml:space="preserve">d it is not the second </w:t>
      </w:r>
      <w:proofErr w:type="spellStart"/>
      <w:r w:rsidRPr="0085486B">
        <w:rPr>
          <w:rFonts w:ascii="Garamond" w:hAnsi="Garamond"/>
          <w:i/>
          <w:iCs/>
          <w:sz w:val="24"/>
          <w:szCs w:val="24"/>
        </w:rPr>
        <w:t>Quintabsatz</w:t>
      </w:r>
      <w:proofErr w:type="spellEnd"/>
      <w:r w:rsidRPr="0085486B">
        <w:rPr>
          <w:rFonts w:ascii="Garamond" w:hAnsi="Garamond"/>
          <w:sz w:val="24"/>
          <w:szCs w:val="24"/>
        </w:rPr>
        <w:t xml:space="preserve"> in V, but rather </w:t>
      </w:r>
      <w:r w:rsidR="009C6B51" w:rsidRPr="0085486B">
        <w:rPr>
          <w:rFonts w:ascii="Garamond" w:hAnsi="Garamond"/>
          <w:sz w:val="24"/>
          <w:szCs w:val="24"/>
        </w:rPr>
        <w:t>the cantabile materials of mm. 35–48</w:t>
      </w:r>
      <w:r w:rsidR="00617400" w:rsidRPr="0085486B">
        <w:rPr>
          <w:rFonts w:ascii="Garamond" w:hAnsi="Garamond"/>
          <w:sz w:val="24"/>
          <w:szCs w:val="24"/>
        </w:rPr>
        <w:t xml:space="preserve"> (see </w:t>
      </w:r>
      <w:commentRangeStart w:id="922"/>
      <w:r w:rsidR="00617400" w:rsidRPr="00CA4246">
        <w:rPr>
          <w:rFonts w:ascii="Garamond" w:hAnsi="Garamond"/>
          <w:b/>
          <w:bCs/>
          <w:sz w:val="24"/>
          <w:szCs w:val="24"/>
          <w:u w:val="single"/>
        </w:rPr>
        <w:t>Example 14</w:t>
      </w:r>
      <w:commentRangeEnd w:id="922"/>
      <w:r w:rsidR="004D2027">
        <w:rPr>
          <w:rStyle w:val="CommentReference"/>
        </w:rPr>
        <w:commentReference w:id="922"/>
      </w:r>
      <w:r w:rsidR="00617400" w:rsidRPr="00CA4246">
        <w:rPr>
          <w:rFonts w:ascii="Garamond" w:hAnsi="Garamond"/>
          <w:b/>
          <w:bCs/>
          <w:sz w:val="24"/>
          <w:szCs w:val="24"/>
          <w:u w:val="single"/>
        </w:rPr>
        <w:t>)</w:t>
      </w:r>
      <w:r w:rsidR="009C6B51" w:rsidRPr="004D2027">
        <w:rPr>
          <w:rFonts w:ascii="Garamond" w:hAnsi="Garamond"/>
          <w:sz w:val="24"/>
          <w:szCs w:val="24"/>
          <w:rPrChange w:id="923" w:author="Kyle Hutchinson" w:date="2025-08-24T08:37:00Z" w16du:dateUtc="2025-08-24T12:37:00Z">
            <w:rPr>
              <w:rFonts w:ascii="Garamond" w:hAnsi="Garamond"/>
              <w:b/>
              <w:bCs/>
              <w:sz w:val="24"/>
              <w:szCs w:val="24"/>
              <w:u w:val="single"/>
            </w:rPr>
          </w:rPrChange>
        </w:rPr>
        <w:t>,</w:t>
      </w:r>
      <w:r w:rsidR="009C6B51" w:rsidRPr="0085486B">
        <w:rPr>
          <w:rFonts w:ascii="Garamond" w:hAnsi="Garamond"/>
          <w:sz w:val="24"/>
          <w:szCs w:val="24"/>
        </w:rPr>
        <w:t xml:space="preserve"> which can be considered an insert. </w:t>
      </w:r>
      <w:r w:rsidR="00574FD7" w:rsidRPr="0085486B">
        <w:rPr>
          <w:rFonts w:ascii="Garamond" w:hAnsi="Garamond"/>
          <w:sz w:val="24"/>
          <w:szCs w:val="24"/>
        </w:rPr>
        <w:t xml:space="preserve">Note that the piece could have progressed through the punctuation sequence even without one of the </w:t>
      </w:r>
      <w:proofErr w:type="spellStart"/>
      <w:r w:rsidR="00574FD7" w:rsidRPr="0085486B">
        <w:rPr>
          <w:rFonts w:ascii="Garamond" w:hAnsi="Garamond"/>
          <w:i/>
          <w:iCs/>
          <w:sz w:val="24"/>
          <w:szCs w:val="24"/>
        </w:rPr>
        <w:t>Quintabsätze</w:t>
      </w:r>
      <w:proofErr w:type="spellEnd"/>
      <w:r w:rsidR="00574FD7" w:rsidRPr="0085486B">
        <w:rPr>
          <w:rFonts w:ascii="Garamond" w:hAnsi="Garamond"/>
          <w:sz w:val="24"/>
          <w:szCs w:val="24"/>
        </w:rPr>
        <w:t xml:space="preserve"> in V and it is the slower</w:t>
      </w:r>
      <w:r w:rsidR="008B0F08" w:rsidRPr="0085486B">
        <w:rPr>
          <w:rFonts w:ascii="Garamond" w:hAnsi="Garamond"/>
          <w:sz w:val="24"/>
          <w:szCs w:val="24"/>
        </w:rPr>
        <w:t xml:space="preserve">, </w:t>
      </w:r>
      <w:r w:rsidR="00574FD7" w:rsidRPr="0085486B">
        <w:rPr>
          <w:rFonts w:ascii="Garamond" w:hAnsi="Garamond"/>
          <w:sz w:val="24"/>
          <w:szCs w:val="24"/>
        </w:rPr>
        <w:t xml:space="preserve">cantabile one in mm. 35–48 that impedes its progress. </w:t>
      </w:r>
      <w:r w:rsidR="009C6B51" w:rsidRPr="0085486B">
        <w:rPr>
          <w:rFonts w:ascii="Garamond" w:hAnsi="Garamond"/>
          <w:sz w:val="24"/>
          <w:szCs w:val="24"/>
        </w:rPr>
        <w:t>Neverthel</w:t>
      </w:r>
      <w:r w:rsidR="00FE79FB" w:rsidRPr="0085486B">
        <w:rPr>
          <w:rFonts w:ascii="Garamond" w:hAnsi="Garamond"/>
          <w:sz w:val="24"/>
          <w:szCs w:val="24"/>
        </w:rPr>
        <w:t xml:space="preserve">ess, in the </w:t>
      </w:r>
      <w:del w:id="924" w:author="Kyle Hutchinson" w:date="2025-08-24T08:37:00Z" w16du:dateUtc="2025-08-24T12:37:00Z">
        <w:r w:rsidR="00E13519" w:rsidRPr="0085486B" w:rsidDel="004D2027">
          <w:rPr>
            <w:rFonts w:ascii="Garamond" w:hAnsi="Garamond"/>
            <w:sz w:val="24"/>
            <w:szCs w:val="24"/>
          </w:rPr>
          <w:delText xml:space="preserve">compositional game </w:delText>
        </w:r>
      </w:del>
      <w:ins w:id="925" w:author="Kyle Hutchinson" w:date="2025-08-24T08:37:00Z" w16du:dateUtc="2025-08-24T12:37:00Z">
        <w:r w:rsidR="004D2027">
          <w:rPr>
            <w:rFonts w:ascii="Garamond" w:hAnsi="Garamond"/>
            <w:sz w:val="24"/>
            <w:szCs w:val="24"/>
          </w:rPr>
          <w:t xml:space="preserve">trajectory </w:t>
        </w:r>
      </w:ins>
      <w:r w:rsidR="00E13519" w:rsidRPr="0085486B">
        <w:rPr>
          <w:rFonts w:ascii="Garamond" w:hAnsi="Garamond"/>
          <w:sz w:val="24"/>
          <w:szCs w:val="24"/>
        </w:rPr>
        <w:t xml:space="preserve">of this </w:t>
      </w:r>
      <w:proofErr w:type="gramStart"/>
      <w:r w:rsidR="00E13519" w:rsidRPr="0085486B">
        <w:rPr>
          <w:rFonts w:ascii="Garamond" w:hAnsi="Garamond"/>
          <w:sz w:val="24"/>
          <w:szCs w:val="24"/>
        </w:rPr>
        <w:t>particular piece</w:t>
      </w:r>
      <w:proofErr w:type="gramEnd"/>
      <w:r w:rsidR="00E13519" w:rsidRPr="0085486B">
        <w:rPr>
          <w:rFonts w:ascii="Garamond" w:hAnsi="Garamond"/>
          <w:sz w:val="24"/>
          <w:szCs w:val="24"/>
        </w:rPr>
        <w:t xml:space="preserve">, the materials </w:t>
      </w:r>
      <w:r w:rsidR="001A2A68" w:rsidRPr="0085486B">
        <w:rPr>
          <w:rFonts w:ascii="Garamond" w:hAnsi="Garamond"/>
          <w:sz w:val="24"/>
          <w:szCs w:val="24"/>
        </w:rPr>
        <w:t>leading up to these punctuation points provide opportunities for adapting the opening fantasy-like materials and for solving the</w:t>
      </w:r>
      <w:r w:rsidR="00F01A0E" w:rsidRPr="0085486B">
        <w:rPr>
          <w:rFonts w:ascii="Garamond" w:hAnsi="Garamond"/>
          <w:sz w:val="24"/>
          <w:szCs w:val="24"/>
        </w:rPr>
        <w:t xml:space="preserve"> ambiguities and</w:t>
      </w:r>
      <w:r w:rsidR="001A2A68" w:rsidRPr="0085486B">
        <w:rPr>
          <w:rFonts w:ascii="Garamond" w:hAnsi="Garamond"/>
          <w:sz w:val="24"/>
          <w:szCs w:val="24"/>
        </w:rPr>
        <w:t xml:space="preserve"> problems that they pose.</w:t>
      </w:r>
      <w:r w:rsidR="00FE79FB" w:rsidRPr="0085486B">
        <w:rPr>
          <w:rFonts w:ascii="Garamond" w:hAnsi="Garamond"/>
          <w:sz w:val="24"/>
          <w:szCs w:val="24"/>
        </w:rPr>
        <w:t xml:space="preserve"> </w:t>
      </w:r>
    </w:p>
    <w:p w14:paraId="29B251D2" w14:textId="77777777" w:rsidR="007B6B0F" w:rsidRDefault="007B6B0F" w:rsidP="002743CD">
      <w:pPr>
        <w:spacing w:after="0" w:line="480" w:lineRule="auto"/>
        <w:rPr>
          <w:rFonts w:ascii="Garamond" w:hAnsi="Garamond"/>
          <w:sz w:val="24"/>
          <w:szCs w:val="24"/>
        </w:rPr>
      </w:pPr>
    </w:p>
    <w:p w14:paraId="378604F0" w14:textId="22C8609B" w:rsidR="00700FFA" w:rsidRPr="0085486B" w:rsidRDefault="008B0F08" w:rsidP="002743CD">
      <w:pPr>
        <w:spacing w:after="0" w:line="480" w:lineRule="auto"/>
        <w:rPr>
          <w:rFonts w:ascii="Garamond" w:hAnsi="Garamond"/>
          <w:sz w:val="24"/>
          <w:szCs w:val="24"/>
        </w:rPr>
      </w:pPr>
      <w:r w:rsidRPr="0085486B">
        <w:rPr>
          <w:rFonts w:ascii="Garamond" w:hAnsi="Garamond"/>
          <w:sz w:val="24"/>
          <w:szCs w:val="24"/>
        </w:rPr>
        <w:t xml:space="preserve">Overall, the story of Example </w:t>
      </w:r>
      <w:r w:rsidR="00617400" w:rsidRPr="0085486B">
        <w:rPr>
          <w:rFonts w:ascii="Garamond" w:hAnsi="Garamond"/>
          <w:sz w:val="24"/>
          <w:szCs w:val="24"/>
        </w:rPr>
        <w:t>12</w:t>
      </w:r>
      <w:r w:rsidRPr="0085486B">
        <w:rPr>
          <w:rFonts w:ascii="Garamond" w:hAnsi="Garamond"/>
          <w:sz w:val="24"/>
          <w:szCs w:val="24"/>
        </w:rPr>
        <w:t>a</w:t>
      </w:r>
      <w:r w:rsidR="00617400" w:rsidRPr="0085486B">
        <w:rPr>
          <w:rFonts w:ascii="Garamond" w:hAnsi="Garamond"/>
          <w:sz w:val="24"/>
          <w:szCs w:val="24"/>
        </w:rPr>
        <w:t xml:space="preserve">–12d </w:t>
      </w:r>
      <w:r w:rsidRPr="0085486B">
        <w:rPr>
          <w:rFonts w:ascii="Garamond" w:hAnsi="Garamond"/>
          <w:sz w:val="24"/>
          <w:szCs w:val="24"/>
        </w:rPr>
        <w:t xml:space="preserve">is one of a </w:t>
      </w:r>
      <w:r w:rsidR="003F61C7" w:rsidRPr="0085486B">
        <w:rPr>
          <w:rFonts w:ascii="Garamond" w:hAnsi="Garamond"/>
          <w:sz w:val="24"/>
          <w:szCs w:val="24"/>
        </w:rPr>
        <w:t>musical work</w:t>
      </w:r>
      <w:r w:rsidRPr="0085486B">
        <w:rPr>
          <w:rFonts w:ascii="Garamond" w:hAnsi="Garamond"/>
          <w:sz w:val="24"/>
          <w:szCs w:val="24"/>
        </w:rPr>
        <w:t xml:space="preserve"> conforming to convention</w:t>
      </w:r>
      <w:r w:rsidR="00C75619" w:rsidRPr="0085486B">
        <w:rPr>
          <w:rFonts w:ascii="Garamond" w:hAnsi="Garamond"/>
          <w:sz w:val="24"/>
          <w:szCs w:val="24"/>
        </w:rPr>
        <w:t>s of its time</w:t>
      </w:r>
      <w:r w:rsidR="003F61C7" w:rsidRPr="0085486B">
        <w:rPr>
          <w:rFonts w:ascii="Garamond" w:hAnsi="Garamond"/>
          <w:sz w:val="24"/>
          <w:szCs w:val="24"/>
        </w:rPr>
        <w:t>.</w:t>
      </w:r>
      <w:r w:rsidR="00B27EC3" w:rsidRPr="0085486B">
        <w:rPr>
          <w:rFonts w:ascii="Garamond" w:hAnsi="Garamond"/>
          <w:sz w:val="24"/>
          <w:szCs w:val="24"/>
        </w:rPr>
        <w:t xml:space="preserve"> How then can we explain the shock value of the home-ley </w:t>
      </w:r>
      <w:proofErr w:type="spellStart"/>
      <w:r w:rsidR="00B27EC3" w:rsidRPr="0085486B">
        <w:rPr>
          <w:rFonts w:ascii="Garamond" w:hAnsi="Garamond"/>
          <w:sz w:val="24"/>
          <w:szCs w:val="24"/>
        </w:rPr>
        <w:t>Prinner</w:t>
      </w:r>
      <w:proofErr w:type="spellEnd"/>
      <w:r w:rsidR="00B27EC3" w:rsidRPr="0085486B">
        <w:rPr>
          <w:rFonts w:ascii="Garamond" w:hAnsi="Garamond"/>
          <w:sz w:val="24"/>
          <w:szCs w:val="24"/>
        </w:rPr>
        <w:t xml:space="preserve"> of m. 31?</w:t>
      </w:r>
      <w:r w:rsidR="00C75619" w:rsidRPr="0085486B">
        <w:rPr>
          <w:rFonts w:ascii="Garamond" w:hAnsi="Garamond"/>
          <w:sz w:val="24"/>
          <w:szCs w:val="24"/>
        </w:rPr>
        <w:t xml:space="preserve"> I have explored above the notion that this “riposte” to an opening arrives too late, </w:t>
      </w:r>
      <w:proofErr w:type="gramStart"/>
      <w:r w:rsidR="00C75619" w:rsidRPr="0085486B">
        <w:rPr>
          <w:rFonts w:ascii="Garamond" w:hAnsi="Garamond"/>
          <w:sz w:val="24"/>
          <w:szCs w:val="24"/>
        </w:rPr>
        <w:t>or,</w:t>
      </w:r>
      <w:proofErr w:type="gramEnd"/>
      <w:r w:rsidR="00C75619" w:rsidRPr="0085486B">
        <w:rPr>
          <w:rFonts w:ascii="Garamond" w:hAnsi="Garamond"/>
          <w:sz w:val="24"/>
          <w:szCs w:val="24"/>
        </w:rPr>
        <w:t xml:space="preserve"> viewed differently, puts the piece back </w:t>
      </w:r>
      <w:del w:id="926" w:author="Kyle Hutchinson" w:date="2025-08-24T08:38:00Z" w16du:dateUtc="2025-08-24T12:38:00Z">
        <w:r w:rsidR="00C75619" w:rsidRPr="0085486B" w:rsidDel="004D2027">
          <w:rPr>
            <w:rFonts w:ascii="Garamond" w:hAnsi="Garamond"/>
            <w:sz w:val="24"/>
            <w:szCs w:val="24"/>
          </w:rPr>
          <w:delText>in its</w:delText>
        </w:r>
      </w:del>
      <w:ins w:id="927" w:author="Kyle Hutchinson" w:date="2025-08-24T08:38:00Z" w16du:dateUtc="2025-08-24T12:38:00Z">
        <w:r w:rsidR="004D2027">
          <w:rPr>
            <w:rFonts w:ascii="Garamond" w:hAnsi="Garamond"/>
            <w:sz w:val="24"/>
            <w:szCs w:val="24"/>
          </w:rPr>
          <w:t>on</w:t>
        </w:r>
      </w:ins>
      <w:r w:rsidR="00C75619" w:rsidRPr="0085486B">
        <w:rPr>
          <w:rFonts w:ascii="Garamond" w:hAnsi="Garamond"/>
          <w:sz w:val="24"/>
          <w:szCs w:val="24"/>
        </w:rPr>
        <w:t xml:space="preserve"> track</w:t>
      </w:r>
      <w:del w:id="928" w:author="Kyle Hutchinson" w:date="2025-08-24T08:38:00Z" w16du:dateUtc="2025-08-24T12:38:00Z">
        <w:r w:rsidR="00C75619" w:rsidRPr="0085486B" w:rsidDel="004D2027">
          <w:rPr>
            <w:rFonts w:ascii="Garamond" w:hAnsi="Garamond"/>
            <w:sz w:val="24"/>
            <w:szCs w:val="24"/>
          </w:rPr>
          <w:delText>s</w:delText>
        </w:r>
      </w:del>
      <w:r w:rsidR="00C75619" w:rsidRPr="0085486B">
        <w:rPr>
          <w:rFonts w:ascii="Garamond" w:hAnsi="Garamond"/>
          <w:sz w:val="24"/>
          <w:szCs w:val="24"/>
        </w:rPr>
        <w:t xml:space="preserve">. </w:t>
      </w:r>
      <w:r w:rsidR="00B27EC3" w:rsidRPr="0085486B">
        <w:rPr>
          <w:rFonts w:ascii="Garamond" w:hAnsi="Garamond"/>
          <w:sz w:val="24"/>
          <w:szCs w:val="24"/>
        </w:rPr>
        <w:t xml:space="preserve">This schema often leads to a </w:t>
      </w:r>
      <w:proofErr w:type="spellStart"/>
      <w:r w:rsidR="00B27EC3" w:rsidRPr="0085486B">
        <w:rPr>
          <w:rFonts w:ascii="Garamond" w:hAnsi="Garamond"/>
          <w:sz w:val="24"/>
          <w:szCs w:val="24"/>
        </w:rPr>
        <w:t>galant</w:t>
      </w:r>
      <w:proofErr w:type="spellEnd"/>
      <w:r w:rsidR="00B27EC3" w:rsidRPr="0085486B">
        <w:rPr>
          <w:rFonts w:ascii="Garamond" w:hAnsi="Garamond"/>
          <w:sz w:val="24"/>
          <w:szCs w:val="24"/>
        </w:rPr>
        <w:t xml:space="preserve"> punctuation point, be it a </w:t>
      </w:r>
      <w:proofErr w:type="spellStart"/>
      <w:r w:rsidR="00B27EC3" w:rsidRPr="0085486B">
        <w:rPr>
          <w:rFonts w:ascii="Garamond" w:hAnsi="Garamond"/>
          <w:i/>
          <w:iCs/>
          <w:sz w:val="24"/>
          <w:szCs w:val="24"/>
        </w:rPr>
        <w:t>Grundabsatz</w:t>
      </w:r>
      <w:proofErr w:type="spellEnd"/>
      <w:r w:rsidR="00B27EC3" w:rsidRPr="0085486B">
        <w:rPr>
          <w:rFonts w:ascii="Garamond" w:hAnsi="Garamond"/>
          <w:sz w:val="24"/>
          <w:szCs w:val="24"/>
        </w:rPr>
        <w:t xml:space="preserve"> ending on its ^3 or a home-key </w:t>
      </w:r>
      <w:proofErr w:type="spellStart"/>
      <w:r w:rsidR="00B27EC3" w:rsidRPr="0085486B">
        <w:rPr>
          <w:rFonts w:ascii="Garamond" w:hAnsi="Garamond"/>
          <w:i/>
          <w:iCs/>
          <w:sz w:val="24"/>
          <w:szCs w:val="24"/>
        </w:rPr>
        <w:t>Quintabsatz</w:t>
      </w:r>
      <w:proofErr w:type="spellEnd"/>
      <w:r w:rsidR="00B27EC3" w:rsidRPr="0085486B">
        <w:rPr>
          <w:rFonts w:ascii="Garamond" w:hAnsi="Garamond"/>
          <w:i/>
          <w:iCs/>
          <w:sz w:val="24"/>
          <w:szCs w:val="24"/>
        </w:rPr>
        <w:t xml:space="preserve"> </w:t>
      </w:r>
      <w:r w:rsidR="00B27EC3" w:rsidRPr="0085486B">
        <w:rPr>
          <w:rFonts w:ascii="Garamond" w:hAnsi="Garamond"/>
          <w:sz w:val="24"/>
          <w:szCs w:val="24"/>
        </w:rPr>
        <w:t>with an added descent to ^2</w:t>
      </w:r>
      <w:ins w:id="929" w:author="Kyle Hutchinson" w:date="2025-08-24T08:38:00Z" w16du:dateUtc="2025-08-24T12:38:00Z">
        <w:r w:rsidR="004D2027">
          <w:rPr>
            <w:rFonts w:ascii="Garamond" w:hAnsi="Garamond"/>
            <w:sz w:val="24"/>
            <w:szCs w:val="24"/>
          </w:rPr>
          <w:t>. B</w:t>
        </w:r>
      </w:ins>
      <w:del w:id="930" w:author="Kyle Hutchinson" w:date="2025-08-24T08:38:00Z" w16du:dateUtc="2025-08-24T12:38:00Z">
        <w:r w:rsidR="00821420" w:rsidRPr="0085486B" w:rsidDel="004D2027">
          <w:rPr>
            <w:rFonts w:ascii="Garamond" w:hAnsi="Garamond"/>
            <w:sz w:val="24"/>
            <w:szCs w:val="24"/>
          </w:rPr>
          <w:delText>: b</w:delText>
        </w:r>
      </w:del>
      <w:r w:rsidR="00821420" w:rsidRPr="0085486B">
        <w:rPr>
          <w:rFonts w:ascii="Garamond" w:hAnsi="Garamond"/>
          <w:sz w:val="24"/>
          <w:szCs w:val="24"/>
        </w:rPr>
        <w:t xml:space="preserve">y reaching the latter resting point, </w:t>
      </w:r>
      <w:ins w:id="931" w:author="Kyle Hutchinson" w:date="2025-08-24T08:38:00Z" w16du:dateUtc="2025-08-24T12:38:00Z">
        <w:r w:rsidR="004D2027">
          <w:rPr>
            <w:rFonts w:ascii="Garamond" w:hAnsi="Garamond"/>
            <w:sz w:val="24"/>
            <w:szCs w:val="24"/>
          </w:rPr>
          <w:t>the symphony</w:t>
        </w:r>
      </w:ins>
      <w:del w:id="932" w:author="Kyle Hutchinson" w:date="2025-08-24T08:38:00Z" w16du:dateUtc="2025-08-24T12:38:00Z">
        <w:r w:rsidR="00821420" w:rsidRPr="0085486B" w:rsidDel="004D2027">
          <w:rPr>
            <w:rFonts w:ascii="Garamond" w:hAnsi="Garamond"/>
            <w:sz w:val="24"/>
            <w:szCs w:val="24"/>
          </w:rPr>
          <w:delText>it</w:delText>
        </w:r>
      </w:del>
      <w:r w:rsidR="00821420" w:rsidRPr="0085486B">
        <w:rPr>
          <w:rFonts w:ascii="Garamond" w:hAnsi="Garamond"/>
          <w:sz w:val="24"/>
          <w:szCs w:val="24"/>
        </w:rPr>
        <w:t xml:space="preserve"> </w:t>
      </w:r>
      <w:r w:rsidR="003F61C7" w:rsidRPr="0085486B">
        <w:rPr>
          <w:rFonts w:ascii="Garamond" w:hAnsi="Garamond"/>
          <w:sz w:val="24"/>
          <w:szCs w:val="24"/>
        </w:rPr>
        <w:t xml:space="preserve">retroactively clarifies that the piece so far had been working towards a </w:t>
      </w:r>
      <w:r w:rsidR="00821420" w:rsidRPr="0085486B">
        <w:rPr>
          <w:rFonts w:ascii="Garamond" w:hAnsi="Garamond"/>
          <w:sz w:val="24"/>
          <w:szCs w:val="24"/>
        </w:rPr>
        <w:t xml:space="preserve">home-key </w:t>
      </w:r>
      <w:proofErr w:type="spellStart"/>
      <w:r w:rsidR="00821420" w:rsidRPr="0085486B">
        <w:rPr>
          <w:rFonts w:ascii="Garamond" w:hAnsi="Garamond"/>
          <w:i/>
          <w:iCs/>
          <w:sz w:val="24"/>
          <w:szCs w:val="24"/>
        </w:rPr>
        <w:t>Quintabsatz</w:t>
      </w:r>
      <w:proofErr w:type="spellEnd"/>
      <w:r w:rsidR="00FE6C85" w:rsidRPr="0085486B">
        <w:rPr>
          <w:rFonts w:ascii="Garamond" w:hAnsi="Garamond"/>
          <w:sz w:val="24"/>
          <w:szCs w:val="24"/>
        </w:rPr>
        <w:t xml:space="preserve"> </w:t>
      </w:r>
      <w:r w:rsidR="003F61C7" w:rsidRPr="0085486B">
        <w:rPr>
          <w:rFonts w:ascii="Garamond" w:hAnsi="Garamond"/>
          <w:sz w:val="24"/>
          <w:szCs w:val="24"/>
        </w:rPr>
        <w:t>(</w:t>
      </w:r>
      <w:commentRangeStart w:id="933"/>
      <w:r w:rsidR="003F61C7" w:rsidRPr="0085486B">
        <w:rPr>
          <w:rFonts w:ascii="Garamond" w:hAnsi="Garamond"/>
          <w:sz w:val="24"/>
          <w:szCs w:val="24"/>
        </w:rPr>
        <w:t>see Burstein 2020, 44–45</w:t>
      </w:r>
      <w:commentRangeEnd w:id="933"/>
      <w:r w:rsidR="004D2027">
        <w:rPr>
          <w:rStyle w:val="CommentReference"/>
        </w:rPr>
        <w:commentReference w:id="933"/>
      </w:r>
      <w:r w:rsidR="003F61C7" w:rsidRPr="0085486B">
        <w:rPr>
          <w:rFonts w:ascii="Garamond" w:hAnsi="Garamond"/>
          <w:sz w:val="24"/>
          <w:szCs w:val="24"/>
        </w:rPr>
        <w:t>)</w:t>
      </w:r>
      <w:r w:rsidR="00821420" w:rsidRPr="0085486B">
        <w:rPr>
          <w:rFonts w:ascii="Garamond" w:hAnsi="Garamond"/>
          <w:sz w:val="24"/>
          <w:szCs w:val="24"/>
        </w:rPr>
        <w:t>.</w:t>
      </w:r>
      <w:r w:rsidR="009A108D" w:rsidRPr="0085486B">
        <w:rPr>
          <w:rStyle w:val="FootnoteReference"/>
          <w:rFonts w:ascii="Garamond" w:hAnsi="Garamond"/>
          <w:sz w:val="24"/>
          <w:szCs w:val="24"/>
        </w:rPr>
        <w:footnoteReference w:id="38"/>
      </w:r>
      <w:r w:rsidR="00821420" w:rsidRPr="0085486B">
        <w:rPr>
          <w:rFonts w:ascii="Garamond" w:hAnsi="Garamond"/>
          <w:sz w:val="24"/>
          <w:szCs w:val="24"/>
        </w:rPr>
        <w:t xml:space="preserve"> In this particular case, the entrance of the </w:t>
      </w:r>
      <w:proofErr w:type="spellStart"/>
      <w:r w:rsidR="00821420" w:rsidRPr="0085486B">
        <w:rPr>
          <w:rFonts w:ascii="Garamond" w:hAnsi="Garamond"/>
          <w:sz w:val="24"/>
          <w:szCs w:val="24"/>
        </w:rPr>
        <w:t>Prinner</w:t>
      </w:r>
      <w:proofErr w:type="spellEnd"/>
      <w:r w:rsidR="00821420" w:rsidRPr="0085486B">
        <w:rPr>
          <w:rFonts w:ascii="Garamond" w:hAnsi="Garamond"/>
          <w:sz w:val="24"/>
          <w:szCs w:val="24"/>
        </w:rPr>
        <w:t xml:space="preserve"> (as a strong cue for position within form) </w:t>
      </w:r>
      <w:r w:rsidR="00FE6C85" w:rsidRPr="0085486B">
        <w:rPr>
          <w:rFonts w:ascii="Garamond" w:hAnsi="Garamond"/>
          <w:sz w:val="24"/>
          <w:szCs w:val="24"/>
        </w:rPr>
        <w:t xml:space="preserve">signals </w:t>
      </w:r>
      <w:r w:rsidR="000C7934" w:rsidRPr="0085486B">
        <w:rPr>
          <w:rFonts w:ascii="Garamond" w:hAnsi="Garamond"/>
          <w:sz w:val="24"/>
          <w:szCs w:val="24"/>
        </w:rPr>
        <w:t xml:space="preserve">that we have now departed from the idiosyncratic, </w:t>
      </w:r>
      <w:r w:rsidR="000C7934" w:rsidRPr="0085486B">
        <w:rPr>
          <w:rFonts w:ascii="Garamond" w:hAnsi="Garamond"/>
          <w:sz w:val="24"/>
          <w:szCs w:val="24"/>
        </w:rPr>
        <w:lastRenderedPageBreak/>
        <w:t>fantasy-like opening and reconnected to a much more conventional course of event</w:t>
      </w:r>
      <w:r w:rsidR="00AF4365" w:rsidRPr="0085486B">
        <w:rPr>
          <w:rFonts w:ascii="Garamond" w:hAnsi="Garamond"/>
          <w:sz w:val="24"/>
          <w:szCs w:val="24"/>
        </w:rPr>
        <w:t>s</w:t>
      </w:r>
      <w:r w:rsidR="000C7934" w:rsidRPr="0085486B">
        <w:rPr>
          <w:rFonts w:ascii="Garamond" w:hAnsi="Garamond"/>
          <w:sz w:val="24"/>
          <w:szCs w:val="24"/>
        </w:rPr>
        <w:t xml:space="preserve"> within a </w:t>
      </w:r>
      <w:proofErr w:type="spellStart"/>
      <w:r w:rsidR="000C7934" w:rsidRPr="0085486B">
        <w:rPr>
          <w:rFonts w:ascii="Garamond" w:hAnsi="Garamond"/>
          <w:sz w:val="24"/>
          <w:szCs w:val="24"/>
        </w:rPr>
        <w:t>galant</w:t>
      </w:r>
      <w:proofErr w:type="spellEnd"/>
      <w:r w:rsidR="000C7934" w:rsidRPr="0085486B">
        <w:rPr>
          <w:rFonts w:ascii="Garamond" w:hAnsi="Garamond"/>
          <w:sz w:val="24"/>
          <w:szCs w:val="24"/>
        </w:rPr>
        <w:t xml:space="preserve"> exposition</w:t>
      </w:r>
      <w:r w:rsidR="006E0D3D" w:rsidRPr="0085486B">
        <w:rPr>
          <w:rFonts w:ascii="Garamond" w:hAnsi="Garamond"/>
          <w:sz w:val="24"/>
          <w:szCs w:val="24"/>
        </w:rPr>
        <w:t>.</w:t>
      </w:r>
    </w:p>
    <w:p w14:paraId="6AE4D316" w14:textId="77777777" w:rsidR="00700FFA" w:rsidRPr="0085486B" w:rsidRDefault="00700FFA" w:rsidP="002743CD">
      <w:pPr>
        <w:spacing w:after="0" w:line="480" w:lineRule="auto"/>
        <w:rPr>
          <w:rFonts w:ascii="Garamond" w:hAnsi="Garamond"/>
          <w:sz w:val="24"/>
          <w:szCs w:val="24"/>
        </w:rPr>
      </w:pPr>
    </w:p>
    <w:p w14:paraId="7B8AEFC4" w14:textId="0B3D5535" w:rsidR="00C07C4C" w:rsidRDefault="003F61C7" w:rsidP="002743CD">
      <w:pPr>
        <w:spacing w:after="0" w:line="480" w:lineRule="auto"/>
        <w:rPr>
          <w:ins w:id="934" w:author="Kyle Hutchinson" w:date="2025-08-24T08:40:00Z" w16du:dateUtc="2025-08-24T12:40:00Z"/>
          <w:rFonts w:ascii="Garamond" w:hAnsi="Garamond"/>
          <w:sz w:val="24"/>
          <w:szCs w:val="24"/>
        </w:rPr>
      </w:pPr>
      <w:r w:rsidRPr="0085486B">
        <w:rPr>
          <w:rFonts w:ascii="Garamond" w:hAnsi="Garamond"/>
          <w:sz w:val="24"/>
          <w:szCs w:val="24"/>
        </w:rPr>
        <w:t xml:space="preserve">The </w:t>
      </w:r>
      <w:proofErr w:type="spellStart"/>
      <w:r w:rsidRPr="0085486B">
        <w:rPr>
          <w:rFonts w:ascii="Garamond" w:hAnsi="Garamond"/>
          <w:sz w:val="24"/>
          <w:szCs w:val="24"/>
        </w:rPr>
        <w:t>Prinner’s</w:t>
      </w:r>
      <w:proofErr w:type="spellEnd"/>
      <w:r w:rsidRPr="0085486B">
        <w:rPr>
          <w:rFonts w:ascii="Garamond" w:hAnsi="Garamond"/>
          <w:sz w:val="24"/>
          <w:szCs w:val="24"/>
        </w:rPr>
        <w:t xml:space="preserve"> rush towards a conventional punctuation point therefore leads to a conventional formal outline</w:t>
      </w:r>
      <w:r w:rsidR="00A20761" w:rsidRPr="0085486B">
        <w:rPr>
          <w:rFonts w:ascii="Garamond" w:hAnsi="Garamond"/>
          <w:sz w:val="24"/>
          <w:szCs w:val="24"/>
        </w:rPr>
        <w:t xml:space="preserve"> as </w:t>
      </w:r>
      <w:r w:rsidR="004452D9">
        <w:rPr>
          <w:rFonts w:ascii="Garamond" w:hAnsi="Garamond"/>
          <w:sz w:val="24"/>
          <w:szCs w:val="24"/>
        </w:rPr>
        <w:t>displayed</w:t>
      </w:r>
      <w:r w:rsidR="00A20761" w:rsidRPr="0085486B">
        <w:rPr>
          <w:rFonts w:ascii="Garamond" w:hAnsi="Garamond"/>
          <w:sz w:val="24"/>
          <w:szCs w:val="24"/>
        </w:rPr>
        <w:t xml:space="preserve"> in </w:t>
      </w:r>
      <w:commentRangeStart w:id="935"/>
      <w:r w:rsidR="00A20761" w:rsidRPr="0085486B">
        <w:rPr>
          <w:rFonts w:ascii="Garamond" w:hAnsi="Garamond"/>
          <w:sz w:val="24"/>
          <w:szCs w:val="24"/>
        </w:rPr>
        <w:t xml:space="preserve">Example </w:t>
      </w:r>
      <w:r w:rsidR="00F83A3C" w:rsidRPr="0085486B">
        <w:rPr>
          <w:rFonts w:ascii="Garamond" w:hAnsi="Garamond"/>
          <w:sz w:val="24"/>
          <w:szCs w:val="24"/>
        </w:rPr>
        <w:t>12</w:t>
      </w:r>
      <w:r w:rsidR="00A20761" w:rsidRPr="0085486B">
        <w:rPr>
          <w:rFonts w:ascii="Garamond" w:hAnsi="Garamond"/>
          <w:sz w:val="24"/>
          <w:szCs w:val="24"/>
        </w:rPr>
        <w:t>d</w:t>
      </w:r>
      <w:commentRangeEnd w:id="935"/>
      <w:r w:rsidR="0003472D">
        <w:rPr>
          <w:rStyle w:val="CommentReference"/>
        </w:rPr>
        <w:commentReference w:id="935"/>
      </w:r>
      <w:r w:rsidR="00A20761" w:rsidRPr="0085486B">
        <w:rPr>
          <w:rFonts w:ascii="Garamond" w:hAnsi="Garamond"/>
          <w:sz w:val="24"/>
          <w:szCs w:val="24"/>
        </w:rPr>
        <w:t>. Yet the symphony’s stark shift from fantasy to conventional sonata also comes into play through a recasting of former “problem,” fantasy elements into</w:t>
      </w:r>
      <w:r w:rsidR="00D00B23" w:rsidRPr="0085486B">
        <w:rPr>
          <w:rFonts w:ascii="Garamond" w:hAnsi="Garamond"/>
          <w:sz w:val="24"/>
          <w:szCs w:val="24"/>
        </w:rPr>
        <w:t xml:space="preserve"> more conventional molds.</w:t>
      </w:r>
      <w:r w:rsidR="00A20761" w:rsidRPr="0085486B">
        <w:rPr>
          <w:rFonts w:ascii="Garamond" w:hAnsi="Garamond"/>
          <w:sz w:val="24"/>
          <w:szCs w:val="24"/>
        </w:rPr>
        <w:t xml:space="preserve"> </w:t>
      </w:r>
      <w:r w:rsidR="00C07C4C" w:rsidRPr="0085486B">
        <w:rPr>
          <w:rFonts w:ascii="Garamond" w:hAnsi="Garamond"/>
          <w:sz w:val="24"/>
          <w:szCs w:val="24"/>
        </w:rPr>
        <w:t xml:space="preserve">In describing the materials following the </w:t>
      </w:r>
      <w:proofErr w:type="spellStart"/>
      <w:r w:rsidR="00C07C4C" w:rsidRPr="0085486B">
        <w:rPr>
          <w:rFonts w:ascii="Garamond" w:hAnsi="Garamond"/>
          <w:i/>
          <w:iCs/>
          <w:sz w:val="24"/>
          <w:szCs w:val="24"/>
        </w:rPr>
        <w:t>Quintabsatz</w:t>
      </w:r>
      <w:proofErr w:type="spellEnd"/>
      <w:r w:rsidR="00C07C4C" w:rsidRPr="0085486B">
        <w:rPr>
          <w:rFonts w:ascii="Garamond" w:hAnsi="Garamond"/>
          <w:sz w:val="24"/>
          <w:szCs w:val="24"/>
        </w:rPr>
        <w:t xml:space="preserve"> of m. 34, I will not proceed </w:t>
      </w:r>
      <w:r w:rsidR="00F94AB9" w:rsidRPr="0085486B">
        <w:rPr>
          <w:rFonts w:ascii="Garamond" w:hAnsi="Garamond"/>
          <w:sz w:val="24"/>
          <w:szCs w:val="24"/>
        </w:rPr>
        <w:t>in</w:t>
      </w:r>
      <w:r w:rsidR="00C07C4C" w:rsidRPr="0085486B">
        <w:rPr>
          <w:rFonts w:ascii="Garamond" w:hAnsi="Garamond"/>
          <w:sz w:val="24"/>
          <w:szCs w:val="24"/>
        </w:rPr>
        <w:t xml:space="preserve"> chronological order but will rather examine </w:t>
      </w:r>
      <w:r w:rsidR="00FA25D6" w:rsidRPr="0085486B">
        <w:rPr>
          <w:rFonts w:ascii="Garamond" w:hAnsi="Garamond"/>
          <w:sz w:val="24"/>
          <w:szCs w:val="24"/>
        </w:rPr>
        <w:t xml:space="preserve">transformations of </w:t>
      </w:r>
      <w:r w:rsidR="00F01A0E" w:rsidRPr="0085486B">
        <w:rPr>
          <w:rFonts w:ascii="Garamond" w:hAnsi="Garamond"/>
          <w:sz w:val="24"/>
          <w:szCs w:val="24"/>
        </w:rPr>
        <w:t>individual compositional ideas.</w:t>
      </w:r>
    </w:p>
    <w:p w14:paraId="0E72A68A" w14:textId="77777777" w:rsidR="0003472D" w:rsidRPr="0085486B" w:rsidRDefault="0003472D" w:rsidP="002743CD">
      <w:pPr>
        <w:spacing w:after="0" w:line="480" w:lineRule="auto"/>
        <w:rPr>
          <w:rFonts w:ascii="Garamond" w:hAnsi="Garamond"/>
          <w:sz w:val="24"/>
          <w:szCs w:val="24"/>
        </w:rPr>
      </w:pPr>
    </w:p>
    <w:p w14:paraId="75C98B30" w14:textId="51D94199" w:rsidR="00111549" w:rsidRDefault="00FA25D6" w:rsidP="002743CD">
      <w:pPr>
        <w:spacing w:after="0" w:line="480" w:lineRule="auto"/>
        <w:rPr>
          <w:rFonts w:ascii="Garamond" w:hAnsi="Garamond"/>
          <w:sz w:val="24"/>
          <w:szCs w:val="24"/>
        </w:rPr>
      </w:pPr>
      <w:r w:rsidRPr="0085486B">
        <w:rPr>
          <w:rFonts w:ascii="Garamond" w:hAnsi="Garamond"/>
          <w:sz w:val="24"/>
          <w:szCs w:val="24"/>
        </w:rPr>
        <w:t>The punctuation form also interacts with the metric play</w:t>
      </w:r>
      <w:r w:rsidR="00C63933">
        <w:rPr>
          <w:rFonts w:ascii="Garamond" w:hAnsi="Garamond"/>
          <w:sz w:val="24"/>
          <w:szCs w:val="24"/>
        </w:rPr>
        <w:t>:</w:t>
      </w:r>
      <w:r w:rsidRPr="0085486B">
        <w:rPr>
          <w:rFonts w:ascii="Garamond" w:hAnsi="Garamond"/>
          <w:sz w:val="24"/>
          <w:szCs w:val="24"/>
        </w:rPr>
        <w:t xml:space="preserve"> </w:t>
      </w:r>
      <w:r w:rsidR="001C32FA" w:rsidRPr="0085486B">
        <w:rPr>
          <w:rFonts w:ascii="Garamond" w:hAnsi="Garamond"/>
          <w:sz w:val="24"/>
          <w:szCs w:val="24"/>
        </w:rPr>
        <w:t>at each point, there is a lowest-available metric subdivision</w:t>
      </w:r>
      <w:r w:rsidR="007E2C18" w:rsidRPr="0085486B">
        <w:rPr>
          <w:rFonts w:ascii="Garamond" w:hAnsi="Garamond"/>
          <w:sz w:val="24"/>
          <w:szCs w:val="24"/>
        </w:rPr>
        <w:t xml:space="preserve"> available for use: this is marked on the bottom row of the table of Example </w:t>
      </w:r>
      <w:r w:rsidR="00F83A3C" w:rsidRPr="0085486B">
        <w:rPr>
          <w:rFonts w:ascii="Garamond" w:hAnsi="Garamond"/>
          <w:sz w:val="24"/>
          <w:szCs w:val="24"/>
        </w:rPr>
        <w:t>12</w:t>
      </w:r>
      <w:r w:rsidR="00D00B23" w:rsidRPr="0085486B">
        <w:rPr>
          <w:rFonts w:ascii="Garamond" w:hAnsi="Garamond"/>
          <w:sz w:val="24"/>
          <w:szCs w:val="24"/>
        </w:rPr>
        <w:t>d</w:t>
      </w:r>
      <w:r w:rsidR="007E2C18" w:rsidRPr="0085486B">
        <w:rPr>
          <w:rFonts w:ascii="Garamond" w:hAnsi="Garamond"/>
          <w:sz w:val="24"/>
          <w:szCs w:val="24"/>
        </w:rPr>
        <w:t xml:space="preserve">.  </w:t>
      </w:r>
      <w:r w:rsidR="001D660B" w:rsidRPr="0085486B">
        <w:rPr>
          <w:rFonts w:ascii="Garamond" w:hAnsi="Garamond"/>
          <w:sz w:val="24"/>
          <w:szCs w:val="24"/>
        </w:rPr>
        <w:t>Each one of the processes of motion towards a resting point is associated with the availability of a lowest-possible subdivision, i.e., eighth note, sixteenth note, or quarter note. The only exception</w:t>
      </w:r>
      <w:r w:rsidR="00F24A01" w:rsidRPr="0085486B">
        <w:rPr>
          <w:rFonts w:ascii="Garamond" w:hAnsi="Garamond"/>
          <w:sz w:val="24"/>
          <w:szCs w:val="24"/>
        </w:rPr>
        <w:t xml:space="preserve"> to this rule is the process leading to the initial</w:t>
      </w:r>
      <w:r w:rsidR="00D00B23" w:rsidRPr="0085486B">
        <w:rPr>
          <w:rFonts w:ascii="Garamond" w:hAnsi="Garamond"/>
          <w:sz w:val="24"/>
          <w:szCs w:val="24"/>
        </w:rPr>
        <w:t xml:space="preserve"> </w:t>
      </w:r>
      <w:proofErr w:type="spellStart"/>
      <w:r w:rsidR="00F24A01" w:rsidRPr="0085486B">
        <w:rPr>
          <w:rFonts w:ascii="Garamond" w:hAnsi="Garamond"/>
          <w:i/>
          <w:iCs/>
          <w:sz w:val="24"/>
          <w:szCs w:val="24"/>
        </w:rPr>
        <w:t>Quintabsatz</w:t>
      </w:r>
      <w:proofErr w:type="spellEnd"/>
      <w:r w:rsidR="00F24A01" w:rsidRPr="0085486B">
        <w:rPr>
          <w:rFonts w:ascii="Garamond" w:hAnsi="Garamond"/>
          <w:sz w:val="24"/>
          <w:szCs w:val="24"/>
        </w:rPr>
        <w:t xml:space="preserve">, which starts out with eighth notes as the lowest possible </w:t>
      </w:r>
      <w:r w:rsidR="00D14405" w:rsidRPr="0085486B">
        <w:rPr>
          <w:rFonts w:ascii="Garamond" w:hAnsi="Garamond"/>
          <w:sz w:val="24"/>
          <w:szCs w:val="24"/>
        </w:rPr>
        <w:t>division and adds in sixteenth notes around the point in which the fantasy becomes a sonata.</w:t>
      </w:r>
      <w:r w:rsidR="00D00B23" w:rsidRPr="0085486B">
        <w:rPr>
          <w:rStyle w:val="FootnoteReference"/>
          <w:rFonts w:ascii="Garamond" w:hAnsi="Garamond"/>
          <w:sz w:val="24"/>
          <w:szCs w:val="24"/>
        </w:rPr>
        <w:footnoteReference w:id="39"/>
      </w:r>
      <w:r w:rsidR="00D00B23" w:rsidRPr="0085486B">
        <w:rPr>
          <w:rFonts w:ascii="Garamond" w:hAnsi="Garamond"/>
          <w:sz w:val="24"/>
          <w:szCs w:val="24"/>
        </w:rPr>
        <w:t xml:space="preserve"> </w:t>
      </w:r>
      <w:r w:rsidR="001D660B" w:rsidRPr="0085486B">
        <w:rPr>
          <w:rFonts w:ascii="Garamond" w:hAnsi="Garamond"/>
          <w:sz w:val="24"/>
          <w:szCs w:val="24"/>
        </w:rPr>
        <w:t>This compositional constraint</w:t>
      </w:r>
      <w:r w:rsidR="0005477E" w:rsidRPr="0085486B">
        <w:rPr>
          <w:rFonts w:ascii="Garamond" w:hAnsi="Garamond"/>
          <w:sz w:val="24"/>
          <w:szCs w:val="24"/>
        </w:rPr>
        <w:t>, akin to a counterpoint exercise,</w:t>
      </w:r>
      <w:r w:rsidR="001D660B" w:rsidRPr="0085486B">
        <w:rPr>
          <w:rFonts w:ascii="Garamond" w:hAnsi="Garamond"/>
          <w:sz w:val="24"/>
          <w:szCs w:val="24"/>
        </w:rPr>
        <w:t xml:space="preserve"> facilitates</w:t>
      </w:r>
      <w:r w:rsidR="00F24A01" w:rsidRPr="0085486B">
        <w:rPr>
          <w:rFonts w:ascii="Garamond" w:hAnsi="Garamond"/>
          <w:sz w:val="24"/>
          <w:szCs w:val="24"/>
        </w:rPr>
        <w:t xml:space="preserve"> some of the motivic connections</w:t>
      </w:r>
      <w:r w:rsidR="00D00B23" w:rsidRPr="0085486B">
        <w:rPr>
          <w:rFonts w:ascii="Garamond" w:hAnsi="Garamond"/>
          <w:sz w:val="24"/>
          <w:szCs w:val="24"/>
        </w:rPr>
        <w:t xml:space="preserve"> and interplay between the compositional “problems” of the opening fantasy and their resolution in the more sonata-like portion of this exposition</w:t>
      </w:r>
      <w:r w:rsidR="00960E63" w:rsidRPr="0085486B">
        <w:rPr>
          <w:rFonts w:ascii="Garamond" w:hAnsi="Garamond"/>
          <w:sz w:val="24"/>
          <w:szCs w:val="24"/>
        </w:rPr>
        <w:t>.</w:t>
      </w:r>
      <w:r w:rsidR="00941E5F">
        <w:rPr>
          <w:rFonts w:ascii="Garamond" w:hAnsi="Garamond"/>
          <w:sz w:val="24"/>
          <w:szCs w:val="24"/>
        </w:rPr>
        <w:t xml:space="preserve"> As discussed above, </w:t>
      </w:r>
      <w:r w:rsidR="009B5AF2">
        <w:rPr>
          <w:rFonts w:ascii="Garamond" w:hAnsi="Garamond"/>
          <w:sz w:val="24"/>
          <w:szCs w:val="24"/>
        </w:rPr>
        <w:t xml:space="preserve">the work with lowest-possible subdivisions may also be a playful reaction to </w:t>
      </w:r>
      <w:proofErr w:type="spellStart"/>
      <w:r w:rsidR="009B5AF2">
        <w:rPr>
          <w:rFonts w:ascii="Garamond" w:hAnsi="Garamond"/>
          <w:sz w:val="24"/>
          <w:szCs w:val="24"/>
        </w:rPr>
        <w:t>Kirnberger’s</w:t>
      </w:r>
      <w:proofErr w:type="spellEnd"/>
      <w:r w:rsidR="009B5AF2">
        <w:rPr>
          <w:rFonts w:ascii="Garamond" w:hAnsi="Garamond"/>
          <w:sz w:val="24"/>
          <w:szCs w:val="24"/>
        </w:rPr>
        <w:t xml:space="preserve"> metric notions.</w:t>
      </w:r>
    </w:p>
    <w:p w14:paraId="532B769D" w14:textId="77777777" w:rsidR="00CA4246" w:rsidRPr="0085486B" w:rsidRDefault="00CA4246" w:rsidP="002743CD">
      <w:pPr>
        <w:spacing w:after="0" w:line="480" w:lineRule="auto"/>
        <w:rPr>
          <w:rFonts w:ascii="Garamond" w:hAnsi="Garamond"/>
          <w:sz w:val="24"/>
          <w:szCs w:val="24"/>
        </w:rPr>
      </w:pPr>
    </w:p>
    <w:p w14:paraId="41C8B15B" w14:textId="32129B2D" w:rsidR="00CE2CB4" w:rsidRDefault="009C270F"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lastRenderedPageBreak/>
        <w:t>Transforming Ideas</w:t>
      </w:r>
    </w:p>
    <w:p w14:paraId="64F860BA" w14:textId="68A1E29F" w:rsidR="00935741" w:rsidRPr="0085486B" w:rsidRDefault="00935741" w:rsidP="002743CD">
      <w:pPr>
        <w:pStyle w:val="ListParagraph"/>
        <w:numPr>
          <w:ilvl w:val="0"/>
          <w:numId w:val="16"/>
        </w:numPr>
        <w:spacing w:after="0" w:line="480" w:lineRule="auto"/>
        <w:rPr>
          <w:rFonts w:ascii="Garamond" w:hAnsi="Garamond"/>
          <w:sz w:val="24"/>
          <w:szCs w:val="24"/>
        </w:rPr>
      </w:pPr>
      <w:r w:rsidRPr="0085486B">
        <w:rPr>
          <w:rFonts w:ascii="Garamond" w:hAnsi="Garamond"/>
          <w:sz w:val="24"/>
          <w:szCs w:val="24"/>
        </w:rPr>
        <w:t>Single-note idea</w:t>
      </w:r>
    </w:p>
    <w:p w14:paraId="39EC44AD" w14:textId="647440CF" w:rsidR="007641B3" w:rsidRPr="0085486B" w:rsidRDefault="006037CE" w:rsidP="002743CD">
      <w:pPr>
        <w:spacing w:after="0" w:line="480" w:lineRule="auto"/>
        <w:rPr>
          <w:rFonts w:ascii="Garamond" w:hAnsi="Garamond"/>
          <w:sz w:val="24"/>
          <w:szCs w:val="24"/>
        </w:rPr>
      </w:pPr>
      <w:r w:rsidRPr="0085486B">
        <w:rPr>
          <w:rFonts w:ascii="Garamond" w:hAnsi="Garamond"/>
          <w:sz w:val="24"/>
          <w:szCs w:val="24"/>
        </w:rPr>
        <w:t xml:space="preserve">Bach’s </w:t>
      </w:r>
      <w:del w:id="936" w:author="Kyle Hutchinson" w:date="2025-08-24T08:41:00Z" w16du:dateUtc="2025-08-24T12:41:00Z">
        <w:r w:rsidR="009C06EE" w:rsidRPr="0085486B" w:rsidDel="0003472D">
          <w:rPr>
            <w:rFonts w:ascii="Garamond" w:hAnsi="Garamond"/>
            <w:sz w:val="24"/>
            <w:szCs w:val="24"/>
          </w:rPr>
          <w:delText xml:space="preserve">compositional choice of a </w:delText>
        </w:r>
      </w:del>
      <w:r w:rsidR="009C06EE" w:rsidRPr="0085486B">
        <w:rPr>
          <w:rFonts w:ascii="Garamond" w:hAnsi="Garamond"/>
          <w:sz w:val="24"/>
          <w:szCs w:val="24"/>
        </w:rPr>
        <w:t xml:space="preserve">fantasy-like deception in the key </w:t>
      </w:r>
      <w:proofErr w:type="gramStart"/>
      <w:r w:rsidR="009C06EE" w:rsidRPr="0085486B">
        <w:rPr>
          <w:rFonts w:ascii="Garamond" w:hAnsi="Garamond"/>
          <w:sz w:val="24"/>
          <w:szCs w:val="24"/>
        </w:rPr>
        <w:t>of</w:t>
      </w:r>
      <w:proofErr w:type="gramEnd"/>
      <w:r w:rsidR="009C06EE" w:rsidRPr="0085486B">
        <w:rPr>
          <w:rFonts w:ascii="Garamond" w:hAnsi="Garamond"/>
          <w:sz w:val="24"/>
          <w:szCs w:val="24"/>
        </w:rPr>
        <w:t xml:space="preserve"> minor v</w:t>
      </w:r>
      <w:del w:id="937" w:author="Kyle Hutchinson" w:date="2025-08-24T08:41:00Z" w16du:dateUtc="2025-08-24T12:41:00Z">
        <w:r w:rsidR="009C06EE" w:rsidRPr="0085486B" w:rsidDel="0003472D">
          <w:rPr>
            <w:rFonts w:ascii="Garamond" w:hAnsi="Garamond"/>
            <w:sz w:val="24"/>
            <w:szCs w:val="24"/>
          </w:rPr>
          <w:delText>,</w:delText>
        </w:r>
      </w:del>
      <w:r w:rsidR="009C06EE" w:rsidRPr="0085486B">
        <w:rPr>
          <w:rFonts w:ascii="Garamond" w:hAnsi="Garamond"/>
          <w:sz w:val="24"/>
          <w:szCs w:val="24"/>
        </w:rPr>
        <w:t xml:space="preserve"> </w:t>
      </w:r>
      <w:ins w:id="938" w:author="Kyle Hutchinson" w:date="2025-08-24T08:41:00Z" w16du:dateUtc="2025-08-24T12:41:00Z">
        <w:r w:rsidR="0003472D">
          <w:rPr>
            <w:rFonts w:ascii="Garamond" w:hAnsi="Garamond"/>
            <w:sz w:val="24"/>
            <w:szCs w:val="24"/>
          </w:rPr>
          <w:t>(A</w:t>
        </w:r>
      </w:ins>
      <w:del w:id="939" w:author="Kyle Hutchinson" w:date="2025-08-24T08:41:00Z" w16du:dateUtc="2025-08-24T12:41:00Z">
        <w:r w:rsidR="009C06EE" w:rsidRPr="0085486B" w:rsidDel="0003472D">
          <w:rPr>
            <w:rFonts w:ascii="Garamond" w:hAnsi="Garamond"/>
            <w:sz w:val="24"/>
            <w:szCs w:val="24"/>
          </w:rPr>
          <w:delText>a</w:delText>
        </w:r>
      </w:del>
      <w:r w:rsidR="009C06EE" w:rsidRPr="0085486B">
        <w:rPr>
          <w:rFonts w:ascii="Garamond" w:hAnsi="Garamond"/>
          <w:sz w:val="24"/>
          <w:szCs w:val="24"/>
        </w:rPr>
        <w:t xml:space="preserve"> minor</w:t>
      </w:r>
      <w:ins w:id="940" w:author="Kyle Hutchinson" w:date="2025-08-24T08:41:00Z" w16du:dateUtc="2025-08-24T12:41:00Z">
        <w:r w:rsidR="0003472D">
          <w:rPr>
            <w:rFonts w:ascii="Garamond" w:hAnsi="Garamond"/>
            <w:sz w:val="24"/>
            <w:szCs w:val="24"/>
          </w:rPr>
          <w:t>)</w:t>
        </w:r>
      </w:ins>
      <w:r w:rsidR="009C06EE" w:rsidRPr="0085486B">
        <w:rPr>
          <w:rFonts w:ascii="Garamond" w:hAnsi="Garamond"/>
          <w:sz w:val="24"/>
          <w:szCs w:val="24"/>
        </w:rPr>
        <w:t>, was felicitous: this allows the same a</w:t>
      </w:r>
      <w:r w:rsidRPr="0085486B">
        <w:rPr>
          <w:rFonts w:ascii="Garamond" w:hAnsi="Garamond"/>
          <w:sz w:val="24"/>
          <w:szCs w:val="24"/>
        </w:rPr>
        <w:t xml:space="preserve">bsolute bass pitches, </w:t>
      </w:r>
      <w:proofErr w:type="spellStart"/>
      <w:r w:rsidRPr="0085486B">
        <w:rPr>
          <w:rFonts w:ascii="Garamond" w:hAnsi="Garamond"/>
          <w:sz w:val="24"/>
          <w:szCs w:val="24"/>
        </w:rPr>
        <w:t>D</w:t>
      </w:r>
      <w:r w:rsidR="00084197">
        <w:rPr>
          <w:rFonts w:ascii="Garamond" w:hAnsi="Garamond"/>
          <w:sz w:val="24"/>
          <w:szCs w:val="24"/>
        </w:rPr>
        <w:t>ƒ</w:t>
      </w:r>
      <w:proofErr w:type="spellEnd"/>
      <w:r w:rsidR="00A64787" w:rsidRPr="0085486B">
        <w:rPr>
          <w:rFonts w:ascii="Garamond" w:hAnsi="Garamond"/>
          <w:sz w:val="24"/>
          <w:szCs w:val="24"/>
        </w:rPr>
        <w:t>–E</w:t>
      </w:r>
      <w:r w:rsidR="009C06EE" w:rsidRPr="0085486B">
        <w:rPr>
          <w:rFonts w:ascii="Garamond" w:hAnsi="Garamond"/>
          <w:sz w:val="24"/>
          <w:szCs w:val="24"/>
        </w:rPr>
        <w:t xml:space="preserve">, to contribute to conventional punctuations within the </w:t>
      </w:r>
      <w:proofErr w:type="spellStart"/>
      <w:r w:rsidR="009C06EE" w:rsidRPr="0085486B">
        <w:rPr>
          <w:rFonts w:ascii="Garamond" w:hAnsi="Garamond"/>
          <w:sz w:val="24"/>
          <w:szCs w:val="24"/>
        </w:rPr>
        <w:t>galant</w:t>
      </w:r>
      <w:proofErr w:type="spellEnd"/>
      <w:r w:rsidR="009C06EE" w:rsidRPr="0085486B">
        <w:rPr>
          <w:rFonts w:ascii="Garamond" w:hAnsi="Garamond"/>
          <w:sz w:val="24"/>
          <w:szCs w:val="24"/>
        </w:rPr>
        <w:t xml:space="preserve"> exposition. </w:t>
      </w:r>
      <w:r w:rsidRPr="0085486B">
        <w:rPr>
          <w:rFonts w:ascii="Garamond" w:hAnsi="Garamond"/>
          <w:sz w:val="24"/>
          <w:szCs w:val="24"/>
        </w:rPr>
        <w:t>The</w:t>
      </w:r>
      <w:commentRangeStart w:id="941"/>
      <w:r w:rsidRPr="0085486B">
        <w:rPr>
          <w:rFonts w:ascii="Garamond" w:hAnsi="Garamond"/>
          <w:sz w:val="24"/>
          <w:szCs w:val="24"/>
        </w:rPr>
        <w:t xml:space="preserve"> softer </w:t>
      </w:r>
      <w:commentRangeEnd w:id="941"/>
      <w:r w:rsidR="00B571B5">
        <w:rPr>
          <w:rStyle w:val="CommentReference"/>
        </w:rPr>
        <w:commentReference w:id="941"/>
      </w:r>
      <w:r w:rsidRPr="0085486B">
        <w:rPr>
          <w:rFonts w:ascii="Garamond" w:hAnsi="Garamond"/>
          <w:sz w:val="24"/>
          <w:szCs w:val="24"/>
        </w:rPr>
        <w:t>material</w:t>
      </w:r>
      <w:del w:id="942" w:author="Kyle Hutchinson" w:date="2025-08-24T08:43:00Z" w16du:dateUtc="2025-08-24T12:43:00Z">
        <w:r w:rsidRPr="0085486B" w:rsidDel="00B571B5">
          <w:rPr>
            <w:rFonts w:ascii="Garamond" w:hAnsi="Garamond"/>
            <w:sz w:val="24"/>
            <w:szCs w:val="24"/>
          </w:rPr>
          <w:delText>s</w:delText>
        </w:r>
      </w:del>
      <w:r w:rsidRPr="0085486B">
        <w:rPr>
          <w:rFonts w:ascii="Garamond" w:hAnsi="Garamond"/>
          <w:sz w:val="24"/>
          <w:szCs w:val="24"/>
        </w:rPr>
        <w:t xml:space="preserve"> </w:t>
      </w:r>
      <w:del w:id="943" w:author="Kyle Hutchinson" w:date="2025-08-24T08:42:00Z" w16du:dateUtc="2025-08-24T12:42:00Z">
        <w:r w:rsidRPr="0085486B" w:rsidDel="00B571B5">
          <w:rPr>
            <w:rFonts w:ascii="Garamond" w:hAnsi="Garamond"/>
            <w:sz w:val="24"/>
            <w:szCs w:val="24"/>
          </w:rPr>
          <w:delText>presented starting</w:delText>
        </w:r>
      </w:del>
      <w:ins w:id="944" w:author="Kyle Hutchinson" w:date="2025-08-24T08:42:00Z" w16du:dateUtc="2025-08-24T12:42:00Z">
        <w:r w:rsidR="00B571B5">
          <w:rPr>
            <w:rFonts w:ascii="Garamond" w:hAnsi="Garamond"/>
            <w:sz w:val="24"/>
            <w:szCs w:val="24"/>
          </w:rPr>
          <w:t>beginning</w:t>
        </w:r>
      </w:ins>
      <w:r w:rsidRPr="0085486B">
        <w:rPr>
          <w:rFonts w:ascii="Garamond" w:hAnsi="Garamond"/>
          <w:sz w:val="24"/>
          <w:szCs w:val="24"/>
        </w:rPr>
        <w:t xml:space="preserve"> in m. 35 </w:t>
      </w:r>
      <w:r w:rsidR="00F564C9" w:rsidRPr="0085486B">
        <w:rPr>
          <w:rFonts w:ascii="Garamond" w:hAnsi="Garamond"/>
          <w:sz w:val="24"/>
          <w:szCs w:val="24"/>
        </w:rPr>
        <w:t>(</w:t>
      </w:r>
      <w:commentRangeStart w:id="945"/>
      <w:r w:rsidR="00F564C9" w:rsidRPr="00FE4C77">
        <w:rPr>
          <w:rFonts w:ascii="Garamond" w:hAnsi="Garamond"/>
          <w:b/>
          <w:bCs/>
          <w:sz w:val="24"/>
          <w:szCs w:val="24"/>
          <w:u w:val="single"/>
        </w:rPr>
        <w:t>Ex</w:t>
      </w:r>
      <w:r w:rsidR="00551A05" w:rsidRPr="00FE4C77">
        <w:rPr>
          <w:rFonts w:ascii="Garamond" w:hAnsi="Garamond"/>
          <w:b/>
          <w:bCs/>
          <w:sz w:val="24"/>
          <w:szCs w:val="24"/>
          <w:u w:val="single"/>
        </w:rPr>
        <w:t>a</w:t>
      </w:r>
      <w:r w:rsidR="00F564C9" w:rsidRPr="00FE4C77">
        <w:rPr>
          <w:rFonts w:ascii="Garamond" w:hAnsi="Garamond"/>
          <w:b/>
          <w:bCs/>
          <w:sz w:val="24"/>
          <w:szCs w:val="24"/>
          <w:u w:val="single"/>
        </w:rPr>
        <w:t>mple 14</w:t>
      </w:r>
      <w:commentRangeEnd w:id="945"/>
      <w:r w:rsidR="0003472D">
        <w:rPr>
          <w:rStyle w:val="CommentReference"/>
        </w:rPr>
        <w:commentReference w:id="945"/>
      </w:r>
      <w:r w:rsidR="00F564C9" w:rsidRPr="0085486B">
        <w:rPr>
          <w:rFonts w:ascii="Garamond" w:hAnsi="Garamond"/>
          <w:sz w:val="24"/>
          <w:szCs w:val="24"/>
        </w:rPr>
        <w:t xml:space="preserve">) </w:t>
      </w:r>
      <w:r w:rsidRPr="0085486B">
        <w:rPr>
          <w:rFonts w:ascii="Garamond" w:hAnsi="Garamond"/>
          <w:sz w:val="24"/>
          <w:szCs w:val="24"/>
        </w:rPr>
        <w:t>contain “touches” upon bass</w:t>
      </w:r>
      <w:r w:rsidR="00A64787" w:rsidRPr="0085486B">
        <w:rPr>
          <w:rFonts w:ascii="Garamond" w:hAnsi="Garamond"/>
          <w:sz w:val="24"/>
          <w:szCs w:val="24"/>
        </w:rPr>
        <w:t xml:space="preserve"> </w:t>
      </w:r>
      <w:proofErr w:type="spellStart"/>
      <w:r w:rsidR="00A64787" w:rsidRPr="0085486B">
        <w:rPr>
          <w:rFonts w:ascii="Garamond" w:hAnsi="Garamond"/>
          <w:sz w:val="24"/>
          <w:szCs w:val="24"/>
        </w:rPr>
        <w:t>D</w:t>
      </w:r>
      <w:r w:rsidR="00CA4246">
        <w:rPr>
          <w:rFonts w:ascii="Garamond" w:hAnsi="Garamond"/>
          <w:sz w:val="24"/>
          <w:szCs w:val="24"/>
        </w:rPr>
        <w:t>ƒ</w:t>
      </w:r>
      <w:proofErr w:type="spellEnd"/>
      <w:r w:rsidR="00A64787" w:rsidRPr="0085486B">
        <w:rPr>
          <w:rFonts w:ascii="Garamond" w:hAnsi="Garamond"/>
          <w:sz w:val="24"/>
          <w:szCs w:val="24"/>
        </w:rPr>
        <w:t>–E</w:t>
      </w:r>
      <w:r w:rsidR="00DE3ACF" w:rsidRPr="0085486B">
        <w:rPr>
          <w:rFonts w:ascii="Garamond" w:hAnsi="Garamond"/>
          <w:sz w:val="24"/>
          <w:szCs w:val="24"/>
        </w:rPr>
        <w:t xml:space="preserve"> (m. 41, mm. 43–44)</w:t>
      </w:r>
      <w:r w:rsidR="00A64787" w:rsidRPr="0085486B">
        <w:rPr>
          <w:rFonts w:ascii="Garamond" w:hAnsi="Garamond"/>
          <w:sz w:val="24"/>
          <w:szCs w:val="24"/>
        </w:rPr>
        <w:t xml:space="preserve">, </w:t>
      </w:r>
      <w:r w:rsidRPr="0085486B">
        <w:rPr>
          <w:rFonts w:ascii="Garamond" w:hAnsi="Garamond"/>
          <w:sz w:val="24"/>
          <w:szCs w:val="24"/>
        </w:rPr>
        <w:t xml:space="preserve">which are then transformed into </w:t>
      </w:r>
      <w:r w:rsidR="00873EAE" w:rsidRPr="0085486B">
        <w:rPr>
          <w:rFonts w:ascii="Garamond" w:hAnsi="Garamond"/>
          <w:sz w:val="24"/>
          <w:szCs w:val="24"/>
        </w:rPr>
        <w:t>the first</w:t>
      </w:r>
      <w:r w:rsidRPr="0085486B">
        <w:rPr>
          <w:rFonts w:ascii="Garamond" w:hAnsi="Garamond"/>
          <w:sz w:val="24"/>
          <w:szCs w:val="24"/>
        </w:rPr>
        <w:t xml:space="preserve"> </w:t>
      </w:r>
      <w:proofErr w:type="spellStart"/>
      <w:r w:rsidRPr="0085486B">
        <w:rPr>
          <w:rFonts w:ascii="Garamond" w:hAnsi="Garamond"/>
          <w:i/>
          <w:iCs/>
          <w:sz w:val="24"/>
          <w:szCs w:val="24"/>
        </w:rPr>
        <w:t>Quintabsatz</w:t>
      </w:r>
      <w:proofErr w:type="spellEnd"/>
      <w:r w:rsidRPr="0085486B">
        <w:rPr>
          <w:rFonts w:ascii="Garamond" w:hAnsi="Garamond"/>
          <w:sz w:val="24"/>
          <w:szCs w:val="24"/>
        </w:rPr>
        <w:t xml:space="preserve"> in V. </w:t>
      </w:r>
      <w:r w:rsidR="00DE3ACF" w:rsidRPr="0085486B">
        <w:rPr>
          <w:rFonts w:ascii="Garamond" w:hAnsi="Garamond"/>
          <w:sz w:val="24"/>
          <w:szCs w:val="24"/>
        </w:rPr>
        <w:t>M</w:t>
      </w:r>
      <w:ins w:id="946" w:author="Kyle Hutchinson" w:date="2025-08-24T08:43:00Z" w16du:dateUtc="2025-08-24T12:43:00Z">
        <w:r w:rsidR="00B571B5">
          <w:rPr>
            <w:rFonts w:ascii="Garamond" w:hAnsi="Garamond"/>
            <w:sz w:val="24"/>
            <w:szCs w:val="24"/>
          </w:rPr>
          <w:t>easure</w:t>
        </w:r>
      </w:ins>
      <w:del w:id="947" w:author="Kyle Hutchinson" w:date="2025-08-24T08:43:00Z" w16du:dateUtc="2025-08-24T12:43:00Z">
        <w:r w:rsidR="00DE3ACF" w:rsidRPr="0085486B" w:rsidDel="00B571B5">
          <w:rPr>
            <w:rFonts w:ascii="Garamond" w:hAnsi="Garamond"/>
            <w:sz w:val="24"/>
            <w:szCs w:val="24"/>
          </w:rPr>
          <w:delText>.</w:delText>
        </w:r>
      </w:del>
      <w:r w:rsidR="00DE3ACF" w:rsidRPr="0085486B">
        <w:rPr>
          <w:rFonts w:ascii="Garamond" w:hAnsi="Garamond"/>
          <w:sz w:val="24"/>
          <w:szCs w:val="24"/>
        </w:rPr>
        <w:t xml:space="preserve"> 4</w:t>
      </w:r>
      <w:r w:rsidR="004B4637">
        <w:rPr>
          <w:rFonts w:ascii="Garamond" w:hAnsi="Garamond"/>
          <w:sz w:val="24"/>
          <w:szCs w:val="24"/>
        </w:rPr>
        <w:t>8</w:t>
      </w:r>
      <w:r w:rsidR="00DE3ACF" w:rsidRPr="0085486B">
        <w:rPr>
          <w:rFonts w:ascii="Garamond" w:hAnsi="Garamond"/>
          <w:sz w:val="24"/>
          <w:szCs w:val="24"/>
        </w:rPr>
        <w:t xml:space="preserve"> attains this </w:t>
      </w:r>
      <w:r w:rsidR="00873EAE" w:rsidRPr="0085486B">
        <w:rPr>
          <w:rFonts w:ascii="Garamond" w:hAnsi="Garamond"/>
          <w:sz w:val="24"/>
          <w:szCs w:val="24"/>
        </w:rPr>
        <w:t>punctuation</w:t>
      </w:r>
      <w:r w:rsidR="00DE3ACF" w:rsidRPr="0085486B">
        <w:rPr>
          <w:rFonts w:ascii="Garamond" w:hAnsi="Garamond"/>
          <w:sz w:val="24"/>
          <w:szCs w:val="24"/>
        </w:rPr>
        <w:t xml:space="preserve"> point </w:t>
      </w:r>
      <w:r w:rsidR="00413A2E" w:rsidRPr="0085486B">
        <w:rPr>
          <w:rFonts w:ascii="Garamond" w:hAnsi="Garamond"/>
          <w:sz w:val="24"/>
          <w:szCs w:val="24"/>
        </w:rPr>
        <w:t xml:space="preserve">softly, in a </w:t>
      </w:r>
      <w:del w:id="948" w:author="Kyle Hutchinson" w:date="2025-08-24T08:44:00Z" w16du:dateUtc="2025-08-24T12:44:00Z">
        <w:r w:rsidR="00413A2E" w:rsidRPr="0085486B" w:rsidDel="00B571B5">
          <w:rPr>
            <w:rFonts w:ascii="Garamond" w:hAnsi="Garamond"/>
            <w:sz w:val="24"/>
            <w:szCs w:val="24"/>
          </w:rPr>
          <w:delText xml:space="preserve">light </w:delText>
        </w:r>
      </w:del>
      <w:ins w:id="949" w:author="Kyle Hutchinson" w:date="2025-08-24T08:44:00Z" w16du:dateUtc="2025-08-24T12:44:00Z">
        <w:r w:rsidR="00B571B5">
          <w:rPr>
            <w:rFonts w:ascii="Garamond" w:hAnsi="Garamond"/>
            <w:sz w:val="24"/>
            <w:szCs w:val="24"/>
          </w:rPr>
          <w:t>sparse</w:t>
        </w:r>
        <w:r w:rsidR="00B571B5" w:rsidRPr="0085486B">
          <w:rPr>
            <w:rFonts w:ascii="Garamond" w:hAnsi="Garamond"/>
            <w:sz w:val="24"/>
            <w:szCs w:val="24"/>
          </w:rPr>
          <w:t xml:space="preserve"> </w:t>
        </w:r>
      </w:ins>
      <w:r w:rsidR="00413A2E" w:rsidRPr="0085486B">
        <w:rPr>
          <w:rFonts w:ascii="Garamond" w:hAnsi="Garamond"/>
          <w:sz w:val="24"/>
          <w:szCs w:val="24"/>
        </w:rPr>
        <w:t>texture.</w:t>
      </w:r>
      <w:r w:rsidR="00960E63" w:rsidRPr="0085486B">
        <w:rPr>
          <w:rFonts w:ascii="Garamond" w:hAnsi="Garamond"/>
          <w:sz w:val="24"/>
          <w:szCs w:val="24"/>
        </w:rPr>
        <w:t xml:space="preserve"> </w:t>
      </w:r>
      <w:r w:rsidRPr="0085486B">
        <w:rPr>
          <w:rFonts w:ascii="Garamond" w:hAnsi="Garamond"/>
          <w:sz w:val="24"/>
          <w:szCs w:val="24"/>
        </w:rPr>
        <w:t>In this way, the fantasy-like tutti burst is tamed</w:t>
      </w:r>
      <w:r w:rsidR="008E6E87" w:rsidRPr="0085486B">
        <w:rPr>
          <w:rFonts w:ascii="Garamond" w:hAnsi="Garamond"/>
          <w:sz w:val="24"/>
          <w:szCs w:val="24"/>
        </w:rPr>
        <w:t xml:space="preserve"> </w:t>
      </w:r>
      <w:r w:rsidRPr="0085486B">
        <w:rPr>
          <w:rFonts w:ascii="Garamond" w:hAnsi="Garamond"/>
          <w:sz w:val="24"/>
          <w:szCs w:val="24"/>
        </w:rPr>
        <w:t xml:space="preserve">into a reduced texture </w:t>
      </w:r>
      <w:del w:id="950" w:author="Kyle Hutchinson" w:date="2025-08-24T08:44:00Z" w16du:dateUtc="2025-08-24T12:44:00Z">
        <w:r w:rsidRPr="0085486B" w:rsidDel="00B571B5">
          <w:rPr>
            <w:rFonts w:ascii="Garamond" w:hAnsi="Garamond"/>
            <w:sz w:val="24"/>
            <w:szCs w:val="24"/>
          </w:rPr>
          <w:delText>and also</w:delText>
        </w:r>
      </w:del>
      <w:ins w:id="951" w:author="Kyle Hutchinson" w:date="2025-08-24T08:44:00Z" w16du:dateUtc="2025-08-24T12:44:00Z">
        <w:r w:rsidR="00B571B5">
          <w:rPr>
            <w:rFonts w:ascii="Garamond" w:hAnsi="Garamond"/>
            <w:sz w:val="24"/>
            <w:szCs w:val="24"/>
          </w:rPr>
          <w:t>that</w:t>
        </w:r>
      </w:ins>
      <w:r w:rsidRPr="0085486B">
        <w:rPr>
          <w:rFonts w:ascii="Garamond" w:hAnsi="Garamond"/>
          <w:sz w:val="24"/>
          <w:szCs w:val="24"/>
        </w:rPr>
        <w:t xml:space="preserve"> becomes part of the conventional course of events in the </w:t>
      </w:r>
      <w:proofErr w:type="spellStart"/>
      <w:r w:rsidR="00E107D6" w:rsidRPr="0085486B">
        <w:rPr>
          <w:rFonts w:ascii="Garamond" w:hAnsi="Garamond"/>
          <w:sz w:val="24"/>
          <w:szCs w:val="24"/>
        </w:rPr>
        <w:t>galant</w:t>
      </w:r>
      <w:proofErr w:type="spellEnd"/>
      <w:r w:rsidRPr="0085486B">
        <w:rPr>
          <w:rFonts w:ascii="Garamond" w:hAnsi="Garamond"/>
          <w:sz w:val="24"/>
          <w:szCs w:val="24"/>
        </w:rPr>
        <w:t xml:space="preserve"> exposition. But the story of these pitches is not over:</w:t>
      </w:r>
      <w:r w:rsidR="00167437" w:rsidRPr="0085486B">
        <w:rPr>
          <w:rFonts w:ascii="Garamond" w:hAnsi="Garamond"/>
          <w:sz w:val="24"/>
          <w:szCs w:val="24"/>
        </w:rPr>
        <w:t xml:space="preserve"> they are also integrated into another point of arrival</w:t>
      </w:r>
      <w:del w:id="952" w:author="Kyle Hutchinson" w:date="2025-08-24T08:44:00Z" w16du:dateUtc="2025-08-24T12:44:00Z">
        <w:r w:rsidR="00167437" w:rsidRPr="0085486B" w:rsidDel="00B571B5">
          <w:rPr>
            <w:rFonts w:ascii="Garamond" w:hAnsi="Garamond"/>
            <w:sz w:val="24"/>
            <w:szCs w:val="24"/>
          </w:rPr>
          <w:delText xml:space="preserve">, </w:delText>
        </w:r>
        <w:r w:rsidR="002262BB" w:rsidRPr="0085486B" w:rsidDel="00B571B5">
          <w:rPr>
            <w:rFonts w:ascii="Garamond" w:hAnsi="Garamond"/>
            <w:sz w:val="24"/>
            <w:szCs w:val="24"/>
          </w:rPr>
          <w:delText>that is</w:delText>
        </w:r>
      </w:del>
      <w:r w:rsidR="002262BB" w:rsidRPr="0085486B">
        <w:rPr>
          <w:rFonts w:ascii="Garamond" w:hAnsi="Garamond"/>
          <w:sz w:val="24"/>
          <w:szCs w:val="24"/>
        </w:rPr>
        <w:t xml:space="preserve">, the second </w:t>
      </w:r>
      <w:proofErr w:type="spellStart"/>
      <w:r w:rsidR="00167437" w:rsidRPr="0085486B">
        <w:rPr>
          <w:rFonts w:ascii="Garamond" w:hAnsi="Garamond"/>
          <w:i/>
          <w:iCs/>
          <w:sz w:val="24"/>
          <w:szCs w:val="24"/>
        </w:rPr>
        <w:t>Quintabsatz</w:t>
      </w:r>
      <w:proofErr w:type="spellEnd"/>
      <w:r w:rsidR="00167437" w:rsidRPr="0085486B">
        <w:rPr>
          <w:rFonts w:ascii="Garamond" w:hAnsi="Garamond"/>
          <w:i/>
          <w:iCs/>
          <w:sz w:val="24"/>
          <w:szCs w:val="24"/>
        </w:rPr>
        <w:t xml:space="preserve"> </w:t>
      </w:r>
      <w:r w:rsidR="00167437" w:rsidRPr="0085486B">
        <w:rPr>
          <w:rFonts w:ascii="Garamond" w:hAnsi="Garamond"/>
          <w:sz w:val="24"/>
          <w:szCs w:val="24"/>
        </w:rPr>
        <w:t>in V</w:t>
      </w:r>
      <w:r w:rsidR="002262BB" w:rsidRPr="0085486B">
        <w:rPr>
          <w:rFonts w:ascii="Garamond" w:hAnsi="Garamond"/>
          <w:sz w:val="24"/>
          <w:szCs w:val="24"/>
        </w:rPr>
        <w:t xml:space="preserve"> of</w:t>
      </w:r>
      <w:r w:rsidR="00167437" w:rsidRPr="0085486B">
        <w:rPr>
          <w:rFonts w:ascii="Garamond" w:hAnsi="Garamond"/>
          <w:sz w:val="24"/>
          <w:szCs w:val="24"/>
        </w:rPr>
        <w:t xml:space="preserve"> m</w:t>
      </w:r>
      <w:r w:rsidR="00DC748C" w:rsidRPr="0085486B">
        <w:rPr>
          <w:rFonts w:ascii="Garamond" w:hAnsi="Garamond"/>
          <w:sz w:val="24"/>
          <w:szCs w:val="24"/>
        </w:rPr>
        <w:t>. 56</w:t>
      </w:r>
      <w:r w:rsidR="00167437" w:rsidRPr="0085486B">
        <w:rPr>
          <w:rFonts w:ascii="Garamond" w:hAnsi="Garamond"/>
          <w:sz w:val="24"/>
          <w:szCs w:val="24"/>
        </w:rPr>
        <w:t>.</w:t>
      </w:r>
      <w:r w:rsidR="00EB1E1D" w:rsidRPr="0085486B">
        <w:rPr>
          <w:rFonts w:ascii="Garamond" w:hAnsi="Garamond"/>
          <w:sz w:val="24"/>
          <w:szCs w:val="24"/>
        </w:rPr>
        <w:t xml:space="preserve"> The tutti-texture drive towards this repeated point of formal articulation </w:t>
      </w:r>
      <w:r w:rsidR="00717E29" w:rsidRPr="0085486B">
        <w:rPr>
          <w:rFonts w:ascii="Garamond" w:hAnsi="Garamond"/>
          <w:sz w:val="24"/>
          <w:szCs w:val="24"/>
        </w:rPr>
        <w:t xml:space="preserve">is accompanied by a shift to the parallel minor, </w:t>
      </w:r>
      <w:r w:rsidR="00F94AB9" w:rsidRPr="0085486B">
        <w:rPr>
          <w:rFonts w:ascii="Garamond" w:hAnsi="Garamond"/>
          <w:sz w:val="24"/>
          <w:szCs w:val="24"/>
        </w:rPr>
        <w:t>along with the embedding of</w:t>
      </w:r>
      <w:r w:rsidR="00A64787" w:rsidRPr="0085486B">
        <w:rPr>
          <w:rFonts w:ascii="Garamond" w:hAnsi="Garamond"/>
          <w:sz w:val="24"/>
          <w:szCs w:val="24"/>
        </w:rPr>
        <w:t xml:space="preserve"> </w:t>
      </w:r>
      <w:proofErr w:type="spellStart"/>
      <w:r w:rsidR="00A64787" w:rsidRPr="0085486B">
        <w:rPr>
          <w:rFonts w:ascii="Garamond" w:hAnsi="Garamond"/>
          <w:sz w:val="24"/>
          <w:szCs w:val="24"/>
        </w:rPr>
        <w:t>D</w:t>
      </w:r>
      <w:ins w:id="953" w:author="Kyle Hutchinson" w:date="2025-08-24T08:45:00Z" w16du:dateUtc="2025-08-24T12:45:00Z">
        <w:r w:rsidR="00B571B5">
          <w:rPr>
            <w:rFonts w:ascii="Garamond" w:hAnsi="Garamond"/>
            <w:sz w:val="24"/>
            <w:szCs w:val="24"/>
          </w:rPr>
          <w:t>ƒ</w:t>
        </w:r>
      </w:ins>
      <w:proofErr w:type="spellEnd"/>
      <w:del w:id="954" w:author="Kyle Hutchinson" w:date="2025-08-24T08:45:00Z" w16du:dateUtc="2025-08-24T12:45:00Z">
        <w:r w:rsidR="00A64787" w:rsidRPr="0085486B" w:rsidDel="00B571B5">
          <w:rPr>
            <w:rFonts w:ascii="Garamond" w:hAnsi="Garamond"/>
            <w:sz w:val="24"/>
            <w:szCs w:val="24"/>
          </w:rPr>
          <w:delText>#</w:delText>
        </w:r>
      </w:del>
      <w:r w:rsidR="00A64787" w:rsidRPr="0085486B">
        <w:rPr>
          <w:rFonts w:ascii="Garamond" w:hAnsi="Garamond"/>
          <w:sz w:val="24"/>
          <w:szCs w:val="24"/>
        </w:rPr>
        <w:t>–E into Byros’s</w:t>
      </w:r>
      <w:r w:rsidR="00367AEE" w:rsidRPr="0085486B">
        <w:rPr>
          <w:rFonts w:ascii="Garamond" w:hAnsi="Garamond"/>
          <w:sz w:val="24"/>
          <w:szCs w:val="24"/>
        </w:rPr>
        <w:t xml:space="preserve"> (2012)</w:t>
      </w:r>
      <w:r w:rsidR="00F94AB9" w:rsidRPr="0085486B">
        <w:rPr>
          <w:rFonts w:ascii="Garamond" w:hAnsi="Garamond"/>
          <w:sz w:val="24"/>
          <w:szCs w:val="24"/>
        </w:rPr>
        <w:t xml:space="preserve"> </w:t>
      </w:r>
      <w:r w:rsidR="003157D3" w:rsidRPr="0085486B">
        <w:rPr>
          <w:rFonts w:ascii="Garamond" w:hAnsi="Garamond"/>
          <w:sz w:val="24"/>
          <w:szCs w:val="24"/>
        </w:rPr>
        <w:t>le-sol-fi-sol schema (</w:t>
      </w:r>
      <w:r w:rsidR="00367AEE" w:rsidRPr="0085486B">
        <w:rPr>
          <w:rFonts w:ascii="Garamond" w:hAnsi="Garamond"/>
          <w:sz w:val="24"/>
          <w:szCs w:val="24"/>
        </w:rPr>
        <w:t>not shown as a score example)</w:t>
      </w:r>
      <w:r w:rsidR="00A64787" w:rsidRPr="0085486B">
        <w:rPr>
          <w:rFonts w:ascii="Garamond" w:hAnsi="Garamond"/>
          <w:sz w:val="24"/>
          <w:szCs w:val="24"/>
        </w:rPr>
        <w:t>: this creates a more emphatic arrival</w:t>
      </w:r>
      <w:r w:rsidR="00FD5EA9" w:rsidRPr="0085486B">
        <w:rPr>
          <w:rFonts w:ascii="Garamond" w:hAnsi="Garamond"/>
          <w:sz w:val="24"/>
          <w:szCs w:val="24"/>
        </w:rPr>
        <w:t xml:space="preserve"> on these pitches.</w:t>
      </w:r>
      <w:r w:rsidR="00CF1520" w:rsidRPr="0085486B">
        <w:rPr>
          <w:rStyle w:val="FootnoteReference"/>
          <w:rFonts w:ascii="Garamond" w:hAnsi="Garamond"/>
          <w:sz w:val="24"/>
          <w:szCs w:val="24"/>
        </w:rPr>
        <w:footnoteReference w:id="40"/>
      </w:r>
      <w:r w:rsidR="00FD5EA9" w:rsidRPr="0085486B">
        <w:rPr>
          <w:rFonts w:ascii="Garamond" w:hAnsi="Garamond"/>
          <w:sz w:val="24"/>
          <w:szCs w:val="24"/>
        </w:rPr>
        <w:t xml:space="preserve"> With the le-sol-fi-sol</w:t>
      </w:r>
      <w:ins w:id="955" w:author="Kyle Hutchinson" w:date="2025-08-24T08:45:00Z" w16du:dateUtc="2025-08-24T12:45:00Z">
        <w:r w:rsidR="00B571B5">
          <w:rPr>
            <w:rFonts w:ascii="Garamond" w:hAnsi="Garamond"/>
            <w:sz w:val="24"/>
            <w:szCs w:val="24"/>
          </w:rPr>
          <w:t xml:space="preserve"> schema</w:t>
        </w:r>
      </w:ins>
      <w:ins w:id="956" w:author="Kyle Hutchinson" w:date="2025-08-24T08:46:00Z" w16du:dateUtc="2025-08-24T12:46:00Z">
        <w:r w:rsidR="00B571B5">
          <w:rPr>
            <w:rFonts w:ascii="Garamond" w:hAnsi="Garamond"/>
            <w:sz w:val="24"/>
            <w:szCs w:val="24"/>
          </w:rPr>
          <w:t xml:space="preserve"> </w:t>
        </w:r>
      </w:ins>
      <w:del w:id="957" w:author="Kyle Hutchinson" w:date="2025-08-24T08:46:00Z" w16du:dateUtc="2025-08-24T12:46:00Z">
        <w:r w:rsidR="00FD5EA9" w:rsidRPr="0085486B" w:rsidDel="00B571B5">
          <w:rPr>
            <w:rFonts w:ascii="Garamond" w:hAnsi="Garamond"/>
            <w:sz w:val="24"/>
            <w:szCs w:val="24"/>
          </w:rPr>
          <w:delText xml:space="preserve">, </w:delText>
        </w:r>
      </w:del>
      <w:r w:rsidR="00A64787" w:rsidRPr="0085486B">
        <w:rPr>
          <w:rFonts w:ascii="Garamond" w:hAnsi="Garamond"/>
          <w:sz w:val="24"/>
          <w:szCs w:val="24"/>
        </w:rPr>
        <w:t xml:space="preserve">we </w:t>
      </w:r>
      <w:del w:id="958" w:author="Kyle Hutchinson" w:date="2025-08-24T08:46:00Z" w16du:dateUtc="2025-08-24T12:46:00Z">
        <w:r w:rsidR="00A64787" w:rsidRPr="0085486B" w:rsidDel="00B571B5">
          <w:rPr>
            <w:rFonts w:ascii="Garamond" w:hAnsi="Garamond"/>
            <w:sz w:val="24"/>
            <w:szCs w:val="24"/>
          </w:rPr>
          <w:delText xml:space="preserve">have </w:delText>
        </w:r>
      </w:del>
      <w:ins w:id="959" w:author="Kyle Hutchinson" w:date="2025-08-24T08:46:00Z" w16du:dateUtc="2025-08-24T12:46:00Z">
        <w:r w:rsidR="00B571B5">
          <w:rPr>
            <w:rFonts w:ascii="Garamond" w:hAnsi="Garamond"/>
            <w:sz w:val="24"/>
            <w:szCs w:val="24"/>
          </w:rPr>
          <w:t>find</w:t>
        </w:r>
        <w:r w:rsidR="00B571B5" w:rsidRPr="0085486B">
          <w:rPr>
            <w:rFonts w:ascii="Garamond" w:hAnsi="Garamond"/>
            <w:sz w:val="24"/>
            <w:szCs w:val="24"/>
          </w:rPr>
          <w:t xml:space="preserve"> </w:t>
        </w:r>
      </w:ins>
      <w:r w:rsidR="00A64787" w:rsidRPr="0085486B">
        <w:rPr>
          <w:rFonts w:ascii="Garamond" w:hAnsi="Garamond"/>
          <w:sz w:val="24"/>
          <w:szCs w:val="24"/>
        </w:rPr>
        <w:t xml:space="preserve">a tutti-forte counterpart to the surprise of m. 19, which is now </w:t>
      </w:r>
      <w:del w:id="960" w:author="Kyle Hutchinson" w:date="2025-08-24T08:46:00Z" w16du:dateUtc="2025-08-24T12:46:00Z">
        <w:r w:rsidR="00960E63" w:rsidRPr="0085486B" w:rsidDel="00B571B5">
          <w:rPr>
            <w:rFonts w:ascii="Garamond" w:hAnsi="Garamond"/>
            <w:sz w:val="24"/>
            <w:szCs w:val="24"/>
          </w:rPr>
          <w:delText>f</w:delText>
        </w:r>
        <w:r w:rsidR="00A64787" w:rsidRPr="0085486B" w:rsidDel="00B571B5">
          <w:rPr>
            <w:rFonts w:ascii="Garamond" w:hAnsi="Garamond"/>
            <w:sz w:val="24"/>
            <w:szCs w:val="24"/>
          </w:rPr>
          <w:delText xml:space="preserve">itted </w:delText>
        </w:r>
      </w:del>
      <w:ins w:id="961" w:author="Kyle Hutchinson" w:date="2025-08-24T08:46:00Z" w16du:dateUtc="2025-08-24T12:46:00Z">
        <w:r w:rsidR="00B571B5">
          <w:rPr>
            <w:rFonts w:ascii="Garamond" w:hAnsi="Garamond"/>
            <w:sz w:val="24"/>
            <w:szCs w:val="24"/>
          </w:rPr>
          <w:t>integrated</w:t>
        </w:r>
        <w:r w:rsidR="00B571B5" w:rsidRPr="0085486B">
          <w:rPr>
            <w:rFonts w:ascii="Garamond" w:hAnsi="Garamond"/>
            <w:sz w:val="24"/>
            <w:szCs w:val="24"/>
          </w:rPr>
          <w:t xml:space="preserve"> </w:t>
        </w:r>
      </w:ins>
      <w:r w:rsidR="00A64787" w:rsidRPr="0085486B">
        <w:rPr>
          <w:rFonts w:ascii="Garamond" w:hAnsi="Garamond"/>
          <w:sz w:val="24"/>
          <w:szCs w:val="24"/>
        </w:rPr>
        <w:t xml:space="preserve">into the mold of the </w:t>
      </w:r>
      <w:proofErr w:type="spellStart"/>
      <w:r w:rsidR="00A64787" w:rsidRPr="0085486B">
        <w:rPr>
          <w:rFonts w:ascii="Garamond" w:hAnsi="Garamond"/>
          <w:sz w:val="24"/>
          <w:szCs w:val="24"/>
        </w:rPr>
        <w:t>galant</w:t>
      </w:r>
      <w:proofErr w:type="spellEnd"/>
      <w:r w:rsidR="00A64787" w:rsidRPr="0085486B">
        <w:rPr>
          <w:rFonts w:ascii="Garamond" w:hAnsi="Garamond"/>
          <w:sz w:val="24"/>
          <w:szCs w:val="24"/>
        </w:rPr>
        <w:t xml:space="preserve"> exposition.</w:t>
      </w:r>
      <w:r w:rsidR="00305394" w:rsidRPr="0085486B">
        <w:rPr>
          <w:rFonts w:ascii="Garamond" w:hAnsi="Garamond"/>
          <w:sz w:val="24"/>
          <w:szCs w:val="24"/>
        </w:rPr>
        <w:t xml:space="preserve"> </w:t>
      </w:r>
      <w:r w:rsidR="00684285" w:rsidRPr="0085486B">
        <w:rPr>
          <w:rFonts w:ascii="Garamond" w:hAnsi="Garamond"/>
          <w:sz w:val="24"/>
          <w:szCs w:val="24"/>
        </w:rPr>
        <w:t>The le-sol-fi-sol schema also provides us a wider schematic context that was tonally unambiguous at the time (</w:t>
      </w:r>
      <w:proofErr w:type="spellStart"/>
      <w:r w:rsidR="00684285" w:rsidRPr="0085486B">
        <w:rPr>
          <w:rFonts w:ascii="Garamond" w:hAnsi="Garamond"/>
          <w:sz w:val="24"/>
          <w:szCs w:val="24"/>
        </w:rPr>
        <w:t>Byros</w:t>
      </w:r>
      <w:proofErr w:type="spellEnd"/>
      <w:r w:rsidR="00684285" w:rsidRPr="0085486B">
        <w:rPr>
          <w:rFonts w:ascii="Garamond" w:hAnsi="Garamond"/>
          <w:sz w:val="24"/>
          <w:szCs w:val="24"/>
        </w:rPr>
        <w:t xml:space="preserve"> 2012, 291): th</w:t>
      </w:r>
      <w:r w:rsidR="00CB00BA" w:rsidRPr="0085486B">
        <w:rPr>
          <w:rFonts w:ascii="Garamond" w:hAnsi="Garamond"/>
          <w:sz w:val="24"/>
          <w:szCs w:val="24"/>
        </w:rPr>
        <w:t xml:space="preserve">e tonal shift at the opening was </w:t>
      </w:r>
      <w:r w:rsidR="00960E63" w:rsidRPr="0085486B">
        <w:rPr>
          <w:rFonts w:ascii="Garamond" w:hAnsi="Garamond"/>
          <w:sz w:val="24"/>
          <w:szCs w:val="24"/>
        </w:rPr>
        <w:t>unexpected;</w:t>
      </w:r>
      <w:r w:rsidR="00CB00BA" w:rsidRPr="0085486B">
        <w:rPr>
          <w:rFonts w:ascii="Garamond" w:hAnsi="Garamond"/>
          <w:sz w:val="24"/>
          <w:szCs w:val="24"/>
        </w:rPr>
        <w:t xml:space="preserve"> the shift to</w:t>
      </w:r>
      <w:r w:rsidR="00960E63" w:rsidRPr="0085486B">
        <w:rPr>
          <w:rFonts w:ascii="Garamond" w:hAnsi="Garamond"/>
          <w:sz w:val="24"/>
          <w:szCs w:val="24"/>
        </w:rPr>
        <w:t xml:space="preserve"> the</w:t>
      </w:r>
      <w:r w:rsidR="00CB00BA" w:rsidRPr="0085486B">
        <w:rPr>
          <w:rFonts w:ascii="Garamond" w:hAnsi="Garamond"/>
          <w:sz w:val="24"/>
          <w:szCs w:val="24"/>
        </w:rPr>
        <w:t xml:space="preserve"> parallel minor that embeds a le-sol-fi-sol </w:t>
      </w:r>
      <w:r w:rsidR="00960E63" w:rsidRPr="0085486B">
        <w:rPr>
          <w:rFonts w:ascii="Garamond" w:hAnsi="Garamond"/>
          <w:sz w:val="24"/>
          <w:szCs w:val="24"/>
        </w:rPr>
        <w:t>on the way to a</w:t>
      </w:r>
      <w:r w:rsidR="00CB00BA" w:rsidRPr="0085486B">
        <w:rPr>
          <w:rFonts w:ascii="Garamond" w:hAnsi="Garamond"/>
          <w:sz w:val="24"/>
          <w:szCs w:val="24"/>
        </w:rPr>
        <w:t xml:space="preserve"> </w:t>
      </w:r>
      <w:proofErr w:type="spellStart"/>
      <w:r w:rsidR="00684285" w:rsidRPr="0085486B">
        <w:rPr>
          <w:rFonts w:ascii="Garamond" w:hAnsi="Garamond"/>
          <w:i/>
          <w:iCs/>
          <w:sz w:val="24"/>
          <w:szCs w:val="24"/>
        </w:rPr>
        <w:t>Quintabsatz</w:t>
      </w:r>
      <w:proofErr w:type="spellEnd"/>
      <w:r w:rsidR="00684285" w:rsidRPr="0085486B">
        <w:rPr>
          <w:rFonts w:ascii="Garamond" w:hAnsi="Garamond"/>
          <w:sz w:val="24"/>
          <w:szCs w:val="24"/>
        </w:rPr>
        <w:t xml:space="preserve"> in V</w:t>
      </w:r>
      <w:r w:rsidR="00CB00BA" w:rsidRPr="0085486B">
        <w:rPr>
          <w:rFonts w:ascii="Garamond" w:hAnsi="Garamond"/>
          <w:sz w:val="24"/>
          <w:szCs w:val="24"/>
        </w:rPr>
        <w:t xml:space="preserve"> is more conventional</w:t>
      </w:r>
      <w:r w:rsidR="00684285" w:rsidRPr="0085486B">
        <w:rPr>
          <w:rFonts w:ascii="Garamond" w:hAnsi="Garamond"/>
          <w:sz w:val="24"/>
          <w:szCs w:val="24"/>
        </w:rPr>
        <w:t>.</w:t>
      </w:r>
      <w:r w:rsidR="00515FC7" w:rsidRPr="0085486B">
        <w:rPr>
          <w:rStyle w:val="FootnoteReference"/>
          <w:rFonts w:ascii="Garamond" w:hAnsi="Garamond"/>
          <w:sz w:val="24"/>
          <w:szCs w:val="24"/>
        </w:rPr>
        <w:footnoteReference w:id="41"/>
      </w:r>
      <w:r w:rsidR="00684285" w:rsidRPr="0085486B">
        <w:rPr>
          <w:rFonts w:ascii="Garamond" w:hAnsi="Garamond"/>
          <w:sz w:val="24"/>
          <w:szCs w:val="24"/>
        </w:rPr>
        <w:t xml:space="preserve"> </w:t>
      </w:r>
      <w:r w:rsidR="00305394" w:rsidRPr="0085486B">
        <w:rPr>
          <w:rFonts w:ascii="Garamond" w:hAnsi="Garamond"/>
          <w:sz w:val="24"/>
          <w:szCs w:val="24"/>
        </w:rPr>
        <w:t xml:space="preserve">With the risk </w:t>
      </w:r>
      <w:del w:id="962" w:author="Kyle Hutchinson" w:date="2025-08-24T08:47:00Z" w16du:dateUtc="2025-08-24T12:47:00Z">
        <w:r w:rsidR="00305394" w:rsidRPr="0085486B" w:rsidDel="004A61ED">
          <w:rPr>
            <w:rFonts w:ascii="Garamond" w:hAnsi="Garamond"/>
            <w:sz w:val="24"/>
            <w:szCs w:val="24"/>
          </w:rPr>
          <w:delText xml:space="preserve">of committing </w:delText>
        </w:r>
        <w:r w:rsidR="006608BA" w:rsidRPr="0085486B" w:rsidDel="004A61ED">
          <w:rPr>
            <w:rFonts w:ascii="Garamond" w:hAnsi="Garamond"/>
            <w:sz w:val="24"/>
            <w:szCs w:val="24"/>
          </w:rPr>
          <w:delText>the</w:delText>
        </w:r>
        <w:r w:rsidR="00AF4365" w:rsidRPr="0085486B" w:rsidDel="004A61ED">
          <w:rPr>
            <w:rFonts w:ascii="Garamond" w:hAnsi="Garamond"/>
            <w:sz w:val="24"/>
            <w:szCs w:val="24"/>
          </w:rPr>
          <w:delText xml:space="preserve"> grave</w:delText>
        </w:r>
        <w:r w:rsidR="008872BB" w:rsidRPr="0085486B" w:rsidDel="004A61ED">
          <w:rPr>
            <w:rFonts w:ascii="Garamond" w:hAnsi="Garamond"/>
            <w:sz w:val="24"/>
            <w:szCs w:val="24"/>
          </w:rPr>
          <w:delText xml:space="preserve"> </w:delText>
        </w:r>
        <w:r w:rsidR="00305394" w:rsidRPr="0085486B" w:rsidDel="004A61ED">
          <w:rPr>
            <w:rFonts w:ascii="Garamond" w:hAnsi="Garamond"/>
            <w:sz w:val="24"/>
            <w:szCs w:val="24"/>
          </w:rPr>
          <w:delText xml:space="preserve">anachronism </w:delText>
        </w:r>
      </w:del>
      <w:r w:rsidR="00305394" w:rsidRPr="0085486B">
        <w:rPr>
          <w:rFonts w:ascii="Garamond" w:hAnsi="Garamond"/>
          <w:sz w:val="24"/>
          <w:szCs w:val="24"/>
        </w:rPr>
        <w:t xml:space="preserve">of equating the </w:t>
      </w:r>
      <w:proofErr w:type="spellStart"/>
      <w:r w:rsidR="00305394" w:rsidRPr="0085486B">
        <w:rPr>
          <w:rFonts w:ascii="Garamond" w:hAnsi="Garamond"/>
          <w:i/>
          <w:iCs/>
          <w:sz w:val="24"/>
          <w:szCs w:val="24"/>
        </w:rPr>
        <w:t>Quintabsatz</w:t>
      </w:r>
      <w:proofErr w:type="spellEnd"/>
      <w:r w:rsidR="00305394" w:rsidRPr="0085486B">
        <w:rPr>
          <w:rFonts w:ascii="Garamond" w:hAnsi="Garamond"/>
          <w:sz w:val="24"/>
          <w:szCs w:val="24"/>
        </w:rPr>
        <w:t xml:space="preserve"> in V </w:t>
      </w:r>
      <w:ins w:id="963" w:author="Kyle Hutchinson" w:date="2025-08-24T08:47:00Z" w16du:dateUtc="2025-08-24T12:47:00Z">
        <w:r w:rsidR="004A61ED">
          <w:rPr>
            <w:rFonts w:ascii="Garamond" w:hAnsi="Garamond"/>
            <w:sz w:val="24"/>
            <w:szCs w:val="24"/>
          </w:rPr>
          <w:t>to</w:t>
        </w:r>
      </w:ins>
      <w:del w:id="964" w:author="Kyle Hutchinson" w:date="2025-08-24T08:47:00Z" w16du:dateUtc="2025-08-24T12:47:00Z">
        <w:r w:rsidR="00305394" w:rsidRPr="0085486B" w:rsidDel="004A61ED">
          <w:rPr>
            <w:rFonts w:ascii="Garamond" w:hAnsi="Garamond"/>
            <w:sz w:val="24"/>
            <w:szCs w:val="24"/>
          </w:rPr>
          <w:delText>with</w:delText>
        </w:r>
      </w:del>
      <w:r w:rsidR="00305394" w:rsidRPr="0085486B">
        <w:rPr>
          <w:rFonts w:ascii="Garamond" w:hAnsi="Garamond"/>
          <w:sz w:val="24"/>
          <w:szCs w:val="24"/>
        </w:rPr>
        <w:t xml:space="preserve"> its descendent in the high-classical exposition</w:t>
      </w:r>
      <w:ins w:id="965" w:author="Kyle Hutchinson" w:date="2025-08-24T08:47:00Z" w16du:dateUtc="2025-08-24T12:47:00Z">
        <w:r w:rsidR="004A61ED">
          <w:rPr>
            <w:rFonts w:ascii="Garamond" w:hAnsi="Garamond"/>
            <w:sz w:val="24"/>
            <w:szCs w:val="24"/>
          </w:rPr>
          <w:t>—</w:t>
        </w:r>
      </w:ins>
      <w:del w:id="966" w:author="Kyle Hutchinson" w:date="2025-08-24T08:47:00Z" w16du:dateUtc="2025-08-24T12:47:00Z">
        <w:r w:rsidR="00305394" w:rsidRPr="0085486B" w:rsidDel="004A61ED">
          <w:rPr>
            <w:rFonts w:ascii="Garamond" w:hAnsi="Garamond"/>
            <w:sz w:val="24"/>
            <w:szCs w:val="24"/>
          </w:rPr>
          <w:delText>,</w:delText>
        </w:r>
        <w:r w:rsidR="008872BB" w:rsidRPr="0085486B" w:rsidDel="004A61ED">
          <w:rPr>
            <w:rFonts w:ascii="Garamond" w:hAnsi="Garamond"/>
            <w:sz w:val="24"/>
            <w:szCs w:val="24"/>
          </w:rPr>
          <w:delText xml:space="preserve"> </w:delText>
        </w:r>
      </w:del>
      <w:ins w:id="967" w:author="Kyle Hutchinson" w:date="2025-08-24T08:47:00Z" w16du:dateUtc="2025-08-24T12:47:00Z">
        <w:r w:rsidR="004A61ED">
          <w:rPr>
            <w:rFonts w:ascii="Garamond" w:hAnsi="Garamond"/>
            <w:sz w:val="24"/>
            <w:szCs w:val="24"/>
          </w:rPr>
          <w:t xml:space="preserve">the </w:t>
        </w:r>
      </w:ins>
      <w:r w:rsidR="00305394" w:rsidRPr="0085486B">
        <w:rPr>
          <w:rFonts w:ascii="Garamond" w:hAnsi="Garamond"/>
          <w:sz w:val="24"/>
          <w:szCs w:val="24"/>
        </w:rPr>
        <w:t>V: HC MC</w:t>
      </w:r>
      <w:ins w:id="968" w:author="Kyle Hutchinson" w:date="2025-08-24T08:47:00Z" w16du:dateUtc="2025-08-24T12:47:00Z">
        <w:r w:rsidR="004A61ED">
          <w:rPr>
            <w:rFonts w:ascii="Garamond" w:hAnsi="Garamond"/>
            <w:sz w:val="24"/>
            <w:szCs w:val="24"/>
          </w:rPr>
          <w:t>—</w:t>
        </w:r>
      </w:ins>
      <w:del w:id="969" w:author="Kyle Hutchinson" w:date="2025-08-24T08:47:00Z" w16du:dateUtc="2025-08-24T12:47:00Z">
        <w:r w:rsidR="00305394" w:rsidRPr="0085486B" w:rsidDel="004A61ED">
          <w:rPr>
            <w:rFonts w:ascii="Garamond" w:hAnsi="Garamond"/>
            <w:sz w:val="24"/>
            <w:szCs w:val="24"/>
          </w:rPr>
          <w:delText xml:space="preserve">, </w:delText>
        </w:r>
      </w:del>
      <w:r w:rsidR="00305394" w:rsidRPr="0085486B">
        <w:rPr>
          <w:rFonts w:ascii="Garamond" w:hAnsi="Garamond"/>
          <w:sz w:val="24"/>
          <w:szCs w:val="24"/>
        </w:rPr>
        <w:t xml:space="preserve">note that </w:t>
      </w:r>
      <w:r w:rsidR="007F4327" w:rsidRPr="0085486B">
        <w:rPr>
          <w:rFonts w:ascii="Garamond" w:hAnsi="Garamond"/>
          <w:sz w:val="24"/>
          <w:szCs w:val="24"/>
        </w:rPr>
        <w:t xml:space="preserve">the </w:t>
      </w:r>
      <w:r w:rsidR="007F4327" w:rsidRPr="0085486B">
        <w:rPr>
          <w:rFonts w:ascii="Garamond" w:hAnsi="Garamond"/>
          <w:sz w:val="24"/>
          <w:szCs w:val="24"/>
        </w:rPr>
        <w:lastRenderedPageBreak/>
        <w:t xml:space="preserve">latter cadence point is </w:t>
      </w:r>
      <w:r w:rsidR="00CA4246">
        <w:rPr>
          <w:rFonts w:ascii="Garamond" w:hAnsi="Garamond"/>
          <w:sz w:val="24"/>
          <w:szCs w:val="24"/>
        </w:rPr>
        <w:t>sometimes</w:t>
      </w:r>
      <w:r w:rsidR="00305394" w:rsidRPr="0085486B">
        <w:rPr>
          <w:rFonts w:ascii="Garamond" w:hAnsi="Garamond"/>
          <w:sz w:val="24"/>
          <w:szCs w:val="24"/>
        </w:rPr>
        <w:t xml:space="preserve"> preceded by a shift to the parallel minor.</w:t>
      </w:r>
      <w:r w:rsidR="00305394" w:rsidRPr="0085486B">
        <w:rPr>
          <w:rStyle w:val="FootnoteReference"/>
          <w:rFonts w:ascii="Garamond" w:hAnsi="Garamond"/>
          <w:sz w:val="24"/>
          <w:szCs w:val="24"/>
        </w:rPr>
        <w:footnoteReference w:id="42"/>
      </w:r>
      <w:r w:rsidR="00124300" w:rsidRPr="0085486B">
        <w:rPr>
          <w:rFonts w:ascii="Garamond" w:hAnsi="Garamond"/>
          <w:sz w:val="24"/>
          <w:szCs w:val="24"/>
        </w:rPr>
        <w:t xml:space="preserve"> </w:t>
      </w:r>
      <w:ins w:id="970" w:author="Kyle Hutchinson" w:date="2025-08-24T08:49:00Z" w16du:dateUtc="2025-08-24T12:49:00Z">
        <w:r w:rsidR="004A61ED">
          <w:rPr>
            <w:rFonts w:ascii="Garamond" w:hAnsi="Garamond"/>
            <w:sz w:val="24"/>
            <w:szCs w:val="24"/>
          </w:rPr>
          <w:t xml:space="preserve">As </w:t>
        </w:r>
      </w:ins>
      <w:del w:id="971" w:author="Kyle Hutchinson" w:date="2025-08-24T08:49:00Z" w16du:dateUtc="2025-08-24T12:49:00Z">
        <w:r w:rsidR="008872BB" w:rsidRPr="0085486B" w:rsidDel="004A61ED">
          <w:rPr>
            <w:rFonts w:ascii="Garamond" w:hAnsi="Garamond"/>
            <w:sz w:val="24"/>
            <w:szCs w:val="24"/>
          </w:rPr>
          <w:delText>Though words of caution about anachronism</w:delText>
        </w:r>
        <w:r w:rsidR="005B39F7" w:rsidRPr="0085486B" w:rsidDel="004A61ED">
          <w:rPr>
            <w:rFonts w:ascii="Garamond" w:hAnsi="Garamond"/>
            <w:sz w:val="24"/>
            <w:szCs w:val="24"/>
          </w:rPr>
          <w:delText>s</w:delText>
        </w:r>
        <w:r w:rsidR="008872BB" w:rsidRPr="0085486B" w:rsidDel="004A61ED">
          <w:rPr>
            <w:rFonts w:ascii="Garamond" w:hAnsi="Garamond"/>
            <w:sz w:val="24"/>
            <w:szCs w:val="24"/>
          </w:rPr>
          <w:delText xml:space="preserve"> are </w:delText>
        </w:r>
        <w:r w:rsidR="008B2094" w:rsidRPr="0085486B" w:rsidDel="004A61ED">
          <w:rPr>
            <w:rFonts w:ascii="Garamond" w:hAnsi="Garamond"/>
            <w:sz w:val="24"/>
            <w:szCs w:val="24"/>
          </w:rPr>
          <w:delText xml:space="preserve">surely </w:delText>
        </w:r>
        <w:r w:rsidR="008872BB" w:rsidRPr="0085486B" w:rsidDel="004A61ED">
          <w:rPr>
            <w:rFonts w:ascii="Garamond" w:hAnsi="Garamond"/>
            <w:sz w:val="24"/>
            <w:szCs w:val="24"/>
          </w:rPr>
          <w:delText>necessary</w:delText>
        </w:r>
        <w:r w:rsidR="005A75B1" w:rsidRPr="0085486B" w:rsidDel="004A61ED">
          <w:rPr>
            <w:rFonts w:ascii="Garamond" w:hAnsi="Garamond"/>
            <w:sz w:val="24"/>
            <w:szCs w:val="24"/>
          </w:rPr>
          <w:delText xml:space="preserve"> here</w:delText>
        </w:r>
        <w:r w:rsidR="008872BB" w:rsidRPr="0085486B" w:rsidDel="004A61ED">
          <w:rPr>
            <w:rFonts w:ascii="Garamond" w:hAnsi="Garamond"/>
            <w:sz w:val="24"/>
            <w:szCs w:val="24"/>
          </w:rPr>
          <w:delText xml:space="preserve">, </w:delText>
        </w:r>
        <w:r w:rsidR="00AF4365" w:rsidRPr="0085486B" w:rsidDel="004A61ED">
          <w:rPr>
            <w:rFonts w:ascii="Garamond" w:hAnsi="Garamond"/>
            <w:sz w:val="24"/>
            <w:szCs w:val="24"/>
          </w:rPr>
          <w:delText>the predecessor f</w:delText>
        </w:r>
        <w:r w:rsidR="008872BB" w:rsidRPr="0085486B" w:rsidDel="004A61ED">
          <w:rPr>
            <w:rFonts w:ascii="Garamond" w:hAnsi="Garamond"/>
            <w:sz w:val="24"/>
            <w:szCs w:val="24"/>
          </w:rPr>
          <w:delText xml:space="preserve">ormal juncture </w:delText>
        </w:r>
        <w:r w:rsidR="00124300" w:rsidRPr="0085486B" w:rsidDel="004A61ED">
          <w:rPr>
            <w:rFonts w:ascii="Garamond" w:hAnsi="Garamond"/>
            <w:sz w:val="24"/>
            <w:szCs w:val="24"/>
          </w:rPr>
          <w:delText>(</w:delText>
        </w:r>
        <w:r w:rsidR="00124300" w:rsidRPr="0085486B" w:rsidDel="004A61ED">
          <w:rPr>
            <w:rFonts w:ascii="Garamond" w:hAnsi="Garamond"/>
            <w:i/>
            <w:iCs/>
            <w:sz w:val="24"/>
            <w:szCs w:val="24"/>
          </w:rPr>
          <w:delText xml:space="preserve">Quintabsatz </w:delText>
        </w:r>
        <w:r w:rsidR="00124300" w:rsidRPr="0085486B" w:rsidDel="004A61ED">
          <w:rPr>
            <w:rFonts w:ascii="Garamond" w:hAnsi="Garamond"/>
            <w:sz w:val="24"/>
            <w:szCs w:val="24"/>
          </w:rPr>
          <w:delText xml:space="preserve">in V) </w:delText>
        </w:r>
        <w:r w:rsidR="008872BB" w:rsidRPr="0085486B" w:rsidDel="004A61ED">
          <w:rPr>
            <w:rFonts w:ascii="Garamond" w:hAnsi="Garamond"/>
            <w:sz w:val="24"/>
            <w:szCs w:val="24"/>
          </w:rPr>
          <w:delText xml:space="preserve">in galant expositions cited by </w:delText>
        </w:r>
      </w:del>
      <w:r w:rsidR="008872BB" w:rsidRPr="0085486B">
        <w:rPr>
          <w:rFonts w:ascii="Garamond" w:hAnsi="Garamond"/>
          <w:sz w:val="24"/>
          <w:szCs w:val="24"/>
        </w:rPr>
        <w:t>Burstein</w:t>
      </w:r>
      <w:r w:rsidR="00F01A0E" w:rsidRPr="0085486B">
        <w:rPr>
          <w:rFonts w:ascii="Garamond" w:hAnsi="Garamond"/>
          <w:sz w:val="24"/>
          <w:szCs w:val="24"/>
        </w:rPr>
        <w:t xml:space="preserve"> (2020)</w:t>
      </w:r>
      <w:ins w:id="972" w:author="Kyle Hutchinson" w:date="2025-08-24T08:49:00Z" w16du:dateUtc="2025-08-24T12:49:00Z">
        <w:r w:rsidR="004A61ED">
          <w:rPr>
            <w:rFonts w:ascii="Garamond" w:hAnsi="Garamond"/>
            <w:sz w:val="24"/>
            <w:szCs w:val="24"/>
          </w:rPr>
          <w:t xml:space="preserve"> describes, so too are the </w:t>
        </w:r>
        <w:proofErr w:type="spellStart"/>
        <w:r w:rsidR="004A61ED">
          <w:rPr>
            <w:rFonts w:ascii="Garamond" w:hAnsi="Garamond"/>
            <w:sz w:val="24"/>
            <w:szCs w:val="24"/>
          </w:rPr>
          <w:t>galant</w:t>
        </w:r>
        <w:proofErr w:type="spellEnd"/>
        <w:r w:rsidR="004A61ED">
          <w:rPr>
            <w:rFonts w:ascii="Garamond" w:hAnsi="Garamond"/>
            <w:sz w:val="24"/>
            <w:szCs w:val="24"/>
          </w:rPr>
          <w:t xml:space="preserve">-style </w:t>
        </w:r>
        <w:proofErr w:type="spellStart"/>
        <w:r w:rsidR="004A61ED">
          <w:rPr>
            <w:rFonts w:ascii="Garamond" w:hAnsi="Garamond"/>
            <w:i/>
            <w:iCs/>
            <w:sz w:val="24"/>
            <w:szCs w:val="24"/>
          </w:rPr>
          <w:t>Quintabsatz</w:t>
        </w:r>
        <w:proofErr w:type="spellEnd"/>
        <w:r w:rsidR="004A61ED">
          <w:rPr>
            <w:rFonts w:ascii="Garamond" w:hAnsi="Garamond"/>
            <w:sz w:val="24"/>
            <w:szCs w:val="24"/>
          </w:rPr>
          <w:t xml:space="preserve"> in V</w:t>
        </w:r>
      </w:ins>
      <w:del w:id="973" w:author="Kyle Hutchinson" w:date="2025-08-24T08:49:00Z" w16du:dateUtc="2025-08-24T12:49:00Z">
        <w:r w:rsidR="008872BB" w:rsidRPr="0085486B" w:rsidDel="004A61ED">
          <w:rPr>
            <w:rFonts w:ascii="Garamond" w:hAnsi="Garamond"/>
            <w:sz w:val="24"/>
            <w:szCs w:val="24"/>
          </w:rPr>
          <w:delText xml:space="preserve"> are sometimes preceded by a </w:delText>
        </w:r>
        <w:r w:rsidR="00AA3C0E" w:rsidRPr="0085486B" w:rsidDel="004A61ED">
          <w:rPr>
            <w:rFonts w:ascii="Garamond" w:hAnsi="Garamond"/>
            <w:sz w:val="24"/>
            <w:szCs w:val="24"/>
          </w:rPr>
          <w:delText>parallel-minor effect</w:delText>
        </w:r>
      </w:del>
      <w:r w:rsidR="00124300" w:rsidRPr="0085486B">
        <w:rPr>
          <w:rFonts w:ascii="Garamond" w:hAnsi="Garamond"/>
          <w:sz w:val="24"/>
          <w:szCs w:val="24"/>
        </w:rPr>
        <w:t xml:space="preserve"> (e.g., those </w:t>
      </w:r>
      <w:r w:rsidR="00F564C9" w:rsidRPr="0085486B">
        <w:rPr>
          <w:rFonts w:ascii="Garamond" w:hAnsi="Garamond"/>
          <w:sz w:val="24"/>
          <w:szCs w:val="24"/>
        </w:rPr>
        <w:t xml:space="preserve">composed </w:t>
      </w:r>
      <w:r w:rsidR="00124300" w:rsidRPr="0085486B">
        <w:rPr>
          <w:rFonts w:ascii="Garamond" w:hAnsi="Garamond"/>
          <w:sz w:val="24"/>
          <w:szCs w:val="24"/>
        </w:rPr>
        <w:t xml:space="preserve">by </w:t>
      </w:r>
      <w:proofErr w:type="spellStart"/>
      <w:r w:rsidR="00124300" w:rsidRPr="0085486B">
        <w:rPr>
          <w:rFonts w:ascii="Garamond" w:hAnsi="Garamond"/>
          <w:sz w:val="24"/>
          <w:szCs w:val="24"/>
        </w:rPr>
        <w:t>Marpurg</w:t>
      </w:r>
      <w:proofErr w:type="spellEnd"/>
      <w:r w:rsidR="00124300" w:rsidRPr="0085486B">
        <w:rPr>
          <w:rFonts w:ascii="Garamond" w:hAnsi="Garamond"/>
          <w:sz w:val="24"/>
          <w:szCs w:val="24"/>
        </w:rPr>
        <w:t xml:space="preserve">, </w:t>
      </w:r>
      <w:ins w:id="974" w:author="Kyle Hutchinson" w:date="2025-08-24T08:49:00Z" w16du:dateUtc="2025-08-24T12:49:00Z">
        <w:r w:rsidR="004A61ED">
          <w:rPr>
            <w:rFonts w:ascii="Garamond" w:hAnsi="Garamond"/>
            <w:sz w:val="24"/>
            <w:szCs w:val="24"/>
          </w:rPr>
          <w:t>[Burstein</w:t>
        </w:r>
      </w:ins>
      <w:ins w:id="975" w:author="Kyle Hutchinson" w:date="2025-08-24T08:50:00Z" w16du:dateUtc="2025-08-24T12:50:00Z">
        <w:r w:rsidR="004A61ED">
          <w:rPr>
            <w:rFonts w:ascii="Garamond" w:hAnsi="Garamond"/>
            <w:sz w:val="24"/>
            <w:szCs w:val="24"/>
          </w:rPr>
          <w:t xml:space="preserve"> 2020, </w:t>
        </w:r>
      </w:ins>
      <w:r w:rsidR="00124300" w:rsidRPr="0085486B">
        <w:rPr>
          <w:rFonts w:ascii="Garamond" w:hAnsi="Garamond"/>
          <w:sz w:val="24"/>
          <w:szCs w:val="24"/>
        </w:rPr>
        <w:t xml:space="preserve">126, </w:t>
      </w:r>
      <w:r w:rsidR="00A73F67" w:rsidRPr="0085486B">
        <w:rPr>
          <w:rFonts w:ascii="Garamond" w:hAnsi="Garamond"/>
          <w:sz w:val="24"/>
          <w:szCs w:val="24"/>
        </w:rPr>
        <w:t>ex. 7.2</w:t>
      </w:r>
      <w:ins w:id="976" w:author="Kyle Hutchinson" w:date="2025-08-24T08:50:00Z" w16du:dateUtc="2025-08-24T12:50:00Z">
        <w:r w:rsidR="004A61ED">
          <w:rPr>
            <w:rFonts w:ascii="Garamond" w:hAnsi="Garamond"/>
            <w:sz w:val="24"/>
            <w:szCs w:val="24"/>
          </w:rPr>
          <w:t>]</w:t>
        </w:r>
      </w:ins>
      <w:r w:rsidR="00124300" w:rsidRPr="0085486B">
        <w:rPr>
          <w:rFonts w:ascii="Garamond" w:hAnsi="Garamond"/>
          <w:sz w:val="24"/>
          <w:szCs w:val="24"/>
        </w:rPr>
        <w:t xml:space="preserve"> and</w:t>
      </w:r>
      <w:r w:rsidR="00A73F67" w:rsidRPr="0085486B">
        <w:rPr>
          <w:rFonts w:ascii="Garamond" w:hAnsi="Garamond"/>
          <w:sz w:val="24"/>
          <w:szCs w:val="24"/>
        </w:rPr>
        <w:t xml:space="preserve"> W. A. Mozart, </w:t>
      </w:r>
      <w:ins w:id="977" w:author="Kyle Hutchinson" w:date="2025-08-24T08:50:00Z" w16du:dateUtc="2025-08-24T12:50:00Z">
        <w:r w:rsidR="004A61ED">
          <w:rPr>
            <w:rFonts w:ascii="Garamond" w:hAnsi="Garamond"/>
            <w:sz w:val="24"/>
            <w:szCs w:val="24"/>
          </w:rPr>
          <w:t xml:space="preserve">[Burstein 2020, 183–4, </w:t>
        </w:r>
      </w:ins>
      <w:r w:rsidR="00A73F67" w:rsidRPr="0085486B">
        <w:rPr>
          <w:rFonts w:ascii="Garamond" w:hAnsi="Garamond"/>
          <w:sz w:val="24"/>
          <w:szCs w:val="24"/>
        </w:rPr>
        <w:t>ex. 11.1</w:t>
      </w:r>
      <w:ins w:id="978" w:author="Kyle Hutchinson" w:date="2025-08-24T08:50:00Z" w16du:dateUtc="2025-08-24T12:50:00Z">
        <w:r w:rsidR="004A61ED">
          <w:rPr>
            <w:rFonts w:ascii="Garamond" w:hAnsi="Garamond"/>
            <w:sz w:val="24"/>
            <w:szCs w:val="24"/>
          </w:rPr>
          <w:t>]</w:t>
        </w:r>
      </w:ins>
      <w:del w:id="979" w:author="Kyle Hutchinson" w:date="2025-08-24T08:50:00Z" w16du:dateUtc="2025-08-24T12:50:00Z">
        <w:r w:rsidR="00A73F67" w:rsidRPr="0085486B" w:rsidDel="004A61ED">
          <w:rPr>
            <w:rFonts w:ascii="Garamond" w:hAnsi="Garamond"/>
            <w:sz w:val="24"/>
            <w:szCs w:val="24"/>
          </w:rPr>
          <w:delText>, 183–4</w:delText>
        </w:r>
      </w:del>
      <w:r w:rsidR="00A73F67" w:rsidRPr="0085486B">
        <w:rPr>
          <w:rFonts w:ascii="Garamond" w:hAnsi="Garamond"/>
          <w:sz w:val="24"/>
          <w:szCs w:val="24"/>
        </w:rPr>
        <w:t xml:space="preserve">). </w:t>
      </w:r>
      <w:r w:rsidR="000D7D7B" w:rsidRPr="0085486B">
        <w:rPr>
          <w:rFonts w:ascii="Garamond" w:hAnsi="Garamond"/>
          <w:sz w:val="24"/>
          <w:szCs w:val="24"/>
        </w:rPr>
        <w:t xml:space="preserve">In any case, the formerly disruptive </w:t>
      </w:r>
      <w:r w:rsidR="005A75B1" w:rsidRPr="0085486B">
        <w:rPr>
          <w:rFonts w:ascii="Garamond" w:hAnsi="Garamond"/>
          <w:sz w:val="24"/>
          <w:szCs w:val="24"/>
        </w:rPr>
        <w:t xml:space="preserve">tonal shift finds </w:t>
      </w:r>
      <w:r w:rsidR="00AF4365" w:rsidRPr="0085486B">
        <w:rPr>
          <w:rFonts w:ascii="Garamond" w:hAnsi="Garamond"/>
          <w:sz w:val="24"/>
          <w:szCs w:val="24"/>
        </w:rPr>
        <w:t>a</w:t>
      </w:r>
      <w:r w:rsidR="000D7D7B" w:rsidRPr="0085486B">
        <w:rPr>
          <w:rFonts w:ascii="Garamond" w:hAnsi="Garamond"/>
          <w:sz w:val="24"/>
          <w:szCs w:val="24"/>
        </w:rPr>
        <w:t xml:space="preserve"> proper place in the </w:t>
      </w:r>
      <w:proofErr w:type="spellStart"/>
      <w:r w:rsidR="000D7D7B" w:rsidRPr="0085486B">
        <w:rPr>
          <w:rFonts w:ascii="Garamond" w:hAnsi="Garamond"/>
          <w:sz w:val="24"/>
          <w:szCs w:val="24"/>
        </w:rPr>
        <w:t>galant</w:t>
      </w:r>
      <w:proofErr w:type="spellEnd"/>
      <w:r w:rsidR="000D7D7B" w:rsidRPr="0085486B">
        <w:rPr>
          <w:rFonts w:ascii="Garamond" w:hAnsi="Garamond"/>
          <w:sz w:val="24"/>
          <w:szCs w:val="24"/>
        </w:rPr>
        <w:t xml:space="preserve"> exposition</w:t>
      </w:r>
      <w:r w:rsidR="00AB5108" w:rsidRPr="0085486B">
        <w:rPr>
          <w:rFonts w:ascii="Garamond" w:hAnsi="Garamond"/>
          <w:sz w:val="24"/>
          <w:szCs w:val="24"/>
        </w:rPr>
        <w:t xml:space="preserve"> and is embedded in a conventional schema that suits a switch to the parallel minor (the le-sol-fi-sol) and reaches a conventional punctuation point.</w:t>
      </w:r>
      <w:r w:rsidR="00657DE4">
        <w:rPr>
          <w:rStyle w:val="FootnoteReference"/>
          <w:rFonts w:ascii="Garamond" w:hAnsi="Garamond"/>
          <w:sz w:val="24"/>
          <w:szCs w:val="24"/>
        </w:rPr>
        <w:footnoteReference w:id="43"/>
      </w:r>
      <w:r w:rsidR="00D5216D" w:rsidRPr="0085486B">
        <w:rPr>
          <w:rFonts w:ascii="Garamond" w:hAnsi="Garamond"/>
          <w:sz w:val="24"/>
          <w:szCs w:val="24"/>
        </w:rPr>
        <w:t xml:space="preserve"> </w:t>
      </w:r>
    </w:p>
    <w:p w14:paraId="6E1EC4C5" w14:textId="77777777" w:rsidR="008E6E87" w:rsidRPr="0085486B" w:rsidRDefault="008E6E87" w:rsidP="002743CD">
      <w:pPr>
        <w:spacing w:after="0" w:line="480" w:lineRule="auto"/>
        <w:rPr>
          <w:rFonts w:ascii="Garamond" w:hAnsi="Garamond"/>
          <w:sz w:val="24"/>
          <w:szCs w:val="24"/>
        </w:rPr>
      </w:pPr>
    </w:p>
    <w:p w14:paraId="65EADF2B" w14:textId="07ADEC9F" w:rsidR="009739EA" w:rsidDel="00A322E6" w:rsidRDefault="008E6E87" w:rsidP="002743CD">
      <w:pPr>
        <w:spacing w:after="0" w:line="480" w:lineRule="auto"/>
        <w:rPr>
          <w:del w:id="981" w:author="Kyle Hutchinson" w:date="2025-08-24T08:57:00Z" w16du:dateUtc="2025-08-24T12:57:00Z"/>
          <w:rFonts w:ascii="Garamond" w:hAnsi="Garamond"/>
          <w:sz w:val="24"/>
          <w:szCs w:val="24"/>
        </w:rPr>
      </w:pPr>
      <w:r w:rsidRPr="0085486B">
        <w:rPr>
          <w:rFonts w:ascii="Garamond" w:hAnsi="Garamond"/>
          <w:sz w:val="24"/>
          <w:szCs w:val="24"/>
        </w:rPr>
        <w:t>T</w:t>
      </w:r>
      <w:r w:rsidR="00BA7371" w:rsidRPr="0085486B">
        <w:rPr>
          <w:rFonts w:ascii="Garamond" w:hAnsi="Garamond"/>
          <w:sz w:val="24"/>
          <w:szCs w:val="24"/>
        </w:rPr>
        <w:t xml:space="preserve">hough the </w:t>
      </w:r>
      <w:r w:rsidR="00551590" w:rsidRPr="0085486B">
        <w:rPr>
          <w:rFonts w:ascii="Garamond" w:hAnsi="Garamond"/>
          <w:sz w:val="24"/>
          <w:szCs w:val="24"/>
        </w:rPr>
        <w:t>materials from m. 35 onwards so</w:t>
      </w:r>
      <w:r w:rsidR="00BA7371" w:rsidRPr="0085486B">
        <w:rPr>
          <w:rFonts w:ascii="Garamond" w:hAnsi="Garamond"/>
          <w:sz w:val="24"/>
          <w:szCs w:val="24"/>
        </w:rPr>
        <w:t xml:space="preserve">und fresh, the piece exhibits an intricate web of </w:t>
      </w:r>
      <w:ins w:id="982" w:author="Kyle Hutchinson" w:date="2025-08-24T08:52:00Z" w16du:dateUtc="2025-08-24T12:52:00Z">
        <w:r w:rsidR="00A322E6">
          <w:rPr>
            <w:rFonts w:ascii="Garamond" w:hAnsi="Garamond"/>
            <w:sz w:val="24"/>
            <w:szCs w:val="24"/>
          </w:rPr>
          <w:t xml:space="preserve">revisiting </w:t>
        </w:r>
      </w:ins>
      <w:r w:rsidR="00BA7371" w:rsidRPr="0085486B">
        <w:rPr>
          <w:rFonts w:ascii="Garamond" w:hAnsi="Garamond"/>
          <w:sz w:val="24"/>
          <w:szCs w:val="24"/>
        </w:rPr>
        <w:t>compositional ideas</w:t>
      </w:r>
      <w:ins w:id="983" w:author="Kyle Hutchinson" w:date="2025-08-24T08:52:00Z" w16du:dateUtc="2025-08-24T12:52:00Z">
        <w:r w:rsidR="00A322E6">
          <w:rPr>
            <w:rFonts w:ascii="Garamond" w:hAnsi="Garamond"/>
            <w:sz w:val="24"/>
            <w:szCs w:val="24"/>
          </w:rPr>
          <w:t xml:space="preserve"> </w:t>
        </w:r>
      </w:ins>
      <w:del w:id="984" w:author="Kyle Hutchinson" w:date="2025-08-24T08:52:00Z" w16du:dateUtc="2025-08-24T12:52:00Z">
        <w:r w:rsidR="00E107D6" w:rsidRPr="0085486B" w:rsidDel="00A322E6">
          <w:rPr>
            <w:rFonts w:ascii="Garamond" w:hAnsi="Garamond"/>
            <w:sz w:val="24"/>
            <w:szCs w:val="24"/>
          </w:rPr>
          <w:delText xml:space="preserve"> that are</w:delText>
        </w:r>
        <w:r w:rsidR="00BA7371" w:rsidRPr="0085486B" w:rsidDel="00A322E6">
          <w:rPr>
            <w:rFonts w:ascii="Garamond" w:hAnsi="Garamond"/>
            <w:sz w:val="24"/>
            <w:szCs w:val="24"/>
          </w:rPr>
          <w:delText xml:space="preserve"> </w:delText>
        </w:r>
        <w:r w:rsidR="00551590" w:rsidRPr="0085486B" w:rsidDel="00A322E6">
          <w:rPr>
            <w:rFonts w:ascii="Garamond" w:hAnsi="Garamond"/>
            <w:sz w:val="24"/>
            <w:szCs w:val="24"/>
          </w:rPr>
          <w:delText>revisited</w:delText>
        </w:r>
        <w:r w:rsidR="00177865" w:rsidRPr="0085486B" w:rsidDel="00A322E6">
          <w:rPr>
            <w:rFonts w:ascii="Garamond" w:hAnsi="Garamond"/>
            <w:sz w:val="24"/>
            <w:szCs w:val="24"/>
          </w:rPr>
          <w:delText xml:space="preserve"> </w:delText>
        </w:r>
      </w:del>
      <w:r w:rsidR="00177865" w:rsidRPr="0085486B">
        <w:rPr>
          <w:rFonts w:ascii="Garamond" w:hAnsi="Garamond"/>
          <w:sz w:val="24"/>
          <w:szCs w:val="24"/>
        </w:rPr>
        <w:t>(</w:t>
      </w:r>
      <w:commentRangeStart w:id="985"/>
      <w:r w:rsidR="00177865" w:rsidRPr="0085486B">
        <w:rPr>
          <w:rFonts w:ascii="Garamond" w:hAnsi="Garamond"/>
          <w:sz w:val="24"/>
          <w:szCs w:val="24"/>
        </w:rPr>
        <w:t>Example 14</w:t>
      </w:r>
      <w:commentRangeEnd w:id="985"/>
      <w:r w:rsidR="0062202E">
        <w:rPr>
          <w:rStyle w:val="CommentReference"/>
        </w:rPr>
        <w:commentReference w:id="985"/>
      </w:r>
      <w:r w:rsidR="00177865" w:rsidRPr="0085486B">
        <w:rPr>
          <w:rFonts w:ascii="Garamond" w:hAnsi="Garamond"/>
          <w:sz w:val="24"/>
          <w:szCs w:val="24"/>
        </w:rPr>
        <w:t>)</w:t>
      </w:r>
      <w:r w:rsidR="00BA7371" w:rsidRPr="0085486B">
        <w:rPr>
          <w:rFonts w:ascii="Garamond" w:hAnsi="Garamond"/>
          <w:sz w:val="24"/>
          <w:szCs w:val="24"/>
        </w:rPr>
        <w:t xml:space="preserve">. </w:t>
      </w:r>
      <w:r w:rsidR="00B30047" w:rsidRPr="0085486B">
        <w:rPr>
          <w:rFonts w:ascii="Garamond" w:hAnsi="Garamond"/>
          <w:sz w:val="24"/>
          <w:szCs w:val="24"/>
        </w:rPr>
        <w:t>The second oboe in mm. 35–36 articulates the single-note idea with which the first violins opened the piece: the oboes subsequently enter a chain of 2</w:t>
      </w:r>
      <w:r w:rsidR="000E7730" w:rsidRPr="0085486B">
        <w:rPr>
          <w:rFonts w:ascii="Garamond" w:hAnsi="Garamond"/>
          <w:sz w:val="24"/>
          <w:szCs w:val="24"/>
        </w:rPr>
        <w:t>–</w:t>
      </w:r>
      <w:r w:rsidR="00B30047" w:rsidRPr="0085486B">
        <w:rPr>
          <w:rFonts w:ascii="Garamond" w:hAnsi="Garamond"/>
          <w:sz w:val="24"/>
          <w:szCs w:val="24"/>
        </w:rPr>
        <w:t xml:space="preserve">3 suspensions that </w:t>
      </w:r>
      <w:r w:rsidR="00B460E9" w:rsidRPr="0085486B">
        <w:rPr>
          <w:rFonts w:ascii="Garamond" w:hAnsi="Garamond"/>
          <w:sz w:val="24"/>
          <w:szCs w:val="24"/>
        </w:rPr>
        <w:t>supports the notated meter</w:t>
      </w:r>
      <w:del w:id="986" w:author="Kyle Hutchinson" w:date="2025-08-24T08:53:00Z" w16du:dateUtc="2025-08-24T12:53:00Z">
        <w:r w:rsidR="00B460E9" w:rsidRPr="0085486B" w:rsidDel="00A322E6">
          <w:rPr>
            <w:rFonts w:ascii="Garamond" w:hAnsi="Garamond"/>
            <w:sz w:val="24"/>
            <w:szCs w:val="24"/>
          </w:rPr>
          <w:delText xml:space="preserve"> through the</w:delText>
        </w:r>
        <w:r w:rsidR="00F776C7" w:rsidRPr="0085486B" w:rsidDel="00A322E6">
          <w:rPr>
            <w:rFonts w:ascii="Garamond" w:hAnsi="Garamond"/>
            <w:sz w:val="24"/>
            <w:szCs w:val="24"/>
          </w:rPr>
          <w:delText xml:space="preserve"> suspension</w:delText>
        </w:r>
        <w:r w:rsidR="00385F3C" w:rsidRPr="0085486B" w:rsidDel="00A322E6">
          <w:rPr>
            <w:rFonts w:ascii="Garamond" w:hAnsi="Garamond"/>
            <w:sz w:val="24"/>
            <w:szCs w:val="24"/>
          </w:rPr>
          <w:delText>s</w:delText>
        </w:r>
      </w:del>
      <w:ins w:id="987" w:author="Kyle Hutchinson" w:date="2025-08-24T08:54:00Z" w16du:dateUtc="2025-08-24T12:54:00Z">
        <w:r w:rsidR="00A322E6">
          <w:rPr>
            <w:rFonts w:ascii="Garamond" w:hAnsi="Garamond"/>
            <w:sz w:val="24"/>
            <w:szCs w:val="24"/>
          </w:rPr>
          <w:t xml:space="preserve"> through an </w:t>
        </w:r>
      </w:ins>
      <w:del w:id="988" w:author="Kyle Hutchinson" w:date="2025-08-24T08:54:00Z" w16du:dateUtc="2025-08-24T12:54:00Z">
        <w:r w:rsidR="00385F3C" w:rsidRPr="0085486B" w:rsidDel="00A322E6">
          <w:rPr>
            <w:rFonts w:ascii="Garamond" w:hAnsi="Garamond"/>
            <w:sz w:val="24"/>
            <w:szCs w:val="24"/>
          </w:rPr>
          <w:delText xml:space="preserve">, which are </w:delText>
        </w:r>
      </w:del>
      <w:r w:rsidR="00385F3C" w:rsidRPr="0085486B">
        <w:rPr>
          <w:rFonts w:ascii="Garamond" w:hAnsi="Garamond"/>
          <w:sz w:val="24"/>
          <w:szCs w:val="24"/>
        </w:rPr>
        <w:t>unambiguous</w:t>
      </w:r>
      <w:del w:id="989" w:author="Kyle Hutchinson" w:date="2025-08-24T08:54:00Z" w16du:dateUtc="2025-08-24T12:54:00Z">
        <w:r w:rsidR="00385F3C" w:rsidRPr="0085486B" w:rsidDel="00A322E6">
          <w:rPr>
            <w:rFonts w:ascii="Garamond" w:hAnsi="Garamond"/>
            <w:sz w:val="24"/>
            <w:szCs w:val="24"/>
          </w:rPr>
          <w:delText>ly</w:delText>
        </w:r>
      </w:del>
      <w:r w:rsidR="00385F3C" w:rsidRPr="0085486B">
        <w:rPr>
          <w:rFonts w:ascii="Garamond" w:hAnsi="Garamond"/>
          <w:sz w:val="24"/>
          <w:szCs w:val="24"/>
        </w:rPr>
        <w:t xml:space="preserve"> associat</w:t>
      </w:r>
      <w:ins w:id="990" w:author="Kyle Hutchinson" w:date="2025-08-24T08:54:00Z" w16du:dateUtc="2025-08-24T12:54:00Z">
        <w:r w:rsidR="00A322E6">
          <w:rPr>
            <w:rFonts w:ascii="Garamond" w:hAnsi="Garamond"/>
            <w:sz w:val="24"/>
            <w:szCs w:val="24"/>
          </w:rPr>
          <w:t>ion</w:t>
        </w:r>
      </w:ins>
      <w:del w:id="991" w:author="Kyle Hutchinson" w:date="2025-08-24T08:54:00Z" w16du:dateUtc="2025-08-24T12:54:00Z">
        <w:r w:rsidR="00385F3C" w:rsidRPr="0085486B" w:rsidDel="00A322E6">
          <w:rPr>
            <w:rFonts w:ascii="Garamond" w:hAnsi="Garamond"/>
            <w:sz w:val="24"/>
            <w:szCs w:val="24"/>
          </w:rPr>
          <w:delText>ed</w:delText>
        </w:r>
      </w:del>
      <w:r w:rsidR="00385F3C" w:rsidRPr="0085486B">
        <w:rPr>
          <w:rFonts w:ascii="Garamond" w:hAnsi="Garamond"/>
          <w:sz w:val="24"/>
          <w:szCs w:val="24"/>
        </w:rPr>
        <w:t xml:space="preserve"> with metric stress.</w:t>
      </w:r>
      <w:r w:rsidR="00FB0D00" w:rsidRPr="0085486B">
        <w:rPr>
          <w:rStyle w:val="FootnoteReference"/>
          <w:rFonts w:ascii="Garamond" w:hAnsi="Garamond"/>
          <w:sz w:val="24"/>
          <w:szCs w:val="24"/>
        </w:rPr>
        <w:footnoteReference w:id="44"/>
      </w:r>
      <w:r w:rsidR="00385F3C" w:rsidRPr="0085486B">
        <w:rPr>
          <w:rFonts w:ascii="Garamond" w:hAnsi="Garamond"/>
          <w:sz w:val="24"/>
          <w:szCs w:val="24"/>
        </w:rPr>
        <w:t xml:space="preserve"> </w:t>
      </w:r>
      <w:r w:rsidR="00B2458F" w:rsidRPr="0085486B">
        <w:rPr>
          <w:rFonts w:ascii="Garamond" w:hAnsi="Garamond"/>
          <w:sz w:val="24"/>
          <w:szCs w:val="24"/>
        </w:rPr>
        <w:t>The syncopations of the opening repeated-note idea are translated into the bassoon part, where the</w:t>
      </w:r>
      <w:r w:rsidR="004A6B9C" w:rsidRPr="0085486B">
        <w:rPr>
          <w:rFonts w:ascii="Garamond" w:hAnsi="Garamond"/>
          <w:sz w:val="24"/>
          <w:szCs w:val="24"/>
        </w:rPr>
        <w:t>y are set in relief as</w:t>
      </w:r>
      <w:r w:rsidR="00B2458F" w:rsidRPr="0085486B">
        <w:rPr>
          <w:rFonts w:ascii="Garamond" w:hAnsi="Garamond"/>
          <w:sz w:val="24"/>
          <w:szCs w:val="24"/>
        </w:rPr>
        <w:t xml:space="preserve"> local melodic highpoints</w:t>
      </w:r>
      <w:r w:rsidR="00662752">
        <w:rPr>
          <w:rFonts w:ascii="Garamond" w:hAnsi="Garamond"/>
          <w:sz w:val="24"/>
          <w:szCs w:val="24"/>
        </w:rPr>
        <w:t xml:space="preserve"> (and in one case a salient </w:t>
      </w:r>
      <w:commentRangeStart w:id="992"/>
      <w:r w:rsidR="00662752">
        <w:rPr>
          <w:rFonts w:ascii="Garamond" w:hAnsi="Garamond"/>
          <w:sz w:val="24"/>
          <w:szCs w:val="24"/>
        </w:rPr>
        <w:t>low-point</w:t>
      </w:r>
      <w:commentRangeEnd w:id="992"/>
      <w:r w:rsidR="00A322E6">
        <w:rPr>
          <w:rStyle w:val="CommentReference"/>
        </w:rPr>
        <w:commentReference w:id="992"/>
      </w:r>
      <w:r w:rsidR="00662752">
        <w:rPr>
          <w:rFonts w:ascii="Garamond" w:hAnsi="Garamond"/>
          <w:sz w:val="24"/>
          <w:szCs w:val="24"/>
        </w:rPr>
        <w:t>)</w:t>
      </w:r>
      <w:r w:rsidR="00B2458F" w:rsidRPr="0085486B">
        <w:rPr>
          <w:rFonts w:ascii="Garamond" w:hAnsi="Garamond"/>
          <w:sz w:val="24"/>
          <w:szCs w:val="24"/>
        </w:rPr>
        <w:t xml:space="preserve"> on weak beats</w:t>
      </w:r>
      <w:r w:rsidR="00662752">
        <w:rPr>
          <w:rFonts w:ascii="Garamond" w:hAnsi="Garamond"/>
          <w:sz w:val="24"/>
          <w:szCs w:val="24"/>
        </w:rPr>
        <w:t>—</w:t>
      </w:r>
      <w:r w:rsidR="00B2458F" w:rsidRPr="0085486B">
        <w:rPr>
          <w:rFonts w:ascii="Garamond" w:hAnsi="Garamond"/>
          <w:sz w:val="24"/>
          <w:szCs w:val="24"/>
        </w:rPr>
        <w:t xml:space="preserve">see asterisks in </w:t>
      </w:r>
      <w:r w:rsidR="00B2458F" w:rsidRPr="00A322E6">
        <w:rPr>
          <w:rFonts w:ascii="Garamond" w:hAnsi="Garamond"/>
          <w:sz w:val="24"/>
          <w:szCs w:val="24"/>
          <w:highlight w:val="yellow"/>
          <w:rPrChange w:id="993" w:author="Kyle Hutchinson" w:date="2025-08-24T08:55:00Z" w16du:dateUtc="2025-08-24T12:55:00Z">
            <w:rPr>
              <w:rFonts w:ascii="Garamond" w:hAnsi="Garamond"/>
              <w:sz w:val="24"/>
              <w:szCs w:val="24"/>
            </w:rPr>
          </w:rPrChange>
        </w:rPr>
        <w:t xml:space="preserve">Example </w:t>
      </w:r>
      <w:r w:rsidR="00F564C9" w:rsidRPr="00A322E6">
        <w:rPr>
          <w:rFonts w:ascii="Garamond" w:hAnsi="Garamond"/>
          <w:sz w:val="24"/>
          <w:szCs w:val="24"/>
          <w:highlight w:val="yellow"/>
          <w:rPrChange w:id="994" w:author="Kyle Hutchinson" w:date="2025-08-24T08:55:00Z" w16du:dateUtc="2025-08-24T12:55:00Z">
            <w:rPr>
              <w:rFonts w:ascii="Garamond" w:hAnsi="Garamond"/>
              <w:sz w:val="24"/>
              <w:szCs w:val="24"/>
            </w:rPr>
          </w:rPrChange>
        </w:rPr>
        <w:t>1</w:t>
      </w:r>
      <w:r w:rsidR="005B39F7" w:rsidRPr="00A322E6">
        <w:rPr>
          <w:rFonts w:ascii="Garamond" w:hAnsi="Garamond"/>
          <w:sz w:val="24"/>
          <w:szCs w:val="24"/>
          <w:highlight w:val="yellow"/>
          <w:rPrChange w:id="995" w:author="Kyle Hutchinson" w:date="2025-08-24T08:55:00Z" w16du:dateUtc="2025-08-24T12:55:00Z">
            <w:rPr>
              <w:rFonts w:ascii="Garamond" w:hAnsi="Garamond"/>
              <w:sz w:val="24"/>
              <w:szCs w:val="24"/>
            </w:rPr>
          </w:rPrChange>
        </w:rPr>
        <w:t>4</w:t>
      </w:r>
      <w:del w:id="996" w:author="Kyle Hutchinson" w:date="2025-08-24T08:55:00Z" w16du:dateUtc="2025-08-24T12:55:00Z">
        <w:r w:rsidR="00B2458F" w:rsidRPr="0085486B" w:rsidDel="00A322E6">
          <w:rPr>
            <w:rFonts w:ascii="Garamond" w:hAnsi="Garamond"/>
            <w:sz w:val="24"/>
            <w:szCs w:val="24"/>
          </w:rPr>
          <w:delText>:</w:delText>
        </w:r>
      </w:del>
      <w:del w:id="997" w:author="Kyle Hutchinson" w:date="2025-08-24T08:56:00Z" w16du:dateUtc="2025-08-24T12:56:00Z">
        <w:r w:rsidR="00B2458F" w:rsidRPr="0085486B" w:rsidDel="00A322E6">
          <w:rPr>
            <w:rFonts w:ascii="Garamond" w:hAnsi="Garamond"/>
            <w:sz w:val="24"/>
            <w:szCs w:val="24"/>
          </w:rPr>
          <w:delText xml:space="preserve"> </w:delText>
        </w:r>
      </w:del>
      <w:del w:id="998" w:author="Kyle Hutchinson" w:date="2025-08-24T08:55:00Z" w16du:dateUtc="2025-08-24T12:55:00Z">
        <w:r w:rsidR="00B2458F" w:rsidRPr="0085486B" w:rsidDel="00A322E6">
          <w:rPr>
            <w:rFonts w:ascii="Garamond" w:hAnsi="Garamond"/>
            <w:sz w:val="24"/>
            <w:szCs w:val="24"/>
          </w:rPr>
          <w:delText>m</w:delText>
        </w:r>
      </w:del>
      <w:del w:id="999" w:author="Kyle Hutchinson" w:date="2025-08-24T08:56:00Z" w16du:dateUtc="2025-08-24T12:56:00Z">
        <w:r w:rsidR="00B2458F" w:rsidRPr="0085486B" w:rsidDel="00A322E6">
          <w:rPr>
            <w:rFonts w:ascii="Garamond" w:hAnsi="Garamond"/>
            <w:sz w:val="24"/>
            <w:szCs w:val="24"/>
          </w:rPr>
          <w:delText>elodic highpoints, often preceded by wide leaps into them, in mm. 37–44 set in relief a variant of the growingly dense opening syncopations of the first violins</w:delText>
        </w:r>
      </w:del>
      <w:r w:rsidR="00B2458F" w:rsidRPr="0085486B">
        <w:rPr>
          <w:rFonts w:ascii="Garamond" w:hAnsi="Garamond"/>
          <w:sz w:val="24"/>
          <w:szCs w:val="24"/>
        </w:rPr>
        <w:t>. This is constrained by the fastest-available pulse in this area</w:t>
      </w:r>
      <w:r w:rsidR="008A332D" w:rsidRPr="0085486B">
        <w:rPr>
          <w:rFonts w:ascii="Garamond" w:hAnsi="Garamond"/>
          <w:sz w:val="24"/>
          <w:szCs w:val="24"/>
        </w:rPr>
        <w:t>.</w:t>
      </w:r>
      <w:r w:rsidR="00B2458F" w:rsidRPr="0085486B">
        <w:rPr>
          <w:rFonts w:ascii="Garamond" w:hAnsi="Garamond"/>
          <w:sz w:val="24"/>
          <w:szCs w:val="24"/>
        </w:rPr>
        <w:t xml:space="preserve"> In other words, the bassoon’s active melodic line “translates” through its melodic accents the </w:t>
      </w:r>
      <w:del w:id="1000" w:author="Kyle Hutchinson" w:date="2025-08-24T08:57:00Z" w16du:dateUtc="2025-08-24T12:57:00Z">
        <w:r w:rsidR="00B2458F" w:rsidRPr="0085486B" w:rsidDel="00A322E6">
          <w:rPr>
            <w:rFonts w:ascii="Garamond" w:hAnsi="Garamond"/>
            <w:sz w:val="24"/>
            <w:szCs w:val="24"/>
          </w:rPr>
          <w:delText xml:space="preserve">compositional </w:delText>
        </w:r>
      </w:del>
      <w:r w:rsidR="00B2458F" w:rsidRPr="0085486B">
        <w:rPr>
          <w:rFonts w:ascii="Garamond" w:hAnsi="Garamond"/>
          <w:sz w:val="24"/>
          <w:szCs w:val="24"/>
        </w:rPr>
        <w:t>idea of syncopation</w:t>
      </w:r>
      <w:del w:id="1001" w:author="Kyle Hutchinson" w:date="2025-08-24T08:57:00Z" w16du:dateUtc="2025-08-24T12:57:00Z">
        <w:r w:rsidR="00B2458F" w:rsidRPr="0085486B" w:rsidDel="00A322E6">
          <w:rPr>
            <w:rFonts w:ascii="Garamond" w:hAnsi="Garamond"/>
            <w:sz w:val="24"/>
            <w:szCs w:val="24"/>
          </w:rPr>
          <w:delText>s</w:delText>
        </w:r>
      </w:del>
      <w:r w:rsidR="00B2458F" w:rsidRPr="0085486B">
        <w:rPr>
          <w:rFonts w:ascii="Garamond" w:hAnsi="Garamond"/>
          <w:sz w:val="24"/>
          <w:szCs w:val="24"/>
        </w:rPr>
        <w:t xml:space="preserve"> from the single-note ideas into a freely floating </w:t>
      </w:r>
      <w:proofErr w:type="gramStart"/>
      <w:r w:rsidR="00B2458F" w:rsidRPr="0085486B">
        <w:rPr>
          <w:rFonts w:ascii="Garamond" w:hAnsi="Garamond"/>
          <w:sz w:val="24"/>
          <w:szCs w:val="24"/>
        </w:rPr>
        <w:t>counter-melody</w:t>
      </w:r>
      <w:proofErr w:type="gramEnd"/>
      <w:r w:rsidR="00B2458F" w:rsidRPr="0085486B">
        <w:rPr>
          <w:rFonts w:ascii="Garamond" w:hAnsi="Garamond"/>
          <w:sz w:val="24"/>
          <w:szCs w:val="24"/>
        </w:rPr>
        <w:t xml:space="preserve">. </w:t>
      </w:r>
    </w:p>
    <w:p w14:paraId="6E232504" w14:textId="37A41501" w:rsidR="00B2458F" w:rsidRPr="0085486B" w:rsidRDefault="00B2458F" w:rsidP="002743CD">
      <w:pPr>
        <w:spacing w:after="0" w:line="480" w:lineRule="auto"/>
        <w:rPr>
          <w:rFonts w:ascii="Garamond" w:hAnsi="Garamond"/>
          <w:sz w:val="24"/>
          <w:szCs w:val="24"/>
        </w:rPr>
      </w:pPr>
      <w:commentRangeStart w:id="1002"/>
      <w:r w:rsidRPr="00CA4C7E">
        <w:rPr>
          <w:rFonts w:ascii="Garamond" w:hAnsi="Garamond"/>
          <w:b/>
          <w:bCs/>
          <w:sz w:val="24"/>
          <w:szCs w:val="24"/>
          <w:u w:val="single"/>
        </w:rPr>
        <w:t xml:space="preserve">Example </w:t>
      </w:r>
      <w:r w:rsidR="00F564C9" w:rsidRPr="00CA4C7E">
        <w:rPr>
          <w:rFonts w:ascii="Garamond" w:hAnsi="Garamond"/>
          <w:b/>
          <w:bCs/>
          <w:sz w:val="24"/>
          <w:szCs w:val="24"/>
          <w:u w:val="single"/>
        </w:rPr>
        <w:t>13</w:t>
      </w:r>
      <w:r w:rsidRPr="0085486B">
        <w:rPr>
          <w:rFonts w:ascii="Garamond" w:hAnsi="Garamond"/>
          <w:sz w:val="24"/>
          <w:szCs w:val="24"/>
        </w:rPr>
        <w:t xml:space="preserve"> </w:t>
      </w:r>
      <w:commentRangeEnd w:id="1002"/>
      <w:r w:rsidR="0062202E">
        <w:rPr>
          <w:rStyle w:val="CommentReference"/>
        </w:rPr>
        <w:commentReference w:id="1002"/>
      </w:r>
      <w:r w:rsidR="00385F3C" w:rsidRPr="0085486B">
        <w:rPr>
          <w:rFonts w:ascii="Garamond" w:hAnsi="Garamond"/>
          <w:sz w:val="24"/>
          <w:szCs w:val="24"/>
        </w:rPr>
        <w:t xml:space="preserve">turns </w:t>
      </w:r>
      <w:r w:rsidRPr="0085486B">
        <w:rPr>
          <w:rFonts w:ascii="Garamond" w:hAnsi="Garamond"/>
          <w:sz w:val="24"/>
          <w:szCs w:val="24"/>
        </w:rPr>
        <w:t xml:space="preserve">the </w:t>
      </w:r>
      <w:r w:rsidRPr="0085486B">
        <w:rPr>
          <w:rFonts w:ascii="Garamond" w:hAnsi="Garamond"/>
          <w:sz w:val="24"/>
          <w:szCs w:val="24"/>
        </w:rPr>
        <w:lastRenderedPageBreak/>
        <w:t>bassoon’s melodic accent</w:t>
      </w:r>
      <w:r w:rsidR="00385F3C" w:rsidRPr="0085486B">
        <w:rPr>
          <w:rFonts w:ascii="Garamond" w:hAnsi="Garamond"/>
          <w:sz w:val="24"/>
          <w:szCs w:val="24"/>
        </w:rPr>
        <w:t>s</w:t>
      </w:r>
      <w:r w:rsidRPr="0085486B">
        <w:rPr>
          <w:rFonts w:ascii="Garamond" w:hAnsi="Garamond"/>
          <w:sz w:val="24"/>
          <w:szCs w:val="24"/>
        </w:rPr>
        <w:t xml:space="preserve"> into a single-note syncopated line, demonstrating how this </w:t>
      </w:r>
      <w:r w:rsidR="00385F3C" w:rsidRPr="0085486B">
        <w:rPr>
          <w:rFonts w:ascii="Garamond" w:hAnsi="Garamond"/>
          <w:sz w:val="24"/>
          <w:szCs w:val="24"/>
        </w:rPr>
        <w:t xml:space="preserve">ornate and </w:t>
      </w:r>
      <w:proofErr w:type="spellStart"/>
      <w:r w:rsidR="00385F3C" w:rsidRPr="0085486B">
        <w:rPr>
          <w:rFonts w:ascii="Garamond" w:hAnsi="Garamond"/>
          <w:sz w:val="24"/>
          <w:szCs w:val="24"/>
        </w:rPr>
        <w:t>galant</w:t>
      </w:r>
      <w:proofErr w:type="spellEnd"/>
      <w:r w:rsidRPr="0085486B">
        <w:rPr>
          <w:rFonts w:ascii="Garamond" w:hAnsi="Garamond"/>
          <w:sz w:val="24"/>
          <w:szCs w:val="24"/>
        </w:rPr>
        <w:t xml:space="preserve"> contour is in fact a motivic transformation of the single-note idea.</w:t>
      </w:r>
      <w:commentRangeStart w:id="1003"/>
      <w:ins w:id="1004" w:author="Kyle Hutchinson" w:date="2025-08-24T08:59:00Z" w16du:dateUtc="2025-08-24T12:59:00Z">
        <w:r w:rsidR="00357975">
          <w:rPr>
            <w:rStyle w:val="FootnoteReference"/>
            <w:rFonts w:ascii="Garamond" w:hAnsi="Garamond"/>
            <w:sz w:val="24"/>
            <w:szCs w:val="24"/>
          </w:rPr>
          <w:footnoteReference w:id="45"/>
        </w:r>
      </w:ins>
      <w:commentRangeEnd w:id="1003"/>
      <w:ins w:id="1008" w:author="Kyle Hutchinson" w:date="2025-08-24T09:00:00Z" w16du:dateUtc="2025-08-24T13:00:00Z">
        <w:r w:rsidR="00357975">
          <w:rPr>
            <w:rStyle w:val="CommentReference"/>
          </w:rPr>
          <w:commentReference w:id="1003"/>
        </w:r>
      </w:ins>
    </w:p>
    <w:p w14:paraId="432A7E6E" w14:textId="77777777" w:rsidR="008A332D" w:rsidRPr="0085486B" w:rsidRDefault="008A332D" w:rsidP="002743CD">
      <w:pPr>
        <w:spacing w:after="0" w:line="480" w:lineRule="auto"/>
        <w:ind w:firstLine="720"/>
        <w:rPr>
          <w:rFonts w:ascii="Garamond" w:hAnsi="Garamond"/>
          <w:sz w:val="24"/>
          <w:szCs w:val="24"/>
        </w:rPr>
      </w:pPr>
    </w:p>
    <w:p w14:paraId="0338A034" w14:textId="45B4CAAF" w:rsidR="00310DB5" w:rsidRDefault="00CF3E0D" w:rsidP="002743CD">
      <w:pPr>
        <w:spacing w:after="0" w:line="480" w:lineRule="auto"/>
        <w:ind w:firstLine="720"/>
        <w:jc w:val="center"/>
        <w:rPr>
          <w:rFonts w:ascii="Garamond" w:hAnsi="Garamond"/>
          <w:sz w:val="24"/>
          <w:szCs w:val="24"/>
        </w:rPr>
      </w:pPr>
      <w:r w:rsidRPr="0062202E">
        <w:rPr>
          <w:rFonts w:ascii="Garamond" w:hAnsi="Garamond"/>
          <w:b/>
          <w:bCs/>
          <w:sz w:val="24"/>
          <w:szCs w:val="24"/>
          <w:highlight w:val="yellow"/>
          <w:rPrChange w:id="1009" w:author="Kyle Hutchinson" w:date="2025-08-24T08:51:00Z" w16du:dateUtc="2025-08-24T12:51:00Z">
            <w:rPr>
              <w:rFonts w:ascii="Garamond" w:hAnsi="Garamond"/>
              <w:b/>
              <w:bCs/>
              <w:sz w:val="24"/>
              <w:szCs w:val="24"/>
            </w:rPr>
          </w:rPrChange>
        </w:rPr>
        <w:t xml:space="preserve">Example </w:t>
      </w:r>
      <w:r w:rsidR="00782C1E" w:rsidRPr="0062202E">
        <w:rPr>
          <w:rFonts w:ascii="Garamond" w:hAnsi="Garamond"/>
          <w:b/>
          <w:bCs/>
          <w:sz w:val="24"/>
          <w:szCs w:val="24"/>
          <w:highlight w:val="yellow"/>
          <w:rPrChange w:id="1010" w:author="Kyle Hutchinson" w:date="2025-08-24T08:51:00Z" w16du:dateUtc="2025-08-24T12:51:00Z">
            <w:rPr>
              <w:rFonts w:ascii="Garamond" w:hAnsi="Garamond"/>
              <w:b/>
              <w:bCs/>
              <w:sz w:val="24"/>
              <w:szCs w:val="24"/>
            </w:rPr>
          </w:rPrChange>
        </w:rPr>
        <w:t>13</w:t>
      </w:r>
      <w:r w:rsidRPr="0085486B">
        <w:rPr>
          <w:rFonts w:ascii="Garamond" w:hAnsi="Garamond"/>
          <w:sz w:val="24"/>
          <w:szCs w:val="24"/>
        </w:rPr>
        <w:t xml:space="preserve"> Translating the bassoon’s melodic accents in mm. 35–44 to a syncopated line</w:t>
      </w:r>
    </w:p>
    <w:p w14:paraId="30F7FB4C" w14:textId="306E4CF3" w:rsidR="007B4C19" w:rsidDel="00EC4E9D" w:rsidRDefault="00CF3E0D" w:rsidP="00EC4E9D">
      <w:pPr>
        <w:spacing w:after="0" w:line="480" w:lineRule="auto"/>
        <w:ind w:firstLine="720"/>
        <w:jc w:val="center"/>
        <w:rPr>
          <w:del w:id="1011" w:author="Kyle Hutchinson" w:date="2025-08-24T08:51:00Z" w16du:dateUtc="2025-08-24T12:51:00Z"/>
          <w:rFonts w:ascii="Garamond" w:hAnsi="Garamond"/>
          <w:sz w:val="24"/>
          <w:szCs w:val="24"/>
        </w:rPr>
      </w:pPr>
      <w:r w:rsidRPr="0085486B">
        <w:rPr>
          <w:rFonts w:ascii="Garamond" w:hAnsi="Garamond"/>
          <w:sz w:val="24"/>
          <w:szCs w:val="24"/>
        </w:rPr>
        <w:t xml:space="preserve">playing on the </w:t>
      </w:r>
      <w:proofErr w:type="gramStart"/>
      <w:r w:rsidRPr="0085486B">
        <w:rPr>
          <w:rFonts w:ascii="Garamond" w:hAnsi="Garamond"/>
          <w:sz w:val="24"/>
          <w:szCs w:val="24"/>
        </w:rPr>
        <w:t>single-note</w:t>
      </w:r>
      <w:proofErr w:type="gramEnd"/>
      <w:r w:rsidRPr="0085486B">
        <w:rPr>
          <w:rFonts w:ascii="Garamond" w:hAnsi="Garamond"/>
          <w:sz w:val="24"/>
          <w:szCs w:val="24"/>
        </w:rPr>
        <w:t xml:space="preserve"> opening idea</w:t>
      </w:r>
      <w:del w:id="1012" w:author="Kyle Hutchinson" w:date="2025-08-24T08:51:00Z" w16du:dateUtc="2025-08-24T12:51:00Z">
        <w:r w:rsidRPr="0085486B" w:rsidDel="00EC4E9D">
          <w:rPr>
            <w:rFonts w:ascii="Garamond" w:hAnsi="Garamond"/>
            <w:sz w:val="24"/>
            <w:szCs w:val="24"/>
          </w:rPr>
          <w:delText xml:space="preserve"> (in m. 43, the leap down and change of direction </w:delText>
        </w:r>
      </w:del>
    </w:p>
    <w:p w14:paraId="38674410" w14:textId="77777777" w:rsidR="00EC4E9D" w:rsidRDefault="00EC4E9D" w:rsidP="00EC4E9D">
      <w:pPr>
        <w:spacing w:after="0" w:line="480" w:lineRule="auto"/>
        <w:ind w:firstLine="720"/>
        <w:jc w:val="center"/>
        <w:rPr>
          <w:ins w:id="1013" w:author="Kyle Hutchinson" w:date="2025-08-24T08:51:00Z" w16du:dateUtc="2025-08-24T12:51:00Z"/>
          <w:rFonts w:ascii="Garamond" w:hAnsi="Garamond"/>
          <w:sz w:val="24"/>
          <w:szCs w:val="24"/>
        </w:rPr>
      </w:pPr>
    </w:p>
    <w:p w14:paraId="5C338FF1" w14:textId="24DF1AC0" w:rsidR="00CF3E0D" w:rsidRPr="0085486B" w:rsidDel="00EC4E9D" w:rsidRDefault="00CF3E0D" w:rsidP="00515675">
      <w:pPr>
        <w:spacing w:after="0" w:line="480" w:lineRule="auto"/>
        <w:ind w:firstLine="720"/>
        <w:jc w:val="center"/>
        <w:rPr>
          <w:del w:id="1014" w:author="Kyle Hutchinson" w:date="2025-08-24T08:51:00Z" w16du:dateUtc="2025-08-24T12:51:00Z"/>
          <w:rFonts w:ascii="Garamond" w:hAnsi="Garamond"/>
          <w:sz w:val="24"/>
          <w:szCs w:val="24"/>
        </w:rPr>
      </w:pPr>
      <w:del w:id="1015" w:author="Kyle Hutchinson" w:date="2025-08-24T08:51:00Z" w16du:dateUtc="2025-08-24T12:51:00Z">
        <w:r w:rsidRPr="0085486B" w:rsidDel="00EC4E9D">
          <w:rPr>
            <w:rFonts w:ascii="Garamond" w:hAnsi="Garamond"/>
            <w:sz w:val="24"/>
            <w:szCs w:val="24"/>
          </w:rPr>
          <w:delText xml:space="preserve">were taken to imply an accent </w:delText>
        </w:r>
        <w:r w:rsidR="00F01A0E" w:rsidRPr="0085486B" w:rsidDel="00EC4E9D">
          <w:rPr>
            <w:rFonts w:ascii="Garamond" w:hAnsi="Garamond"/>
            <w:sz w:val="24"/>
            <w:szCs w:val="24"/>
          </w:rPr>
          <w:delText>on a</w:delText>
        </w:r>
        <w:r w:rsidRPr="0085486B" w:rsidDel="00EC4E9D">
          <w:rPr>
            <w:rFonts w:ascii="Garamond" w:hAnsi="Garamond"/>
            <w:sz w:val="24"/>
            <w:szCs w:val="24"/>
          </w:rPr>
          <w:delText xml:space="preserve"> salient second quarter note).</w:delText>
        </w:r>
      </w:del>
    </w:p>
    <w:p w14:paraId="46F989C0" w14:textId="77777777" w:rsidR="007B6B0F" w:rsidDel="00357975" w:rsidRDefault="007B6B0F" w:rsidP="00EC4E9D">
      <w:pPr>
        <w:spacing w:after="0" w:line="480" w:lineRule="auto"/>
        <w:ind w:firstLine="720"/>
        <w:jc w:val="center"/>
        <w:rPr>
          <w:del w:id="1016" w:author="Kyle Hutchinson" w:date="2025-08-24T08:59:00Z" w16du:dateUtc="2025-08-24T12:59:00Z"/>
          <w:rFonts w:ascii="Garamond" w:hAnsi="Garamond"/>
          <w:sz w:val="24"/>
          <w:szCs w:val="24"/>
        </w:rPr>
        <w:pPrChange w:id="1017" w:author="Kyle Hutchinson" w:date="2025-08-24T08:51:00Z" w16du:dateUtc="2025-08-24T12:51:00Z">
          <w:pPr>
            <w:spacing w:after="0" w:line="480" w:lineRule="auto"/>
          </w:pPr>
        </w:pPrChange>
      </w:pPr>
    </w:p>
    <w:p w14:paraId="678BA90F" w14:textId="4C71FDE4" w:rsidR="00BD0E94" w:rsidRPr="0085486B" w:rsidDel="00357975" w:rsidRDefault="00B2458F" w:rsidP="00515675">
      <w:pPr>
        <w:spacing w:after="0" w:line="480" w:lineRule="auto"/>
        <w:rPr>
          <w:del w:id="1018" w:author="Kyle Hutchinson" w:date="2025-08-24T08:59:00Z" w16du:dateUtc="2025-08-24T12:59:00Z"/>
          <w:rFonts w:ascii="Garamond" w:hAnsi="Garamond"/>
          <w:sz w:val="24"/>
          <w:szCs w:val="24"/>
        </w:rPr>
      </w:pPr>
      <w:del w:id="1019" w:author="Kyle Hutchinson" w:date="2025-08-24T08:59:00Z" w16du:dateUtc="2025-08-24T12:59:00Z">
        <w:r w:rsidRPr="0085486B" w:rsidDel="00357975">
          <w:rPr>
            <w:rFonts w:ascii="Garamond" w:hAnsi="Garamond"/>
            <w:sz w:val="24"/>
            <w:szCs w:val="24"/>
          </w:rPr>
          <w:delText>The relation between the strict counterpoint of the oboes and the bassoon’s galant activity brings to mind Kirnberger’s discussion of strict counterpoint and the galant style, as well as his distinction between essential and nonessential dissonances</w:delText>
        </w:r>
      </w:del>
      <w:del w:id="1020" w:author="Kyle Hutchinson" w:date="2025-08-24T08:58:00Z" w16du:dateUtc="2025-08-24T12:58:00Z">
        <w:r w:rsidRPr="0085486B" w:rsidDel="00357975">
          <w:rPr>
            <w:rFonts w:ascii="Garamond" w:hAnsi="Garamond"/>
            <w:sz w:val="24"/>
            <w:szCs w:val="24"/>
          </w:rPr>
          <w:delText>:</w:delText>
        </w:r>
        <w:r w:rsidR="006D2CD3" w:rsidRPr="0085486B" w:rsidDel="00357975">
          <w:rPr>
            <w:rFonts w:ascii="Garamond" w:hAnsi="Garamond"/>
            <w:sz w:val="24"/>
            <w:szCs w:val="24"/>
          </w:rPr>
          <w:delText xml:space="preserve"> </w:delText>
        </w:r>
        <w:r w:rsidR="00FB0D00" w:rsidRPr="0085486B" w:rsidDel="00357975">
          <w:rPr>
            <w:rFonts w:ascii="Garamond" w:hAnsi="Garamond"/>
            <w:sz w:val="24"/>
            <w:szCs w:val="24"/>
          </w:rPr>
          <w:delText>t</w:delText>
        </w:r>
      </w:del>
      <w:del w:id="1021" w:author="Kyle Hutchinson" w:date="2025-08-24T08:59:00Z" w16du:dateUtc="2025-08-24T12:59:00Z">
        <w:r w:rsidRPr="0085486B" w:rsidDel="00357975">
          <w:rPr>
            <w:rFonts w:ascii="Garamond" w:hAnsi="Garamond"/>
            <w:sz w:val="24"/>
            <w:szCs w:val="24"/>
          </w:rPr>
          <w:delText xml:space="preserve">he oboes’ </w:delText>
        </w:r>
        <w:r w:rsidR="0017333F" w:rsidRPr="0085486B" w:rsidDel="00357975">
          <w:rPr>
            <w:rFonts w:ascii="Garamond" w:hAnsi="Garamond"/>
            <w:sz w:val="24"/>
            <w:szCs w:val="24"/>
          </w:rPr>
          <w:delText>strict-style</w:delText>
        </w:r>
        <w:r w:rsidRPr="0085486B" w:rsidDel="00357975">
          <w:rPr>
            <w:rFonts w:ascii="Garamond" w:hAnsi="Garamond"/>
            <w:sz w:val="24"/>
            <w:szCs w:val="24"/>
          </w:rPr>
          <w:delText xml:space="preserve"> </w:delText>
        </w:r>
        <w:r w:rsidR="006D2CD3" w:rsidRPr="0085486B" w:rsidDel="00357975">
          <w:rPr>
            <w:rFonts w:ascii="Garamond" w:hAnsi="Garamond"/>
            <w:sz w:val="24"/>
            <w:szCs w:val="24"/>
          </w:rPr>
          <w:delText>suspensions consistently fall on downbeats</w:delText>
        </w:r>
      </w:del>
      <w:del w:id="1022" w:author="Kyle Hutchinson" w:date="2025-08-24T08:58:00Z" w16du:dateUtc="2025-08-24T12:58:00Z">
        <w:r w:rsidR="0017333F" w:rsidRPr="0085486B" w:rsidDel="00357975">
          <w:rPr>
            <w:rFonts w:ascii="Garamond" w:hAnsi="Garamond"/>
            <w:sz w:val="24"/>
            <w:szCs w:val="24"/>
          </w:rPr>
          <w:delText>;</w:delText>
        </w:r>
        <w:r w:rsidR="006D2CD3" w:rsidRPr="0085486B" w:rsidDel="00357975">
          <w:rPr>
            <w:rFonts w:ascii="Garamond" w:hAnsi="Garamond"/>
            <w:sz w:val="24"/>
            <w:szCs w:val="24"/>
          </w:rPr>
          <w:delText xml:space="preserve"> </w:delText>
        </w:r>
      </w:del>
      <w:del w:id="1023" w:author="Kyle Hutchinson" w:date="2025-08-24T08:59:00Z" w16du:dateUtc="2025-08-24T12:59:00Z">
        <w:r w:rsidRPr="0085486B" w:rsidDel="00357975">
          <w:rPr>
            <w:rFonts w:ascii="Garamond" w:hAnsi="Garamond"/>
            <w:sz w:val="24"/>
            <w:szCs w:val="24"/>
          </w:rPr>
          <w:delText>the bassoon’s sinuous</w:delText>
        </w:r>
        <w:r w:rsidR="004D09C5" w:rsidRPr="0085486B" w:rsidDel="00357975">
          <w:rPr>
            <w:rFonts w:ascii="Garamond" w:hAnsi="Garamond"/>
            <w:sz w:val="24"/>
            <w:szCs w:val="24"/>
          </w:rPr>
          <w:delText xml:space="preserve"> galant line outlines some dominant seventh chords.</w:delText>
        </w:r>
        <w:r w:rsidR="00157432" w:rsidRPr="0085486B" w:rsidDel="00357975">
          <w:rPr>
            <w:rFonts w:ascii="Garamond" w:hAnsi="Garamond"/>
            <w:sz w:val="24"/>
            <w:szCs w:val="24"/>
          </w:rPr>
          <w:delText xml:space="preserve"> </w:delText>
        </w:r>
        <w:r w:rsidR="00BD0E94" w:rsidRPr="0085486B" w:rsidDel="00357975">
          <w:rPr>
            <w:rFonts w:ascii="Garamond" w:hAnsi="Garamond"/>
            <w:sz w:val="24"/>
            <w:szCs w:val="24"/>
          </w:rPr>
          <w:delText>Kirnberger recognizes that an essential dissonance may fall not only on a weak beat but sometimes on a strong beat, while a suspension never falls on a weak beat (1982, 97; [1771, 78]). To put it in terms inspired by Klorman (2016), the oboes and the bassoons</w:delText>
        </w:r>
        <w:r w:rsidR="006D2CD3" w:rsidRPr="0085486B" w:rsidDel="00357975">
          <w:rPr>
            <w:rFonts w:ascii="Garamond" w:hAnsi="Garamond"/>
            <w:sz w:val="24"/>
            <w:szCs w:val="24"/>
          </w:rPr>
          <w:delText xml:space="preserve"> are having a conversation on this topic</w:delText>
        </w:r>
        <w:r w:rsidR="00A916FE" w:rsidRPr="0085486B" w:rsidDel="00357975">
          <w:rPr>
            <w:rFonts w:ascii="Garamond" w:hAnsi="Garamond"/>
            <w:sz w:val="24"/>
            <w:szCs w:val="24"/>
          </w:rPr>
          <w:delText xml:space="preserve"> of dissonance treatment</w:delText>
        </w:r>
        <w:r w:rsidR="006D2CD3" w:rsidRPr="0085486B" w:rsidDel="00357975">
          <w:rPr>
            <w:rFonts w:ascii="Garamond" w:hAnsi="Garamond"/>
            <w:sz w:val="24"/>
            <w:szCs w:val="24"/>
          </w:rPr>
          <w:delText xml:space="preserve">, </w:delText>
        </w:r>
        <w:r w:rsidR="00FB0D00" w:rsidRPr="0085486B" w:rsidDel="00357975">
          <w:rPr>
            <w:rFonts w:ascii="Garamond" w:hAnsi="Garamond"/>
            <w:sz w:val="24"/>
            <w:szCs w:val="24"/>
          </w:rPr>
          <w:delText>in which the bassoon’s line defines the terms of the conversation</w:delText>
        </w:r>
        <w:r w:rsidR="00C6731C" w:rsidRPr="0085486B" w:rsidDel="00357975">
          <w:rPr>
            <w:rFonts w:ascii="Garamond" w:hAnsi="Garamond"/>
            <w:sz w:val="24"/>
            <w:szCs w:val="24"/>
          </w:rPr>
          <w:delText>. After all,</w:delText>
        </w:r>
        <w:r w:rsidR="00FB0D00" w:rsidRPr="0085486B" w:rsidDel="00357975">
          <w:rPr>
            <w:rFonts w:ascii="Garamond" w:hAnsi="Garamond"/>
            <w:sz w:val="24"/>
            <w:szCs w:val="24"/>
          </w:rPr>
          <w:delText xml:space="preserve"> it is the bassoon</w:delText>
        </w:r>
        <w:r w:rsidR="000E5921" w:rsidRPr="0085486B" w:rsidDel="00357975">
          <w:rPr>
            <w:rFonts w:ascii="Garamond" w:hAnsi="Garamond"/>
            <w:sz w:val="24"/>
            <w:szCs w:val="24"/>
          </w:rPr>
          <w:delText>—</w:delText>
        </w:r>
        <w:r w:rsidR="00A916FE" w:rsidRPr="0085486B" w:rsidDel="00357975">
          <w:rPr>
            <w:rFonts w:ascii="Garamond" w:hAnsi="Garamond"/>
            <w:sz w:val="24"/>
            <w:szCs w:val="24"/>
          </w:rPr>
          <w:delText>with its more galant and up-to-date perspective</w:delText>
        </w:r>
        <w:r w:rsidR="000E5921" w:rsidRPr="0085486B" w:rsidDel="00357975">
          <w:rPr>
            <w:rFonts w:ascii="Garamond" w:hAnsi="Garamond"/>
            <w:sz w:val="24"/>
            <w:szCs w:val="24"/>
          </w:rPr>
          <w:delText>—</w:delText>
        </w:r>
        <w:r w:rsidR="00FB0D00" w:rsidRPr="0085486B" w:rsidDel="00357975">
          <w:rPr>
            <w:rFonts w:ascii="Garamond" w:hAnsi="Garamond"/>
            <w:sz w:val="24"/>
            <w:szCs w:val="24"/>
          </w:rPr>
          <w:delText xml:space="preserve">that determines whether a particular suspension is </w:delText>
        </w:r>
        <w:r w:rsidR="005B39F7" w:rsidRPr="0085486B" w:rsidDel="00357975">
          <w:rPr>
            <w:rFonts w:ascii="Garamond" w:hAnsi="Garamond"/>
            <w:sz w:val="24"/>
            <w:szCs w:val="24"/>
          </w:rPr>
          <w:delText>just</w:delText>
        </w:r>
        <w:r w:rsidR="00C6731C" w:rsidRPr="0085486B" w:rsidDel="00357975">
          <w:rPr>
            <w:rFonts w:ascii="Garamond" w:hAnsi="Garamond"/>
            <w:sz w:val="24"/>
            <w:szCs w:val="24"/>
          </w:rPr>
          <w:delText xml:space="preserve"> a suspension or also the seventh of a dominant</w:delText>
        </w:r>
        <w:r w:rsidR="00CA4C7E" w:rsidDel="00357975">
          <w:rPr>
            <w:rFonts w:ascii="Garamond" w:hAnsi="Garamond"/>
            <w:sz w:val="24"/>
            <w:szCs w:val="24"/>
          </w:rPr>
          <w:delText xml:space="preserve"> </w:delText>
        </w:r>
        <w:r w:rsidR="00C6731C" w:rsidRPr="0085486B" w:rsidDel="00357975">
          <w:rPr>
            <w:rFonts w:ascii="Garamond" w:hAnsi="Garamond"/>
            <w:sz w:val="24"/>
            <w:szCs w:val="24"/>
          </w:rPr>
          <w:delText>seventh chord.</w:delText>
        </w:r>
        <w:r w:rsidR="002B0F2F" w:rsidRPr="0085486B" w:rsidDel="00357975">
          <w:rPr>
            <w:rFonts w:ascii="Garamond" w:hAnsi="Garamond"/>
            <w:sz w:val="24"/>
            <w:szCs w:val="24"/>
          </w:rPr>
          <w:delText xml:space="preserve"> </w:delText>
        </w:r>
        <w:r w:rsidR="00BD0E94" w:rsidRPr="0085486B" w:rsidDel="00357975">
          <w:rPr>
            <w:rFonts w:ascii="Garamond" w:hAnsi="Garamond"/>
            <w:sz w:val="24"/>
            <w:szCs w:val="24"/>
          </w:rPr>
          <w:delText xml:space="preserve"> </w:delText>
        </w:r>
      </w:del>
    </w:p>
    <w:p w14:paraId="2123A32A" w14:textId="77777777" w:rsidR="008643C4" w:rsidRDefault="008643C4" w:rsidP="00357975">
      <w:pPr>
        <w:spacing w:after="0" w:line="480" w:lineRule="auto"/>
        <w:rPr>
          <w:rFonts w:ascii="Garamond" w:hAnsi="Garamond"/>
          <w:sz w:val="24"/>
          <w:szCs w:val="24"/>
        </w:rPr>
        <w:pPrChange w:id="1024" w:author="Kyle Hutchinson" w:date="2025-08-24T08:59:00Z" w16du:dateUtc="2025-08-24T12:59:00Z">
          <w:pPr>
            <w:spacing w:after="0" w:line="480" w:lineRule="auto"/>
            <w:ind w:firstLine="720"/>
          </w:pPr>
        </w:pPrChange>
      </w:pPr>
    </w:p>
    <w:p w14:paraId="2572AA53" w14:textId="1595712E" w:rsidR="00DE2686" w:rsidRPr="0085486B" w:rsidRDefault="003D3F53" w:rsidP="002743CD">
      <w:pPr>
        <w:spacing w:after="0" w:line="480" w:lineRule="auto"/>
        <w:rPr>
          <w:rFonts w:ascii="Garamond" w:hAnsi="Garamond"/>
          <w:sz w:val="24"/>
          <w:szCs w:val="24"/>
        </w:rPr>
      </w:pPr>
      <w:r w:rsidRPr="0085486B">
        <w:rPr>
          <w:rFonts w:ascii="Garamond" w:hAnsi="Garamond"/>
          <w:sz w:val="24"/>
          <w:szCs w:val="24"/>
        </w:rPr>
        <w:t>In m. 44</w:t>
      </w:r>
      <w:r w:rsidR="00F564C9" w:rsidRPr="0085486B">
        <w:rPr>
          <w:rFonts w:ascii="Garamond" w:hAnsi="Garamond"/>
          <w:sz w:val="24"/>
          <w:szCs w:val="24"/>
        </w:rPr>
        <w:t xml:space="preserve"> (</w:t>
      </w:r>
      <w:r w:rsidR="00F564C9" w:rsidRPr="006858D4">
        <w:rPr>
          <w:rFonts w:ascii="Garamond" w:hAnsi="Garamond"/>
          <w:sz w:val="24"/>
          <w:szCs w:val="24"/>
          <w:highlight w:val="yellow"/>
          <w:rPrChange w:id="1025" w:author="Kyle Hutchinson" w:date="2025-08-24T09:00:00Z" w16du:dateUtc="2025-08-24T13:00:00Z">
            <w:rPr>
              <w:rFonts w:ascii="Garamond" w:hAnsi="Garamond"/>
              <w:sz w:val="24"/>
              <w:szCs w:val="24"/>
            </w:rPr>
          </w:rPrChange>
        </w:rPr>
        <w:t>Example 14</w:t>
      </w:r>
      <w:r w:rsidR="00F564C9" w:rsidRPr="0085486B">
        <w:rPr>
          <w:rFonts w:ascii="Garamond" w:hAnsi="Garamond"/>
          <w:sz w:val="24"/>
          <w:szCs w:val="24"/>
        </w:rPr>
        <w:t>)</w:t>
      </w:r>
      <w:r w:rsidRPr="0085486B">
        <w:rPr>
          <w:rFonts w:ascii="Garamond" w:hAnsi="Garamond"/>
          <w:sz w:val="24"/>
          <w:szCs w:val="24"/>
        </w:rPr>
        <w:t>, the violins enter with the single-note idea</w:t>
      </w:r>
      <w:r w:rsidR="0063437A" w:rsidRPr="0085486B">
        <w:rPr>
          <w:rFonts w:ascii="Garamond" w:hAnsi="Garamond"/>
          <w:sz w:val="24"/>
          <w:szCs w:val="24"/>
        </w:rPr>
        <w:t xml:space="preserve"> and accelerate to the extent possible with the prevailing </w:t>
      </w:r>
      <w:r w:rsidR="008A332D" w:rsidRPr="0085486B">
        <w:rPr>
          <w:rFonts w:ascii="Garamond" w:hAnsi="Garamond"/>
          <w:sz w:val="24"/>
          <w:szCs w:val="24"/>
        </w:rPr>
        <w:t>constraint of quarter notes as the smallest possible subdivision</w:t>
      </w:r>
      <w:r w:rsidR="0063437A" w:rsidRPr="0085486B">
        <w:rPr>
          <w:rFonts w:ascii="Garamond" w:hAnsi="Garamond"/>
          <w:sz w:val="24"/>
          <w:szCs w:val="24"/>
        </w:rPr>
        <w:t xml:space="preserve">. </w:t>
      </w:r>
      <w:r w:rsidR="009351B3" w:rsidRPr="0085486B">
        <w:rPr>
          <w:rFonts w:ascii="Garamond" w:hAnsi="Garamond"/>
          <w:sz w:val="24"/>
          <w:szCs w:val="24"/>
        </w:rPr>
        <w:t xml:space="preserve">In other words, </w:t>
      </w:r>
      <w:r w:rsidR="00964D26" w:rsidRPr="0085486B">
        <w:rPr>
          <w:rFonts w:ascii="Garamond" w:hAnsi="Garamond"/>
          <w:sz w:val="24"/>
          <w:szCs w:val="24"/>
        </w:rPr>
        <w:t xml:space="preserve">after the bassoon’s </w:t>
      </w:r>
      <w:r w:rsidR="0063437A" w:rsidRPr="0085486B">
        <w:rPr>
          <w:rFonts w:ascii="Garamond" w:hAnsi="Garamond"/>
          <w:sz w:val="24"/>
          <w:szCs w:val="24"/>
        </w:rPr>
        <w:t>veiled foreshadowing, the idea is clearly reiterated by the violins</w:t>
      </w:r>
      <w:r w:rsidR="0066660E" w:rsidRPr="0085486B">
        <w:rPr>
          <w:rFonts w:ascii="Garamond" w:hAnsi="Garamond"/>
          <w:sz w:val="24"/>
          <w:szCs w:val="24"/>
        </w:rPr>
        <w:t>.</w:t>
      </w:r>
      <w:r w:rsidR="00515993" w:rsidRPr="0085486B">
        <w:rPr>
          <w:rFonts w:ascii="Garamond" w:hAnsi="Garamond"/>
          <w:sz w:val="24"/>
          <w:szCs w:val="24"/>
        </w:rPr>
        <w:t xml:space="preserve"> In addition, the E</w:t>
      </w:r>
      <w:r w:rsidR="00515993" w:rsidRPr="00CA4C7E">
        <w:rPr>
          <w:rFonts w:ascii="Garamond" w:hAnsi="Garamond"/>
          <w:sz w:val="24"/>
          <w:szCs w:val="24"/>
          <w:vertAlign w:val="subscript"/>
        </w:rPr>
        <w:t>6</w:t>
      </w:r>
      <w:r w:rsidR="00515993" w:rsidRPr="0085486B">
        <w:rPr>
          <w:rFonts w:ascii="Garamond" w:hAnsi="Garamond"/>
          <w:sz w:val="24"/>
          <w:szCs w:val="24"/>
        </w:rPr>
        <w:t xml:space="preserve"> highpoint of the flutes in m. 45 foreshadows the violins’ syncopation, since it is on the second beat; the subdivided beat 2 of m. 47, which stands out from its surroundings, coincides </w:t>
      </w:r>
      <w:r w:rsidR="00515993" w:rsidRPr="0085486B">
        <w:rPr>
          <w:rFonts w:ascii="Garamond" w:hAnsi="Garamond"/>
          <w:sz w:val="24"/>
          <w:szCs w:val="24"/>
        </w:rPr>
        <w:lastRenderedPageBreak/>
        <w:t>with the violins’ syncopation. Thus, the interplay of the flutes and violins in mm. 44–48 continues to</w:t>
      </w:r>
      <w:r w:rsidR="008C2217" w:rsidRPr="0085486B">
        <w:rPr>
          <w:rFonts w:ascii="Garamond" w:hAnsi="Garamond"/>
          <w:sz w:val="24"/>
          <w:szCs w:val="24"/>
        </w:rPr>
        <w:t xml:space="preserve"> </w:t>
      </w:r>
      <w:r w:rsidR="00DE2686" w:rsidRPr="0085486B">
        <w:rPr>
          <w:rFonts w:ascii="Garamond" w:hAnsi="Garamond"/>
          <w:sz w:val="24"/>
          <w:szCs w:val="24"/>
        </w:rPr>
        <w:t xml:space="preserve">elaborate on the single-note idea. </w:t>
      </w:r>
    </w:p>
    <w:p w14:paraId="39288484" w14:textId="77777777" w:rsidR="008643C4" w:rsidRDefault="008643C4" w:rsidP="002743CD">
      <w:pPr>
        <w:spacing w:after="0" w:line="480" w:lineRule="auto"/>
        <w:ind w:firstLine="720"/>
        <w:rPr>
          <w:rFonts w:ascii="Garamond" w:hAnsi="Garamond"/>
          <w:sz w:val="24"/>
          <w:szCs w:val="24"/>
        </w:rPr>
      </w:pPr>
    </w:p>
    <w:p w14:paraId="47FAB2B1" w14:textId="3801945B" w:rsidR="0085486B" w:rsidRDefault="00B4496A" w:rsidP="002743CD">
      <w:pPr>
        <w:spacing w:after="0" w:line="480" w:lineRule="auto"/>
        <w:rPr>
          <w:ins w:id="1026" w:author="Kyle Hutchinson" w:date="2025-08-24T09:03:00Z" w16du:dateUtc="2025-08-24T13:03:00Z"/>
          <w:rFonts w:ascii="Garamond" w:hAnsi="Garamond"/>
          <w:sz w:val="24"/>
          <w:szCs w:val="24"/>
        </w:rPr>
      </w:pPr>
      <w:r w:rsidRPr="0085486B">
        <w:rPr>
          <w:rFonts w:ascii="Garamond" w:hAnsi="Garamond"/>
          <w:sz w:val="24"/>
          <w:szCs w:val="24"/>
        </w:rPr>
        <w:t xml:space="preserve">As mentioned above, </w:t>
      </w:r>
      <w:r w:rsidR="00551590" w:rsidRPr="0085486B">
        <w:rPr>
          <w:rFonts w:ascii="Garamond" w:hAnsi="Garamond"/>
          <w:sz w:val="24"/>
          <w:szCs w:val="24"/>
        </w:rPr>
        <w:t xml:space="preserve">the opening </w:t>
      </w:r>
      <w:r w:rsidRPr="0085486B">
        <w:rPr>
          <w:rFonts w:ascii="Garamond" w:hAnsi="Garamond"/>
          <w:sz w:val="24"/>
          <w:szCs w:val="24"/>
        </w:rPr>
        <w:t xml:space="preserve">is based upon a </w:t>
      </w:r>
      <w:r w:rsidR="00551590" w:rsidRPr="0085486B">
        <w:rPr>
          <w:rFonts w:ascii="Garamond" w:hAnsi="Garamond"/>
          <w:sz w:val="24"/>
          <w:szCs w:val="24"/>
        </w:rPr>
        <w:t>D</w:t>
      </w:r>
      <w:r w:rsidR="00B55E1D">
        <w:rPr>
          <w:rFonts w:ascii="Garamond" w:hAnsi="Garamond"/>
          <w:sz w:val="24"/>
          <w:szCs w:val="24"/>
        </w:rPr>
        <w:t>–B–</w:t>
      </w:r>
      <w:proofErr w:type="spellStart"/>
      <w:r w:rsidR="00551590" w:rsidRPr="0085486B">
        <w:rPr>
          <w:rFonts w:ascii="Garamond" w:hAnsi="Garamond"/>
          <w:sz w:val="24"/>
          <w:szCs w:val="24"/>
        </w:rPr>
        <w:t>F</w:t>
      </w:r>
      <w:r w:rsidR="009739EA">
        <w:rPr>
          <w:rFonts w:ascii="Garamond" w:hAnsi="Garamond"/>
          <w:sz w:val="24"/>
          <w:szCs w:val="24"/>
        </w:rPr>
        <w:t>ƒ</w:t>
      </w:r>
      <w:proofErr w:type="spellEnd"/>
      <w:r w:rsidR="00551590" w:rsidRPr="0085486B">
        <w:rPr>
          <w:rFonts w:ascii="Garamond" w:hAnsi="Garamond"/>
          <w:sz w:val="24"/>
          <w:szCs w:val="24"/>
        </w:rPr>
        <w:t xml:space="preserve"> bass outline, which</w:t>
      </w:r>
      <w:r w:rsidR="00D61F3E" w:rsidRPr="0085486B">
        <w:rPr>
          <w:rFonts w:ascii="Garamond" w:hAnsi="Garamond"/>
          <w:sz w:val="24"/>
          <w:szCs w:val="24"/>
        </w:rPr>
        <w:t xml:space="preserve"> </w:t>
      </w:r>
      <w:r w:rsidR="009739EA">
        <w:rPr>
          <w:rFonts w:ascii="Garamond" w:hAnsi="Garamond"/>
          <w:sz w:val="24"/>
          <w:szCs w:val="24"/>
        </w:rPr>
        <w:t>may relate it to Bach’s model fantasy</w:t>
      </w:r>
      <w:r w:rsidR="00551590" w:rsidRPr="0085486B">
        <w:rPr>
          <w:rFonts w:ascii="Garamond" w:hAnsi="Garamond"/>
          <w:sz w:val="24"/>
          <w:szCs w:val="24"/>
        </w:rPr>
        <w:t xml:space="preserve">. </w:t>
      </w:r>
      <w:r w:rsidR="00DE2686" w:rsidRPr="0085486B">
        <w:rPr>
          <w:rFonts w:ascii="Garamond" w:hAnsi="Garamond"/>
          <w:sz w:val="24"/>
          <w:szCs w:val="24"/>
        </w:rPr>
        <w:t>This outline is subtly replicated in mm. 37–40</w:t>
      </w:r>
      <w:ins w:id="1027" w:author="Kyle Hutchinson" w:date="2025-08-24T09:01:00Z" w16du:dateUtc="2025-08-24T13:01:00Z">
        <w:r w:rsidR="006858D4">
          <w:rPr>
            <w:rFonts w:ascii="Garamond" w:hAnsi="Garamond"/>
            <w:sz w:val="24"/>
            <w:szCs w:val="24"/>
          </w:rPr>
          <w:t>. T</w:t>
        </w:r>
      </w:ins>
      <w:del w:id="1028" w:author="Kyle Hutchinson" w:date="2025-08-24T09:01:00Z" w16du:dateUtc="2025-08-24T13:01:00Z">
        <w:r w:rsidR="00DE2686" w:rsidRPr="0085486B" w:rsidDel="006858D4">
          <w:rPr>
            <w:rFonts w:ascii="Garamond" w:hAnsi="Garamond"/>
            <w:sz w:val="24"/>
            <w:szCs w:val="24"/>
          </w:rPr>
          <w:delText xml:space="preserve">: </w:delText>
        </w:r>
        <w:r w:rsidR="00551590" w:rsidRPr="0085486B" w:rsidDel="006858D4">
          <w:rPr>
            <w:rFonts w:ascii="Garamond" w:hAnsi="Garamond"/>
            <w:sz w:val="24"/>
            <w:szCs w:val="24"/>
          </w:rPr>
          <w:delText>t</w:delText>
        </w:r>
      </w:del>
      <w:r w:rsidR="00551590" w:rsidRPr="0085486B">
        <w:rPr>
          <w:rFonts w:ascii="Garamond" w:hAnsi="Garamond"/>
          <w:sz w:val="24"/>
          <w:szCs w:val="24"/>
        </w:rPr>
        <w:t xml:space="preserve">hough </w:t>
      </w:r>
      <w:r w:rsidR="0067473B" w:rsidRPr="0085486B">
        <w:rPr>
          <w:rFonts w:ascii="Garamond" w:hAnsi="Garamond"/>
          <w:sz w:val="24"/>
          <w:szCs w:val="24"/>
        </w:rPr>
        <w:t>the piece is now in</w:t>
      </w:r>
      <w:r w:rsidR="00542A8A" w:rsidRPr="0085486B">
        <w:rPr>
          <w:rFonts w:ascii="Garamond" w:hAnsi="Garamond"/>
          <w:sz w:val="24"/>
          <w:szCs w:val="24"/>
        </w:rPr>
        <w:t xml:space="preserve"> the</w:t>
      </w:r>
      <w:r w:rsidR="0067473B" w:rsidRPr="0085486B">
        <w:rPr>
          <w:rFonts w:ascii="Garamond" w:hAnsi="Garamond"/>
          <w:sz w:val="24"/>
          <w:szCs w:val="24"/>
        </w:rPr>
        <w:t xml:space="preserve"> key of V</w:t>
      </w:r>
      <w:r w:rsidR="00551590" w:rsidRPr="0085486B">
        <w:rPr>
          <w:rFonts w:ascii="Garamond" w:hAnsi="Garamond"/>
          <w:sz w:val="24"/>
          <w:szCs w:val="24"/>
        </w:rPr>
        <w:t xml:space="preserve"> (and</w:t>
      </w:r>
      <w:r w:rsidR="00E8164B" w:rsidRPr="0085486B">
        <w:rPr>
          <w:rFonts w:ascii="Garamond" w:hAnsi="Garamond"/>
          <w:sz w:val="24"/>
          <w:szCs w:val="24"/>
        </w:rPr>
        <w:t xml:space="preserve"> </w:t>
      </w:r>
      <w:r w:rsidR="001562BC" w:rsidRPr="0085486B">
        <w:rPr>
          <w:rFonts w:ascii="Garamond" w:hAnsi="Garamond"/>
          <w:sz w:val="24"/>
          <w:szCs w:val="24"/>
        </w:rPr>
        <w:t xml:space="preserve">making </w:t>
      </w:r>
      <w:r w:rsidR="0067473B" w:rsidRPr="0085486B">
        <w:rPr>
          <w:rFonts w:ascii="Garamond" w:hAnsi="Garamond"/>
          <w:sz w:val="24"/>
          <w:szCs w:val="24"/>
        </w:rPr>
        <w:t>its</w:t>
      </w:r>
      <w:r w:rsidR="00DE2686" w:rsidRPr="0085486B">
        <w:rPr>
          <w:rFonts w:ascii="Garamond" w:hAnsi="Garamond"/>
          <w:sz w:val="24"/>
          <w:szCs w:val="24"/>
        </w:rPr>
        <w:t xml:space="preserve"> way to </w:t>
      </w:r>
      <w:r w:rsidR="0067473B" w:rsidRPr="0085486B">
        <w:rPr>
          <w:rFonts w:ascii="Garamond" w:hAnsi="Garamond"/>
          <w:sz w:val="24"/>
          <w:szCs w:val="24"/>
        </w:rPr>
        <w:t>a</w:t>
      </w:r>
      <w:r w:rsidR="00DE2686" w:rsidRPr="0085486B">
        <w:rPr>
          <w:rFonts w:ascii="Garamond" w:hAnsi="Garamond"/>
          <w:sz w:val="24"/>
          <w:szCs w:val="24"/>
        </w:rPr>
        <w:t xml:space="preserve"> </w:t>
      </w:r>
      <w:proofErr w:type="spellStart"/>
      <w:r w:rsidR="00551590" w:rsidRPr="0085486B">
        <w:rPr>
          <w:rFonts w:ascii="Garamond" w:hAnsi="Garamond"/>
          <w:i/>
          <w:iCs/>
          <w:sz w:val="24"/>
          <w:szCs w:val="24"/>
        </w:rPr>
        <w:t>Quintabsatz</w:t>
      </w:r>
      <w:proofErr w:type="spellEnd"/>
      <w:r w:rsidR="00551590" w:rsidRPr="0085486B">
        <w:rPr>
          <w:rFonts w:ascii="Garamond" w:hAnsi="Garamond"/>
          <w:sz w:val="24"/>
          <w:szCs w:val="24"/>
        </w:rPr>
        <w:t xml:space="preserve"> in V), </w:t>
      </w:r>
      <w:r w:rsidR="004C5A77" w:rsidRPr="0085486B">
        <w:rPr>
          <w:rFonts w:ascii="Garamond" w:hAnsi="Garamond"/>
          <w:sz w:val="24"/>
          <w:szCs w:val="24"/>
        </w:rPr>
        <w:t xml:space="preserve">D and B as bass notes and implied triadic sonorities are set in </w:t>
      </w:r>
      <w:r w:rsidR="008D136A">
        <w:rPr>
          <w:rFonts w:ascii="Garamond" w:hAnsi="Garamond"/>
          <w:sz w:val="24"/>
          <w:szCs w:val="24"/>
        </w:rPr>
        <w:t>r</w:t>
      </w:r>
      <w:r w:rsidR="004C5A77" w:rsidRPr="0085486B">
        <w:rPr>
          <w:rFonts w:ascii="Garamond" w:hAnsi="Garamond"/>
          <w:sz w:val="24"/>
          <w:szCs w:val="24"/>
        </w:rPr>
        <w:t>elief both as downbeats and in terms of the bassoon’s contour</w:t>
      </w:r>
      <w:ins w:id="1029" w:author="Kyle Hutchinson" w:date="2025-08-24T09:02:00Z" w16du:dateUtc="2025-08-24T13:02:00Z">
        <w:r w:rsidR="001C13C9">
          <w:rPr>
            <w:rFonts w:ascii="Garamond" w:hAnsi="Garamond"/>
            <w:sz w:val="24"/>
            <w:szCs w:val="24"/>
          </w:rPr>
          <w:t>:</w:t>
        </w:r>
      </w:ins>
      <w:del w:id="1030" w:author="Kyle Hutchinson" w:date="2025-08-24T09:02:00Z" w16du:dateUtc="2025-08-24T13:02:00Z">
        <w:r w:rsidR="004C5A77" w:rsidRPr="0085486B" w:rsidDel="001C13C9">
          <w:rPr>
            <w:rFonts w:ascii="Garamond" w:hAnsi="Garamond"/>
            <w:sz w:val="24"/>
            <w:szCs w:val="24"/>
          </w:rPr>
          <w:delText>;</w:delText>
        </w:r>
      </w:del>
      <w:r w:rsidR="004C5A77" w:rsidRPr="0085486B">
        <w:rPr>
          <w:rFonts w:ascii="Garamond" w:hAnsi="Garamond"/>
          <w:sz w:val="24"/>
          <w:szCs w:val="24"/>
        </w:rPr>
        <w:t xml:space="preserve"> the </w:t>
      </w:r>
      <w:proofErr w:type="spellStart"/>
      <w:r w:rsidR="004C5A77" w:rsidRPr="0085486B">
        <w:rPr>
          <w:rFonts w:ascii="Garamond" w:hAnsi="Garamond"/>
          <w:sz w:val="24"/>
          <w:szCs w:val="24"/>
        </w:rPr>
        <w:t>F</w:t>
      </w:r>
      <w:r w:rsidR="00416B3A">
        <w:rPr>
          <w:rFonts w:ascii="Garamond" w:hAnsi="Garamond"/>
          <w:sz w:val="24"/>
          <w:szCs w:val="24"/>
        </w:rPr>
        <w:t>ƒ</w:t>
      </w:r>
      <w:proofErr w:type="spellEnd"/>
      <w:r w:rsidR="004C5A77" w:rsidRPr="0085486B">
        <w:rPr>
          <w:rFonts w:ascii="Garamond" w:hAnsi="Garamond"/>
          <w:sz w:val="24"/>
          <w:szCs w:val="24"/>
        </w:rPr>
        <w:t xml:space="preserve"> in m. 40</w:t>
      </w:r>
      <w:ins w:id="1031" w:author="Kyle Hutchinson" w:date="2025-08-24T09:02:00Z" w16du:dateUtc="2025-08-24T13:02:00Z">
        <w:r w:rsidR="001C13C9">
          <w:rPr>
            <w:rFonts w:ascii="Garamond" w:hAnsi="Garamond"/>
            <w:sz w:val="24"/>
            <w:szCs w:val="24"/>
          </w:rPr>
          <w:t>, for instance,</w:t>
        </w:r>
      </w:ins>
      <w:r w:rsidR="004C5A77" w:rsidRPr="0085486B">
        <w:rPr>
          <w:rFonts w:ascii="Garamond" w:hAnsi="Garamond"/>
          <w:sz w:val="24"/>
          <w:szCs w:val="24"/>
        </w:rPr>
        <w:t xml:space="preserve"> is highlighted </w:t>
      </w:r>
      <w:del w:id="1032" w:author="Kyle Hutchinson" w:date="2025-08-24T09:02:00Z" w16du:dateUtc="2025-08-24T13:02:00Z">
        <w:r w:rsidR="004C5A77" w:rsidRPr="0085486B" w:rsidDel="001C13C9">
          <w:rPr>
            <w:rFonts w:ascii="Garamond" w:hAnsi="Garamond"/>
            <w:sz w:val="24"/>
            <w:szCs w:val="24"/>
          </w:rPr>
          <w:delText xml:space="preserve">for our attention </w:delText>
        </w:r>
      </w:del>
      <w:r w:rsidR="004C5A77" w:rsidRPr="0085486B">
        <w:rPr>
          <w:rFonts w:ascii="Garamond" w:hAnsi="Garamond"/>
          <w:sz w:val="24"/>
          <w:szCs w:val="24"/>
        </w:rPr>
        <w:t xml:space="preserve">as a resolution of a preceding V6/5 </w:t>
      </w:r>
      <w:r w:rsidR="008A5E34" w:rsidRPr="0085486B">
        <w:rPr>
          <w:rFonts w:ascii="Garamond" w:hAnsi="Garamond"/>
          <w:sz w:val="24"/>
          <w:szCs w:val="24"/>
        </w:rPr>
        <w:t>of</w:t>
      </w:r>
      <w:r w:rsidR="00D61F3E" w:rsidRPr="0085486B">
        <w:rPr>
          <w:rFonts w:ascii="Garamond" w:hAnsi="Garamond"/>
          <w:sz w:val="24"/>
          <w:szCs w:val="24"/>
        </w:rPr>
        <w:t xml:space="preserve"> </w:t>
      </w:r>
      <w:proofErr w:type="spellStart"/>
      <w:r w:rsidR="00D61F3E" w:rsidRPr="0085486B">
        <w:rPr>
          <w:rFonts w:ascii="Garamond" w:hAnsi="Garamond"/>
          <w:sz w:val="24"/>
          <w:szCs w:val="24"/>
        </w:rPr>
        <w:t>f</w:t>
      </w:r>
      <w:r w:rsidR="00416B3A">
        <w:rPr>
          <w:rFonts w:ascii="Garamond" w:hAnsi="Garamond"/>
          <w:sz w:val="24"/>
          <w:szCs w:val="24"/>
        </w:rPr>
        <w:t>ƒ</w:t>
      </w:r>
      <w:proofErr w:type="spellEnd"/>
      <w:r w:rsidR="00D61F3E" w:rsidRPr="0085486B">
        <w:rPr>
          <w:rFonts w:ascii="Garamond" w:hAnsi="Garamond"/>
          <w:sz w:val="24"/>
          <w:szCs w:val="24"/>
        </w:rPr>
        <w:t xml:space="preserve"> minor</w:t>
      </w:r>
      <w:r w:rsidR="004C5A77" w:rsidRPr="0085486B">
        <w:rPr>
          <w:rFonts w:ascii="Garamond" w:hAnsi="Garamond"/>
          <w:sz w:val="24"/>
          <w:szCs w:val="24"/>
        </w:rPr>
        <w:t xml:space="preserve">. Though </w:t>
      </w:r>
      <w:r w:rsidRPr="0085486B">
        <w:rPr>
          <w:rFonts w:ascii="Garamond" w:hAnsi="Garamond"/>
          <w:sz w:val="24"/>
          <w:szCs w:val="24"/>
        </w:rPr>
        <w:t xml:space="preserve">embedded in a new context, these events monotonally echo the </w:t>
      </w:r>
      <w:r w:rsidR="004C5A77" w:rsidRPr="0085486B">
        <w:rPr>
          <w:rFonts w:ascii="Garamond" w:hAnsi="Garamond"/>
          <w:sz w:val="24"/>
          <w:szCs w:val="24"/>
        </w:rPr>
        <w:t>fantasy</w:t>
      </w:r>
      <w:r w:rsidR="00A115EE">
        <w:rPr>
          <w:rFonts w:ascii="Garamond" w:hAnsi="Garamond"/>
          <w:sz w:val="24"/>
          <w:szCs w:val="24"/>
        </w:rPr>
        <w:t>-</w:t>
      </w:r>
      <w:r w:rsidR="004C5A77" w:rsidRPr="0085486B">
        <w:rPr>
          <w:rFonts w:ascii="Garamond" w:hAnsi="Garamond"/>
          <w:sz w:val="24"/>
          <w:szCs w:val="24"/>
        </w:rPr>
        <w:t>like opening.</w:t>
      </w:r>
      <w:r w:rsidR="00ED5C48" w:rsidRPr="0085486B">
        <w:rPr>
          <w:rFonts w:ascii="Garamond" w:hAnsi="Garamond"/>
          <w:sz w:val="24"/>
          <w:szCs w:val="24"/>
        </w:rPr>
        <w:t xml:space="preserve"> Thus, </w:t>
      </w:r>
      <w:r w:rsidR="00A115EE">
        <w:rPr>
          <w:rFonts w:ascii="Garamond" w:hAnsi="Garamond"/>
          <w:sz w:val="24"/>
          <w:szCs w:val="24"/>
        </w:rPr>
        <w:t xml:space="preserve">a fantasy idea now </w:t>
      </w:r>
      <w:r w:rsidR="00ED5C48" w:rsidRPr="0085486B">
        <w:rPr>
          <w:rFonts w:ascii="Garamond" w:hAnsi="Garamond"/>
          <w:sz w:val="24"/>
          <w:szCs w:val="24"/>
        </w:rPr>
        <w:t xml:space="preserve">finds its place in a more orderly (and clear) meter as well as in conventional formal processes of the </w:t>
      </w:r>
      <w:proofErr w:type="spellStart"/>
      <w:r w:rsidR="00ED5C48" w:rsidRPr="0085486B">
        <w:rPr>
          <w:rFonts w:ascii="Garamond" w:hAnsi="Garamond"/>
          <w:sz w:val="24"/>
          <w:szCs w:val="24"/>
        </w:rPr>
        <w:t>galant</w:t>
      </w:r>
      <w:proofErr w:type="spellEnd"/>
      <w:r w:rsidR="00ED5C48" w:rsidRPr="0085486B">
        <w:rPr>
          <w:rFonts w:ascii="Garamond" w:hAnsi="Garamond"/>
          <w:sz w:val="24"/>
          <w:szCs w:val="24"/>
        </w:rPr>
        <w:t xml:space="preserve"> exposition.</w:t>
      </w:r>
    </w:p>
    <w:p w14:paraId="4B422336" w14:textId="77777777" w:rsidR="001C13C9" w:rsidRPr="0085486B" w:rsidRDefault="001C13C9" w:rsidP="002743CD">
      <w:pPr>
        <w:spacing w:after="0" w:line="480" w:lineRule="auto"/>
        <w:rPr>
          <w:rFonts w:ascii="Garamond" w:hAnsi="Garamond"/>
          <w:sz w:val="24"/>
          <w:szCs w:val="24"/>
        </w:rPr>
      </w:pPr>
    </w:p>
    <w:p w14:paraId="17C04317" w14:textId="43D07AA9" w:rsidR="000D7387" w:rsidRPr="0085486B" w:rsidRDefault="000D7387" w:rsidP="002743CD">
      <w:pPr>
        <w:spacing w:after="0" w:line="480" w:lineRule="auto"/>
        <w:jc w:val="center"/>
        <w:rPr>
          <w:rFonts w:ascii="Garamond" w:hAnsi="Garamond"/>
          <w:sz w:val="24"/>
          <w:szCs w:val="24"/>
        </w:rPr>
      </w:pPr>
      <w:commentRangeStart w:id="1033"/>
      <w:r w:rsidRPr="0085486B">
        <w:rPr>
          <w:rFonts w:ascii="Garamond" w:hAnsi="Garamond"/>
          <w:b/>
          <w:bCs/>
          <w:sz w:val="24"/>
          <w:szCs w:val="24"/>
        </w:rPr>
        <w:t>Example 14</w:t>
      </w:r>
      <w:r w:rsidRPr="0085486B">
        <w:rPr>
          <w:rFonts w:ascii="Garamond" w:hAnsi="Garamond"/>
          <w:sz w:val="24"/>
          <w:szCs w:val="24"/>
        </w:rPr>
        <w:t xml:space="preserve"> Symp</w:t>
      </w:r>
      <w:r w:rsidR="009E69F4" w:rsidRPr="0085486B">
        <w:rPr>
          <w:rFonts w:ascii="Garamond" w:hAnsi="Garamond"/>
          <w:sz w:val="24"/>
          <w:szCs w:val="24"/>
        </w:rPr>
        <w:t>h</w:t>
      </w:r>
      <w:r w:rsidRPr="0085486B">
        <w:rPr>
          <w:rFonts w:ascii="Garamond" w:hAnsi="Garamond"/>
          <w:sz w:val="24"/>
          <w:szCs w:val="24"/>
        </w:rPr>
        <w:t xml:space="preserve">ony </w:t>
      </w:r>
      <w:proofErr w:type="spellStart"/>
      <w:r w:rsidRPr="0085486B">
        <w:rPr>
          <w:rFonts w:ascii="Garamond" w:hAnsi="Garamond"/>
          <w:sz w:val="24"/>
          <w:szCs w:val="24"/>
        </w:rPr>
        <w:t>Wq</w:t>
      </w:r>
      <w:proofErr w:type="spellEnd"/>
      <w:r w:rsidRPr="0085486B">
        <w:rPr>
          <w:rFonts w:ascii="Garamond" w:hAnsi="Garamond"/>
          <w:sz w:val="24"/>
          <w:szCs w:val="24"/>
        </w:rPr>
        <w:t xml:space="preserve">. 183/1, </w:t>
      </w:r>
      <w:proofErr w:type="spellStart"/>
      <w:r w:rsidRPr="0085486B">
        <w:rPr>
          <w:rFonts w:ascii="Garamond" w:hAnsi="Garamond"/>
          <w:sz w:val="24"/>
          <w:szCs w:val="24"/>
        </w:rPr>
        <w:t>mvt</w:t>
      </w:r>
      <w:proofErr w:type="spellEnd"/>
      <w:r w:rsidRPr="0085486B">
        <w:rPr>
          <w:rFonts w:ascii="Garamond" w:hAnsi="Garamond"/>
          <w:sz w:val="24"/>
          <w:szCs w:val="24"/>
        </w:rPr>
        <w:t xml:space="preserve">. 1, mm. </w:t>
      </w:r>
      <w:r w:rsidR="00EF292C" w:rsidRPr="0085486B">
        <w:rPr>
          <w:rFonts w:ascii="Garamond" w:hAnsi="Garamond"/>
          <w:sz w:val="24"/>
          <w:szCs w:val="24"/>
        </w:rPr>
        <w:t>35</w:t>
      </w:r>
      <w:r w:rsidR="009A534C" w:rsidRPr="0085486B">
        <w:rPr>
          <w:rFonts w:ascii="Garamond" w:hAnsi="Garamond"/>
          <w:sz w:val="24"/>
          <w:szCs w:val="24"/>
        </w:rPr>
        <w:t>–48</w:t>
      </w:r>
      <w:r w:rsidRPr="0085486B">
        <w:rPr>
          <w:rFonts w:ascii="Garamond" w:hAnsi="Garamond"/>
          <w:sz w:val="24"/>
          <w:szCs w:val="24"/>
        </w:rPr>
        <w:t xml:space="preserve"> </w:t>
      </w:r>
    </w:p>
    <w:p w14:paraId="45689FA8" w14:textId="5A3DFCCE" w:rsidR="000D7387" w:rsidDel="001C13C9" w:rsidRDefault="000D7387" w:rsidP="002743CD">
      <w:pPr>
        <w:spacing w:after="0" w:line="480" w:lineRule="auto"/>
        <w:jc w:val="center"/>
        <w:rPr>
          <w:del w:id="1034" w:author="Kyle Hutchinson" w:date="2025-08-24T09:02:00Z" w16du:dateUtc="2025-08-24T13:02:00Z"/>
          <w:rFonts w:ascii="Garamond" w:hAnsi="Garamond"/>
          <w:b/>
          <w:bCs/>
          <w:sz w:val="24"/>
          <w:szCs w:val="24"/>
        </w:rPr>
      </w:pPr>
      <w:del w:id="1035" w:author="Kyle Hutchinson" w:date="2025-08-24T09:02:00Z" w16du:dateUtc="2025-08-24T13:02:00Z">
        <w:r w:rsidRPr="0085486B" w:rsidDel="001C13C9">
          <w:rPr>
            <w:rFonts w:ascii="Garamond" w:hAnsi="Garamond"/>
            <w:b/>
            <w:bCs/>
            <w:sz w:val="24"/>
            <w:szCs w:val="24"/>
          </w:rPr>
          <w:delText>Example 15</w:delText>
        </w:r>
        <w:r w:rsidRPr="0085486B" w:rsidDel="001C13C9">
          <w:rPr>
            <w:rFonts w:ascii="Garamond" w:hAnsi="Garamond"/>
            <w:sz w:val="24"/>
            <w:szCs w:val="24"/>
          </w:rPr>
          <w:delText xml:space="preserve"> Symphony </w:delText>
        </w:r>
        <w:commentRangeEnd w:id="1033"/>
        <w:r w:rsidR="001C13C9" w:rsidDel="001C13C9">
          <w:rPr>
            <w:rStyle w:val="CommentReference"/>
          </w:rPr>
          <w:commentReference w:id="1033"/>
        </w:r>
        <w:r w:rsidRPr="0085486B" w:rsidDel="001C13C9">
          <w:rPr>
            <w:rFonts w:ascii="Garamond" w:hAnsi="Garamond"/>
            <w:sz w:val="24"/>
            <w:szCs w:val="24"/>
          </w:rPr>
          <w:delText xml:space="preserve">Wq. 183/1, mvt. 1, mm. </w:delText>
        </w:r>
        <w:r w:rsidR="00FC3666" w:rsidRPr="0085486B" w:rsidDel="001C13C9">
          <w:rPr>
            <w:rFonts w:ascii="Garamond" w:hAnsi="Garamond"/>
            <w:sz w:val="24"/>
            <w:szCs w:val="24"/>
          </w:rPr>
          <w:delText>56–</w:delText>
        </w:r>
        <w:r w:rsidR="00E018F8" w:rsidRPr="0085486B" w:rsidDel="001C13C9">
          <w:rPr>
            <w:rFonts w:ascii="Garamond" w:hAnsi="Garamond"/>
            <w:sz w:val="24"/>
            <w:szCs w:val="24"/>
          </w:rPr>
          <w:delText>62</w:delText>
        </w:r>
        <w:r w:rsidRPr="0085486B" w:rsidDel="001C13C9">
          <w:rPr>
            <w:rFonts w:ascii="Garamond" w:hAnsi="Garamond"/>
            <w:sz w:val="24"/>
            <w:szCs w:val="24"/>
          </w:rPr>
          <w:delText xml:space="preserve"> </w:delText>
        </w:r>
      </w:del>
    </w:p>
    <w:p w14:paraId="5E2A0EFA" w14:textId="77777777" w:rsidR="002743CD" w:rsidRDefault="002743CD" w:rsidP="001C13C9">
      <w:pPr>
        <w:spacing w:after="0" w:line="480" w:lineRule="auto"/>
        <w:rPr>
          <w:rFonts w:ascii="Garamond" w:hAnsi="Garamond"/>
          <w:sz w:val="24"/>
          <w:szCs w:val="24"/>
        </w:rPr>
        <w:pPrChange w:id="1036" w:author="Kyle Hutchinson" w:date="2025-08-24T09:02:00Z" w16du:dateUtc="2025-08-24T13:02:00Z">
          <w:pPr>
            <w:spacing w:after="0" w:line="480" w:lineRule="auto"/>
            <w:jc w:val="center"/>
          </w:pPr>
        </w:pPrChange>
      </w:pPr>
    </w:p>
    <w:p w14:paraId="023CD579" w14:textId="2EE5CF34" w:rsidR="007641B3" w:rsidRPr="0085486B" w:rsidDel="001C13C9" w:rsidRDefault="00935741" w:rsidP="002743CD">
      <w:pPr>
        <w:spacing w:after="0" w:line="480" w:lineRule="auto"/>
        <w:ind w:firstLine="720"/>
        <w:rPr>
          <w:del w:id="1037" w:author="Kyle Hutchinson" w:date="2025-08-24T09:02:00Z" w16du:dateUtc="2025-08-24T13:02:00Z"/>
          <w:rFonts w:ascii="Garamond" w:hAnsi="Garamond"/>
          <w:sz w:val="24"/>
          <w:szCs w:val="24"/>
        </w:rPr>
      </w:pPr>
      <w:r w:rsidRPr="0085486B">
        <w:rPr>
          <w:rFonts w:ascii="Garamond" w:hAnsi="Garamond"/>
          <w:sz w:val="24"/>
          <w:szCs w:val="24"/>
        </w:rPr>
        <w:t>b) Arpeggiated hammer strokes become Fenaroli</w:t>
      </w:r>
      <w:r w:rsidR="008B76A0" w:rsidRPr="0085486B">
        <w:rPr>
          <w:rFonts w:ascii="Garamond" w:hAnsi="Garamond"/>
          <w:sz w:val="24"/>
          <w:szCs w:val="24"/>
        </w:rPr>
        <w:t xml:space="preserve"> </w:t>
      </w:r>
    </w:p>
    <w:p w14:paraId="10F383AB" w14:textId="77777777" w:rsidR="008643C4" w:rsidRDefault="008643C4" w:rsidP="001C13C9">
      <w:pPr>
        <w:spacing w:after="0" w:line="480" w:lineRule="auto"/>
        <w:ind w:firstLine="720"/>
        <w:rPr>
          <w:rFonts w:ascii="Garamond" w:hAnsi="Garamond"/>
          <w:sz w:val="24"/>
          <w:szCs w:val="24"/>
        </w:rPr>
      </w:pPr>
    </w:p>
    <w:p w14:paraId="205239DA" w14:textId="71FD7940" w:rsidR="00D61B0F" w:rsidRPr="0085486B" w:rsidRDefault="003B319B" w:rsidP="002743CD">
      <w:pPr>
        <w:spacing w:after="0" w:line="480" w:lineRule="auto"/>
        <w:rPr>
          <w:rFonts w:ascii="Garamond" w:hAnsi="Garamond"/>
          <w:sz w:val="24"/>
          <w:szCs w:val="24"/>
        </w:rPr>
      </w:pPr>
      <w:r w:rsidRPr="0085486B">
        <w:rPr>
          <w:rFonts w:ascii="Garamond" w:hAnsi="Garamond"/>
          <w:sz w:val="24"/>
          <w:szCs w:val="24"/>
        </w:rPr>
        <w:t xml:space="preserve">Following the darker, second </w:t>
      </w:r>
      <w:proofErr w:type="spellStart"/>
      <w:r w:rsidRPr="0085486B">
        <w:rPr>
          <w:rFonts w:ascii="Garamond" w:hAnsi="Garamond"/>
          <w:i/>
          <w:iCs/>
          <w:sz w:val="24"/>
          <w:szCs w:val="24"/>
        </w:rPr>
        <w:t>Quintabsatz</w:t>
      </w:r>
      <w:proofErr w:type="spellEnd"/>
      <w:r w:rsidRPr="0085486B">
        <w:rPr>
          <w:rFonts w:ascii="Garamond" w:hAnsi="Garamond"/>
          <w:sz w:val="24"/>
          <w:szCs w:val="24"/>
        </w:rPr>
        <w:t xml:space="preserve"> in V of m. 56, Bach uses a conventional </w:t>
      </w:r>
      <w:proofErr w:type="spellStart"/>
      <w:r w:rsidRPr="0085486B">
        <w:rPr>
          <w:rFonts w:ascii="Garamond" w:hAnsi="Garamond"/>
          <w:sz w:val="24"/>
          <w:szCs w:val="24"/>
        </w:rPr>
        <w:t>galant</w:t>
      </w:r>
      <w:proofErr w:type="spellEnd"/>
      <w:r w:rsidRPr="0085486B">
        <w:rPr>
          <w:rFonts w:ascii="Garamond" w:hAnsi="Garamond"/>
          <w:sz w:val="24"/>
          <w:szCs w:val="24"/>
        </w:rPr>
        <w:t xml:space="preserve"> schema</w:t>
      </w:r>
      <w:r w:rsidR="00914D10" w:rsidRPr="0085486B">
        <w:rPr>
          <w:rFonts w:ascii="Garamond" w:hAnsi="Garamond"/>
          <w:sz w:val="24"/>
          <w:szCs w:val="24"/>
        </w:rPr>
        <w:t xml:space="preserve"> as part of his drive towards a final cadence: a Fenaroli in mm. 56–60</w:t>
      </w:r>
      <w:r w:rsidR="007049D4" w:rsidRPr="0085486B">
        <w:rPr>
          <w:rFonts w:ascii="Garamond" w:hAnsi="Garamond"/>
          <w:sz w:val="24"/>
          <w:szCs w:val="24"/>
        </w:rPr>
        <w:t xml:space="preserve"> (</w:t>
      </w:r>
      <w:r w:rsidR="007049D4" w:rsidRPr="00D97BE1">
        <w:rPr>
          <w:rFonts w:ascii="Garamond" w:hAnsi="Garamond"/>
          <w:b/>
          <w:bCs/>
          <w:sz w:val="24"/>
          <w:szCs w:val="24"/>
          <w:u w:val="single"/>
        </w:rPr>
        <w:t>Example 15</w:t>
      </w:r>
      <w:r w:rsidR="007049D4" w:rsidRPr="0085486B">
        <w:rPr>
          <w:rFonts w:ascii="Garamond" w:hAnsi="Garamond"/>
          <w:sz w:val="24"/>
          <w:szCs w:val="24"/>
        </w:rPr>
        <w:t>)</w:t>
      </w:r>
      <w:r w:rsidR="00914D10" w:rsidRPr="0085486B">
        <w:rPr>
          <w:rFonts w:ascii="Garamond" w:hAnsi="Garamond"/>
          <w:sz w:val="24"/>
          <w:szCs w:val="24"/>
        </w:rPr>
        <w:t xml:space="preserve"> and 63–67</w:t>
      </w:r>
      <w:r w:rsidR="00F564C9" w:rsidRPr="0085486B">
        <w:rPr>
          <w:rFonts w:ascii="Garamond" w:hAnsi="Garamond"/>
          <w:sz w:val="24"/>
          <w:szCs w:val="24"/>
        </w:rPr>
        <w:t xml:space="preserve"> (</w:t>
      </w:r>
      <w:r w:rsidR="007049D4" w:rsidRPr="0085486B">
        <w:rPr>
          <w:rFonts w:ascii="Garamond" w:hAnsi="Garamond"/>
          <w:sz w:val="24"/>
          <w:szCs w:val="24"/>
        </w:rPr>
        <w:t>not shown as a score example).</w:t>
      </w:r>
      <w:r w:rsidR="00914D10" w:rsidRPr="0085486B">
        <w:rPr>
          <w:rFonts w:ascii="Garamond" w:hAnsi="Garamond"/>
          <w:sz w:val="24"/>
          <w:szCs w:val="24"/>
        </w:rPr>
        <w:t xml:space="preserve"> </w:t>
      </w:r>
      <w:r w:rsidR="00A138EE" w:rsidRPr="0085486B">
        <w:rPr>
          <w:rFonts w:ascii="Garamond" w:hAnsi="Garamond"/>
          <w:sz w:val="24"/>
          <w:szCs w:val="24"/>
        </w:rPr>
        <w:t>This instantiation of the</w:t>
      </w:r>
      <w:r w:rsidR="00F13ED3" w:rsidRPr="0085486B">
        <w:rPr>
          <w:rFonts w:ascii="Garamond" w:hAnsi="Garamond"/>
          <w:sz w:val="24"/>
          <w:szCs w:val="24"/>
        </w:rPr>
        <w:t xml:space="preserve"> Fenaroli</w:t>
      </w:r>
      <w:r w:rsidR="00A138EE" w:rsidRPr="0085486B">
        <w:rPr>
          <w:rFonts w:ascii="Garamond" w:hAnsi="Garamond"/>
          <w:sz w:val="24"/>
          <w:szCs w:val="24"/>
        </w:rPr>
        <w:t xml:space="preserve"> is a transformation of the six artisanal strokes from the opening, </w:t>
      </w:r>
      <w:r w:rsidR="00ED5C48" w:rsidRPr="0085486B">
        <w:rPr>
          <w:rFonts w:ascii="Garamond" w:hAnsi="Garamond"/>
          <w:sz w:val="24"/>
          <w:szCs w:val="24"/>
        </w:rPr>
        <w:t>recasting</w:t>
      </w:r>
      <w:r w:rsidR="005B39F7" w:rsidRPr="0085486B">
        <w:rPr>
          <w:rFonts w:ascii="Garamond" w:hAnsi="Garamond"/>
          <w:sz w:val="24"/>
          <w:szCs w:val="24"/>
        </w:rPr>
        <w:t xml:space="preserve"> an ambiguous element</w:t>
      </w:r>
      <w:r w:rsidR="00A138EE" w:rsidRPr="0085486B">
        <w:rPr>
          <w:rFonts w:ascii="Garamond" w:hAnsi="Garamond"/>
          <w:sz w:val="24"/>
          <w:szCs w:val="24"/>
        </w:rPr>
        <w:t xml:space="preserve"> into the mold of conventional schema within </w:t>
      </w:r>
      <w:r w:rsidR="00F13ED3" w:rsidRPr="0085486B">
        <w:rPr>
          <w:rFonts w:ascii="Garamond" w:hAnsi="Garamond"/>
          <w:sz w:val="24"/>
          <w:szCs w:val="24"/>
        </w:rPr>
        <w:t xml:space="preserve">its typical position in the </w:t>
      </w:r>
      <w:proofErr w:type="spellStart"/>
      <w:r w:rsidR="00F13ED3" w:rsidRPr="0085486B">
        <w:rPr>
          <w:rFonts w:ascii="Garamond" w:hAnsi="Garamond"/>
          <w:sz w:val="24"/>
          <w:szCs w:val="24"/>
        </w:rPr>
        <w:t>galant</w:t>
      </w:r>
      <w:proofErr w:type="spellEnd"/>
      <w:r w:rsidR="00F13ED3" w:rsidRPr="0085486B">
        <w:rPr>
          <w:rFonts w:ascii="Garamond" w:hAnsi="Garamond"/>
          <w:sz w:val="24"/>
          <w:szCs w:val="24"/>
        </w:rPr>
        <w:t xml:space="preserve"> exposition</w:t>
      </w:r>
      <w:r w:rsidR="00A138EE" w:rsidRPr="0085486B">
        <w:rPr>
          <w:rFonts w:ascii="Garamond" w:hAnsi="Garamond"/>
          <w:sz w:val="24"/>
          <w:szCs w:val="24"/>
        </w:rPr>
        <w:t>.</w:t>
      </w:r>
      <w:r w:rsidR="00E1583F" w:rsidRPr="0085486B">
        <w:rPr>
          <w:rFonts w:ascii="Garamond" w:hAnsi="Garamond"/>
          <w:sz w:val="24"/>
          <w:szCs w:val="24"/>
        </w:rPr>
        <w:t xml:space="preserve"> </w:t>
      </w:r>
      <w:r w:rsidR="00914D10" w:rsidRPr="0085486B">
        <w:rPr>
          <w:rFonts w:ascii="Garamond" w:hAnsi="Garamond"/>
          <w:sz w:val="24"/>
          <w:szCs w:val="24"/>
        </w:rPr>
        <w:t xml:space="preserve">Several </w:t>
      </w:r>
      <w:r w:rsidR="00E23466" w:rsidRPr="0085486B">
        <w:rPr>
          <w:rFonts w:ascii="Garamond" w:hAnsi="Garamond"/>
          <w:sz w:val="24"/>
          <w:szCs w:val="24"/>
        </w:rPr>
        <w:t>surface features</w:t>
      </w:r>
      <w:r w:rsidR="00914D10" w:rsidRPr="0085486B">
        <w:rPr>
          <w:rFonts w:ascii="Garamond" w:hAnsi="Garamond"/>
          <w:sz w:val="24"/>
          <w:szCs w:val="24"/>
        </w:rPr>
        <w:t xml:space="preserve"> correspond particularly well to the schema, beyond the </w:t>
      </w:r>
      <w:r w:rsidR="00A138EE" w:rsidRPr="0085486B">
        <w:rPr>
          <w:rFonts w:ascii="Garamond" w:hAnsi="Garamond"/>
          <w:sz w:val="24"/>
          <w:szCs w:val="24"/>
        </w:rPr>
        <w:t xml:space="preserve">typical outer-voice </w:t>
      </w:r>
      <w:r w:rsidR="00A956EA" w:rsidRPr="0085486B">
        <w:rPr>
          <w:rFonts w:ascii="Garamond" w:hAnsi="Garamond"/>
          <w:sz w:val="24"/>
          <w:szCs w:val="24"/>
        </w:rPr>
        <w:t>scale degree patterns</w:t>
      </w:r>
      <w:r w:rsidR="00A138EE" w:rsidRPr="0085486B">
        <w:rPr>
          <w:rFonts w:ascii="Garamond" w:hAnsi="Garamond"/>
          <w:sz w:val="24"/>
          <w:szCs w:val="24"/>
        </w:rPr>
        <w:t xml:space="preserve">: 1) the schema is characterized by </w:t>
      </w:r>
      <w:r w:rsidR="00A956EA" w:rsidRPr="0085486B">
        <w:rPr>
          <w:rFonts w:ascii="Garamond" w:hAnsi="Garamond"/>
          <w:sz w:val="24"/>
          <w:szCs w:val="24"/>
        </w:rPr>
        <w:t>its twofold repetition</w:t>
      </w:r>
      <w:r w:rsidR="005F2E3D" w:rsidRPr="0085486B">
        <w:rPr>
          <w:rFonts w:ascii="Garamond" w:hAnsi="Garamond"/>
          <w:sz w:val="24"/>
          <w:szCs w:val="24"/>
        </w:rPr>
        <w:t xml:space="preserve"> of its scale-degree constellation</w:t>
      </w:r>
      <w:r w:rsidR="00A138EE" w:rsidRPr="0085486B">
        <w:rPr>
          <w:rFonts w:ascii="Garamond" w:hAnsi="Garamond"/>
          <w:sz w:val="24"/>
          <w:szCs w:val="24"/>
        </w:rPr>
        <w:t>; 2) the outer-voice scale degrees of the schema are often accompanied by a ^5 pedal, here situated prominently in the horns (of mm. 56–60,</w:t>
      </w:r>
      <w:r w:rsidR="00471C27" w:rsidRPr="0085486B">
        <w:rPr>
          <w:rFonts w:ascii="Garamond" w:hAnsi="Garamond"/>
          <w:sz w:val="24"/>
          <w:szCs w:val="24"/>
        </w:rPr>
        <w:t xml:space="preserve"> </w:t>
      </w:r>
      <w:r w:rsidR="00A138EE" w:rsidRPr="0085486B">
        <w:rPr>
          <w:rFonts w:ascii="Garamond" w:hAnsi="Garamond"/>
          <w:sz w:val="24"/>
          <w:szCs w:val="24"/>
        </w:rPr>
        <w:t xml:space="preserve">not repeated in the second </w:t>
      </w:r>
      <w:r w:rsidR="00A956EA" w:rsidRPr="0085486B">
        <w:rPr>
          <w:rFonts w:ascii="Garamond" w:hAnsi="Garamond"/>
          <w:sz w:val="24"/>
          <w:szCs w:val="24"/>
        </w:rPr>
        <w:t xml:space="preserve">instance); 3) </w:t>
      </w:r>
      <w:del w:id="1038" w:author="Kyle Hutchinson" w:date="2025-08-24T09:03:00Z" w16du:dateUtc="2025-08-24T13:03:00Z">
        <w:r w:rsidR="00A956EA" w:rsidRPr="0085486B" w:rsidDel="00EC4201">
          <w:rPr>
            <w:rFonts w:ascii="Garamond" w:hAnsi="Garamond"/>
            <w:sz w:val="24"/>
            <w:szCs w:val="24"/>
          </w:rPr>
          <w:delText>Finally</w:delText>
        </w:r>
      </w:del>
      <w:ins w:id="1039" w:author="Kyle Hutchinson" w:date="2025-08-24T09:04:00Z" w16du:dateUtc="2025-08-24T13:04:00Z">
        <w:r w:rsidR="00EC4201">
          <w:rPr>
            <w:rFonts w:ascii="Garamond" w:hAnsi="Garamond"/>
            <w:sz w:val="24"/>
            <w:szCs w:val="24"/>
          </w:rPr>
          <w:t>t</w:t>
        </w:r>
      </w:ins>
      <w:del w:id="1040" w:author="Kyle Hutchinson" w:date="2025-08-24T09:03:00Z" w16du:dateUtc="2025-08-24T13:03:00Z">
        <w:r w:rsidR="00A956EA" w:rsidRPr="0085486B" w:rsidDel="00EC4201">
          <w:rPr>
            <w:rFonts w:ascii="Garamond" w:hAnsi="Garamond"/>
            <w:sz w:val="24"/>
            <w:szCs w:val="24"/>
          </w:rPr>
          <w:delText>,</w:delText>
        </w:r>
      </w:del>
      <w:del w:id="1041" w:author="Kyle Hutchinson" w:date="2025-08-24T09:04:00Z" w16du:dateUtc="2025-08-24T13:04:00Z">
        <w:r w:rsidR="00A956EA" w:rsidRPr="0085486B" w:rsidDel="00EC4201">
          <w:rPr>
            <w:rFonts w:ascii="Garamond" w:hAnsi="Garamond"/>
            <w:sz w:val="24"/>
            <w:szCs w:val="24"/>
          </w:rPr>
          <w:delText xml:space="preserve"> t</w:delText>
        </w:r>
      </w:del>
      <w:r w:rsidR="00A956EA" w:rsidRPr="0085486B">
        <w:rPr>
          <w:rFonts w:ascii="Garamond" w:hAnsi="Garamond"/>
          <w:sz w:val="24"/>
          <w:szCs w:val="24"/>
        </w:rPr>
        <w:t>hough often associated with secondary key-</w:t>
      </w:r>
      <w:r w:rsidR="00A956EA" w:rsidRPr="0085486B">
        <w:rPr>
          <w:rFonts w:ascii="Garamond" w:hAnsi="Garamond"/>
          <w:sz w:val="24"/>
          <w:szCs w:val="24"/>
        </w:rPr>
        <w:lastRenderedPageBreak/>
        <w:t>area materials brought back in the home key (</w:t>
      </w:r>
      <w:r w:rsidR="002739FF" w:rsidRPr="0085486B">
        <w:rPr>
          <w:rFonts w:ascii="Garamond" w:hAnsi="Garamond"/>
          <w:sz w:val="24"/>
          <w:szCs w:val="24"/>
        </w:rPr>
        <w:t xml:space="preserve">Gjerdingen </w:t>
      </w:r>
      <w:r w:rsidR="00A956EA" w:rsidRPr="0085486B">
        <w:rPr>
          <w:rFonts w:ascii="Garamond" w:hAnsi="Garamond"/>
          <w:sz w:val="24"/>
          <w:szCs w:val="24"/>
        </w:rPr>
        <w:t>2007, 228), the schema is “too processive” (</w:t>
      </w:r>
      <w:r w:rsidR="002739FF" w:rsidRPr="0085486B">
        <w:rPr>
          <w:rFonts w:ascii="Garamond" w:hAnsi="Garamond"/>
          <w:i/>
          <w:iCs/>
          <w:sz w:val="24"/>
          <w:szCs w:val="24"/>
        </w:rPr>
        <w:t>Ibid</w:t>
      </w:r>
      <w:r w:rsidR="002739FF" w:rsidRPr="0085486B">
        <w:rPr>
          <w:rFonts w:ascii="Garamond" w:hAnsi="Garamond"/>
          <w:sz w:val="24"/>
          <w:szCs w:val="24"/>
        </w:rPr>
        <w:t>.</w:t>
      </w:r>
      <w:r w:rsidR="00A956EA" w:rsidRPr="0085486B">
        <w:rPr>
          <w:rFonts w:ascii="Garamond" w:hAnsi="Garamond"/>
          <w:sz w:val="24"/>
          <w:szCs w:val="24"/>
        </w:rPr>
        <w:t xml:space="preserve">, 462) when </w:t>
      </w:r>
      <w:r w:rsidR="00E8164B" w:rsidRPr="0085486B">
        <w:rPr>
          <w:rFonts w:ascii="Garamond" w:hAnsi="Garamond"/>
          <w:sz w:val="24"/>
          <w:szCs w:val="24"/>
        </w:rPr>
        <w:t>looking for a s</w:t>
      </w:r>
      <w:r w:rsidR="00A956EA" w:rsidRPr="0085486B">
        <w:rPr>
          <w:rFonts w:ascii="Garamond" w:hAnsi="Garamond"/>
          <w:sz w:val="24"/>
          <w:szCs w:val="24"/>
        </w:rPr>
        <w:t>econdary theme</w:t>
      </w:r>
      <w:r w:rsidR="0019545F" w:rsidRPr="0085486B">
        <w:rPr>
          <w:rFonts w:ascii="Garamond" w:hAnsi="Garamond"/>
          <w:sz w:val="24"/>
          <w:szCs w:val="24"/>
        </w:rPr>
        <w:t xml:space="preserve"> (i.e., anachronistically applying  later sonata</w:t>
      </w:r>
      <w:r w:rsidR="00602BE9">
        <w:rPr>
          <w:rFonts w:ascii="Garamond" w:hAnsi="Garamond"/>
          <w:sz w:val="24"/>
          <w:szCs w:val="24"/>
        </w:rPr>
        <w:t xml:space="preserve"> norms</w:t>
      </w:r>
      <w:r w:rsidR="0019545F" w:rsidRPr="0085486B">
        <w:rPr>
          <w:rFonts w:ascii="Garamond" w:hAnsi="Garamond"/>
          <w:sz w:val="24"/>
          <w:szCs w:val="24"/>
        </w:rPr>
        <w:t xml:space="preserve"> to a </w:t>
      </w:r>
      <w:proofErr w:type="spellStart"/>
      <w:r w:rsidR="0019545F" w:rsidRPr="0085486B">
        <w:rPr>
          <w:rFonts w:ascii="Garamond" w:hAnsi="Garamond"/>
          <w:sz w:val="24"/>
          <w:szCs w:val="24"/>
        </w:rPr>
        <w:t>galant</w:t>
      </w:r>
      <w:proofErr w:type="spellEnd"/>
      <w:r w:rsidR="0019545F" w:rsidRPr="0085486B">
        <w:rPr>
          <w:rFonts w:ascii="Garamond" w:hAnsi="Garamond"/>
          <w:sz w:val="24"/>
          <w:szCs w:val="24"/>
        </w:rPr>
        <w:t xml:space="preserve"> piece)</w:t>
      </w:r>
      <w:r w:rsidR="00E8164B" w:rsidRPr="0085486B">
        <w:rPr>
          <w:rFonts w:ascii="Garamond" w:hAnsi="Garamond"/>
          <w:sz w:val="24"/>
          <w:szCs w:val="24"/>
        </w:rPr>
        <w:t>.</w:t>
      </w:r>
      <w:r w:rsidR="00A956EA" w:rsidRPr="0085486B">
        <w:rPr>
          <w:rFonts w:ascii="Garamond" w:hAnsi="Garamond"/>
          <w:sz w:val="24"/>
          <w:szCs w:val="24"/>
        </w:rPr>
        <w:t xml:space="preserve"> The mysterious, opening artisanal strokes are thus molded into a commonplace pattern that is given a</w:t>
      </w:r>
      <w:r w:rsidR="00621D15" w:rsidRPr="0085486B">
        <w:rPr>
          <w:rFonts w:ascii="Garamond" w:hAnsi="Garamond"/>
          <w:sz w:val="24"/>
          <w:szCs w:val="24"/>
        </w:rPr>
        <w:t xml:space="preserve"> </w:t>
      </w:r>
      <w:r w:rsidR="00A956EA" w:rsidRPr="0085486B">
        <w:rPr>
          <w:rFonts w:ascii="Garamond" w:hAnsi="Garamond"/>
          <w:sz w:val="24"/>
          <w:szCs w:val="24"/>
        </w:rPr>
        <w:t xml:space="preserve">tuneful </w:t>
      </w:r>
      <w:proofErr w:type="spellStart"/>
      <w:r w:rsidR="00A956EA" w:rsidRPr="0085486B">
        <w:rPr>
          <w:rFonts w:ascii="Garamond" w:hAnsi="Garamond"/>
          <w:sz w:val="24"/>
          <w:szCs w:val="24"/>
        </w:rPr>
        <w:t>galant</w:t>
      </w:r>
      <w:proofErr w:type="spellEnd"/>
      <w:r w:rsidR="00A956EA" w:rsidRPr="0085486B">
        <w:rPr>
          <w:rFonts w:ascii="Garamond" w:hAnsi="Garamond"/>
          <w:sz w:val="24"/>
          <w:szCs w:val="24"/>
        </w:rPr>
        <w:t xml:space="preserve"> realization</w:t>
      </w:r>
      <w:r w:rsidR="00621D15" w:rsidRPr="0085486B">
        <w:rPr>
          <w:rFonts w:ascii="Garamond" w:hAnsi="Garamond"/>
          <w:sz w:val="24"/>
          <w:szCs w:val="24"/>
        </w:rPr>
        <w:t>, unlike the opening fantasy-like arpeggiation</w:t>
      </w:r>
      <w:r w:rsidR="00A956EA" w:rsidRPr="0085486B">
        <w:rPr>
          <w:rFonts w:ascii="Garamond" w:hAnsi="Garamond"/>
          <w:sz w:val="24"/>
          <w:szCs w:val="24"/>
        </w:rPr>
        <w:t>. In other words, this Fenaroli is a solution to a piece-specific compositional problem through a conventional schema</w:t>
      </w:r>
      <w:ins w:id="1042" w:author="Kyle Hutchinson" w:date="2025-08-24T09:04:00Z" w16du:dateUtc="2025-08-24T13:04:00Z">
        <w:r w:rsidR="00EC4201">
          <w:rPr>
            <w:rFonts w:ascii="Garamond" w:hAnsi="Garamond"/>
            <w:sz w:val="24"/>
            <w:szCs w:val="24"/>
          </w:rPr>
          <w:t>. M</w:t>
        </w:r>
      </w:ins>
      <w:del w:id="1043" w:author="Kyle Hutchinson" w:date="2025-08-24T09:04:00Z" w16du:dateUtc="2025-08-24T13:04:00Z">
        <w:r w:rsidR="00C76706" w:rsidRPr="0085486B" w:rsidDel="00EC4201">
          <w:rPr>
            <w:rFonts w:ascii="Garamond" w:hAnsi="Garamond"/>
            <w:sz w:val="24"/>
            <w:szCs w:val="24"/>
          </w:rPr>
          <w:delText>:</w:delText>
        </w:r>
        <w:r w:rsidR="00485C37" w:rsidRPr="0085486B" w:rsidDel="00EC4201">
          <w:rPr>
            <w:rFonts w:ascii="Garamond" w:hAnsi="Garamond"/>
            <w:sz w:val="24"/>
            <w:szCs w:val="24"/>
          </w:rPr>
          <w:delText xml:space="preserve"> m</w:delText>
        </w:r>
      </w:del>
      <w:r w:rsidR="00485C37" w:rsidRPr="0085486B">
        <w:rPr>
          <w:rFonts w:ascii="Garamond" w:hAnsi="Garamond"/>
          <w:sz w:val="24"/>
          <w:szCs w:val="24"/>
        </w:rPr>
        <w:t xml:space="preserve">uch like the le-sol-fi-sol </w:t>
      </w:r>
      <w:r w:rsidR="00C76706" w:rsidRPr="0085486B">
        <w:rPr>
          <w:rFonts w:ascii="Garamond" w:hAnsi="Garamond"/>
          <w:sz w:val="24"/>
          <w:szCs w:val="24"/>
        </w:rPr>
        <w:t>retro-fitted the fantasy-like outburst into an appropriate</w:t>
      </w:r>
      <w:r w:rsidR="00ED5C48" w:rsidRPr="0085486B">
        <w:rPr>
          <w:rFonts w:ascii="Garamond" w:hAnsi="Garamond"/>
          <w:sz w:val="24"/>
          <w:szCs w:val="24"/>
        </w:rPr>
        <w:t xml:space="preserve"> cadential function </w:t>
      </w:r>
      <w:r w:rsidR="00C76706" w:rsidRPr="0085486B">
        <w:rPr>
          <w:rFonts w:ascii="Garamond" w:hAnsi="Garamond"/>
          <w:sz w:val="24"/>
          <w:szCs w:val="24"/>
        </w:rPr>
        <w:t xml:space="preserve">within the </w:t>
      </w:r>
      <w:proofErr w:type="spellStart"/>
      <w:r w:rsidR="00C76706" w:rsidRPr="0085486B">
        <w:rPr>
          <w:rFonts w:ascii="Garamond" w:hAnsi="Garamond"/>
          <w:sz w:val="24"/>
          <w:szCs w:val="24"/>
        </w:rPr>
        <w:t>galant</w:t>
      </w:r>
      <w:proofErr w:type="spellEnd"/>
      <w:r w:rsidR="00C76706" w:rsidRPr="0085486B">
        <w:rPr>
          <w:rFonts w:ascii="Garamond" w:hAnsi="Garamond"/>
          <w:sz w:val="24"/>
          <w:szCs w:val="24"/>
        </w:rPr>
        <w:t xml:space="preserve"> exposition, the Fenaroli molds the inchoate arpeggio</w:t>
      </w:r>
      <w:r w:rsidR="00621D15" w:rsidRPr="0085486B">
        <w:rPr>
          <w:rFonts w:ascii="Garamond" w:hAnsi="Garamond"/>
          <w:sz w:val="24"/>
          <w:szCs w:val="24"/>
        </w:rPr>
        <w:t>s into a typical schema</w:t>
      </w:r>
      <w:r w:rsidR="007049D4" w:rsidRPr="0085486B">
        <w:rPr>
          <w:rFonts w:ascii="Garamond" w:hAnsi="Garamond"/>
          <w:sz w:val="24"/>
          <w:szCs w:val="24"/>
        </w:rPr>
        <w:t xml:space="preserve"> in a conventional position.</w:t>
      </w:r>
    </w:p>
    <w:p w14:paraId="451F2636" w14:textId="77777777" w:rsidR="00A956EA" w:rsidRDefault="00A956EA" w:rsidP="002743CD">
      <w:pPr>
        <w:spacing w:after="0" w:line="480" w:lineRule="auto"/>
        <w:rPr>
          <w:ins w:id="1044" w:author="Kyle Hutchinson" w:date="2025-08-24T09:03:00Z" w16du:dateUtc="2025-08-24T13:03:00Z"/>
          <w:rFonts w:ascii="Garamond" w:hAnsi="Garamond"/>
          <w:sz w:val="24"/>
          <w:szCs w:val="24"/>
        </w:rPr>
      </w:pPr>
    </w:p>
    <w:p w14:paraId="46B76912" w14:textId="77777777" w:rsidR="001C13C9" w:rsidRDefault="001C13C9" w:rsidP="001C13C9">
      <w:pPr>
        <w:spacing w:after="0" w:line="480" w:lineRule="auto"/>
        <w:jc w:val="center"/>
        <w:rPr>
          <w:ins w:id="1045" w:author="Kyle Hutchinson" w:date="2025-08-24T09:03:00Z" w16du:dateUtc="2025-08-24T13:03:00Z"/>
          <w:rFonts w:ascii="Garamond" w:hAnsi="Garamond"/>
          <w:sz w:val="24"/>
          <w:szCs w:val="24"/>
        </w:rPr>
      </w:pPr>
      <w:ins w:id="1046" w:author="Kyle Hutchinson" w:date="2025-08-24T09:03:00Z" w16du:dateUtc="2025-08-24T13:03:00Z">
        <w:r w:rsidRPr="0085486B">
          <w:rPr>
            <w:rFonts w:ascii="Garamond" w:hAnsi="Garamond"/>
            <w:b/>
            <w:bCs/>
            <w:sz w:val="24"/>
            <w:szCs w:val="24"/>
          </w:rPr>
          <w:t>Example 15</w:t>
        </w:r>
        <w:r w:rsidRPr="0085486B">
          <w:rPr>
            <w:rFonts w:ascii="Garamond" w:hAnsi="Garamond"/>
            <w:sz w:val="24"/>
            <w:szCs w:val="24"/>
          </w:rPr>
          <w:t xml:space="preserve"> Symphony </w:t>
        </w:r>
        <w:commentRangeStart w:id="1047"/>
        <w:commentRangeEnd w:id="1047"/>
        <w:r>
          <w:rPr>
            <w:rStyle w:val="CommentReference"/>
          </w:rPr>
          <w:commentReference w:id="1047"/>
        </w:r>
        <w:proofErr w:type="spellStart"/>
        <w:r w:rsidRPr="0085486B">
          <w:rPr>
            <w:rFonts w:ascii="Garamond" w:hAnsi="Garamond"/>
            <w:sz w:val="24"/>
            <w:szCs w:val="24"/>
          </w:rPr>
          <w:t>Wq</w:t>
        </w:r>
        <w:proofErr w:type="spellEnd"/>
        <w:r w:rsidRPr="0085486B">
          <w:rPr>
            <w:rFonts w:ascii="Garamond" w:hAnsi="Garamond"/>
            <w:sz w:val="24"/>
            <w:szCs w:val="24"/>
          </w:rPr>
          <w:t xml:space="preserve">. 183/1, </w:t>
        </w:r>
        <w:proofErr w:type="spellStart"/>
        <w:r w:rsidRPr="0085486B">
          <w:rPr>
            <w:rFonts w:ascii="Garamond" w:hAnsi="Garamond"/>
            <w:sz w:val="24"/>
            <w:szCs w:val="24"/>
          </w:rPr>
          <w:t>mvt</w:t>
        </w:r>
        <w:proofErr w:type="spellEnd"/>
        <w:r w:rsidRPr="0085486B">
          <w:rPr>
            <w:rFonts w:ascii="Garamond" w:hAnsi="Garamond"/>
            <w:sz w:val="24"/>
            <w:szCs w:val="24"/>
          </w:rPr>
          <w:t xml:space="preserve">. 1, mm. 56–62 </w:t>
        </w:r>
      </w:ins>
    </w:p>
    <w:p w14:paraId="7B5FB45F" w14:textId="77777777" w:rsidR="001C13C9" w:rsidRPr="0085486B" w:rsidRDefault="001C13C9" w:rsidP="002743CD">
      <w:pPr>
        <w:spacing w:after="0" w:line="480" w:lineRule="auto"/>
        <w:rPr>
          <w:rFonts w:ascii="Garamond" w:hAnsi="Garamond"/>
          <w:sz w:val="24"/>
          <w:szCs w:val="24"/>
        </w:rPr>
      </w:pPr>
    </w:p>
    <w:p w14:paraId="2E58067B" w14:textId="455B5098" w:rsidR="00000C0B" w:rsidRPr="0085486B" w:rsidRDefault="00A956EA" w:rsidP="002743CD">
      <w:pPr>
        <w:spacing w:after="0" w:line="480" w:lineRule="auto"/>
        <w:rPr>
          <w:rFonts w:ascii="Garamond" w:hAnsi="Garamond"/>
          <w:sz w:val="24"/>
          <w:szCs w:val="24"/>
        </w:rPr>
      </w:pPr>
      <w:r w:rsidRPr="0085486B">
        <w:rPr>
          <w:rFonts w:ascii="Garamond" w:hAnsi="Garamond"/>
          <w:sz w:val="24"/>
          <w:szCs w:val="24"/>
        </w:rPr>
        <w:t xml:space="preserve">The twofold repetition of the schema is </w:t>
      </w:r>
      <w:r w:rsidR="001A6668" w:rsidRPr="0085486B">
        <w:rPr>
          <w:rFonts w:ascii="Garamond" w:hAnsi="Garamond"/>
          <w:sz w:val="24"/>
          <w:szCs w:val="24"/>
        </w:rPr>
        <w:t xml:space="preserve">also </w:t>
      </w:r>
      <w:r w:rsidRPr="0085486B">
        <w:rPr>
          <w:rFonts w:ascii="Garamond" w:hAnsi="Garamond"/>
          <w:sz w:val="24"/>
          <w:szCs w:val="24"/>
        </w:rPr>
        <w:t>felicitous for compositional problem solving</w:t>
      </w:r>
      <w:r w:rsidR="00E8164B" w:rsidRPr="0085486B">
        <w:rPr>
          <w:rFonts w:ascii="Garamond" w:hAnsi="Garamond"/>
          <w:sz w:val="24"/>
          <w:szCs w:val="24"/>
        </w:rPr>
        <w:t>. While the opening three eighth-note strokes had always sounded like an upbeat—which remains the case here</w:t>
      </w:r>
      <w:r w:rsidR="00DF3FE2" w:rsidRPr="0085486B">
        <w:rPr>
          <w:rFonts w:ascii="Garamond" w:hAnsi="Garamond"/>
          <w:sz w:val="24"/>
          <w:szCs w:val="24"/>
        </w:rPr>
        <w:t>—</w:t>
      </w:r>
      <w:r w:rsidR="00E8164B" w:rsidRPr="0085486B">
        <w:rPr>
          <w:rFonts w:ascii="Garamond" w:hAnsi="Garamond"/>
          <w:sz w:val="24"/>
          <w:szCs w:val="24"/>
        </w:rPr>
        <w:t xml:space="preserve">the Fenaroli affords parallelism </w:t>
      </w:r>
      <w:r w:rsidR="001A6668" w:rsidRPr="0085486B">
        <w:rPr>
          <w:rFonts w:ascii="Garamond" w:hAnsi="Garamond"/>
          <w:sz w:val="24"/>
          <w:szCs w:val="24"/>
        </w:rPr>
        <w:t xml:space="preserve">in congruence with the </w:t>
      </w:r>
      <w:r w:rsidR="00E8164B" w:rsidRPr="0085486B">
        <w:rPr>
          <w:rFonts w:ascii="Garamond" w:hAnsi="Garamond"/>
          <w:sz w:val="24"/>
          <w:szCs w:val="24"/>
        </w:rPr>
        <w:t>piece’s</w:t>
      </w:r>
      <w:r w:rsidR="00356CCF" w:rsidRPr="0085486B">
        <w:rPr>
          <w:rFonts w:ascii="Garamond" w:hAnsi="Garamond"/>
          <w:sz w:val="24"/>
          <w:szCs w:val="24"/>
        </w:rPr>
        <w:t xml:space="preserve"> notated</w:t>
      </w:r>
      <w:r w:rsidR="00E8164B" w:rsidRPr="0085486B">
        <w:rPr>
          <w:rFonts w:ascii="Garamond" w:hAnsi="Garamond"/>
          <w:sz w:val="24"/>
          <w:szCs w:val="24"/>
        </w:rPr>
        <w:t xml:space="preserve"> meter</w:t>
      </w:r>
      <w:r w:rsidR="00E54B56" w:rsidRPr="0085486B">
        <w:rPr>
          <w:rFonts w:ascii="Garamond" w:hAnsi="Garamond"/>
          <w:sz w:val="24"/>
          <w:szCs w:val="24"/>
        </w:rPr>
        <w:t xml:space="preserve"> through its characteristic repetitions</w:t>
      </w:r>
      <w:r w:rsidR="00E8164B" w:rsidRPr="0085486B">
        <w:rPr>
          <w:rFonts w:ascii="Garamond" w:hAnsi="Garamond"/>
          <w:sz w:val="24"/>
          <w:szCs w:val="24"/>
        </w:rPr>
        <w:t xml:space="preserve">. </w:t>
      </w:r>
      <w:r w:rsidR="0096593E" w:rsidRPr="0085486B">
        <w:rPr>
          <w:rFonts w:ascii="Garamond" w:hAnsi="Garamond"/>
          <w:sz w:val="24"/>
          <w:szCs w:val="24"/>
        </w:rPr>
        <w:t>This stands in stark contrast with the</w:t>
      </w:r>
      <w:r w:rsidR="005B39F7" w:rsidRPr="0085486B">
        <w:rPr>
          <w:rFonts w:ascii="Garamond" w:hAnsi="Garamond"/>
          <w:sz w:val="24"/>
          <w:szCs w:val="24"/>
        </w:rPr>
        <w:t xml:space="preserve"> more challenging</w:t>
      </w:r>
      <w:r w:rsidR="0096593E" w:rsidRPr="0085486B">
        <w:rPr>
          <w:rFonts w:ascii="Garamond" w:hAnsi="Garamond"/>
          <w:sz w:val="24"/>
          <w:szCs w:val="24"/>
        </w:rPr>
        <w:t xml:space="preserve"> search for parallelism among </w:t>
      </w:r>
      <w:proofErr w:type="gramStart"/>
      <w:r w:rsidR="0096593E" w:rsidRPr="0085486B">
        <w:rPr>
          <w:rFonts w:ascii="Garamond" w:hAnsi="Garamond"/>
          <w:sz w:val="24"/>
          <w:szCs w:val="24"/>
        </w:rPr>
        <w:t>highpoints</w:t>
      </w:r>
      <w:proofErr w:type="gramEnd"/>
      <w:r w:rsidR="0096593E" w:rsidRPr="0085486B">
        <w:rPr>
          <w:rFonts w:ascii="Garamond" w:hAnsi="Garamond"/>
          <w:sz w:val="24"/>
          <w:szCs w:val="24"/>
        </w:rPr>
        <w:t xml:space="preserve"> discussed above while considering the respective merits of </w:t>
      </w:r>
      <w:r w:rsidR="00DB4F48" w:rsidRPr="0085486B">
        <w:rPr>
          <w:rFonts w:ascii="Garamond" w:hAnsi="Garamond"/>
          <w:sz w:val="24"/>
          <w:szCs w:val="24"/>
        </w:rPr>
        <w:t>perceiving</w:t>
      </w:r>
      <w:r w:rsidR="0096593E" w:rsidRPr="0085486B">
        <w:rPr>
          <w:rFonts w:ascii="Garamond" w:hAnsi="Garamond"/>
          <w:sz w:val="24"/>
          <w:szCs w:val="24"/>
        </w:rPr>
        <w:t xml:space="preserve"> the opening in terms of two or three half n</w:t>
      </w:r>
      <w:r w:rsidR="00DB4F48" w:rsidRPr="0085486B">
        <w:rPr>
          <w:rFonts w:ascii="Garamond" w:hAnsi="Garamond"/>
          <w:sz w:val="24"/>
          <w:szCs w:val="24"/>
        </w:rPr>
        <w:t>otes</w:t>
      </w:r>
      <w:r w:rsidR="0096593E" w:rsidRPr="0085486B">
        <w:rPr>
          <w:rFonts w:ascii="Garamond" w:hAnsi="Garamond"/>
          <w:sz w:val="24"/>
          <w:szCs w:val="24"/>
        </w:rPr>
        <w:t>.</w:t>
      </w:r>
      <w:r w:rsidR="00471C27" w:rsidRPr="0085486B">
        <w:rPr>
          <w:rFonts w:ascii="Garamond" w:hAnsi="Garamond"/>
          <w:sz w:val="24"/>
          <w:szCs w:val="24"/>
        </w:rPr>
        <w:t xml:space="preserve"> </w:t>
      </w:r>
      <w:r w:rsidR="0096593E" w:rsidRPr="0085486B">
        <w:rPr>
          <w:rFonts w:ascii="Garamond" w:hAnsi="Garamond"/>
          <w:sz w:val="24"/>
          <w:szCs w:val="24"/>
        </w:rPr>
        <w:t>The harmonic framework</w:t>
      </w:r>
      <w:r w:rsidR="00471C27" w:rsidRPr="0085486B">
        <w:rPr>
          <w:rFonts w:ascii="Garamond" w:hAnsi="Garamond"/>
          <w:sz w:val="24"/>
          <w:szCs w:val="24"/>
        </w:rPr>
        <w:t xml:space="preserve"> (in essence a repeated resolution of V</w:t>
      </w:r>
      <w:r w:rsidR="00471C27" w:rsidRPr="00D97BE1">
        <w:rPr>
          <w:rFonts w:ascii="Garamond" w:hAnsi="Garamond"/>
          <w:sz w:val="24"/>
          <w:szCs w:val="24"/>
          <w:vertAlign w:val="superscript"/>
        </w:rPr>
        <w:t>7</w:t>
      </w:r>
      <w:r w:rsidR="00471C27" w:rsidRPr="0085486B">
        <w:rPr>
          <w:rFonts w:ascii="Garamond" w:hAnsi="Garamond"/>
          <w:sz w:val="24"/>
          <w:szCs w:val="24"/>
        </w:rPr>
        <w:sym w:font="Wingdings" w:char="F0E0"/>
      </w:r>
      <w:r w:rsidR="00471C27" w:rsidRPr="0085486B">
        <w:rPr>
          <w:rFonts w:ascii="Garamond" w:hAnsi="Garamond"/>
          <w:sz w:val="24"/>
          <w:szCs w:val="24"/>
        </w:rPr>
        <w:t xml:space="preserve">I in some inversion based on the </w:t>
      </w:r>
      <w:r w:rsidR="00AC4719" w:rsidRPr="0085486B">
        <w:rPr>
          <w:rFonts w:ascii="Garamond" w:hAnsi="Garamond"/>
          <w:sz w:val="24"/>
          <w:szCs w:val="24"/>
        </w:rPr>
        <w:t xml:space="preserve">contrapuntal </w:t>
      </w:r>
      <w:r w:rsidR="00471C27" w:rsidRPr="0085486B">
        <w:rPr>
          <w:rFonts w:ascii="Garamond" w:hAnsi="Garamond"/>
          <w:sz w:val="24"/>
          <w:szCs w:val="24"/>
        </w:rPr>
        <w:t>stacking of the scale-degree strands)</w:t>
      </w:r>
      <w:del w:id="1048" w:author="Kyle Hutchinson" w:date="2025-08-24T09:05:00Z" w16du:dateUtc="2025-08-24T13:05:00Z">
        <w:r w:rsidR="00471C27" w:rsidRPr="0085486B" w:rsidDel="00551545">
          <w:rPr>
            <w:rFonts w:ascii="Garamond" w:hAnsi="Garamond"/>
            <w:sz w:val="24"/>
            <w:szCs w:val="24"/>
          </w:rPr>
          <w:delText>,</w:delText>
        </w:r>
      </w:del>
      <w:r w:rsidR="00471C27" w:rsidRPr="0085486B">
        <w:rPr>
          <w:rFonts w:ascii="Garamond" w:hAnsi="Garamond"/>
          <w:sz w:val="24"/>
          <w:szCs w:val="24"/>
        </w:rPr>
        <w:t xml:space="preserve"> </w:t>
      </w:r>
      <w:r w:rsidR="0096593E" w:rsidRPr="0085486B">
        <w:rPr>
          <w:rFonts w:ascii="Garamond" w:hAnsi="Garamond"/>
          <w:sz w:val="24"/>
          <w:szCs w:val="24"/>
        </w:rPr>
        <w:t xml:space="preserve">affords </w:t>
      </w:r>
      <w:r w:rsidR="00471C27" w:rsidRPr="0085486B">
        <w:rPr>
          <w:rFonts w:ascii="Garamond" w:hAnsi="Garamond"/>
          <w:sz w:val="24"/>
          <w:szCs w:val="24"/>
        </w:rPr>
        <w:t xml:space="preserve">chord changes that also align clearly with the </w:t>
      </w:r>
      <w:r w:rsidR="00E8164B" w:rsidRPr="0085486B">
        <w:rPr>
          <w:rFonts w:ascii="Garamond" w:hAnsi="Garamond"/>
          <w:sz w:val="24"/>
          <w:szCs w:val="24"/>
        </w:rPr>
        <w:t xml:space="preserve">notate </w:t>
      </w:r>
      <w:r w:rsidR="00471C27" w:rsidRPr="0085486B">
        <w:rPr>
          <w:rFonts w:ascii="Garamond" w:hAnsi="Garamond"/>
          <w:sz w:val="24"/>
          <w:szCs w:val="24"/>
        </w:rPr>
        <w:t>meter.</w:t>
      </w:r>
      <w:commentRangeStart w:id="1049"/>
      <w:del w:id="1050" w:author="Kyle Hutchinson" w:date="2025-08-24T09:13:00Z" w16du:dateUtc="2025-08-24T13:13:00Z">
        <w:r w:rsidR="005B4E21" w:rsidRPr="0085486B" w:rsidDel="008E4ECD">
          <w:rPr>
            <w:rStyle w:val="FootnoteReference"/>
            <w:rFonts w:ascii="Garamond" w:hAnsi="Garamond"/>
            <w:sz w:val="24"/>
            <w:szCs w:val="24"/>
          </w:rPr>
          <w:footnoteReference w:id="46"/>
        </w:r>
      </w:del>
      <w:commentRangeEnd w:id="1049"/>
      <w:r w:rsidR="008E4ECD">
        <w:rPr>
          <w:rStyle w:val="CommentReference"/>
        </w:rPr>
        <w:commentReference w:id="1049"/>
      </w:r>
      <w:r w:rsidR="0096593E" w:rsidRPr="0085486B">
        <w:rPr>
          <w:rFonts w:ascii="Garamond" w:hAnsi="Garamond"/>
          <w:sz w:val="24"/>
          <w:szCs w:val="24"/>
        </w:rPr>
        <w:t xml:space="preserve"> This, too, </w:t>
      </w:r>
      <w:r w:rsidR="00471C27" w:rsidRPr="0085486B">
        <w:rPr>
          <w:rFonts w:ascii="Garamond" w:hAnsi="Garamond"/>
          <w:sz w:val="24"/>
          <w:szCs w:val="24"/>
        </w:rPr>
        <w:t>contrasts with the metrically murky chord changes of the opening D-major wave as well as with the lack of chord changes within the following B-minor wave</w:t>
      </w:r>
      <w:del w:id="1053" w:author="Kyle Hutchinson" w:date="2025-08-24T09:05:00Z" w16du:dateUtc="2025-08-24T13:05:00Z">
        <w:r w:rsidR="00471C27" w:rsidRPr="0085486B" w:rsidDel="00551545">
          <w:rPr>
            <w:rFonts w:ascii="Garamond" w:hAnsi="Garamond"/>
            <w:sz w:val="24"/>
            <w:szCs w:val="24"/>
          </w:rPr>
          <w:delText xml:space="preserve"> at the </w:delText>
        </w:r>
        <w:r w:rsidR="00E8164B" w:rsidRPr="0085486B" w:rsidDel="00551545">
          <w:rPr>
            <w:rFonts w:ascii="Garamond" w:hAnsi="Garamond"/>
            <w:sz w:val="24"/>
            <w:szCs w:val="24"/>
          </w:rPr>
          <w:delText>opening of the movement</w:delText>
        </w:r>
      </w:del>
      <w:r w:rsidR="00E8164B" w:rsidRPr="0085486B">
        <w:rPr>
          <w:rFonts w:ascii="Garamond" w:hAnsi="Garamond"/>
          <w:sz w:val="24"/>
          <w:szCs w:val="24"/>
        </w:rPr>
        <w:t>.</w:t>
      </w:r>
      <w:r w:rsidR="00471C27" w:rsidRPr="0085486B">
        <w:rPr>
          <w:rFonts w:ascii="Garamond" w:hAnsi="Garamond"/>
          <w:sz w:val="24"/>
          <w:szCs w:val="24"/>
        </w:rPr>
        <w:t xml:space="preserve"> </w:t>
      </w:r>
      <w:del w:id="1054" w:author="Kyle Hutchinson" w:date="2025-08-24T09:06:00Z" w16du:dateUtc="2025-08-24T13:06:00Z">
        <w:r w:rsidR="00471C27" w:rsidRPr="0085486B" w:rsidDel="00551545">
          <w:rPr>
            <w:rFonts w:ascii="Garamond" w:hAnsi="Garamond"/>
            <w:sz w:val="24"/>
            <w:szCs w:val="24"/>
          </w:rPr>
          <w:delText>Needless to say, the</w:delText>
        </w:r>
      </w:del>
      <w:ins w:id="1055" w:author="Kyle Hutchinson" w:date="2025-08-24T09:06:00Z" w16du:dateUtc="2025-08-24T13:06:00Z">
        <w:r w:rsidR="00551545">
          <w:rPr>
            <w:rFonts w:ascii="Garamond" w:hAnsi="Garamond"/>
            <w:sz w:val="24"/>
            <w:szCs w:val="24"/>
          </w:rPr>
          <w:t>While the</w:t>
        </w:r>
      </w:ins>
      <w:r w:rsidR="00471C27" w:rsidRPr="0085486B">
        <w:rPr>
          <w:rFonts w:ascii="Garamond" w:hAnsi="Garamond"/>
          <w:sz w:val="24"/>
          <w:szCs w:val="24"/>
        </w:rPr>
        <w:t xml:space="preserve"> Fenaroli appears long after the meter</w:t>
      </w:r>
      <w:r w:rsidR="00000C0B" w:rsidRPr="0085486B">
        <w:rPr>
          <w:rFonts w:ascii="Garamond" w:hAnsi="Garamond"/>
          <w:sz w:val="24"/>
          <w:szCs w:val="24"/>
        </w:rPr>
        <w:t xml:space="preserve"> had been established perceptually</w:t>
      </w:r>
      <w:r w:rsidR="00EC451F" w:rsidRPr="0085486B">
        <w:rPr>
          <w:rFonts w:ascii="Garamond" w:hAnsi="Garamond"/>
          <w:sz w:val="24"/>
          <w:szCs w:val="24"/>
        </w:rPr>
        <w:t>,</w:t>
      </w:r>
      <w:del w:id="1056" w:author="Kyle Hutchinson" w:date="2025-08-24T09:06:00Z" w16du:dateUtc="2025-08-24T13:06:00Z">
        <w:r w:rsidR="00EC451F" w:rsidRPr="0085486B" w:rsidDel="00551545">
          <w:rPr>
            <w:rFonts w:ascii="Garamond" w:hAnsi="Garamond"/>
            <w:sz w:val="24"/>
            <w:szCs w:val="24"/>
          </w:rPr>
          <w:delText xml:space="preserve"> yet</w:delText>
        </w:r>
      </w:del>
      <w:r w:rsidR="00EC451F" w:rsidRPr="0085486B">
        <w:rPr>
          <w:rFonts w:ascii="Garamond" w:hAnsi="Garamond"/>
          <w:sz w:val="24"/>
          <w:szCs w:val="24"/>
        </w:rPr>
        <w:t xml:space="preserve"> it elegantly solves one of the </w:t>
      </w:r>
      <w:r w:rsidR="0028735E" w:rsidRPr="0085486B">
        <w:rPr>
          <w:rFonts w:ascii="Garamond" w:hAnsi="Garamond"/>
          <w:sz w:val="24"/>
          <w:szCs w:val="24"/>
        </w:rPr>
        <w:t>opening compositional problems</w:t>
      </w:r>
      <w:r w:rsidR="00AC4719" w:rsidRPr="0085486B">
        <w:rPr>
          <w:rFonts w:ascii="Garamond" w:hAnsi="Garamond"/>
          <w:sz w:val="24"/>
          <w:szCs w:val="24"/>
        </w:rPr>
        <w:t>, fitting the inchoate 6-stroke idea into a conventional schema</w:t>
      </w:r>
      <w:r w:rsidR="008B2094" w:rsidRPr="0085486B">
        <w:rPr>
          <w:rFonts w:ascii="Garamond" w:hAnsi="Garamond"/>
          <w:sz w:val="24"/>
          <w:szCs w:val="24"/>
        </w:rPr>
        <w:t xml:space="preserve"> realized in </w:t>
      </w:r>
      <w:r w:rsidR="00B61F03">
        <w:rPr>
          <w:rFonts w:ascii="Garamond" w:hAnsi="Garamond"/>
          <w:sz w:val="24"/>
          <w:szCs w:val="24"/>
        </w:rPr>
        <w:t>congruence</w:t>
      </w:r>
      <w:r w:rsidR="008B2094" w:rsidRPr="0085486B">
        <w:rPr>
          <w:rFonts w:ascii="Garamond" w:hAnsi="Garamond"/>
          <w:sz w:val="24"/>
          <w:szCs w:val="24"/>
        </w:rPr>
        <w:t xml:space="preserve"> with the notated meter.</w:t>
      </w:r>
    </w:p>
    <w:p w14:paraId="6D5D2876" w14:textId="77777777" w:rsidR="00935741" w:rsidRPr="0085486B" w:rsidRDefault="00A956EA" w:rsidP="002743CD">
      <w:pPr>
        <w:spacing w:after="0" w:line="480" w:lineRule="auto"/>
        <w:rPr>
          <w:rFonts w:ascii="Garamond" w:hAnsi="Garamond"/>
          <w:sz w:val="24"/>
          <w:szCs w:val="24"/>
        </w:rPr>
      </w:pPr>
      <w:r w:rsidRPr="0085486B">
        <w:rPr>
          <w:rFonts w:ascii="Garamond" w:hAnsi="Garamond"/>
          <w:sz w:val="24"/>
          <w:szCs w:val="24"/>
        </w:rPr>
        <w:lastRenderedPageBreak/>
        <w:tab/>
      </w:r>
    </w:p>
    <w:p w14:paraId="6AE4E6E6" w14:textId="6D5A4085" w:rsidR="008B76A0" w:rsidRPr="0085486B" w:rsidRDefault="00935741" w:rsidP="002743CD">
      <w:pPr>
        <w:spacing w:after="0" w:line="480" w:lineRule="auto"/>
        <w:ind w:firstLine="720"/>
        <w:rPr>
          <w:rFonts w:ascii="Garamond" w:hAnsi="Garamond"/>
          <w:sz w:val="24"/>
          <w:szCs w:val="24"/>
        </w:rPr>
      </w:pPr>
      <w:r w:rsidRPr="0085486B">
        <w:rPr>
          <w:rFonts w:ascii="Garamond" w:hAnsi="Garamond"/>
          <w:sz w:val="24"/>
          <w:szCs w:val="24"/>
        </w:rPr>
        <w:t>c</w:t>
      </w:r>
      <w:proofErr w:type="gramStart"/>
      <w:r w:rsidRPr="0085486B">
        <w:rPr>
          <w:rFonts w:ascii="Garamond" w:hAnsi="Garamond"/>
          <w:sz w:val="24"/>
          <w:szCs w:val="24"/>
        </w:rPr>
        <w:t xml:space="preserve">) </w:t>
      </w:r>
      <w:r w:rsidR="00D61F3E" w:rsidRPr="0085486B">
        <w:rPr>
          <w:rFonts w:ascii="Garamond" w:hAnsi="Garamond"/>
          <w:sz w:val="24"/>
          <w:szCs w:val="24"/>
        </w:rPr>
        <w:t xml:space="preserve"> </w:t>
      </w:r>
      <w:r w:rsidRPr="0085486B">
        <w:rPr>
          <w:rFonts w:ascii="Garamond" w:hAnsi="Garamond"/>
          <w:sz w:val="24"/>
          <w:szCs w:val="24"/>
        </w:rPr>
        <w:t>A</w:t>
      </w:r>
      <w:proofErr w:type="gramEnd"/>
      <w:r w:rsidRPr="0085486B">
        <w:rPr>
          <w:rFonts w:ascii="Garamond" w:hAnsi="Garamond"/>
          <w:sz w:val="24"/>
          <w:szCs w:val="24"/>
        </w:rPr>
        <w:t xml:space="preserve"> f</w:t>
      </w:r>
      <w:r w:rsidR="00EC451F" w:rsidRPr="0085486B">
        <w:rPr>
          <w:rFonts w:ascii="Garamond" w:hAnsi="Garamond"/>
          <w:sz w:val="24"/>
          <w:szCs w:val="24"/>
        </w:rPr>
        <w:t xml:space="preserve">inal </w:t>
      </w:r>
      <w:r w:rsidRPr="0085486B">
        <w:rPr>
          <w:rFonts w:ascii="Garamond" w:hAnsi="Garamond"/>
          <w:sz w:val="24"/>
          <w:szCs w:val="24"/>
        </w:rPr>
        <w:t>f</w:t>
      </w:r>
      <w:r w:rsidR="00EC451F" w:rsidRPr="0085486B">
        <w:rPr>
          <w:rFonts w:ascii="Garamond" w:hAnsi="Garamond"/>
          <w:sz w:val="24"/>
          <w:szCs w:val="24"/>
        </w:rPr>
        <w:t>lourish</w:t>
      </w:r>
    </w:p>
    <w:p w14:paraId="6DF70CAB" w14:textId="3D3BCD28" w:rsidR="00000C0B" w:rsidRDefault="00E77884" w:rsidP="002743CD">
      <w:pPr>
        <w:spacing w:after="0" w:line="480" w:lineRule="auto"/>
        <w:rPr>
          <w:ins w:id="1057" w:author="Kyle Hutchinson" w:date="2025-08-24T09:07:00Z" w16du:dateUtc="2025-08-24T13:07:00Z"/>
          <w:rFonts w:ascii="Garamond" w:hAnsi="Garamond"/>
          <w:color w:val="000000" w:themeColor="text1"/>
          <w:sz w:val="24"/>
          <w:szCs w:val="24"/>
        </w:rPr>
      </w:pPr>
      <w:del w:id="1058" w:author="Kyle Hutchinson" w:date="2025-08-24T09:06:00Z" w16du:dateUtc="2025-08-24T13:06:00Z">
        <w:r w:rsidRPr="0085486B" w:rsidDel="00551545">
          <w:rPr>
            <w:rFonts w:ascii="Garamond" w:hAnsi="Garamond"/>
            <w:color w:val="000000" w:themeColor="text1"/>
            <w:sz w:val="24"/>
            <w:szCs w:val="24"/>
          </w:rPr>
          <w:delText>With the Fenaroli, we have seen how</w:delText>
        </w:r>
        <w:r w:rsidR="00000C0B" w:rsidRPr="0085486B" w:rsidDel="00551545">
          <w:rPr>
            <w:rFonts w:ascii="Garamond" w:hAnsi="Garamond"/>
            <w:color w:val="000000" w:themeColor="text1"/>
            <w:sz w:val="24"/>
            <w:szCs w:val="24"/>
          </w:rPr>
          <w:delText xml:space="preserve"> the artisanal hammer strokes were converted into an interopus schema. </w:delText>
        </w:r>
      </w:del>
      <w:r w:rsidR="00000C0B" w:rsidRPr="0085486B">
        <w:rPr>
          <w:rFonts w:ascii="Garamond" w:hAnsi="Garamond"/>
          <w:color w:val="000000" w:themeColor="text1"/>
          <w:sz w:val="24"/>
          <w:szCs w:val="24"/>
        </w:rPr>
        <w:t>B</w:t>
      </w:r>
      <w:r w:rsidR="006F1407" w:rsidRPr="0085486B">
        <w:rPr>
          <w:rFonts w:ascii="Garamond" w:hAnsi="Garamond"/>
          <w:color w:val="000000" w:themeColor="text1"/>
          <w:sz w:val="24"/>
          <w:szCs w:val="24"/>
        </w:rPr>
        <w:t>efore driving towards a</w:t>
      </w:r>
      <w:r w:rsidR="00000C0B" w:rsidRPr="0085486B">
        <w:rPr>
          <w:rFonts w:ascii="Garamond" w:hAnsi="Garamond"/>
          <w:color w:val="000000" w:themeColor="text1"/>
          <w:sz w:val="24"/>
          <w:szCs w:val="24"/>
        </w:rPr>
        <w:t xml:space="preserve"> </w:t>
      </w:r>
      <w:r w:rsidR="006F1407" w:rsidRPr="0085486B">
        <w:rPr>
          <w:rFonts w:ascii="Garamond" w:hAnsi="Garamond"/>
          <w:color w:val="000000" w:themeColor="text1"/>
          <w:sz w:val="24"/>
          <w:szCs w:val="24"/>
        </w:rPr>
        <w:t xml:space="preserve">definitive final cadence for the exposition after </w:t>
      </w:r>
      <w:r w:rsidR="00F7256D" w:rsidRPr="0085486B">
        <w:rPr>
          <w:rFonts w:ascii="Garamond" w:hAnsi="Garamond"/>
          <w:color w:val="000000" w:themeColor="text1"/>
          <w:sz w:val="24"/>
          <w:szCs w:val="24"/>
        </w:rPr>
        <w:t>an evaded attempt (m. 6</w:t>
      </w:r>
      <w:r w:rsidR="00AC4719" w:rsidRPr="0085486B">
        <w:rPr>
          <w:rFonts w:ascii="Garamond" w:hAnsi="Garamond"/>
          <w:color w:val="000000" w:themeColor="text1"/>
          <w:sz w:val="24"/>
          <w:szCs w:val="24"/>
        </w:rPr>
        <w:t>2</w:t>
      </w:r>
      <w:r w:rsidR="00F7256D" w:rsidRPr="0085486B">
        <w:rPr>
          <w:rFonts w:ascii="Garamond" w:hAnsi="Garamond"/>
          <w:color w:val="000000" w:themeColor="text1"/>
          <w:sz w:val="24"/>
          <w:szCs w:val="24"/>
        </w:rPr>
        <w:t xml:space="preserve">), </w:t>
      </w:r>
      <w:r w:rsidR="006F1407" w:rsidRPr="0085486B">
        <w:rPr>
          <w:rFonts w:ascii="Garamond" w:hAnsi="Garamond"/>
          <w:color w:val="000000" w:themeColor="text1"/>
          <w:sz w:val="24"/>
          <w:szCs w:val="24"/>
        </w:rPr>
        <w:t>the violins engage in an energizing flourish in mm. 67–68</w:t>
      </w:r>
      <w:r w:rsidR="00D8237E" w:rsidRPr="0085486B">
        <w:rPr>
          <w:rFonts w:ascii="Garamond" w:hAnsi="Garamond"/>
          <w:color w:val="000000" w:themeColor="text1"/>
          <w:sz w:val="24"/>
          <w:szCs w:val="24"/>
        </w:rPr>
        <w:t xml:space="preserve"> (</w:t>
      </w:r>
      <w:r w:rsidR="00D8237E" w:rsidRPr="00A623DE">
        <w:rPr>
          <w:rFonts w:ascii="Garamond" w:hAnsi="Garamond"/>
          <w:b/>
          <w:bCs/>
          <w:color w:val="000000" w:themeColor="text1"/>
          <w:sz w:val="24"/>
          <w:szCs w:val="24"/>
          <w:u w:val="single"/>
        </w:rPr>
        <w:t>Example 16</w:t>
      </w:r>
      <w:r w:rsidR="00D8237E" w:rsidRPr="0085486B">
        <w:rPr>
          <w:rFonts w:ascii="Garamond" w:hAnsi="Garamond"/>
          <w:color w:val="000000" w:themeColor="text1"/>
          <w:sz w:val="24"/>
          <w:szCs w:val="24"/>
        </w:rPr>
        <w:t>).</w:t>
      </w:r>
      <w:r w:rsidR="006F1407" w:rsidRPr="0085486B">
        <w:rPr>
          <w:rFonts w:ascii="Garamond" w:hAnsi="Garamond"/>
          <w:color w:val="000000" w:themeColor="text1"/>
          <w:sz w:val="24"/>
          <w:szCs w:val="24"/>
        </w:rPr>
        <w:t xml:space="preserve"> </w:t>
      </w:r>
      <w:r w:rsidR="00F7256D" w:rsidRPr="0085486B">
        <w:rPr>
          <w:rFonts w:ascii="Garamond" w:hAnsi="Garamond"/>
          <w:color w:val="000000" w:themeColor="text1"/>
          <w:sz w:val="24"/>
          <w:szCs w:val="24"/>
        </w:rPr>
        <w:t>The up and down motions of mm. 67–68 articulate a parallelism on the level of an entire measure</w:t>
      </w:r>
      <w:r w:rsidR="00000C0B" w:rsidRPr="0085486B">
        <w:rPr>
          <w:rFonts w:ascii="Garamond" w:hAnsi="Garamond"/>
          <w:color w:val="000000" w:themeColor="text1"/>
          <w:sz w:val="24"/>
          <w:szCs w:val="24"/>
        </w:rPr>
        <w:t xml:space="preserve"> and</w:t>
      </w:r>
      <w:r w:rsidR="00F7256D" w:rsidRPr="0085486B">
        <w:rPr>
          <w:rFonts w:ascii="Garamond" w:hAnsi="Garamond"/>
          <w:color w:val="000000" w:themeColor="text1"/>
          <w:sz w:val="24"/>
          <w:szCs w:val="24"/>
        </w:rPr>
        <w:t xml:space="preserve"> </w:t>
      </w:r>
      <w:del w:id="1059" w:author="Kyle Hutchinson" w:date="2025-08-24T09:07:00Z" w16du:dateUtc="2025-08-24T13:07:00Z">
        <w:r w:rsidR="00F7256D" w:rsidRPr="0085486B" w:rsidDel="00551545">
          <w:rPr>
            <w:rFonts w:ascii="Garamond" w:hAnsi="Garamond"/>
            <w:color w:val="000000" w:themeColor="text1"/>
            <w:sz w:val="24"/>
            <w:szCs w:val="24"/>
          </w:rPr>
          <w:delText>bring to mind</w:delText>
        </w:r>
      </w:del>
      <w:ins w:id="1060" w:author="Kyle Hutchinson" w:date="2025-08-24T09:07:00Z" w16du:dateUtc="2025-08-24T13:07:00Z">
        <w:r w:rsidR="00551545">
          <w:rPr>
            <w:rFonts w:ascii="Garamond" w:hAnsi="Garamond"/>
            <w:color w:val="000000" w:themeColor="text1"/>
            <w:sz w:val="24"/>
            <w:szCs w:val="24"/>
          </w:rPr>
          <w:t>evoke</w:t>
        </w:r>
      </w:ins>
      <w:r w:rsidR="00F7256D" w:rsidRPr="0085486B">
        <w:rPr>
          <w:rFonts w:ascii="Garamond" w:hAnsi="Garamond"/>
          <w:color w:val="000000" w:themeColor="text1"/>
          <w:sz w:val="24"/>
          <w:szCs w:val="24"/>
        </w:rPr>
        <w:t xml:space="preserve"> Kirnberger’s </w:t>
      </w:r>
      <w:r w:rsidR="00EF009D" w:rsidRPr="0085486B">
        <w:rPr>
          <w:rFonts w:ascii="Garamond" w:hAnsi="Garamond"/>
          <w:color w:val="000000" w:themeColor="text1"/>
          <w:sz w:val="24"/>
          <w:szCs w:val="24"/>
        </w:rPr>
        <w:t>metaphor</w:t>
      </w:r>
      <w:r w:rsidR="00F7256D" w:rsidRPr="0085486B">
        <w:rPr>
          <w:rFonts w:ascii="Garamond" w:hAnsi="Garamond"/>
          <w:color w:val="000000" w:themeColor="text1"/>
          <w:sz w:val="24"/>
          <w:szCs w:val="24"/>
        </w:rPr>
        <w:t xml:space="preserve"> of an undivided motion. After that point, up-and-down gestures in mm. 69–70 create parallelism on the level of a half measure</w:t>
      </w:r>
      <w:ins w:id="1061" w:author="Kyle Hutchinson" w:date="2025-08-24T09:07:00Z" w16du:dateUtc="2025-08-24T13:07:00Z">
        <w:r w:rsidR="00551545">
          <w:rPr>
            <w:rFonts w:ascii="Garamond" w:hAnsi="Garamond"/>
            <w:color w:val="000000" w:themeColor="text1"/>
            <w:sz w:val="24"/>
            <w:szCs w:val="24"/>
          </w:rPr>
          <w:t>, and</w:t>
        </w:r>
      </w:ins>
      <w:del w:id="1062" w:author="Kyle Hutchinson" w:date="2025-08-24T09:07:00Z" w16du:dateUtc="2025-08-24T13:07:00Z">
        <w:r w:rsidR="00F7256D" w:rsidRPr="0085486B" w:rsidDel="00551545">
          <w:rPr>
            <w:rFonts w:ascii="Garamond" w:hAnsi="Garamond"/>
            <w:color w:val="000000" w:themeColor="text1"/>
            <w:sz w:val="24"/>
            <w:szCs w:val="24"/>
          </w:rPr>
          <w:delText>;</w:delText>
        </w:r>
      </w:del>
      <w:r w:rsidR="00F7256D" w:rsidRPr="0085486B">
        <w:rPr>
          <w:rFonts w:ascii="Garamond" w:hAnsi="Garamond"/>
          <w:color w:val="000000" w:themeColor="text1"/>
          <w:sz w:val="24"/>
          <w:szCs w:val="24"/>
        </w:rPr>
        <w:t xml:space="preserve"> the opening of m. 71 suggests a subdivision into quarter notes. The idea of rhythmic diminution and augmentation—involved in articulating various metric levels—is </w:t>
      </w:r>
      <w:r w:rsidR="00000C0B" w:rsidRPr="0085486B">
        <w:rPr>
          <w:rFonts w:ascii="Garamond" w:hAnsi="Garamond"/>
          <w:color w:val="000000" w:themeColor="text1"/>
          <w:sz w:val="24"/>
          <w:szCs w:val="24"/>
        </w:rPr>
        <w:t>revisited here one more time before the exposition comes to its elided</w:t>
      </w:r>
      <w:r w:rsidR="003F79D8" w:rsidRPr="0085486B">
        <w:rPr>
          <w:rFonts w:ascii="Garamond" w:hAnsi="Garamond"/>
          <w:color w:val="000000" w:themeColor="text1"/>
          <w:sz w:val="24"/>
          <w:szCs w:val="24"/>
        </w:rPr>
        <w:t xml:space="preserve"> cadential</w:t>
      </w:r>
      <w:r w:rsidR="00000C0B" w:rsidRPr="0085486B">
        <w:rPr>
          <w:rFonts w:ascii="Garamond" w:hAnsi="Garamond"/>
          <w:color w:val="000000" w:themeColor="text1"/>
          <w:sz w:val="24"/>
          <w:szCs w:val="24"/>
        </w:rPr>
        <w:t xml:space="preserve"> close.</w:t>
      </w:r>
      <w:commentRangeStart w:id="1063"/>
      <w:ins w:id="1064" w:author="Kyle Hutchinson" w:date="2025-08-24T09:10:00Z" w16du:dateUtc="2025-08-24T13:10:00Z">
        <w:r w:rsidR="00551545">
          <w:rPr>
            <w:rStyle w:val="FootnoteReference"/>
            <w:rFonts w:ascii="Garamond" w:hAnsi="Garamond"/>
            <w:color w:val="000000" w:themeColor="text1"/>
            <w:sz w:val="24"/>
            <w:szCs w:val="24"/>
          </w:rPr>
          <w:footnoteReference w:id="47"/>
        </w:r>
      </w:ins>
      <w:r w:rsidR="002015A1" w:rsidRPr="0085486B">
        <w:rPr>
          <w:rFonts w:ascii="Garamond" w:hAnsi="Garamond"/>
          <w:color w:val="000000" w:themeColor="text1"/>
          <w:sz w:val="24"/>
          <w:szCs w:val="24"/>
        </w:rPr>
        <w:t xml:space="preserve"> </w:t>
      </w:r>
      <w:commentRangeEnd w:id="1063"/>
      <w:r w:rsidR="00551545">
        <w:rPr>
          <w:rStyle w:val="CommentReference"/>
        </w:rPr>
        <w:commentReference w:id="1063"/>
      </w:r>
    </w:p>
    <w:p w14:paraId="453B2CF7" w14:textId="77777777" w:rsidR="00551545" w:rsidRPr="0085486B" w:rsidRDefault="00551545" w:rsidP="002743CD">
      <w:pPr>
        <w:spacing w:after="0" w:line="480" w:lineRule="auto"/>
        <w:rPr>
          <w:rFonts w:ascii="Garamond" w:hAnsi="Garamond"/>
          <w:color w:val="000000" w:themeColor="text1"/>
          <w:sz w:val="24"/>
          <w:szCs w:val="24"/>
        </w:rPr>
      </w:pPr>
    </w:p>
    <w:p w14:paraId="44CD58A6" w14:textId="7EFCB410" w:rsidR="00961CD0" w:rsidRPr="0085486B" w:rsidRDefault="00961CD0" w:rsidP="002743CD">
      <w:pPr>
        <w:spacing w:after="0" w:line="480" w:lineRule="auto"/>
        <w:jc w:val="center"/>
        <w:rPr>
          <w:rFonts w:ascii="Garamond" w:hAnsi="Garamond"/>
          <w:color w:val="000000" w:themeColor="text1"/>
          <w:sz w:val="24"/>
          <w:szCs w:val="24"/>
        </w:rPr>
      </w:pPr>
      <w:r w:rsidRPr="0085486B">
        <w:rPr>
          <w:rFonts w:ascii="Garamond" w:hAnsi="Garamond"/>
          <w:b/>
          <w:bCs/>
          <w:color w:val="000000" w:themeColor="text1"/>
          <w:sz w:val="24"/>
          <w:szCs w:val="24"/>
        </w:rPr>
        <w:t xml:space="preserve">Example </w:t>
      </w:r>
      <w:r w:rsidR="00782C1E" w:rsidRPr="0085486B">
        <w:rPr>
          <w:rFonts w:ascii="Garamond" w:hAnsi="Garamond"/>
          <w:b/>
          <w:bCs/>
          <w:color w:val="000000" w:themeColor="text1"/>
          <w:sz w:val="24"/>
          <w:szCs w:val="24"/>
        </w:rPr>
        <w:t>16</w:t>
      </w:r>
      <w:r w:rsidRPr="0085486B">
        <w:rPr>
          <w:rFonts w:ascii="Garamond" w:hAnsi="Garamond"/>
          <w:color w:val="000000" w:themeColor="text1"/>
          <w:sz w:val="24"/>
          <w:szCs w:val="24"/>
        </w:rPr>
        <w:t xml:space="preserve"> Symphony </w:t>
      </w:r>
      <w:proofErr w:type="spellStart"/>
      <w:r w:rsidRPr="0085486B">
        <w:rPr>
          <w:rFonts w:ascii="Garamond" w:hAnsi="Garamond"/>
          <w:color w:val="000000" w:themeColor="text1"/>
          <w:sz w:val="24"/>
          <w:szCs w:val="24"/>
        </w:rPr>
        <w:t>Wq</w:t>
      </w:r>
      <w:proofErr w:type="spellEnd"/>
      <w:r w:rsidRPr="0085486B">
        <w:rPr>
          <w:rFonts w:ascii="Garamond" w:hAnsi="Garamond"/>
          <w:color w:val="000000" w:themeColor="text1"/>
          <w:sz w:val="24"/>
          <w:szCs w:val="24"/>
        </w:rPr>
        <w:t xml:space="preserve">. 183/1, </w:t>
      </w:r>
      <w:proofErr w:type="spellStart"/>
      <w:r w:rsidRPr="0085486B">
        <w:rPr>
          <w:rFonts w:ascii="Garamond" w:hAnsi="Garamond"/>
          <w:color w:val="000000" w:themeColor="text1"/>
          <w:sz w:val="24"/>
          <w:szCs w:val="24"/>
        </w:rPr>
        <w:t>mvt</w:t>
      </w:r>
      <w:proofErr w:type="spellEnd"/>
      <w:r w:rsidRPr="0085486B">
        <w:rPr>
          <w:rFonts w:ascii="Garamond" w:hAnsi="Garamond"/>
          <w:color w:val="000000" w:themeColor="text1"/>
          <w:sz w:val="24"/>
          <w:szCs w:val="24"/>
        </w:rPr>
        <w:t xml:space="preserve">. 1, mm. 67–72 </w:t>
      </w:r>
    </w:p>
    <w:p w14:paraId="55F46560" w14:textId="6A0F241F" w:rsidR="00961CD0" w:rsidDel="00551545" w:rsidRDefault="00961CD0" w:rsidP="002743CD">
      <w:pPr>
        <w:spacing w:after="0" w:line="480" w:lineRule="auto"/>
        <w:rPr>
          <w:del w:id="1072" w:author="Kyle Hutchinson" w:date="2025-08-24T09:11:00Z" w16du:dateUtc="2025-08-24T13:11:00Z"/>
          <w:rFonts w:ascii="Garamond" w:hAnsi="Garamond"/>
          <w:b/>
          <w:bCs/>
          <w:color w:val="000000" w:themeColor="text1"/>
          <w:sz w:val="24"/>
          <w:szCs w:val="24"/>
        </w:rPr>
      </w:pPr>
    </w:p>
    <w:p w14:paraId="34BA4481" w14:textId="77777777" w:rsidR="00551545" w:rsidRPr="0085486B" w:rsidRDefault="00551545" w:rsidP="002743CD">
      <w:pPr>
        <w:spacing w:after="0" w:line="480" w:lineRule="auto"/>
        <w:rPr>
          <w:ins w:id="1073" w:author="Kyle Hutchinson" w:date="2025-08-24T09:11:00Z" w16du:dateUtc="2025-08-24T13:11:00Z"/>
          <w:rFonts w:ascii="Garamond" w:hAnsi="Garamond"/>
          <w:b/>
          <w:bCs/>
          <w:color w:val="000000" w:themeColor="text1"/>
          <w:sz w:val="24"/>
          <w:szCs w:val="24"/>
        </w:rPr>
      </w:pPr>
    </w:p>
    <w:p w14:paraId="29D49FB4" w14:textId="72B0F5AD" w:rsidR="00136F28" w:rsidRPr="0085486B" w:rsidDel="00551545" w:rsidRDefault="003C0BA3" w:rsidP="002743CD">
      <w:pPr>
        <w:spacing w:after="0" w:line="480" w:lineRule="auto"/>
        <w:rPr>
          <w:del w:id="1074" w:author="Kyle Hutchinson" w:date="2025-08-24T09:10:00Z" w16du:dateUtc="2025-08-24T13:10:00Z"/>
          <w:rFonts w:ascii="Garamond" w:eastAsiaTheme="minorEastAsia" w:hAnsi="Garamond"/>
          <w:color w:val="000000" w:themeColor="text1"/>
          <w:sz w:val="24"/>
          <w:szCs w:val="24"/>
        </w:rPr>
      </w:pPr>
      <w:commentRangeStart w:id="1075"/>
      <w:del w:id="1076" w:author="Kyle Hutchinson" w:date="2025-08-24T09:10:00Z" w16du:dateUtc="2025-08-24T13:10:00Z">
        <w:r w:rsidRPr="0085486B" w:rsidDel="00551545">
          <w:rPr>
            <w:rFonts w:ascii="Garamond" w:hAnsi="Garamond"/>
            <w:color w:val="000000" w:themeColor="text1"/>
            <w:sz w:val="24"/>
            <w:szCs w:val="24"/>
          </w:rPr>
          <w:lastRenderedPageBreak/>
          <w:delText xml:space="preserve">Bach revisits </w:delText>
        </w:r>
      </w:del>
      <w:del w:id="1077" w:author="Kyle Hutchinson" w:date="2025-08-24T09:07:00Z" w16du:dateUtc="2025-08-24T13:07:00Z">
        <w:r w:rsidRPr="0085486B" w:rsidDel="00551545">
          <w:rPr>
            <w:rFonts w:ascii="Garamond" w:hAnsi="Garamond"/>
            <w:color w:val="000000" w:themeColor="text1"/>
            <w:sz w:val="24"/>
            <w:szCs w:val="24"/>
          </w:rPr>
          <w:delText xml:space="preserve">such </w:delText>
        </w:r>
        <w:r w:rsidR="00D61B0F" w:rsidRPr="0085486B" w:rsidDel="00551545">
          <w:rPr>
            <w:rFonts w:ascii="Garamond" w:hAnsi="Garamond"/>
            <w:color w:val="000000" w:themeColor="text1"/>
            <w:sz w:val="24"/>
            <w:szCs w:val="24"/>
          </w:rPr>
          <w:delText>play upon</w:delText>
        </w:r>
      </w:del>
      <w:del w:id="1078" w:author="Kyle Hutchinson" w:date="2025-08-24T09:10:00Z" w16du:dateUtc="2025-08-24T13:10:00Z">
        <w:r w:rsidR="00D61B0F" w:rsidRPr="0085486B" w:rsidDel="00551545">
          <w:rPr>
            <w:rFonts w:ascii="Garamond" w:hAnsi="Garamond"/>
            <w:color w:val="000000" w:themeColor="text1"/>
            <w:sz w:val="24"/>
            <w:szCs w:val="24"/>
          </w:rPr>
          <w:delText xml:space="preserve"> undivided motion vs. </w:delText>
        </w:r>
        <w:r w:rsidR="002015A1" w:rsidRPr="0085486B" w:rsidDel="00551545">
          <w:rPr>
            <w:rFonts w:ascii="Garamond" w:hAnsi="Garamond"/>
            <w:color w:val="000000" w:themeColor="text1"/>
            <w:sz w:val="24"/>
            <w:szCs w:val="24"/>
          </w:rPr>
          <w:delText xml:space="preserve">cadential </w:delText>
        </w:r>
        <w:r w:rsidR="00D61B0F" w:rsidRPr="0085486B" w:rsidDel="00551545">
          <w:rPr>
            <w:rFonts w:ascii="Garamond" w:hAnsi="Garamond"/>
            <w:color w:val="000000" w:themeColor="text1"/>
            <w:sz w:val="24"/>
            <w:szCs w:val="24"/>
          </w:rPr>
          <w:delText>schemata in the third and final movement of this symphony</w:delText>
        </w:r>
        <w:r w:rsidR="00D8237E" w:rsidRPr="0085486B" w:rsidDel="00551545">
          <w:rPr>
            <w:rFonts w:ascii="Garamond" w:hAnsi="Garamond"/>
            <w:color w:val="000000" w:themeColor="text1"/>
            <w:sz w:val="24"/>
            <w:szCs w:val="24"/>
          </w:rPr>
          <w:delText xml:space="preserve"> (</w:delText>
        </w:r>
        <w:r w:rsidR="00D8237E" w:rsidRPr="00A623DE" w:rsidDel="00551545">
          <w:rPr>
            <w:rFonts w:ascii="Garamond" w:hAnsi="Garamond"/>
            <w:b/>
            <w:bCs/>
            <w:color w:val="000000" w:themeColor="text1"/>
            <w:sz w:val="24"/>
            <w:szCs w:val="24"/>
            <w:u w:val="single"/>
          </w:rPr>
          <w:delText>Example 17</w:delText>
        </w:r>
        <w:r w:rsidR="00D8237E" w:rsidRPr="0085486B" w:rsidDel="00551545">
          <w:rPr>
            <w:rFonts w:ascii="Garamond" w:hAnsi="Garamond"/>
            <w:color w:val="000000" w:themeColor="text1"/>
            <w:sz w:val="24"/>
            <w:szCs w:val="24"/>
          </w:rPr>
          <w:delText>)</w:delText>
        </w:r>
        <w:r w:rsidR="00136F28" w:rsidRPr="0085486B" w:rsidDel="00551545">
          <w:rPr>
            <w:rFonts w:ascii="Garamond" w:hAnsi="Garamond"/>
            <w:color w:val="000000" w:themeColor="text1"/>
            <w:sz w:val="24"/>
            <w:szCs w:val="24"/>
          </w:rPr>
          <w:delText xml:space="preserve">: at the conclusion of the latter movement, an </w:delText>
        </w:r>
        <w:r w:rsidR="00961CD0" w:rsidRPr="0085486B" w:rsidDel="00551545">
          <w:rPr>
            <w:rFonts w:ascii="Garamond" w:hAnsi="Garamond"/>
            <w:color w:val="000000" w:themeColor="text1"/>
            <w:sz w:val="24"/>
            <w:szCs w:val="24"/>
          </w:rPr>
          <w:delText>undifferentiated ascent</w:delText>
        </w:r>
        <w:r w:rsidR="00136F28" w:rsidRPr="0085486B" w:rsidDel="00551545">
          <w:rPr>
            <w:rFonts w:ascii="Garamond" w:hAnsi="Garamond"/>
            <w:color w:val="000000" w:themeColor="text1"/>
            <w:sz w:val="24"/>
            <w:szCs w:val="24"/>
          </w:rPr>
          <w:delText xml:space="preserve"> through </w:delText>
        </w:r>
      </w:del>
      <w:del w:id="1079" w:author="Kyle Hutchinson" w:date="2025-08-24T09:07:00Z" w16du:dateUtc="2025-08-24T13:07:00Z">
        <w:r w:rsidR="00136F28" w:rsidRPr="0085486B" w:rsidDel="00551545">
          <w:rPr>
            <w:rFonts w:ascii="Garamond" w:hAnsi="Garamond"/>
            <w:color w:val="000000" w:themeColor="text1"/>
            <w:sz w:val="24"/>
            <w:szCs w:val="24"/>
          </w:rPr>
          <w:delText>13</w:delText>
        </w:r>
      </w:del>
      <w:del w:id="1080" w:author="Kyle Hutchinson" w:date="2025-08-24T09:10:00Z" w16du:dateUtc="2025-08-24T13:10:00Z">
        <w:r w:rsidR="00136F28" w:rsidRPr="0085486B" w:rsidDel="00551545">
          <w:rPr>
            <w:rFonts w:ascii="Garamond" w:hAnsi="Garamond"/>
            <w:color w:val="000000" w:themeColor="text1"/>
            <w:sz w:val="24"/>
            <w:szCs w:val="24"/>
          </w:rPr>
          <w:delText xml:space="preserve"> pitches</w:delText>
        </w:r>
        <w:r w:rsidR="00961CD0" w:rsidRPr="0085486B" w:rsidDel="00551545">
          <w:rPr>
            <w:rFonts w:ascii="Garamond" w:hAnsi="Garamond"/>
            <w:color w:val="000000" w:themeColor="text1"/>
            <w:sz w:val="24"/>
            <w:szCs w:val="24"/>
          </w:rPr>
          <w:delText xml:space="preserve"> culminates in</w:delText>
        </w:r>
        <w:r w:rsidR="00A623DE" w:rsidDel="00551545">
          <w:rPr>
            <w:rFonts w:ascii="Garamond" w:hAnsi="Garamond"/>
            <w:color w:val="000000" w:themeColor="text1"/>
            <w:sz w:val="24"/>
            <w:szCs w:val="24"/>
          </w:rPr>
          <w:delText xml:space="preserve"> ^3</w:delText>
        </w:r>
        <w:r w:rsidR="00961CD0" w:rsidRPr="0085486B" w:rsidDel="00551545">
          <w:rPr>
            <w:rFonts w:ascii="Garamond" w:eastAsiaTheme="minorEastAsia" w:hAnsi="Garamond"/>
            <w:color w:val="000000" w:themeColor="text1"/>
            <w:sz w:val="24"/>
            <w:szCs w:val="24"/>
          </w:rPr>
          <w:delText>, which triggers a further ascent through</w:delText>
        </w:r>
        <w:r w:rsidR="00A623DE" w:rsidDel="00551545">
          <w:rPr>
            <w:rFonts w:ascii="Garamond" w:eastAsiaTheme="minorEastAsia" w:hAnsi="Garamond"/>
            <w:color w:val="000000" w:themeColor="text1"/>
            <w:sz w:val="24"/>
            <w:szCs w:val="24"/>
          </w:rPr>
          <w:delText xml:space="preserve"> ^3–^4–^5–^6</w:delText>
        </w:r>
        <w:r w:rsidR="00961CD0" w:rsidRPr="0085486B" w:rsidDel="00551545">
          <w:rPr>
            <w:rFonts w:ascii="Garamond" w:eastAsiaTheme="minorEastAsia" w:hAnsi="Garamond"/>
            <w:color w:val="000000" w:themeColor="text1"/>
            <w:sz w:val="24"/>
            <w:szCs w:val="24"/>
          </w:rPr>
          <w:delText>, that is, a Deceptive Cadence bass schema string, followed by</w:delText>
        </w:r>
        <w:r w:rsidR="00A623DE" w:rsidDel="00551545">
          <w:rPr>
            <w:rFonts w:ascii="Garamond" w:eastAsiaTheme="minorEastAsia" w:hAnsi="Garamond"/>
            <w:color w:val="000000" w:themeColor="text1"/>
            <w:sz w:val="24"/>
            <w:szCs w:val="24"/>
          </w:rPr>
          <w:delText xml:space="preserve"> ^4–^5–^1</w:delText>
        </w:r>
        <w:r w:rsidR="00961CD0" w:rsidRPr="0085486B" w:rsidDel="00551545">
          <w:rPr>
            <w:rFonts w:ascii="Garamond" w:eastAsiaTheme="minorEastAsia" w:hAnsi="Garamond"/>
            <w:color w:val="000000" w:themeColor="text1"/>
            <w:sz w:val="24"/>
            <w:szCs w:val="24"/>
          </w:rPr>
          <w:delText xml:space="preserve">, i.e., a Complete Cadence (Gjerdingen 2007). </w:delText>
        </w:r>
        <w:r w:rsidR="00A35C85" w:rsidRPr="0085486B" w:rsidDel="00551545">
          <w:rPr>
            <w:rFonts w:ascii="Garamond" w:eastAsiaTheme="minorEastAsia" w:hAnsi="Garamond"/>
            <w:color w:val="000000" w:themeColor="text1"/>
            <w:sz w:val="24"/>
            <w:szCs w:val="24"/>
          </w:rPr>
          <w:delText>The swarm of undifferentiated sixteenth notes leads to a</w:delText>
        </w:r>
        <w:r w:rsidR="00A14931" w:rsidRPr="0085486B" w:rsidDel="00551545">
          <w:rPr>
            <w:rFonts w:ascii="Garamond" w:eastAsiaTheme="minorEastAsia" w:hAnsi="Garamond"/>
            <w:color w:val="000000" w:themeColor="text1"/>
            <w:sz w:val="24"/>
            <w:szCs w:val="24"/>
          </w:rPr>
          <w:delText xml:space="preserve"> (“statistical”)</w:delText>
        </w:r>
        <w:r w:rsidR="00A35C85" w:rsidRPr="0085486B" w:rsidDel="00551545">
          <w:rPr>
            <w:rFonts w:ascii="Garamond" w:eastAsiaTheme="minorEastAsia" w:hAnsi="Garamond"/>
            <w:color w:val="000000" w:themeColor="text1"/>
            <w:sz w:val="24"/>
            <w:szCs w:val="24"/>
          </w:rPr>
          <w:delText xml:space="preserve"> </w:delText>
        </w:r>
        <w:r w:rsidR="00A14931" w:rsidRPr="0085486B" w:rsidDel="00551545">
          <w:rPr>
            <w:rFonts w:ascii="Garamond" w:eastAsiaTheme="minorEastAsia" w:hAnsi="Garamond"/>
            <w:color w:val="000000" w:themeColor="text1"/>
            <w:sz w:val="24"/>
            <w:szCs w:val="24"/>
          </w:rPr>
          <w:delText xml:space="preserve">local </w:delText>
        </w:r>
        <w:r w:rsidR="00A35C85" w:rsidRPr="0085486B" w:rsidDel="00551545">
          <w:rPr>
            <w:rFonts w:ascii="Garamond" w:eastAsiaTheme="minorEastAsia" w:hAnsi="Garamond"/>
            <w:color w:val="000000" w:themeColor="text1"/>
            <w:sz w:val="24"/>
            <w:szCs w:val="24"/>
          </w:rPr>
          <w:delText>high point on ^3, which initiates a conventional Deceptive Cadence</w:delText>
        </w:r>
        <w:r w:rsidR="00A35C85" w:rsidRPr="0085486B" w:rsidDel="00551545">
          <w:rPr>
            <w:rFonts w:ascii="Garamond" w:eastAsiaTheme="minorEastAsia" w:hAnsi="Garamond"/>
            <w:color w:val="000000" w:themeColor="text1"/>
            <w:sz w:val="24"/>
            <w:szCs w:val="24"/>
          </w:rPr>
          <w:sym w:font="Wingdings" w:char="F0E0"/>
        </w:r>
        <w:r w:rsidR="00A35C85" w:rsidRPr="0085486B" w:rsidDel="00551545">
          <w:rPr>
            <w:rFonts w:ascii="Garamond" w:eastAsiaTheme="minorEastAsia" w:hAnsi="Garamond"/>
            <w:color w:val="000000" w:themeColor="text1"/>
            <w:sz w:val="24"/>
            <w:szCs w:val="24"/>
          </w:rPr>
          <w:delText xml:space="preserve">Complete Cadence </w:delText>
        </w:r>
        <w:r w:rsidR="00A14931" w:rsidRPr="0085486B" w:rsidDel="00551545">
          <w:rPr>
            <w:rFonts w:ascii="Garamond" w:eastAsiaTheme="minorEastAsia" w:hAnsi="Garamond"/>
            <w:color w:val="000000" w:themeColor="text1"/>
            <w:sz w:val="24"/>
            <w:szCs w:val="24"/>
          </w:rPr>
          <w:delText xml:space="preserve">schematic </w:delText>
        </w:r>
        <w:r w:rsidR="00A35C85" w:rsidRPr="0085486B" w:rsidDel="00551545">
          <w:rPr>
            <w:rFonts w:ascii="Garamond" w:eastAsiaTheme="minorEastAsia" w:hAnsi="Garamond"/>
            <w:color w:val="000000" w:themeColor="text1"/>
            <w:sz w:val="24"/>
            <w:szCs w:val="24"/>
          </w:rPr>
          <w:delText>pairing.</w:delText>
        </w:r>
        <w:r w:rsidR="00D61B0F" w:rsidRPr="0085486B" w:rsidDel="00551545">
          <w:rPr>
            <w:rFonts w:ascii="Garamond" w:eastAsiaTheme="minorEastAsia" w:hAnsi="Garamond"/>
            <w:color w:val="000000" w:themeColor="text1"/>
            <w:sz w:val="24"/>
            <w:szCs w:val="24"/>
          </w:rPr>
          <w:delText xml:space="preserve"> Of course, the understanding that the</w:delText>
        </w:r>
        <w:r w:rsidR="00A14931" w:rsidRPr="0085486B" w:rsidDel="00551545">
          <w:rPr>
            <w:rFonts w:ascii="Garamond" w:eastAsiaTheme="minorEastAsia" w:hAnsi="Garamond"/>
            <w:color w:val="000000" w:themeColor="text1"/>
            <w:sz w:val="24"/>
            <w:szCs w:val="24"/>
          </w:rPr>
          <w:delText xml:space="preserve"> highpoint on</w:delText>
        </w:r>
        <w:r w:rsidR="00A623DE" w:rsidDel="00551545">
          <w:rPr>
            <w:rFonts w:ascii="Garamond" w:eastAsiaTheme="minorEastAsia" w:hAnsi="Garamond"/>
            <w:color w:val="000000" w:themeColor="text1"/>
            <w:sz w:val="24"/>
            <w:szCs w:val="24"/>
          </w:rPr>
          <w:delText xml:space="preserve"> ^3</w:delText>
        </w:r>
        <w:r w:rsidR="00D61B0F" w:rsidRPr="0085486B" w:rsidDel="00551545">
          <w:rPr>
            <w:rFonts w:ascii="Garamond" w:eastAsiaTheme="minorEastAsia" w:hAnsi="Garamond"/>
            <w:color w:val="000000" w:themeColor="text1"/>
            <w:sz w:val="24"/>
            <w:szCs w:val="24"/>
          </w:rPr>
          <w:delText xml:space="preserve"> </w:delText>
        </w:r>
        <w:r w:rsidR="00A14931" w:rsidRPr="0085486B" w:rsidDel="00551545">
          <w:rPr>
            <w:rFonts w:ascii="Garamond" w:eastAsiaTheme="minorEastAsia" w:hAnsi="Garamond"/>
            <w:color w:val="000000" w:themeColor="text1"/>
            <w:sz w:val="24"/>
            <w:szCs w:val="24"/>
          </w:rPr>
          <w:delText xml:space="preserve">is a detached, </w:delText>
        </w:r>
        <w:r w:rsidR="00BF65E2" w:rsidDel="00551545">
          <w:rPr>
            <w:rFonts w:ascii="Garamond" w:eastAsiaTheme="minorEastAsia" w:hAnsi="Garamond"/>
            <w:color w:val="000000" w:themeColor="text1"/>
            <w:sz w:val="24"/>
            <w:szCs w:val="24"/>
          </w:rPr>
          <w:delText>activating</w:delText>
        </w:r>
        <w:r w:rsidR="00A14931" w:rsidRPr="0085486B" w:rsidDel="00551545">
          <w:rPr>
            <w:rFonts w:ascii="Garamond" w:eastAsiaTheme="minorEastAsia" w:hAnsi="Garamond"/>
            <w:color w:val="000000" w:themeColor="text1"/>
            <w:sz w:val="24"/>
            <w:szCs w:val="24"/>
          </w:rPr>
          <w:delText xml:space="preserve"> schema event can happen only in retrospect, as the formulaic succession of scale degrees,</w:delText>
        </w:r>
        <w:r w:rsidR="00A623DE" w:rsidDel="00551545">
          <w:rPr>
            <w:rFonts w:ascii="Garamond" w:eastAsiaTheme="minorEastAsia" w:hAnsi="Garamond"/>
            <w:color w:val="000000" w:themeColor="text1"/>
            <w:sz w:val="24"/>
            <w:szCs w:val="24"/>
          </w:rPr>
          <w:delText xml:space="preserve"> </w:delText>
        </w:r>
        <w:r w:rsidR="00C41D5D" w:rsidDel="00551545">
          <w:rPr>
            <w:rFonts w:ascii="Garamond" w:eastAsiaTheme="minorEastAsia" w:hAnsi="Garamond"/>
            <w:color w:val="000000" w:themeColor="text1"/>
            <w:sz w:val="24"/>
            <w:szCs w:val="24"/>
          </w:rPr>
          <w:delText>^</w:delText>
        </w:r>
        <w:r w:rsidR="00A623DE" w:rsidDel="00551545">
          <w:rPr>
            <w:rFonts w:ascii="Garamond" w:eastAsiaTheme="minorEastAsia" w:hAnsi="Garamond"/>
            <w:color w:val="000000" w:themeColor="text1"/>
            <w:sz w:val="24"/>
            <w:szCs w:val="24"/>
          </w:rPr>
          <w:delText>4–</w:delText>
        </w:r>
        <w:r w:rsidR="00C41D5D" w:rsidDel="00551545">
          <w:rPr>
            <w:rFonts w:ascii="Garamond" w:eastAsiaTheme="minorEastAsia" w:hAnsi="Garamond"/>
            <w:color w:val="000000" w:themeColor="text1"/>
            <w:sz w:val="24"/>
            <w:szCs w:val="24"/>
          </w:rPr>
          <w:delText>^</w:delText>
        </w:r>
        <w:r w:rsidR="00A623DE" w:rsidDel="00551545">
          <w:rPr>
            <w:rFonts w:ascii="Garamond" w:eastAsiaTheme="minorEastAsia" w:hAnsi="Garamond"/>
            <w:color w:val="000000" w:themeColor="text1"/>
            <w:sz w:val="24"/>
            <w:szCs w:val="24"/>
          </w:rPr>
          <w:delText>5–</w:delText>
        </w:r>
        <w:r w:rsidR="00C41D5D" w:rsidDel="00551545">
          <w:rPr>
            <w:rFonts w:ascii="Garamond" w:eastAsiaTheme="minorEastAsia" w:hAnsi="Garamond"/>
            <w:color w:val="000000" w:themeColor="text1"/>
            <w:sz w:val="24"/>
            <w:szCs w:val="24"/>
          </w:rPr>
          <w:delText>^</w:delText>
        </w:r>
        <w:r w:rsidR="00A623DE" w:rsidDel="00551545">
          <w:rPr>
            <w:rFonts w:ascii="Garamond" w:eastAsiaTheme="minorEastAsia" w:hAnsi="Garamond"/>
            <w:color w:val="000000" w:themeColor="text1"/>
            <w:sz w:val="24"/>
            <w:szCs w:val="24"/>
          </w:rPr>
          <w:delText xml:space="preserve">6 </w:delText>
        </w:r>
        <w:r w:rsidR="00C41D5D" w:rsidDel="00551545">
          <w:rPr>
            <w:rFonts w:ascii="Garamond" w:eastAsiaTheme="minorEastAsia" w:hAnsi="Garamond"/>
            <w:color w:val="000000" w:themeColor="text1"/>
            <w:sz w:val="24"/>
            <w:szCs w:val="24"/>
          </w:rPr>
          <w:delText>and ^4–^5–^1</w:delText>
        </w:r>
        <w:r w:rsidR="00A14931" w:rsidRPr="0085486B" w:rsidDel="00551545">
          <w:rPr>
            <w:rFonts w:ascii="Garamond" w:eastAsiaTheme="minorEastAsia" w:hAnsi="Garamond"/>
            <w:color w:val="000000" w:themeColor="text1"/>
            <w:sz w:val="24"/>
            <w:szCs w:val="24"/>
          </w:rPr>
          <w:delText>,</w:delText>
        </w:r>
        <w:r w:rsidR="002015A1" w:rsidRPr="0085486B" w:rsidDel="00551545">
          <w:rPr>
            <w:rFonts w:ascii="Garamond" w:eastAsiaTheme="minorEastAsia" w:hAnsi="Garamond"/>
            <w:color w:val="000000" w:themeColor="text1"/>
            <w:sz w:val="24"/>
            <w:szCs w:val="24"/>
          </w:rPr>
          <w:delText xml:space="preserve"> brings the movement to a close. </w:delText>
        </w:r>
        <w:r w:rsidR="00D61B0F" w:rsidRPr="0085486B" w:rsidDel="00551545">
          <w:rPr>
            <w:rFonts w:ascii="Garamond" w:eastAsiaTheme="minorEastAsia" w:hAnsi="Garamond"/>
            <w:color w:val="000000" w:themeColor="text1"/>
            <w:sz w:val="24"/>
            <w:szCs w:val="24"/>
          </w:rPr>
          <w:delText xml:space="preserve"> </w:delText>
        </w:r>
        <w:commentRangeEnd w:id="1075"/>
        <w:r w:rsidR="00551545" w:rsidDel="00551545">
          <w:rPr>
            <w:rStyle w:val="CommentReference"/>
          </w:rPr>
          <w:commentReference w:id="1075"/>
        </w:r>
      </w:del>
    </w:p>
    <w:p w14:paraId="2263B601" w14:textId="658EFB8E" w:rsidR="00961CD0" w:rsidRPr="0085486B" w:rsidDel="00551545" w:rsidRDefault="00961CD0" w:rsidP="002743CD">
      <w:pPr>
        <w:spacing w:after="0" w:line="480" w:lineRule="auto"/>
        <w:rPr>
          <w:del w:id="1081" w:author="Kyle Hutchinson" w:date="2025-08-24T09:11:00Z" w16du:dateUtc="2025-08-24T13:11:00Z"/>
          <w:rFonts w:ascii="Garamond" w:eastAsiaTheme="minorEastAsia" w:hAnsi="Garamond"/>
          <w:color w:val="000000" w:themeColor="text1"/>
          <w:sz w:val="24"/>
          <w:szCs w:val="24"/>
        </w:rPr>
      </w:pPr>
    </w:p>
    <w:p w14:paraId="664A1116" w14:textId="6EA41300" w:rsidR="00961CD0" w:rsidRPr="0085486B" w:rsidDel="00551545" w:rsidRDefault="00961CD0" w:rsidP="002743CD">
      <w:pPr>
        <w:spacing w:after="0" w:line="480" w:lineRule="auto"/>
        <w:jc w:val="center"/>
        <w:rPr>
          <w:del w:id="1082" w:author="Kyle Hutchinson" w:date="2025-08-24T09:11:00Z" w16du:dateUtc="2025-08-24T13:11:00Z"/>
          <w:rFonts w:ascii="Garamond" w:eastAsiaTheme="minorEastAsia" w:hAnsi="Garamond"/>
          <w:color w:val="000000" w:themeColor="text1"/>
          <w:sz w:val="24"/>
          <w:szCs w:val="24"/>
        </w:rPr>
      </w:pPr>
      <w:del w:id="1083" w:author="Kyle Hutchinson" w:date="2025-08-24T09:11:00Z" w16du:dateUtc="2025-08-24T13:11:00Z">
        <w:r w:rsidRPr="0085486B" w:rsidDel="00551545">
          <w:rPr>
            <w:rFonts w:ascii="Garamond" w:eastAsiaTheme="minorEastAsia" w:hAnsi="Garamond"/>
            <w:b/>
            <w:bCs/>
            <w:color w:val="000000" w:themeColor="text1"/>
            <w:sz w:val="24"/>
            <w:szCs w:val="24"/>
          </w:rPr>
          <w:delText xml:space="preserve">Example </w:delText>
        </w:r>
        <w:r w:rsidR="00782C1E" w:rsidRPr="0085486B" w:rsidDel="00551545">
          <w:rPr>
            <w:rFonts w:ascii="Garamond" w:eastAsiaTheme="minorEastAsia" w:hAnsi="Garamond"/>
            <w:b/>
            <w:bCs/>
            <w:color w:val="000000" w:themeColor="text1"/>
            <w:sz w:val="24"/>
            <w:szCs w:val="24"/>
          </w:rPr>
          <w:delText>17</w:delText>
        </w:r>
        <w:r w:rsidRPr="0085486B" w:rsidDel="00551545">
          <w:rPr>
            <w:rFonts w:ascii="Garamond" w:eastAsiaTheme="minorEastAsia" w:hAnsi="Garamond"/>
            <w:color w:val="000000" w:themeColor="text1"/>
            <w:sz w:val="24"/>
            <w:szCs w:val="24"/>
          </w:rPr>
          <w:delText xml:space="preserve"> Symphony Wq. 183/1, mvt. 3, mm. 102–113.</w:delText>
        </w:r>
      </w:del>
    </w:p>
    <w:p w14:paraId="704DB446" w14:textId="61E9A229" w:rsidR="00E062E4" w:rsidRPr="0085486B" w:rsidDel="00551545" w:rsidRDefault="00E062E4" w:rsidP="002743CD">
      <w:pPr>
        <w:spacing w:after="0" w:line="480" w:lineRule="auto"/>
        <w:rPr>
          <w:del w:id="1084" w:author="Kyle Hutchinson" w:date="2025-08-24T09:11:00Z" w16du:dateUtc="2025-08-24T13:11:00Z"/>
          <w:rFonts w:ascii="Garamond" w:eastAsiaTheme="minorEastAsia" w:hAnsi="Garamond"/>
          <w:color w:val="000000" w:themeColor="text1"/>
          <w:sz w:val="24"/>
          <w:szCs w:val="24"/>
        </w:rPr>
      </w:pPr>
    </w:p>
    <w:p w14:paraId="514399FE" w14:textId="7B318B0F" w:rsidR="0097659A" w:rsidRDefault="005B36DA" w:rsidP="002743CD">
      <w:pPr>
        <w:spacing w:after="0" w:line="480" w:lineRule="auto"/>
        <w:rPr>
          <w:rFonts w:ascii="Garamond" w:eastAsiaTheme="minorEastAsia" w:hAnsi="Garamond"/>
          <w:color w:val="000000" w:themeColor="text1"/>
          <w:sz w:val="24"/>
          <w:szCs w:val="24"/>
        </w:rPr>
      </w:pPr>
      <w:r w:rsidRPr="0085486B">
        <w:rPr>
          <w:rFonts w:ascii="Garamond" w:eastAsiaTheme="minorEastAsia" w:hAnsi="Garamond"/>
          <w:color w:val="000000" w:themeColor="text1"/>
          <w:sz w:val="24"/>
          <w:szCs w:val="24"/>
        </w:rPr>
        <w:t xml:space="preserve">Much like the hammer strokes at the outset of the first movement </w:t>
      </w:r>
      <w:proofErr w:type="gramStart"/>
      <w:r w:rsidRPr="0085486B">
        <w:rPr>
          <w:rFonts w:ascii="Garamond" w:eastAsiaTheme="minorEastAsia" w:hAnsi="Garamond"/>
          <w:color w:val="000000" w:themeColor="text1"/>
          <w:sz w:val="24"/>
          <w:szCs w:val="24"/>
        </w:rPr>
        <w:t>represented</w:t>
      </w:r>
      <w:proofErr w:type="gramEnd"/>
      <w:r w:rsidRPr="0085486B">
        <w:rPr>
          <w:rFonts w:ascii="Garamond" w:eastAsiaTheme="minorEastAsia" w:hAnsi="Garamond"/>
          <w:color w:val="000000" w:themeColor="text1"/>
          <w:sz w:val="24"/>
          <w:szCs w:val="24"/>
        </w:rPr>
        <w:t xml:space="preserve"> continuous motion through the space of a triad, the </w:t>
      </w:r>
      <w:r w:rsidR="0097659A" w:rsidRPr="0085486B">
        <w:rPr>
          <w:rFonts w:ascii="Garamond" w:eastAsiaTheme="minorEastAsia" w:hAnsi="Garamond"/>
          <w:color w:val="000000" w:themeColor="text1"/>
          <w:sz w:val="24"/>
          <w:szCs w:val="24"/>
        </w:rPr>
        <w:t>final scalar flourishes</w:t>
      </w:r>
      <w:ins w:id="1085" w:author="Kyle Hutchinson" w:date="2025-08-24T09:09:00Z" w16du:dateUtc="2025-08-24T13:09:00Z">
        <w:r w:rsidR="00551545">
          <w:rPr>
            <w:rFonts w:ascii="Garamond" w:eastAsiaTheme="minorEastAsia" w:hAnsi="Garamond"/>
            <w:color w:val="000000" w:themeColor="text1"/>
            <w:sz w:val="24"/>
            <w:szCs w:val="24"/>
          </w:rPr>
          <w:t xml:space="preserve"> of the third?</w:t>
        </w:r>
      </w:ins>
      <w:r w:rsidR="0097659A" w:rsidRPr="0085486B">
        <w:rPr>
          <w:rFonts w:ascii="Garamond" w:eastAsiaTheme="minorEastAsia" w:hAnsi="Garamond"/>
          <w:color w:val="000000" w:themeColor="text1"/>
          <w:sz w:val="24"/>
          <w:szCs w:val="24"/>
        </w:rPr>
        <w:t xml:space="preserve"> represent a continuous, undifferentiated motion of uniform pulsations making their way in a scalar fashion through pitch space. </w:t>
      </w:r>
      <w:r w:rsidR="002743CD">
        <w:rPr>
          <w:rFonts w:ascii="Garamond" w:eastAsiaTheme="minorEastAsia" w:hAnsi="Garamond"/>
          <w:color w:val="000000" w:themeColor="text1"/>
          <w:sz w:val="24"/>
          <w:szCs w:val="24"/>
        </w:rPr>
        <w:t>These</w:t>
      </w:r>
      <w:r w:rsidR="0097659A" w:rsidRPr="0085486B">
        <w:rPr>
          <w:rFonts w:ascii="Garamond" w:eastAsiaTheme="minorEastAsia" w:hAnsi="Garamond"/>
          <w:color w:val="000000" w:themeColor="text1"/>
          <w:sz w:val="24"/>
          <w:szCs w:val="24"/>
        </w:rPr>
        <w:t xml:space="preserve"> gestures quickly connect to</w:t>
      </w:r>
      <w:r w:rsidR="00DB4F48" w:rsidRPr="0085486B">
        <w:rPr>
          <w:rFonts w:ascii="Garamond" w:eastAsiaTheme="minorEastAsia" w:hAnsi="Garamond"/>
          <w:color w:val="000000" w:themeColor="text1"/>
          <w:sz w:val="24"/>
          <w:szCs w:val="24"/>
        </w:rPr>
        <w:t xml:space="preserve"> formulaic</w:t>
      </w:r>
      <w:r w:rsidR="0097659A" w:rsidRPr="0085486B">
        <w:rPr>
          <w:rFonts w:ascii="Garamond" w:eastAsiaTheme="minorEastAsia" w:hAnsi="Garamond"/>
          <w:color w:val="000000" w:themeColor="text1"/>
          <w:sz w:val="24"/>
          <w:szCs w:val="24"/>
        </w:rPr>
        <w:t xml:space="preserve"> cadence patterns</w:t>
      </w:r>
      <w:r w:rsidR="00B47971">
        <w:rPr>
          <w:rFonts w:ascii="Garamond" w:eastAsiaTheme="minorEastAsia" w:hAnsi="Garamond"/>
          <w:color w:val="000000" w:themeColor="text1"/>
          <w:sz w:val="24"/>
          <w:szCs w:val="24"/>
        </w:rPr>
        <w:t xml:space="preserve"> bringing about formal closure.</w:t>
      </w:r>
      <w:r w:rsidR="0097659A" w:rsidRPr="0085486B">
        <w:rPr>
          <w:rFonts w:ascii="Garamond" w:eastAsiaTheme="minorEastAsia" w:hAnsi="Garamond"/>
          <w:color w:val="000000" w:themeColor="text1"/>
          <w:sz w:val="24"/>
          <w:szCs w:val="24"/>
        </w:rPr>
        <w:t xml:space="preserve"> </w:t>
      </w:r>
      <w:r w:rsidR="008B2094" w:rsidRPr="0085486B">
        <w:rPr>
          <w:rFonts w:ascii="Garamond" w:eastAsiaTheme="minorEastAsia" w:hAnsi="Garamond"/>
          <w:color w:val="000000" w:themeColor="text1"/>
          <w:sz w:val="24"/>
          <w:szCs w:val="24"/>
        </w:rPr>
        <w:t>Th</w:t>
      </w:r>
      <w:r w:rsidR="00A14931" w:rsidRPr="0085486B">
        <w:rPr>
          <w:rFonts w:ascii="Garamond" w:eastAsiaTheme="minorEastAsia" w:hAnsi="Garamond"/>
          <w:color w:val="000000" w:themeColor="text1"/>
          <w:sz w:val="24"/>
          <w:szCs w:val="24"/>
        </w:rPr>
        <w:t xml:space="preserve">e ending of the first movement’s exposition stands in stark contrast to its opening: the gestures in pitch space are now unambiguous and congruent with the piece’s </w:t>
      </w:r>
      <w:r w:rsidR="00AC4719" w:rsidRPr="0085486B">
        <w:rPr>
          <w:rFonts w:ascii="Garamond" w:eastAsiaTheme="minorEastAsia" w:hAnsi="Garamond"/>
          <w:color w:val="000000" w:themeColor="text1"/>
          <w:sz w:val="24"/>
          <w:szCs w:val="24"/>
        </w:rPr>
        <w:t>notated</w:t>
      </w:r>
      <w:r w:rsidR="00A14931" w:rsidRPr="0085486B">
        <w:rPr>
          <w:rFonts w:ascii="Garamond" w:eastAsiaTheme="minorEastAsia" w:hAnsi="Garamond"/>
          <w:color w:val="000000" w:themeColor="text1"/>
          <w:sz w:val="24"/>
          <w:szCs w:val="24"/>
        </w:rPr>
        <w:t xml:space="preserve"> metric levels</w:t>
      </w:r>
      <w:r w:rsidR="00C81640">
        <w:rPr>
          <w:rFonts w:ascii="Garamond" w:eastAsiaTheme="minorEastAsia" w:hAnsi="Garamond"/>
          <w:color w:val="000000" w:themeColor="text1"/>
          <w:sz w:val="24"/>
          <w:szCs w:val="24"/>
        </w:rPr>
        <w:t>, also leading to decisive and formulaic formal closure.</w:t>
      </w:r>
    </w:p>
    <w:p w14:paraId="756D1360" w14:textId="6A967C10" w:rsidR="0049143E" w:rsidRDefault="0049143E" w:rsidP="002743CD">
      <w:pPr>
        <w:spacing w:after="0" w:line="480" w:lineRule="auto"/>
        <w:rPr>
          <w:rFonts w:ascii="Garamond" w:eastAsiaTheme="minorEastAsia" w:hAnsi="Garamond"/>
          <w:color w:val="000000" w:themeColor="text1"/>
          <w:sz w:val="24"/>
          <w:szCs w:val="24"/>
        </w:rPr>
      </w:pPr>
    </w:p>
    <w:p w14:paraId="7C624E87" w14:textId="79BDC411" w:rsidR="007261AF" w:rsidRPr="0085486B" w:rsidRDefault="007261AF" w:rsidP="002743CD">
      <w:pPr>
        <w:pStyle w:val="ListParagraph"/>
        <w:numPr>
          <w:ilvl w:val="0"/>
          <w:numId w:val="8"/>
        </w:numPr>
        <w:spacing w:after="0" w:line="480" w:lineRule="auto"/>
        <w:rPr>
          <w:rFonts w:ascii="Garamond" w:hAnsi="Garamond"/>
          <w:i/>
          <w:iCs/>
          <w:sz w:val="24"/>
          <w:szCs w:val="24"/>
        </w:rPr>
      </w:pPr>
      <w:r w:rsidRPr="0085486B">
        <w:rPr>
          <w:rFonts w:ascii="Garamond" w:hAnsi="Garamond"/>
          <w:i/>
          <w:iCs/>
          <w:sz w:val="24"/>
          <w:szCs w:val="24"/>
        </w:rPr>
        <w:t>Conclusion</w:t>
      </w:r>
    </w:p>
    <w:p w14:paraId="6A855445" w14:textId="5FD33657" w:rsidR="00885BDC" w:rsidRDefault="007261AF" w:rsidP="002743CD">
      <w:pPr>
        <w:spacing w:after="0" w:line="480" w:lineRule="auto"/>
        <w:rPr>
          <w:rFonts w:ascii="Garamond" w:hAnsi="Garamond"/>
          <w:sz w:val="24"/>
          <w:szCs w:val="24"/>
        </w:rPr>
      </w:pPr>
      <w:r w:rsidRPr="0085486B">
        <w:rPr>
          <w:rFonts w:ascii="Garamond" w:hAnsi="Garamond"/>
          <w:sz w:val="24"/>
          <w:szCs w:val="24"/>
        </w:rPr>
        <w:t xml:space="preserve">Our analytical journey through Bach’s </w:t>
      </w:r>
      <w:r w:rsidR="003A368D" w:rsidRPr="0085486B">
        <w:rPr>
          <w:rFonts w:ascii="Garamond" w:hAnsi="Garamond"/>
          <w:sz w:val="24"/>
          <w:szCs w:val="24"/>
        </w:rPr>
        <w:t>symphonic exposition is now complete</w:t>
      </w:r>
      <w:ins w:id="1086" w:author="Kyle Hutchinson" w:date="2025-08-24T09:14:00Z" w16du:dateUtc="2025-08-24T13:14:00Z">
        <w:r w:rsidR="00515675">
          <w:rPr>
            <w:rFonts w:ascii="Garamond" w:hAnsi="Garamond"/>
            <w:sz w:val="24"/>
            <w:szCs w:val="24"/>
          </w:rPr>
          <w:t>. A</w:t>
        </w:r>
      </w:ins>
      <w:del w:id="1087" w:author="Kyle Hutchinson" w:date="2025-08-24T09:14:00Z" w16du:dateUtc="2025-08-24T13:14:00Z">
        <w:r w:rsidR="003A368D" w:rsidRPr="0085486B" w:rsidDel="00515675">
          <w:rPr>
            <w:rFonts w:ascii="Garamond" w:hAnsi="Garamond"/>
            <w:sz w:val="24"/>
            <w:szCs w:val="24"/>
          </w:rPr>
          <w:delText xml:space="preserve">: </w:delText>
        </w:r>
        <w:r w:rsidRPr="0085486B" w:rsidDel="00515675">
          <w:rPr>
            <w:rFonts w:ascii="Garamond" w:hAnsi="Garamond"/>
            <w:sz w:val="24"/>
            <w:szCs w:val="24"/>
          </w:rPr>
          <w:delText>a</w:delText>
        </w:r>
      </w:del>
      <w:r w:rsidRPr="0085486B">
        <w:rPr>
          <w:rFonts w:ascii="Garamond" w:hAnsi="Garamond"/>
          <w:sz w:val="24"/>
          <w:szCs w:val="24"/>
        </w:rPr>
        <w:t xml:space="preserve">s </w:t>
      </w:r>
      <w:ins w:id="1088" w:author="Kyle Hutchinson" w:date="2025-08-24T09:14:00Z" w16du:dateUtc="2025-08-24T13:14:00Z">
        <w:r w:rsidR="00515675">
          <w:rPr>
            <w:rFonts w:ascii="Garamond" w:hAnsi="Garamond"/>
            <w:sz w:val="24"/>
            <w:szCs w:val="24"/>
          </w:rPr>
          <w:t xml:space="preserve">the </w:t>
        </w:r>
      </w:ins>
      <w:r w:rsidRPr="0085486B">
        <w:rPr>
          <w:rFonts w:ascii="Garamond" w:hAnsi="Garamond"/>
          <w:sz w:val="24"/>
          <w:szCs w:val="24"/>
        </w:rPr>
        <w:t>opening tonal and metric</w:t>
      </w:r>
      <w:r w:rsidR="00111D7B" w:rsidRPr="0085486B">
        <w:rPr>
          <w:rFonts w:ascii="Garamond" w:hAnsi="Garamond"/>
          <w:sz w:val="24"/>
          <w:szCs w:val="24"/>
        </w:rPr>
        <w:t xml:space="preserve"> problems</w:t>
      </w:r>
      <w:r w:rsidRPr="0085486B">
        <w:rPr>
          <w:rFonts w:ascii="Garamond" w:hAnsi="Garamond"/>
          <w:sz w:val="24"/>
          <w:szCs w:val="24"/>
        </w:rPr>
        <w:t xml:space="preserve"> subside</w:t>
      </w:r>
      <w:ins w:id="1089" w:author="Kyle Hutchinson" w:date="2025-08-24T09:14:00Z" w16du:dateUtc="2025-08-24T13:14:00Z">
        <w:r w:rsidR="00515675">
          <w:rPr>
            <w:rFonts w:ascii="Garamond" w:hAnsi="Garamond"/>
            <w:sz w:val="24"/>
            <w:szCs w:val="24"/>
          </w:rPr>
          <w:t>, and</w:t>
        </w:r>
      </w:ins>
      <w:del w:id="1090" w:author="Kyle Hutchinson" w:date="2025-08-24T09:14:00Z" w16du:dateUtc="2025-08-24T13:14:00Z">
        <w:r w:rsidRPr="0085486B" w:rsidDel="00515675">
          <w:rPr>
            <w:rFonts w:ascii="Garamond" w:hAnsi="Garamond"/>
            <w:sz w:val="24"/>
            <w:szCs w:val="24"/>
          </w:rPr>
          <w:delText xml:space="preserve"> </w:delText>
        </w:r>
        <w:r w:rsidR="00111D7B" w:rsidRPr="0085486B" w:rsidDel="00515675">
          <w:rPr>
            <w:rFonts w:ascii="Garamond" w:hAnsi="Garamond"/>
            <w:sz w:val="24"/>
            <w:szCs w:val="24"/>
          </w:rPr>
          <w:delText>once</w:delText>
        </w:r>
      </w:del>
      <w:ins w:id="1091" w:author="Kyle Hutchinson" w:date="2025-08-24T09:13:00Z" w16du:dateUtc="2025-08-24T13:13:00Z">
        <w:r w:rsidR="00515675">
          <w:rPr>
            <w:rFonts w:ascii="Garamond" w:hAnsi="Garamond"/>
            <w:sz w:val="24"/>
            <w:szCs w:val="24"/>
          </w:rPr>
          <w:t xml:space="preserve"> the</w:t>
        </w:r>
      </w:ins>
      <w:r w:rsidRPr="0085486B">
        <w:rPr>
          <w:rFonts w:ascii="Garamond" w:hAnsi="Garamond"/>
          <w:sz w:val="24"/>
          <w:szCs w:val="24"/>
        </w:rPr>
        <w:t xml:space="preserve"> </w:t>
      </w:r>
      <w:proofErr w:type="spellStart"/>
      <w:r w:rsidRPr="0085486B">
        <w:rPr>
          <w:rFonts w:ascii="Garamond" w:hAnsi="Garamond"/>
          <w:sz w:val="24"/>
          <w:szCs w:val="24"/>
        </w:rPr>
        <w:t>Prinner</w:t>
      </w:r>
      <w:proofErr w:type="spellEnd"/>
      <w:r w:rsidRPr="0085486B">
        <w:rPr>
          <w:rFonts w:ascii="Garamond" w:hAnsi="Garamond"/>
          <w:sz w:val="24"/>
          <w:szCs w:val="24"/>
        </w:rPr>
        <w:t xml:space="preserve">-riposte leads the piece safely to a home-ley </w:t>
      </w:r>
      <w:proofErr w:type="spellStart"/>
      <w:r w:rsidRPr="0085486B">
        <w:rPr>
          <w:rFonts w:ascii="Garamond" w:hAnsi="Garamond"/>
          <w:i/>
          <w:iCs/>
          <w:sz w:val="24"/>
          <w:szCs w:val="24"/>
        </w:rPr>
        <w:t>Quintabsatz</w:t>
      </w:r>
      <w:proofErr w:type="spellEnd"/>
      <w:r w:rsidRPr="0085486B">
        <w:rPr>
          <w:rFonts w:ascii="Garamond" w:hAnsi="Garamond"/>
          <w:sz w:val="24"/>
          <w:szCs w:val="24"/>
        </w:rPr>
        <w:t xml:space="preserve">, </w:t>
      </w:r>
      <w:r w:rsidR="00111D7B" w:rsidRPr="0085486B">
        <w:rPr>
          <w:rFonts w:ascii="Garamond" w:hAnsi="Garamond"/>
          <w:sz w:val="24"/>
          <w:szCs w:val="24"/>
        </w:rPr>
        <w:t xml:space="preserve">the piece revisits some of the same opening materials in more conventional guises as part of the script of resting points of a </w:t>
      </w:r>
      <w:proofErr w:type="spellStart"/>
      <w:r w:rsidR="00111D7B" w:rsidRPr="0085486B">
        <w:rPr>
          <w:rFonts w:ascii="Garamond" w:hAnsi="Garamond"/>
          <w:sz w:val="24"/>
          <w:szCs w:val="24"/>
        </w:rPr>
        <w:t>galant</w:t>
      </w:r>
      <w:proofErr w:type="spellEnd"/>
      <w:r w:rsidR="00111D7B" w:rsidRPr="0085486B">
        <w:rPr>
          <w:rFonts w:ascii="Garamond" w:hAnsi="Garamond"/>
          <w:sz w:val="24"/>
          <w:szCs w:val="24"/>
        </w:rPr>
        <w:t xml:space="preserve"> sonata exposition</w:t>
      </w:r>
      <w:ins w:id="1092" w:author="Kyle Hutchinson" w:date="2025-08-24T09:14:00Z" w16du:dateUtc="2025-08-24T13:14:00Z">
        <w:r w:rsidR="00515675">
          <w:rPr>
            <w:rFonts w:ascii="Garamond" w:hAnsi="Garamond"/>
            <w:sz w:val="24"/>
            <w:szCs w:val="24"/>
          </w:rPr>
          <w:t>. T</w:t>
        </w:r>
      </w:ins>
      <w:del w:id="1093" w:author="Kyle Hutchinson" w:date="2025-08-24T09:14:00Z" w16du:dateUtc="2025-08-24T13:14:00Z">
        <w:r w:rsidR="00FB34D9" w:rsidRPr="0085486B" w:rsidDel="00515675">
          <w:rPr>
            <w:rFonts w:ascii="Garamond" w:hAnsi="Garamond"/>
            <w:sz w:val="24"/>
            <w:szCs w:val="24"/>
          </w:rPr>
          <w:delText>: t</w:delText>
        </w:r>
      </w:del>
      <w:r w:rsidR="00FB34D9" w:rsidRPr="0085486B">
        <w:rPr>
          <w:rFonts w:ascii="Garamond" w:hAnsi="Garamond"/>
          <w:sz w:val="24"/>
          <w:szCs w:val="24"/>
        </w:rPr>
        <w:t xml:space="preserve">he </w:t>
      </w:r>
      <w:r w:rsidR="00841689" w:rsidRPr="0085486B">
        <w:rPr>
          <w:rFonts w:ascii="Garamond" w:hAnsi="Garamond"/>
          <w:sz w:val="24"/>
          <w:szCs w:val="24"/>
        </w:rPr>
        <w:t>ambiguous</w:t>
      </w:r>
      <w:r w:rsidR="00FB34D9" w:rsidRPr="0085486B">
        <w:rPr>
          <w:rFonts w:ascii="Garamond" w:hAnsi="Garamond"/>
          <w:sz w:val="24"/>
          <w:szCs w:val="24"/>
        </w:rPr>
        <w:t xml:space="preserve"> fantasy-like gestures </w:t>
      </w:r>
      <w:ins w:id="1094" w:author="Kyle Hutchinson" w:date="2025-08-24T09:14:00Z" w16du:dateUtc="2025-08-24T13:14:00Z">
        <w:r w:rsidR="00515675">
          <w:rPr>
            <w:rFonts w:ascii="Garamond" w:hAnsi="Garamond"/>
            <w:sz w:val="24"/>
            <w:szCs w:val="24"/>
          </w:rPr>
          <w:t xml:space="preserve">of the opening </w:t>
        </w:r>
      </w:ins>
      <w:r w:rsidR="00FB34D9" w:rsidRPr="0085486B">
        <w:rPr>
          <w:rFonts w:ascii="Garamond" w:hAnsi="Garamond"/>
          <w:sz w:val="24"/>
          <w:szCs w:val="24"/>
        </w:rPr>
        <w:t xml:space="preserve">are now embedded clearly in the notated meter, in the expected course of </w:t>
      </w:r>
      <w:r w:rsidR="005B4E21" w:rsidRPr="0085486B">
        <w:rPr>
          <w:rFonts w:ascii="Garamond" w:hAnsi="Garamond"/>
          <w:sz w:val="24"/>
          <w:szCs w:val="24"/>
        </w:rPr>
        <w:t xml:space="preserve">events tonally, </w:t>
      </w:r>
      <w:r w:rsidR="00FB34D9" w:rsidRPr="0085486B">
        <w:rPr>
          <w:rFonts w:ascii="Garamond" w:hAnsi="Garamond"/>
          <w:sz w:val="24"/>
          <w:szCs w:val="24"/>
        </w:rPr>
        <w:t xml:space="preserve">and in the punctuation script of the </w:t>
      </w:r>
      <w:proofErr w:type="spellStart"/>
      <w:r w:rsidR="00FB34D9" w:rsidRPr="0085486B">
        <w:rPr>
          <w:rFonts w:ascii="Garamond" w:hAnsi="Garamond"/>
          <w:sz w:val="24"/>
          <w:szCs w:val="24"/>
        </w:rPr>
        <w:t>galant</w:t>
      </w:r>
      <w:proofErr w:type="spellEnd"/>
      <w:r w:rsidR="00FB34D9" w:rsidRPr="0085486B">
        <w:rPr>
          <w:rFonts w:ascii="Garamond" w:hAnsi="Garamond"/>
          <w:sz w:val="24"/>
          <w:szCs w:val="24"/>
        </w:rPr>
        <w:t xml:space="preserve"> sonata exposition. </w:t>
      </w:r>
      <w:r w:rsidR="00CB33F4" w:rsidRPr="0085486B">
        <w:rPr>
          <w:rFonts w:ascii="Garamond" w:hAnsi="Garamond"/>
          <w:sz w:val="24"/>
          <w:szCs w:val="24"/>
        </w:rPr>
        <w:t>Materials that were enigmatic at first find a conventional, schematic</w:t>
      </w:r>
      <w:r w:rsidR="00DB4F48" w:rsidRPr="0085486B">
        <w:rPr>
          <w:rFonts w:ascii="Garamond" w:hAnsi="Garamond"/>
          <w:sz w:val="24"/>
          <w:szCs w:val="24"/>
        </w:rPr>
        <w:t xml:space="preserve"> (or formulaic)</w:t>
      </w:r>
      <w:r w:rsidR="00CB33F4" w:rsidRPr="0085486B">
        <w:rPr>
          <w:rFonts w:ascii="Garamond" w:hAnsi="Garamond"/>
          <w:sz w:val="24"/>
          <w:szCs w:val="24"/>
        </w:rPr>
        <w:t xml:space="preserve"> place</w:t>
      </w:r>
      <w:r w:rsidR="00041EDF" w:rsidRPr="0085486B">
        <w:rPr>
          <w:rFonts w:ascii="Garamond" w:hAnsi="Garamond"/>
          <w:sz w:val="24"/>
          <w:szCs w:val="24"/>
        </w:rPr>
        <w:t>, thereby</w:t>
      </w:r>
      <w:r w:rsidR="00CB33F4" w:rsidRPr="0085486B">
        <w:rPr>
          <w:rFonts w:ascii="Garamond" w:hAnsi="Garamond"/>
          <w:sz w:val="24"/>
          <w:szCs w:val="24"/>
        </w:rPr>
        <w:t xml:space="preserve"> solving the compositional problem</w:t>
      </w:r>
      <w:r w:rsidR="00041EDF" w:rsidRPr="0085486B">
        <w:rPr>
          <w:rFonts w:ascii="Garamond" w:hAnsi="Garamond"/>
          <w:sz w:val="24"/>
          <w:szCs w:val="24"/>
        </w:rPr>
        <w:t>s</w:t>
      </w:r>
      <w:r w:rsidR="00CB33F4" w:rsidRPr="0085486B">
        <w:rPr>
          <w:rFonts w:ascii="Garamond" w:hAnsi="Garamond"/>
          <w:sz w:val="24"/>
          <w:szCs w:val="24"/>
        </w:rPr>
        <w:t xml:space="preserve"> of the beginning of the piece. Thus, the </w:t>
      </w:r>
      <w:r w:rsidR="00041EDF" w:rsidRPr="0085486B">
        <w:rPr>
          <w:rFonts w:ascii="Garamond" w:hAnsi="Garamond"/>
          <w:sz w:val="24"/>
          <w:szCs w:val="24"/>
        </w:rPr>
        <w:t>exposition</w:t>
      </w:r>
      <w:r w:rsidR="00CB33F4" w:rsidRPr="0085486B">
        <w:rPr>
          <w:rFonts w:ascii="Garamond" w:hAnsi="Garamond"/>
          <w:sz w:val="24"/>
          <w:szCs w:val="24"/>
        </w:rPr>
        <w:t xml:space="preserve"> provides an intriguing listening </w:t>
      </w:r>
      <w:r w:rsidR="00885BDC" w:rsidRPr="0085486B">
        <w:rPr>
          <w:rFonts w:ascii="Garamond" w:hAnsi="Garamond"/>
          <w:sz w:val="24"/>
          <w:szCs w:val="24"/>
        </w:rPr>
        <w:t>puzzle</w:t>
      </w:r>
      <w:del w:id="1095" w:author="Kyle Hutchinson" w:date="2025-08-24T09:14:00Z" w16du:dateUtc="2025-08-24T13:14:00Z">
        <w:r w:rsidR="00CB33F4" w:rsidRPr="0085486B" w:rsidDel="00515675">
          <w:rPr>
            <w:rFonts w:ascii="Garamond" w:hAnsi="Garamond"/>
            <w:sz w:val="24"/>
            <w:szCs w:val="24"/>
          </w:rPr>
          <w:delText xml:space="preserve"> to various types of listeners</w:delText>
        </w:r>
      </w:del>
      <w:r w:rsidR="00CB33F4" w:rsidRPr="0085486B">
        <w:rPr>
          <w:rFonts w:ascii="Garamond" w:hAnsi="Garamond"/>
          <w:sz w:val="24"/>
          <w:szCs w:val="24"/>
        </w:rPr>
        <w:t xml:space="preserve">: it is likely that many listeners can appreciate the resolution of the meter-finding problem, while other patterns (e.g., </w:t>
      </w:r>
      <w:proofErr w:type="spellStart"/>
      <w:r w:rsidR="00CB33F4" w:rsidRPr="0085486B">
        <w:rPr>
          <w:rFonts w:ascii="Garamond" w:hAnsi="Garamond"/>
          <w:sz w:val="24"/>
          <w:szCs w:val="24"/>
        </w:rPr>
        <w:t>galant</w:t>
      </w:r>
      <w:proofErr w:type="spellEnd"/>
      <w:r w:rsidR="00CB33F4" w:rsidRPr="0085486B">
        <w:rPr>
          <w:rFonts w:ascii="Garamond" w:hAnsi="Garamond"/>
          <w:sz w:val="24"/>
          <w:szCs w:val="24"/>
        </w:rPr>
        <w:t xml:space="preserve"> schemata embedded within a particular formal position) </w:t>
      </w:r>
      <w:r w:rsidR="00885BDC" w:rsidRPr="0085486B">
        <w:rPr>
          <w:rFonts w:ascii="Garamond" w:hAnsi="Garamond"/>
          <w:sz w:val="24"/>
          <w:szCs w:val="24"/>
        </w:rPr>
        <w:t xml:space="preserve">would be more recognizable to those more </w:t>
      </w:r>
      <w:r w:rsidR="002C65D7" w:rsidRPr="0085486B">
        <w:rPr>
          <w:rFonts w:ascii="Garamond" w:hAnsi="Garamond"/>
          <w:sz w:val="24"/>
          <w:szCs w:val="24"/>
        </w:rPr>
        <w:t xml:space="preserve">intimately </w:t>
      </w:r>
      <w:r w:rsidR="00885BDC" w:rsidRPr="0085486B">
        <w:rPr>
          <w:rFonts w:ascii="Garamond" w:hAnsi="Garamond"/>
          <w:sz w:val="24"/>
          <w:szCs w:val="24"/>
        </w:rPr>
        <w:t xml:space="preserve">familiar with the </w:t>
      </w:r>
      <w:proofErr w:type="spellStart"/>
      <w:r w:rsidR="00885BDC" w:rsidRPr="0085486B">
        <w:rPr>
          <w:rFonts w:ascii="Garamond" w:hAnsi="Garamond"/>
          <w:sz w:val="24"/>
          <w:szCs w:val="24"/>
        </w:rPr>
        <w:t>galant</w:t>
      </w:r>
      <w:proofErr w:type="spellEnd"/>
      <w:r w:rsidR="00885BDC" w:rsidRPr="0085486B">
        <w:rPr>
          <w:rFonts w:ascii="Garamond" w:hAnsi="Garamond"/>
          <w:sz w:val="24"/>
          <w:szCs w:val="24"/>
        </w:rPr>
        <w:t xml:space="preserve"> style.</w:t>
      </w:r>
      <w:r w:rsidR="00CB33F4" w:rsidRPr="0085486B">
        <w:rPr>
          <w:rFonts w:ascii="Garamond" w:hAnsi="Garamond"/>
          <w:sz w:val="24"/>
          <w:szCs w:val="24"/>
        </w:rPr>
        <w:t xml:space="preserve"> </w:t>
      </w:r>
      <w:r w:rsidR="00BE12BB" w:rsidRPr="0085486B">
        <w:rPr>
          <w:rFonts w:ascii="Garamond" w:hAnsi="Garamond"/>
          <w:sz w:val="24"/>
          <w:szCs w:val="24"/>
        </w:rPr>
        <w:t xml:space="preserve">I hope that my analytical exploration </w:t>
      </w:r>
      <w:del w:id="1096" w:author="Kyle Hutchinson" w:date="2025-08-24T09:15:00Z" w16du:dateUtc="2025-08-24T13:15:00Z">
        <w:r w:rsidR="00BE12BB" w:rsidRPr="0085486B" w:rsidDel="00515675">
          <w:rPr>
            <w:rFonts w:ascii="Garamond" w:hAnsi="Garamond"/>
            <w:sz w:val="24"/>
            <w:szCs w:val="24"/>
          </w:rPr>
          <w:delText xml:space="preserve">would </w:delText>
        </w:r>
        <w:r w:rsidR="00472548" w:rsidRPr="0085486B" w:rsidDel="00515675">
          <w:rPr>
            <w:rFonts w:ascii="Garamond" w:hAnsi="Garamond"/>
            <w:sz w:val="24"/>
            <w:szCs w:val="24"/>
          </w:rPr>
          <w:delText>encourage</w:delText>
        </w:r>
      </w:del>
      <w:ins w:id="1097" w:author="Kyle Hutchinson" w:date="2025-08-24T09:15:00Z" w16du:dateUtc="2025-08-24T13:15:00Z">
        <w:r w:rsidR="00515675">
          <w:rPr>
            <w:rFonts w:ascii="Garamond" w:hAnsi="Garamond"/>
            <w:sz w:val="24"/>
            <w:szCs w:val="24"/>
          </w:rPr>
          <w:t>encourages</w:t>
        </w:r>
      </w:ins>
      <w:r w:rsidR="00472548" w:rsidRPr="0085486B">
        <w:rPr>
          <w:rFonts w:ascii="Garamond" w:hAnsi="Garamond"/>
          <w:sz w:val="24"/>
          <w:szCs w:val="24"/>
        </w:rPr>
        <w:t xml:space="preserve"> others to </w:t>
      </w:r>
      <w:proofErr w:type="gramStart"/>
      <w:r w:rsidR="00472548" w:rsidRPr="0085486B">
        <w:rPr>
          <w:rFonts w:ascii="Garamond" w:hAnsi="Garamond"/>
          <w:sz w:val="24"/>
          <w:szCs w:val="24"/>
        </w:rPr>
        <w:t>engage</w:t>
      </w:r>
      <w:proofErr w:type="gramEnd"/>
      <w:r w:rsidR="00472548" w:rsidRPr="0085486B">
        <w:rPr>
          <w:rFonts w:ascii="Garamond" w:hAnsi="Garamond"/>
          <w:sz w:val="24"/>
          <w:szCs w:val="24"/>
        </w:rPr>
        <w:t xml:space="preserve"> this </w:t>
      </w:r>
      <w:r w:rsidR="002C65D7" w:rsidRPr="0085486B">
        <w:rPr>
          <w:rFonts w:ascii="Garamond" w:hAnsi="Garamond"/>
          <w:sz w:val="24"/>
          <w:szCs w:val="24"/>
        </w:rPr>
        <w:t>fascinating</w:t>
      </w:r>
      <w:r w:rsidR="00472548" w:rsidRPr="0085486B">
        <w:rPr>
          <w:rFonts w:ascii="Garamond" w:hAnsi="Garamond"/>
          <w:sz w:val="24"/>
          <w:szCs w:val="24"/>
        </w:rPr>
        <w:t xml:space="preserve"> piece</w:t>
      </w:r>
      <w:r w:rsidR="002C65D7" w:rsidRPr="0085486B">
        <w:rPr>
          <w:rFonts w:ascii="Garamond" w:hAnsi="Garamond"/>
          <w:sz w:val="24"/>
          <w:szCs w:val="24"/>
        </w:rPr>
        <w:t xml:space="preserve"> </w:t>
      </w:r>
      <w:r w:rsidR="00472548" w:rsidRPr="0085486B">
        <w:rPr>
          <w:rFonts w:ascii="Garamond" w:hAnsi="Garamond"/>
          <w:sz w:val="24"/>
          <w:szCs w:val="24"/>
        </w:rPr>
        <w:t xml:space="preserve">and offer </w:t>
      </w:r>
      <w:r w:rsidR="00FD1FD1" w:rsidRPr="0085486B">
        <w:rPr>
          <w:rFonts w:ascii="Garamond" w:hAnsi="Garamond"/>
          <w:sz w:val="24"/>
          <w:szCs w:val="24"/>
        </w:rPr>
        <w:t xml:space="preserve">further, </w:t>
      </w:r>
      <w:r w:rsidR="00472548" w:rsidRPr="0085486B">
        <w:rPr>
          <w:rFonts w:ascii="Garamond" w:hAnsi="Garamond"/>
          <w:sz w:val="24"/>
          <w:szCs w:val="24"/>
        </w:rPr>
        <w:t xml:space="preserve">divergent interpretations of it.   </w:t>
      </w:r>
    </w:p>
    <w:p w14:paraId="50255C62" w14:textId="77777777" w:rsidR="008643C4" w:rsidRPr="0085486B" w:rsidRDefault="008643C4" w:rsidP="002743CD">
      <w:pPr>
        <w:spacing w:after="0" w:line="480" w:lineRule="auto"/>
        <w:ind w:firstLine="720"/>
        <w:rPr>
          <w:rFonts w:ascii="Garamond" w:hAnsi="Garamond"/>
          <w:sz w:val="24"/>
          <w:szCs w:val="24"/>
        </w:rPr>
      </w:pPr>
    </w:p>
    <w:p w14:paraId="021ABE27" w14:textId="77F7EAC3" w:rsidR="00041EDF" w:rsidRPr="0085486B" w:rsidDel="00515675" w:rsidRDefault="006E674A" w:rsidP="002743CD">
      <w:pPr>
        <w:spacing w:after="0" w:line="480" w:lineRule="auto"/>
        <w:rPr>
          <w:del w:id="1098" w:author="Kyle Hutchinson" w:date="2025-08-24T09:15:00Z" w16du:dateUtc="2025-08-24T13:15:00Z"/>
          <w:rFonts w:ascii="Garamond" w:hAnsi="Garamond"/>
          <w:sz w:val="24"/>
          <w:szCs w:val="24"/>
        </w:rPr>
      </w:pPr>
      <w:commentRangeStart w:id="1099"/>
      <w:del w:id="1100" w:author="Kyle Hutchinson" w:date="2025-08-24T09:15:00Z" w16du:dateUtc="2025-08-24T13:15:00Z">
        <w:r w:rsidRPr="0085486B" w:rsidDel="00515675">
          <w:rPr>
            <w:rFonts w:ascii="Garamond" w:hAnsi="Garamond"/>
            <w:sz w:val="24"/>
            <w:szCs w:val="24"/>
          </w:rPr>
          <w:delText>A secondary thread explored here</w:delText>
        </w:r>
        <w:r w:rsidR="00DB4F48" w:rsidRPr="0085486B" w:rsidDel="00515675">
          <w:rPr>
            <w:rFonts w:ascii="Garamond" w:hAnsi="Garamond"/>
            <w:sz w:val="24"/>
            <w:szCs w:val="24"/>
          </w:rPr>
          <w:delText xml:space="preserve"> a</w:delText>
        </w:r>
        <w:r w:rsidRPr="0085486B" w:rsidDel="00515675">
          <w:rPr>
            <w:rFonts w:ascii="Garamond" w:hAnsi="Garamond"/>
            <w:sz w:val="24"/>
            <w:szCs w:val="24"/>
          </w:rPr>
          <w:delText>fter Ferris (2000)</w:delText>
        </w:r>
        <w:r w:rsidR="00DB4F48" w:rsidRPr="0085486B" w:rsidDel="00515675">
          <w:rPr>
            <w:rFonts w:ascii="Garamond" w:hAnsi="Garamond"/>
            <w:sz w:val="24"/>
            <w:szCs w:val="24"/>
          </w:rPr>
          <w:delText xml:space="preserve"> </w:delText>
        </w:r>
        <w:r w:rsidRPr="0085486B" w:rsidDel="00515675">
          <w:rPr>
            <w:rFonts w:ascii="Garamond" w:hAnsi="Garamond"/>
            <w:sz w:val="24"/>
            <w:szCs w:val="24"/>
          </w:rPr>
          <w:delText xml:space="preserve">is the possibility that Bach intended this as a compositional commentary on </w:delText>
        </w:r>
        <w:r w:rsidR="00A17728" w:rsidRPr="0085486B" w:rsidDel="00515675">
          <w:rPr>
            <w:rFonts w:ascii="Garamond" w:hAnsi="Garamond"/>
            <w:sz w:val="24"/>
            <w:szCs w:val="24"/>
          </w:rPr>
          <w:delText xml:space="preserve">some of </w:delText>
        </w:r>
        <w:r w:rsidRPr="0085486B" w:rsidDel="00515675">
          <w:rPr>
            <w:rFonts w:ascii="Garamond" w:hAnsi="Garamond"/>
            <w:sz w:val="24"/>
            <w:szCs w:val="24"/>
          </w:rPr>
          <w:delText xml:space="preserve">Kirnberger’s ideas. </w:delText>
        </w:r>
        <w:r w:rsidR="004B7019" w:rsidRPr="0085486B" w:rsidDel="00515675">
          <w:rPr>
            <w:rFonts w:ascii="Garamond" w:hAnsi="Garamond"/>
            <w:sz w:val="24"/>
            <w:szCs w:val="24"/>
          </w:rPr>
          <w:delText xml:space="preserve">Though it seems </w:delText>
        </w:r>
        <w:r w:rsidR="00041EDF" w:rsidRPr="0085486B" w:rsidDel="00515675">
          <w:rPr>
            <w:rFonts w:ascii="Garamond" w:hAnsi="Garamond"/>
            <w:sz w:val="24"/>
            <w:szCs w:val="24"/>
          </w:rPr>
          <w:delText xml:space="preserve">risky to argue that a symphony movement is </w:delText>
        </w:r>
        <w:r w:rsidR="00A87B6D" w:rsidRPr="0085486B" w:rsidDel="00515675">
          <w:rPr>
            <w:rFonts w:ascii="Garamond" w:hAnsi="Garamond"/>
            <w:sz w:val="24"/>
            <w:szCs w:val="24"/>
          </w:rPr>
          <w:delText>a c</w:delText>
        </w:r>
        <w:r w:rsidR="00A17728" w:rsidRPr="0085486B" w:rsidDel="00515675">
          <w:rPr>
            <w:rFonts w:ascii="Garamond" w:hAnsi="Garamond"/>
            <w:sz w:val="24"/>
            <w:szCs w:val="24"/>
          </w:rPr>
          <w:delText>oded</w:delText>
        </w:r>
        <w:r w:rsidR="00DB4F48" w:rsidRPr="0085486B" w:rsidDel="00515675">
          <w:rPr>
            <w:rFonts w:ascii="Garamond" w:hAnsi="Garamond"/>
            <w:sz w:val="24"/>
            <w:szCs w:val="24"/>
          </w:rPr>
          <w:delText xml:space="preserve"> </w:delText>
        </w:r>
        <w:r w:rsidR="00041EDF" w:rsidRPr="0085486B" w:rsidDel="00515675">
          <w:rPr>
            <w:rFonts w:ascii="Garamond" w:hAnsi="Garamond"/>
            <w:sz w:val="24"/>
            <w:szCs w:val="24"/>
          </w:rPr>
          <w:delText xml:space="preserve">theoretical commentary, several factors </w:delText>
        </w:r>
        <w:r w:rsidR="00A17728" w:rsidRPr="0085486B" w:rsidDel="00515675">
          <w:rPr>
            <w:rFonts w:ascii="Garamond" w:hAnsi="Garamond"/>
            <w:sz w:val="24"/>
            <w:szCs w:val="24"/>
          </w:rPr>
          <w:delText>hint that a connection is possible</w:delText>
        </w:r>
        <w:r w:rsidR="00041EDF" w:rsidRPr="0085486B" w:rsidDel="00515675">
          <w:rPr>
            <w:rFonts w:ascii="Garamond" w:hAnsi="Garamond"/>
            <w:sz w:val="24"/>
            <w:szCs w:val="24"/>
          </w:rPr>
          <w:delText xml:space="preserve">. As Ferris (2000) stresses, Bach’s late addition to the free-fantasy chapter was a rare occasion in which the composer </w:delText>
        </w:r>
        <w:r w:rsidR="00FE05CE" w:rsidRPr="0085486B" w:rsidDel="00515675">
          <w:rPr>
            <w:rFonts w:ascii="Garamond" w:hAnsi="Garamond"/>
            <w:sz w:val="24"/>
            <w:szCs w:val="24"/>
          </w:rPr>
          <w:delText>engaged directly in a theoretical polemic.</w:delText>
        </w:r>
        <w:r w:rsidR="000D25EF" w:rsidRPr="0085486B" w:rsidDel="00515675">
          <w:rPr>
            <w:rFonts w:ascii="Garamond" w:hAnsi="Garamond"/>
            <w:sz w:val="24"/>
            <w:szCs w:val="24"/>
          </w:rPr>
          <w:delText xml:space="preserve"> Bach’s compositional play in this movement suggests an equivalence between metric play and tonal deceptions, perhaps reacting to emerging theoretical notions about meter. Moreover, the bassoon’s galant line pitted against the oboes strict counterpoint also suggest</w:delText>
        </w:r>
        <w:r w:rsidR="00FE05CE" w:rsidRPr="0085486B" w:rsidDel="00515675">
          <w:rPr>
            <w:rFonts w:ascii="Garamond" w:hAnsi="Garamond"/>
            <w:sz w:val="24"/>
            <w:szCs w:val="24"/>
          </w:rPr>
          <w:delText>s an engagement</w:delText>
        </w:r>
        <w:r w:rsidR="000D25EF" w:rsidRPr="0085486B" w:rsidDel="00515675">
          <w:rPr>
            <w:rFonts w:ascii="Garamond" w:hAnsi="Garamond"/>
            <w:sz w:val="24"/>
            <w:szCs w:val="24"/>
          </w:rPr>
          <w:delText xml:space="preserve"> of Kirnberger’s ideas about dissonance treatment</w:delText>
        </w:r>
        <w:r w:rsidR="00FE05CE" w:rsidRPr="0085486B" w:rsidDel="00515675">
          <w:rPr>
            <w:rFonts w:ascii="Garamond" w:hAnsi="Garamond"/>
            <w:sz w:val="24"/>
            <w:szCs w:val="24"/>
          </w:rPr>
          <w:delText>, essential dissonances, and the galant and strict styles</w:delText>
        </w:r>
        <w:r w:rsidR="000D25EF" w:rsidRPr="0085486B" w:rsidDel="00515675">
          <w:rPr>
            <w:rFonts w:ascii="Garamond" w:hAnsi="Garamond"/>
            <w:sz w:val="24"/>
            <w:szCs w:val="24"/>
          </w:rPr>
          <w:delText xml:space="preserve">. While </w:delText>
        </w:r>
        <w:r w:rsidR="00FE05CE" w:rsidRPr="0085486B" w:rsidDel="00515675">
          <w:rPr>
            <w:rFonts w:ascii="Garamond" w:hAnsi="Garamond"/>
            <w:sz w:val="24"/>
            <w:szCs w:val="24"/>
          </w:rPr>
          <w:delText>my observations are surely speculative,</w:delText>
        </w:r>
        <w:r w:rsidR="000D25EF" w:rsidRPr="0085486B" w:rsidDel="00515675">
          <w:rPr>
            <w:rFonts w:ascii="Garamond" w:hAnsi="Garamond"/>
            <w:sz w:val="24"/>
            <w:szCs w:val="24"/>
          </w:rPr>
          <w:delText xml:space="preserve"> I hope to have made a plausible case that the piece provides not only an exciting listening journey, but perhaps also a</w:delText>
        </w:r>
        <w:r w:rsidR="001C7288" w:rsidRPr="0085486B" w:rsidDel="00515675">
          <w:rPr>
            <w:rFonts w:ascii="Garamond" w:hAnsi="Garamond"/>
            <w:sz w:val="24"/>
            <w:szCs w:val="24"/>
          </w:rPr>
          <w:delText xml:space="preserve"> </w:delText>
        </w:r>
        <w:r w:rsidR="00FE05CE" w:rsidRPr="0085486B" w:rsidDel="00515675">
          <w:rPr>
            <w:rFonts w:ascii="Garamond" w:hAnsi="Garamond"/>
            <w:sz w:val="24"/>
            <w:szCs w:val="24"/>
          </w:rPr>
          <w:delText>composed r</w:delText>
        </w:r>
        <w:r w:rsidR="002C65D7" w:rsidRPr="0085486B" w:rsidDel="00515675">
          <w:rPr>
            <w:rFonts w:ascii="Garamond" w:hAnsi="Garamond"/>
            <w:sz w:val="24"/>
            <w:szCs w:val="24"/>
          </w:rPr>
          <w:delText>eflection on theoretical issues.</w:delText>
        </w:r>
      </w:del>
      <w:commentRangeEnd w:id="1099"/>
      <w:r w:rsidR="00515675">
        <w:rPr>
          <w:rStyle w:val="CommentReference"/>
        </w:rPr>
        <w:commentReference w:id="1099"/>
      </w:r>
    </w:p>
    <w:p w14:paraId="2C6C3211" w14:textId="77777777" w:rsidR="00961CD0" w:rsidRDefault="00961CD0" w:rsidP="002743CD">
      <w:pPr>
        <w:spacing w:after="0" w:line="480" w:lineRule="auto"/>
        <w:rPr>
          <w:rFonts w:ascii="Garamond" w:hAnsi="Garamond"/>
          <w:sz w:val="24"/>
          <w:szCs w:val="24"/>
        </w:rPr>
      </w:pPr>
    </w:p>
    <w:p w14:paraId="4F4E7AAD" w14:textId="4021C351" w:rsidR="008C76E5" w:rsidRDefault="00A107F3" w:rsidP="002743CD">
      <w:pPr>
        <w:spacing w:after="0" w:line="480" w:lineRule="auto"/>
        <w:contextualSpacing/>
        <w:rPr>
          <w:rFonts w:ascii="Garamond" w:hAnsi="Garamond"/>
          <w:b/>
          <w:bCs/>
          <w:sz w:val="24"/>
          <w:szCs w:val="24"/>
        </w:rPr>
      </w:pPr>
      <w:r w:rsidRPr="0085486B">
        <w:rPr>
          <w:rFonts w:ascii="Garamond" w:hAnsi="Garamond"/>
          <w:b/>
          <w:bCs/>
          <w:sz w:val="24"/>
          <w:szCs w:val="24"/>
        </w:rPr>
        <w:lastRenderedPageBreak/>
        <w:t>W</w:t>
      </w:r>
      <w:r w:rsidR="008C76E5" w:rsidRPr="0085486B">
        <w:rPr>
          <w:rFonts w:ascii="Garamond" w:hAnsi="Garamond"/>
          <w:b/>
          <w:bCs/>
          <w:sz w:val="24"/>
          <w:szCs w:val="24"/>
        </w:rPr>
        <w:t>orks Cited</w:t>
      </w:r>
    </w:p>
    <w:p w14:paraId="16FF4E28" w14:textId="77777777" w:rsidR="00820489" w:rsidRDefault="00820489" w:rsidP="002743CD">
      <w:pPr>
        <w:spacing w:after="0" w:line="480" w:lineRule="auto"/>
        <w:contextualSpacing/>
        <w:rPr>
          <w:rFonts w:ascii="Garamond" w:hAnsi="Garamond"/>
          <w:i/>
          <w:iCs/>
          <w:sz w:val="24"/>
          <w:szCs w:val="24"/>
        </w:rPr>
      </w:pPr>
      <w:proofErr w:type="spellStart"/>
      <w:r w:rsidRPr="0085486B">
        <w:rPr>
          <w:rFonts w:ascii="Garamond" w:hAnsi="Garamond"/>
          <w:sz w:val="24"/>
          <w:szCs w:val="24"/>
        </w:rPr>
        <w:t>Albrechtsberger</w:t>
      </w:r>
      <w:proofErr w:type="spellEnd"/>
      <w:r w:rsidRPr="0085486B">
        <w:rPr>
          <w:rFonts w:ascii="Garamond" w:hAnsi="Garamond"/>
          <w:sz w:val="24"/>
          <w:szCs w:val="24"/>
        </w:rPr>
        <w:t xml:space="preserve">, Johann Georg. 1793–c.1807. </w:t>
      </w:r>
      <w:proofErr w:type="spellStart"/>
      <w:r w:rsidRPr="0085486B">
        <w:rPr>
          <w:rFonts w:ascii="Garamond" w:hAnsi="Garamond"/>
          <w:i/>
          <w:iCs/>
          <w:sz w:val="24"/>
          <w:szCs w:val="24"/>
        </w:rPr>
        <w:t>Ausweichungen</w:t>
      </w:r>
      <w:proofErr w:type="spellEnd"/>
      <w:r w:rsidRPr="0085486B">
        <w:rPr>
          <w:rFonts w:ascii="Garamond" w:hAnsi="Garamond"/>
          <w:i/>
          <w:iCs/>
          <w:sz w:val="24"/>
          <w:szCs w:val="24"/>
        </w:rPr>
        <w:t xml:space="preserve"> von C-dur und C-moll in die </w:t>
      </w:r>
      <w:proofErr w:type="spellStart"/>
      <w:r w:rsidRPr="0085486B">
        <w:rPr>
          <w:rFonts w:ascii="Garamond" w:hAnsi="Garamond"/>
          <w:i/>
          <w:iCs/>
          <w:sz w:val="24"/>
          <w:szCs w:val="24"/>
        </w:rPr>
        <w:t>übrigen</w:t>
      </w:r>
      <w:proofErr w:type="spellEnd"/>
      <w:r w:rsidRPr="0085486B">
        <w:rPr>
          <w:rFonts w:ascii="Garamond" w:hAnsi="Garamond"/>
          <w:i/>
          <w:iCs/>
          <w:sz w:val="24"/>
          <w:szCs w:val="24"/>
        </w:rPr>
        <w:t xml:space="preserve"> </w:t>
      </w:r>
    </w:p>
    <w:p w14:paraId="326B2251" w14:textId="77777777" w:rsidR="000F63AF" w:rsidRPr="008F31AB" w:rsidRDefault="00820489" w:rsidP="002743CD">
      <w:pPr>
        <w:spacing w:after="0" w:line="480" w:lineRule="auto"/>
        <w:ind w:left="720"/>
        <w:contextualSpacing/>
        <w:rPr>
          <w:rFonts w:ascii="Garamond" w:hAnsi="Garamond"/>
          <w:i/>
          <w:iCs/>
          <w:sz w:val="24"/>
          <w:szCs w:val="24"/>
          <w:lang w:val="it-IT"/>
        </w:rPr>
      </w:pPr>
      <w:r w:rsidRPr="008F31AB">
        <w:rPr>
          <w:rFonts w:ascii="Garamond" w:hAnsi="Garamond"/>
          <w:i/>
          <w:iCs/>
          <w:sz w:val="24"/>
          <w:szCs w:val="24"/>
          <w:lang w:val="it-IT"/>
        </w:rPr>
        <w:t>Dur- und Moll-Töne; Inganni: Trug-Schlüsse, per l</w:t>
      </w:r>
      <w:r w:rsidRPr="008F31AB">
        <w:rPr>
          <w:rFonts w:ascii="Times New Roman" w:hAnsi="Times New Roman" w:cs="Times New Roman"/>
          <w:i/>
          <w:iCs/>
          <w:sz w:val="24"/>
          <w:szCs w:val="24"/>
          <w:lang w:val="it-IT"/>
        </w:rPr>
        <w:t>ʼ</w:t>
      </w:r>
      <w:r w:rsidRPr="008F31AB">
        <w:rPr>
          <w:rFonts w:ascii="Garamond" w:hAnsi="Garamond"/>
          <w:i/>
          <w:iCs/>
          <w:sz w:val="24"/>
          <w:szCs w:val="24"/>
          <w:lang w:val="it-IT"/>
        </w:rPr>
        <w:t xml:space="preserve">organo o pianoforte; Unterricht </w:t>
      </w:r>
      <w:r w:rsidRPr="008F31AB">
        <w:rPr>
          <w:rFonts w:ascii="Garamond" w:hAnsi="Garamond" w:cs="Garamond"/>
          <w:i/>
          <w:iCs/>
          <w:sz w:val="24"/>
          <w:szCs w:val="24"/>
          <w:lang w:val="it-IT"/>
        </w:rPr>
        <w:t>ü</w:t>
      </w:r>
      <w:r w:rsidRPr="008F31AB">
        <w:rPr>
          <w:rFonts w:ascii="Garamond" w:hAnsi="Garamond"/>
          <w:i/>
          <w:iCs/>
          <w:sz w:val="24"/>
          <w:szCs w:val="24"/>
          <w:lang w:val="it-IT"/>
        </w:rPr>
        <w:t xml:space="preserve">ber den Gebrauch der </w:t>
      </w:r>
    </w:p>
    <w:p w14:paraId="5B661485" w14:textId="446F91E5" w:rsidR="00820489" w:rsidRPr="0085486B" w:rsidRDefault="00820489" w:rsidP="002743CD">
      <w:pPr>
        <w:spacing w:after="0" w:line="480" w:lineRule="auto"/>
        <w:ind w:left="720"/>
        <w:contextualSpacing/>
        <w:rPr>
          <w:rFonts w:ascii="Garamond" w:hAnsi="Garamond"/>
          <w:sz w:val="24"/>
          <w:szCs w:val="24"/>
        </w:rPr>
      </w:pPr>
      <w:proofErr w:type="spellStart"/>
      <w:r w:rsidRPr="0085486B">
        <w:rPr>
          <w:rFonts w:ascii="Garamond" w:hAnsi="Garamond"/>
          <w:i/>
          <w:iCs/>
          <w:sz w:val="24"/>
          <w:szCs w:val="24"/>
        </w:rPr>
        <w:t>verminderten</w:t>
      </w:r>
      <w:proofErr w:type="spellEnd"/>
      <w:r w:rsidRPr="0085486B">
        <w:rPr>
          <w:rFonts w:ascii="Garamond" w:hAnsi="Garamond"/>
          <w:i/>
          <w:iCs/>
          <w:sz w:val="24"/>
          <w:szCs w:val="24"/>
        </w:rPr>
        <w:t xml:space="preserve"> und </w:t>
      </w:r>
      <w:proofErr w:type="spellStart"/>
      <w:r w:rsidRPr="0085486B">
        <w:rPr>
          <w:rFonts w:ascii="Garamond" w:hAnsi="Garamond" w:cs="Garamond"/>
          <w:i/>
          <w:iCs/>
          <w:sz w:val="24"/>
          <w:szCs w:val="24"/>
        </w:rPr>
        <w:t>ü</w:t>
      </w:r>
      <w:r w:rsidRPr="0085486B">
        <w:rPr>
          <w:rFonts w:ascii="Garamond" w:hAnsi="Garamond"/>
          <w:i/>
          <w:iCs/>
          <w:sz w:val="24"/>
          <w:szCs w:val="24"/>
        </w:rPr>
        <w:t>berm</w:t>
      </w:r>
      <w:r w:rsidRPr="0085486B">
        <w:rPr>
          <w:rFonts w:ascii="Garamond" w:hAnsi="Garamond" w:cs="Garamond"/>
          <w:i/>
          <w:iCs/>
          <w:sz w:val="24"/>
          <w:szCs w:val="24"/>
        </w:rPr>
        <w:t>ä</w:t>
      </w:r>
      <w:r w:rsidRPr="0085486B">
        <w:rPr>
          <w:rFonts w:ascii="Garamond" w:hAnsi="Garamond"/>
          <w:i/>
          <w:iCs/>
          <w:sz w:val="24"/>
          <w:szCs w:val="24"/>
        </w:rPr>
        <w:t>ssigen</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Intervallen</w:t>
      </w:r>
      <w:proofErr w:type="spellEnd"/>
      <w:r w:rsidRPr="0085486B">
        <w:rPr>
          <w:rFonts w:ascii="Garamond" w:hAnsi="Garamond"/>
          <w:sz w:val="24"/>
          <w:szCs w:val="24"/>
        </w:rPr>
        <w:t>.</w:t>
      </w:r>
      <w:del w:id="1101" w:author="Kyle Hutchinson" w:date="2025-08-24T09:16:00Z" w16du:dateUtc="2025-08-24T13:16:00Z">
        <w:r w:rsidRPr="0085486B" w:rsidDel="00515675">
          <w:rPr>
            <w:rFonts w:ascii="Garamond" w:hAnsi="Garamond"/>
            <w:sz w:val="24"/>
            <w:szCs w:val="24"/>
          </w:rPr>
          <w:delText xml:space="preserve"> Leipzig: Peters and Vienna</w:delText>
        </w:r>
      </w:del>
      <w:r w:rsidRPr="0085486B">
        <w:rPr>
          <w:rFonts w:ascii="Garamond" w:hAnsi="Garamond"/>
          <w:sz w:val="24"/>
          <w:szCs w:val="24"/>
        </w:rPr>
        <w:t>: Cappi.</w:t>
      </w:r>
    </w:p>
    <w:p w14:paraId="091C870B" w14:textId="26B2B997" w:rsidR="00B350EC" w:rsidRPr="0085486B" w:rsidRDefault="00AC0141" w:rsidP="002743CD">
      <w:pPr>
        <w:spacing w:after="0" w:line="480" w:lineRule="auto"/>
        <w:contextualSpacing/>
        <w:rPr>
          <w:rFonts w:ascii="Garamond" w:hAnsi="Garamond"/>
          <w:sz w:val="24"/>
          <w:szCs w:val="24"/>
        </w:rPr>
      </w:pPr>
      <w:r w:rsidRPr="0085486B">
        <w:rPr>
          <w:rFonts w:ascii="Garamond" w:hAnsi="Garamond"/>
          <w:sz w:val="24"/>
          <w:szCs w:val="24"/>
        </w:rPr>
        <w:t xml:space="preserve">Bach, Carl Philipp Emanuel. 1753/1762. </w:t>
      </w:r>
      <w:proofErr w:type="spellStart"/>
      <w:r w:rsidRPr="0085486B">
        <w:rPr>
          <w:rFonts w:ascii="Garamond" w:hAnsi="Garamond"/>
          <w:i/>
          <w:iCs/>
          <w:sz w:val="24"/>
          <w:szCs w:val="24"/>
        </w:rPr>
        <w:t>Versuch</w:t>
      </w:r>
      <w:proofErr w:type="spellEnd"/>
      <w:r w:rsidRPr="0085486B">
        <w:rPr>
          <w:rFonts w:ascii="Garamond" w:hAnsi="Garamond"/>
          <w:i/>
          <w:iCs/>
          <w:sz w:val="24"/>
          <w:szCs w:val="24"/>
        </w:rPr>
        <w:t xml:space="preserve"> </w:t>
      </w:r>
      <w:proofErr w:type="spellStart"/>
      <w:r w:rsidR="007E3890" w:rsidRPr="0085486B">
        <w:rPr>
          <w:rFonts w:ascii="Garamond" w:hAnsi="Garamond"/>
          <w:i/>
          <w:iCs/>
          <w:sz w:val="24"/>
          <w:szCs w:val="24"/>
        </w:rPr>
        <w:t>über</w:t>
      </w:r>
      <w:proofErr w:type="spellEnd"/>
      <w:r w:rsidR="007E3890" w:rsidRPr="0085486B">
        <w:rPr>
          <w:rFonts w:ascii="Garamond" w:hAnsi="Garamond"/>
          <w:i/>
          <w:iCs/>
          <w:sz w:val="24"/>
          <w:szCs w:val="24"/>
        </w:rPr>
        <w:t xml:space="preserve"> die </w:t>
      </w:r>
      <w:proofErr w:type="spellStart"/>
      <w:r w:rsidR="007E3890" w:rsidRPr="0085486B">
        <w:rPr>
          <w:rFonts w:ascii="Garamond" w:hAnsi="Garamond"/>
          <w:i/>
          <w:iCs/>
          <w:sz w:val="24"/>
          <w:szCs w:val="24"/>
        </w:rPr>
        <w:t>wahre</w:t>
      </w:r>
      <w:proofErr w:type="spellEnd"/>
      <w:r w:rsidR="007E3890" w:rsidRPr="0085486B">
        <w:rPr>
          <w:rFonts w:ascii="Garamond" w:hAnsi="Garamond"/>
          <w:i/>
          <w:iCs/>
          <w:sz w:val="24"/>
          <w:szCs w:val="24"/>
        </w:rPr>
        <w:t xml:space="preserve"> Art das Clavier </w:t>
      </w:r>
      <w:proofErr w:type="spellStart"/>
      <w:r w:rsidR="007E3890" w:rsidRPr="0085486B">
        <w:rPr>
          <w:rFonts w:ascii="Garamond" w:hAnsi="Garamond"/>
          <w:i/>
          <w:iCs/>
          <w:sz w:val="24"/>
          <w:szCs w:val="24"/>
        </w:rPr>
        <w:t>zu</w:t>
      </w:r>
      <w:proofErr w:type="spellEnd"/>
      <w:r w:rsidR="007E3890" w:rsidRPr="0085486B">
        <w:rPr>
          <w:rFonts w:ascii="Garamond" w:hAnsi="Garamond"/>
          <w:i/>
          <w:iCs/>
          <w:sz w:val="24"/>
          <w:szCs w:val="24"/>
        </w:rPr>
        <w:t xml:space="preserve"> </w:t>
      </w:r>
      <w:proofErr w:type="spellStart"/>
      <w:r w:rsidR="007E3890" w:rsidRPr="0085486B">
        <w:rPr>
          <w:rFonts w:ascii="Garamond" w:hAnsi="Garamond"/>
          <w:i/>
          <w:iCs/>
          <w:sz w:val="24"/>
          <w:szCs w:val="24"/>
        </w:rPr>
        <w:t>spielen</w:t>
      </w:r>
      <w:proofErr w:type="spellEnd"/>
      <w:r w:rsidR="007E3890" w:rsidRPr="0085486B">
        <w:rPr>
          <w:rFonts w:ascii="Garamond" w:hAnsi="Garamond"/>
          <w:sz w:val="24"/>
          <w:szCs w:val="24"/>
        </w:rPr>
        <w:t xml:space="preserve">. </w:t>
      </w:r>
      <w:del w:id="1102" w:author="Kyle Hutchinson" w:date="2025-08-24T09:17:00Z" w16du:dateUtc="2025-08-24T13:17:00Z">
        <w:r w:rsidR="007E3890" w:rsidRPr="0085486B" w:rsidDel="00515675">
          <w:rPr>
            <w:rFonts w:ascii="Garamond" w:hAnsi="Garamond"/>
            <w:sz w:val="24"/>
            <w:szCs w:val="24"/>
          </w:rPr>
          <w:delText xml:space="preserve">Berlin: </w:delText>
        </w:r>
      </w:del>
    </w:p>
    <w:p w14:paraId="2A69DF58" w14:textId="51290FCA" w:rsidR="00AC0141" w:rsidRPr="0085486B" w:rsidRDefault="00080473" w:rsidP="002743CD">
      <w:pPr>
        <w:spacing w:after="0" w:line="480" w:lineRule="auto"/>
        <w:ind w:firstLine="720"/>
        <w:contextualSpacing/>
        <w:rPr>
          <w:rFonts w:ascii="Garamond" w:hAnsi="Garamond"/>
          <w:sz w:val="24"/>
          <w:szCs w:val="24"/>
        </w:rPr>
      </w:pPr>
      <w:r w:rsidRPr="0085486B">
        <w:rPr>
          <w:rFonts w:ascii="Garamond" w:hAnsi="Garamond"/>
          <w:sz w:val="24"/>
          <w:szCs w:val="24"/>
        </w:rPr>
        <w:t>Henning/Winter.</w:t>
      </w:r>
    </w:p>
    <w:p w14:paraId="46D1123D" w14:textId="0D5D5B98" w:rsidR="00B350EC" w:rsidRPr="0085486B" w:rsidRDefault="00C42177" w:rsidP="002743CD">
      <w:pPr>
        <w:spacing w:after="0" w:line="480" w:lineRule="auto"/>
        <w:contextualSpacing/>
        <w:rPr>
          <w:rFonts w:ascii="Garamond" w:hAnsi="Garamond"/>
          <w:sz w:val="24"/>
          <w:szCs w:val="24"/>
        </w:rPr>
      </w:pPr>
      <w:r w:rsidRPr="0085486B">
        <w:rPr>
          <w:rFonts w:ascii="Garamond" w:hAnsi="Garamond"/>
          <w:sz w:val="24"/>
          <w:szCs w:val="24"/>
        </w:rPr>
        <w:t>Brown, Matthew. 2010. “C</w:t>
      </w:r>
      <w:r w:rsidR="00747759" w:rsidRPr="0085486B">
        <w:rPr>
          <w:rFonts w:ascii="Garamond" w:hAnsi="Garamond"/>
          <w:sz w:val="24"/>
          <w:szCs w:val="24"/>
        </w:rPr>
        <w:t>.</w:t>
      </w:r>
      <w:r w:rsidR="003F4789" w:rsidRPr="0085486B">
        <w:rPr>
          <w:rFonts w:ascii="Garamond" w:hAnsi="Garamond"/>
          <w:sz w:val="24"/>
          <w:szCs w:val="24"/>
        </w:rPr>
        <w:t xml:space="preserve"> </w:t>
      </w:r>
      <w:r w:rsidRPr="0085486B">
        <w:rPr>
          <w:rFonts w:ascii="Garamond" w:hAnsi="Garamond"/>
          <w:sz w:val="24"/>
          <w:szCs w:val="24"/>
        </w:rPr>
        <w:t>P</w:t>
      </w:r>
      <w:r w:rsidR="00747759" w:rsidRPr="0085486B">
        <w:rPr>
          <w:rFonts w:ascii="Garamond" w:hAnsi="Garamond"/>
          <w:sz w:val="24"/>
          <w:szCs w:val="24"/>
        </w:rPr>
        <w:t>.</w:t>
      </w:r>
      <w:r w:rsidR="003F4789" w:rsidRPr="0085486B">
        <w:rPr>
          <w:rFonts w:ascii="Garamond" w:hAnsi="Garamond"/>
          <w:sz w:val="24"/>
          <w:szCs w:val="24"/>
        </w:rPr>
        <w:t xml:space="preserve"> </w:t>
      </w:r>
      <w:r w:rsidRPr="0085486B">
        <w:rPr>
          <w:rFonts w:ascii="Garamond" w:hAnsi="Garamond"/>
          <w:sz w:val="24"/>
          <w:szCs w:val="24"/>
        </w:rPr>
        <w:t>E</w:t>
      </w:r>
      <w:r w:rsidR="00747759" w:rsidRPr="0085486B">
        <w:rPr>
          <w:rFonts w:ascii="Garamond" w:hAnsi="Garamond"/>
          <w:sz w:val="24"/>
          <w:szCs w:val="24"/>
        </w:rPr>
        <w:t>.</w:t>
      </w:r>
      <w:r w:rsidRPr="0085486B">
        <w:rPr>
          <w:rFonts w:ascii="Garamond" w:hAnsi="Garamond"/>
          <w:sz w:val="24"/>
          <w:szCs w:val="24"/>
        </w:rPr>
        <w:t xml:space="preserve"> Bach,</w:t>
      </w:r>
      <w:r w:rsidR="00747759" w:rsidRPr="0085486B">
        <w:rPr>
          <w:rFonts w:ascii="Garamond" w:hAnsi="Garamond"/>
          <w:sz w:val="24"/>
          <w:szCs w:val="24"/>
        </w:rPr>
        <w:t xml:space="preserve"> Schenker, Improvisation, and Composition.” </w:t>
      </w:r>
      <w:proofErr w:type="spellStart"/>
      <w:r w:rsidR="00747759" w:rsidRPr="0085486B">
        <w:rPr>
          <w:rFonts w:ascii="Garamond" w:hAnsi="Garamond"/>
          <w:i/>
          <w:iCs/>
          <w:sz w:val="24"/>
          <w:szCs w:val="24"/>
        </w:rPr>
        <w:t>Intégral</w:t>
      </w:r>
      <w:proofErr w:type="spellEnd"/>
      <w:r w:rsidR="001B71BA" w:rsidRPr="0085486B">
        <w:rPr>
          <w:rFonts w:ascii="Garamond" w:hAnsi="Garamond"/>
          <w:i/>
          <w:iCs/>
          <w:sz w:val="24"/>
          <w:szCs w:val="24"/>
        </w:rPr>
        <w:t xml:space="preserve"> </w:t>
      </w:r>
      <w:r w:rsidR="001B71BA" w:rsidRPr="0085486B">
        <w:rPr>
          <w:rFonts w:ascii="Garamond" w:hAnsi="Garamond"/>
          <w:sz w:val="24"/>
          <w:szCs w:val="24"/>
        </w:rPr>
        <w:t>24: 1–</w:t>
      </w:r>
    </w:p>
    <w:p w14:paraId="3218F387" w14:textId="18DA9B34" w:rsidR="00B350EC" w:rsidRPr="0085486B" w:rsidRDefault="001B71BA" w:rsidP="002743CD">
      <w:pPr>
        <w:spacing w:after="0" w:line="480" w:lineRule="auto"/>
        <w:ind w:firstLine="720"/>
        <w:contextualSpacing/>
        <w:rPr>
          <w:rFonts w:ascii="Garamond" w:hAnsi="Garamond"/>
          <w:sz w:val="24"/>
          <w:szCs w:val="24"/>
        </w:rPr>
      </w:pPr>
      <w:r w:rsidRPr="0085486B">
        <w:rPr>
          <w:rFonts w:ascii="Garamond" w:hAnsi="Garamond"/>
          <w:sz w:val="24"/>
          <w:szCs w:val="24"/>
        </w:rPr>
        <w:t>27.</w:t>
      </w:r>
    </w:p>
    <w:p w14:paraId="437FFF5D" w14:textId="0CB8A221" w:rsidR="007C2D39" w:rsidRPr="0085486B" w:rsidRDefault="00874BED" w:rsidP="002743CD">
      <w:pPr>
        <w:spacing w:after="0" w:line="480" w:lineRule="auto"/>
        <w:contextualSpacing/>
        <w:rPr>
          <w:rFonts w:ascii="Garamond" w:hAnsi="Garamond"/>
          <w:sz w:val="24"/>
          <w:szCs w:val="24"/>
        </w:rPr>
      </w:pPr>
      <w:r w:rsidRPr="0085486B">
        <w:rPr>
          <w:rFonts w:ascii="Garamond" w:hAnsi="Garamond"/>
          <w:sz w:val="24"/>
          <w:szCs w:val="24"/>
        </w:rPr>
        <w:t>Browne</w:t>
      </w:r>
      <w:r w:rsidR="00CB325E" w:rsidRPr="0085486B">
        <w:rPr>
          <w:rFonts w:ascii="Garamond" w:hAnsi="Garamond"/>
          <w:sz w:val="24"/>
          <w:szCs w:val="24"/>
        </w:rPr>
        <w:t>, Richmond. 1981.</w:t>
      </w:r>
      <w:r w:rsidR="008E458A" w:rsidRPr="0085486B">
        <w:rPr>
          <w:rFonts w:ascii="Garamond" w:hAnsi="Garamond"/>
          <w:sz w:val="24"/>
          <w:szCs w:val="24"/>
        </w:rPr>
        <w:t xml:space="preserve"> “Tonal Implications of the Diatonic Set.” </w:t>
      </w:r>
      <w:r w:rsidR="008E458A" w:rsidRPr="0085486B">
        <w:rPr>
          <w:rFonts w:ascii="Garamond" w:hAnsi="Garamond"/>
          <w:i/>
          <w:iCs/>
          <w:sz w:val="24"/>
          <w:szCs w:val="24"/>
        </w:rPr>
        <w:t>In Theory Only</w:t>
      </w:r>
      <w:r w:rsidR="008E458A" w:rsidRPr="0085486B">
        <w:rPr>
          <w:rFonts w:ascii="Garamond" w:hAnsi="Garamond"/>
          <w:sz w:val="24"/>
          <w:szCs w:val="24"/>
        </w:rPr>
        <w:t xml:space="preserve"> 5 (6–7): 3–21. </w:t>
      </w:r>
    </w:p>
    <w:p w14:paraId="22309425" w14:textId="38EED913" w:rsidR="002678E0" w:rsidRPr="0085486B" w:rsidRDefault="002678E0" w:rsidP="002743CD">
      <w:pPr>
        <w:spacing w:after="0" w:line="480" w:lineRule="auto"/>
        <w:contextualSpacing/>
        <w:rPr>
          <w:rFonts w:ascii="Garamond" w:hAnsi="Garamond"/>
          <w:sz w:val="24"/>
          <w:szCs w:val="24"/>
        </w:rPr>
      </w:pPr>
      <w:r w:rsidRPr="0085486B">
        <w:rPr>
          <w:rFonts w:ascii="Garamond" w:hAnsi="Garamond"/>
          <w:sz w:val="24"/>
          <w:szCs w:val="24"/>
        </w:rPr>
        <w:t xml:space="preserve">Burstein, L. Poundie. 2020. </w:t>
      </w:r>
      <w:r w:rsidRPr="0085486B">
        <w:rPr>
          <w:rFonts w:ascii="Garamond" w:hAnsi="Garamond"/>
          <w:i/>
          <w:iCs/>
          <w:sz w:val="24"/>
          <w:szCs w:val="24"/>
        </w:rPr>
        <w:t>Journeys through Galant Expositions</w:t>
      </w:r>
      <w:r w:rsidRPr="0085486B">
        <w:rPr>
          <w:rFonts w:ascii="Garamond" w:hAnsi="Garamond"/>
          <w:sz w:val="24"/>
          <w:szCs w:val="24"/>
        </w:rPr>
        <w:t xml:space="preserve">. </w:t>
      </w:r>
      <w:del w:id="1103" w:author="Kyle Hutchinson" w:date="2025-08-24T09:17:00Z" w16du:dateUtc="2025-08-24T13:17:00Z">
        <w:r w:rsidRPr="0085486B" w:rsidDel="00515675">
          <w:rPr>
            <w:rFonts w:ascii="Garamond" w:hAnsi="Garamond"/>
            <w:sz w:val="24"/>
            <w:szCs w:val="24"/>
          </w:rPr>
          <w:delText xml:space="preserve">New York: </w:delText>
        </w:r>
      </w:del>
      <w:r w:rsidRPr="0085486B">
        <w:rPr>
          <w:rFonts w:ascii="Garamond" w:hAnsi="Garamond"/>
          <w:sz w:val="24"/>
          <w:szCs w:val="24"/>
        </w:rPr>
        <w:t>Oxford University Press.</w:t>
      </w:r>
    </w:p>
    <w:p w14:paraId="747357B3" w14:textId="3D4F7210" w:rsidR="00D476F0" w:rsidRPr="0085486B" w:rsidRDefault="000E4840" w:rsidP="002743CD">
      <w:pPr>
        <w:spacing w:after="0" w:line="480" w:lineRule="auto"/>
        <w:contextualSpacing/>
        <w:rPr>
          <w:rFonts w:ascii="Garamond" w:hAnsi="Garamond"/>
          <w:sz w:val="24"/>
          <w:szCs w:val="24"/>
        </w:rPr>
      </w:pPr>
      <w:r w:rsidRPr="0085486B">
        <w:rPr>
          <w:rFonts w:ascii="Garamond" w:hAnsi="Garamond"/>
          <w:sz w:val="24"/>
          <w:szCs w:val="24"/>
        </w:rPr>
        <w:t>Byros, Vasili.</w:t>
      </w:r>
      <w:r w:rsidR="00D476F0" w:rsidRPr="0085486B">
        <w:rPr>
          <w:rFonts w:ascii="Garamond" w:hAnsi="Garamond"/>
          <w:sz w:val="24"/>
          <w:szCs w:val="24"/>
        </w:rPr>
        <w:t xml:space="preserve"> 2012.</w:t>
      </w:r>
      <w:r w:rsidRPr="0085486B">
        <w:rPr>
          <w:rFonts w:ascii="Garamond" w:hAnsi="Garamond"/>
          <w:sz w:val="24"/>
          <w:szCs w:val="24"/>
        </w:rPr>
        <w:t xml:space="preserve"> </w:t>
      </w:r>
      <w:r w:rsidR="00D476F0" w:rsidRPr="0085486B">
        <w:rPr>
          <w:rFonts w:ascii="Garamond" w:hAnsi="Garamond"/>
          <w:sz w:val="24"/>
          <w:szCs w:val="24"/>
        </w:rPr>
        <w:t xml:space="preserve">“Meyer’s Anvil: Revisiting the Schema Concept.” </w:t>
      </w:r>
      <w:r w:rsidR="00D476F0" w:rsidRPr="0085486B">
        <w:rPr>
          <w:rFonts w:ascii="Garamond" w:hAnsi="Garamond"/>
          <w:i/>
          <w:iCs/>
          <w:sz w:val="24"/>
          <w:szCs w:val="24"/>
        </w:rPr>
        <w:t xml:space="preserve">Music Analysis </w:t>
      </w:r>
      <w:r w:rsidR="00D476F0" w:rsidRPr="0085486B">
        <w:rPr>
          <w:rFonts w:ascii="Garamond" w:hAnsi="Garamond"/>
          <w:sz w:val="24"/>
          <w:szCs w:val="24"/>
        </w:rPr>
        <w:t>31 (3): 273–346.</w:t>
      </w:r>
    </w:p>
    <w:p w14:paraId="076A6002" w14:textId="272442A2" w:rsidR="003A681C" w:rsidRPr="0085486B" w:rsidRDefault="00515675" w:rsidP="002743CD">
      <w:pPr>
        <w:spacing w:after="0" w:line="480" w:lineRule="auto"/>
        <w:contextualSpacing/>
        <w:rPr>
          <w:rFonts w:ascii="Garamond" w:hAnsi="Garamond"/>
          <w:sz w:val="24"/>
          <w:szCs w:val="24"/>
        </w:rPr>
      </w:pPr>
      <w:ins w:id="1104" w:author="Kyle Hutchinson" w:date="2025-08-24T09:17:00Z" w16du:dateUtc="2025-08-24T13:17:00Z">
        <w:r w:rsidRPr="0085486B">
          <w:rPr>
            <w:rFonts w:ascii="Garamond" w:hAnsi="Garamond"/>
            <w:sz w:val="24"/>
            <w:szCs w:val="24"/>
          </w:rPr>
          <w:t>Byros, Vasili</w:t>
        </w:r>
      </w:ins>
      <w:del w:id="1105" w:author="Kyle Hutchinson" w:date="2025-08-24T09:17:00Z" w16du:dateUtc="2025-08-24T13:17:00Z">
        <w:r w:rsidR="00D476F0" w:rsidRPr="0085486B" w:rsidDel="00515675">
          <w:rPr>
            <w:rFonts w:ascii="Garamond" w:hAnsi="Garamond"/>
            <w:sz w:val="24"/>
            <w:szCs w:val="24"/>
          </w:rPr>
          <w:delText>------</w:delText>
        </w:r>
      </w:del>
      <w:r w:rsidR="00D476F0" w:rsidRPr="0085486B">
        <w:rPr>
          <w:rFonts w:ascii="Garamond" w:hAnsi="Garamond"/>
          <w:sz w:val="24"/>
          <w:szCs w:val="24"/>
        </w:rPr>
        <w:t xml:space="preserve">. </w:t>
      </w:r>
      <w:r w:rsidR="000E4840" w:rsidRPr="0085486B">
        <w:rPr>
          <w:rFonts w:ascii="Garamond" w:hAnsi="Garamond"/>
          <w:sz w:val="24"/>
          <w:szCs w:val="24"/>
        </w:rPr>
        <w:t>2015.</w:t>
      </w:r>
      <w:r w:rsidR="002A67AA" w:rsidRPr="0085486B">
        <w:rPr>
          <w:rFonts w:ascii="Garamond" w:hAnsi="Garamond"/>
          <w:sz w:val="24"/>
          <w:szCs w:val="24"/>
        </w:rPr>
        <w:t xml:space="preserve"> “‘</w:t>
      </w:r>
      <w:proofErr w:type="spellStart"/>
      <w:r w:rsidR="002A67AA" w:rsidRPr="0085486B">
        <w:rPr>
          <w:rFonts w:ascii="Garamond" w:hAnsi="Garamond"/>
          <w:i/>
          <w:iCs/>
          <w:sz w:val="24"/>
          <w:szCs w:val="24"/>
        </w:rPr>
        <w:t>Hauptruhepuncte</w:t>
      </w:r>
      <w:proofErr w:type="spellEnd"/>
      <w:r w:rsidR="002A67AA" w:rsidRPr="0085486B">
        <w:rPr>
          <w:rFonts w:ascii="Garamond" w:hAnsi="Garamond"/>
          <w:i/>
          <w:iCs/>
          <w:sz w:val="24"/>
          <w:szCs w:val="24"/>
        </w:rPr>
        <w:t xml:space="preserve"> des </w:t>
      </w:r>
      <w:proofErr w:type="spellStart"/>
      <w:r w:rsidR="002A67AA" w:rsidRPr="0085486B">
        <w:rPr>
          <w:rFonts w:ascii="Garamond" w:hAnsi="Garamond"/>
          <w:i/>
          <w:iCs/>
          <w:sz w:val="24"/>
          <w:szCs w:val="24"/>
        </w:rPr>
        <w:t>Geistes</w:t>
      </w:r>
      <w:proofErr w:type="spellEnd"/>
      <w:r w:rsidR="002A67AA" w:rsidRPr="0085486B">
        <w:rPr>
          <w:rFonts w:ascii="Garamond" w:hAnsi="Garamond"/>
          <w:sz w:val="24"/>
          <w:szCs w:val="24"/>
        </w:rPr>
        <w:t>’: Punctuation Schemas and the Late-Eighteenth-</w:t>
      </w:r>
    </w:p>
    <w:p w14:paraId="6CF6C6F1" w14:textId="77777777" w:rsidR="000F63AF" w:rsidRPr="00515675" w:rsidRDefault="002A67AA" w:rsidP="002743CD">
      <w:pPr>
        <w:spacing w:after="0" w:line="480" w:lineRule="auto"/>
        <w:ind w:left="720"/>
        <w:contextualSpacing/>
        <w:rPr>
          <w:rFonts w:ascii="Garamond" w:hAnsi="Garamond"/>
          <w:i/>
          <w:iCs/>
          <w:sz w:val="24"/>
          <w:szCs w:val="24"/>
          <w:rPrChange w:id="1106" w:author="Kyle Hutchinson" w:date="2025-08-24T09:17:00Z" w16du:dateUtc="2025-08-24T13:17:00Z">
            <w:rPr>
              <w:rFonts w:ascii="Garamond" w:hAnsi="Garamond"/>
              <w:sz w:val="24"/>
              <w:szCs w:val="24"/>
            </w:rPr>
          </w:rPrChange>
        </w:rPr>
      </w:pPr>
      <w:r w:rsidRPr="0085486B">
        <w:rPr>
          <w:rFonts w:ascii="Garamond" w:hAnsi="Garamond"/>
          <w:sz w:val="24"/>
          <w:szCs w:val="24"/>
        </w:rPr>
        <w:t xml:space="preserve">Century Sonata.” In </w:t>
      </w:r>
      <w:r w:rsidRPr="00515675">
        <w:rPr>
          <w:rFonts w:ascii="Garamond" w:hAnsi="Garamond"/>
          <w:i/>
          <w:iCs/>
          <w:sz w:val="24"/>
          <w:szCs w:val="24"/>
          <w:rPrChange w:id="1107" w:author="Kyle Hutchinson" w:date="2025-08-24T09:17:00Z" w16du:dateUtc="2025-08-24T13:17:00Z">
            <w:rPr>
              <w:rFonts w:ascii="Garamond" w:hAnsi="Garamond"/>
              <w:sz w:val="24"/>
              <w:szCs w:val="24"/>
            </w:rPr>
          </w:rPrChange>
        </w:rPr>
        <w:t xml:space="preserve">What is a Cadence? Theoretical and Analytical Perspectives on </w:t>
      </w:r>
    </w:p>
    <w:p w14:paraId="3CDA4CE6" w14:textId="749211EE" w:rsidR="000F63AF" w:rsidRDefault="002A67AA" w:rsidP="002743CD">
      <w:pPr>
        <w:spacing w:after="0" w:line="480" w:lineRule="auto"/>
        <w:ind w:left="720"/>
        <w:contextualSpacing/>
        <w:rPr>
          <w:rFonts w:ascii="Garamond" w:hAnsi="Garamond"/>
          <w:sz w:val="24"/>
          <w:szCs w:val="24"/>
        </w:rPr>
      </w:pPr>
      <w:r w:rsidRPr="00515675">
        <w:rPr>
          <w:rFonts w:ascii="Garamond" w:hAnsi="Garamond"/>
          <w:i/>
          <w:iCs/>
          <w:sz w:val="24"/>
          <w:szCs w:val="24"/>
          <w:rPrChange w:id="1108" w:author="Kyle Hutchinson" w:date="2025-08-24T09:17:00Z" w16du:dateUtc="2025-08-24T13:17:00Z">
            <w:rPr>
              <w:rFonts w:ascii="Garamond" w:hAnsi="Garamond"/>
              <w:sz w:val="24"/>
              <w:szCs w:val="24"/>
            </w:rPr>
          </w:rPrChange>
        </w:rPr>
        <w:t>Cadences in the Classical Repertoire</w:t>
      </w:r>
      <w:r w:rsidRPr="0085486B">
        <w:rPr>
          <w:rFonts w:ascii="Garamond" w:hAnsi="Garamond"/>
          <w:sz w:val="24"/>
          <w:szCs w:val="24"/>
        </w:rPr>
        <w:t>. Ed</w:t>
      </w:r>
      <w:ins w:id="1109" w:author="Kyle Hutchinson" w:date="2025-08-24T09:17:00Z" w16du:dateUtc="2025-08-24T13:17:00Z">
        <w:r w:rsidR="00515675">
          <w:rPr>
            <w:rFonts w:ascii="Garamond" w:hAnsi="Garamond"/>
            <w:sz w:val="24"/>
            <w:szCs w:val="24"/>
          </w:rPr>
          <w:t>ited by</w:t>
        </w:r>
      </w:ins>
      <w:del w:id="1110" w:author="Kyle Hutchinson" w:date="2025-08-24T09:17:00Z" w16du:dateUtc="2025-08-24T13:17:00Z">
        <w:r w:rsidRPr="0085486B" w:rsidDel="00515675">
          <w:rPr>
            <w:rFonts w:ascii="Garamond" w:hAnsi="Garamond"/>
            <w:sz w:val="24"/>
            <w:szCs w:val="24"/>
          </w:rPr>
          <w:delText>s.</w:delText>
        </w:r>
      </w:del>
      <w:r w:rsidRPr="0085486B">
        <w:rPr>
          <w:rFonts w:ascii="Garamond" w:hAnsi="Garamond"/>
          <w:sz w:val="24"/>
          <w:szCs w:val="24"/>
        </w:rPr>
        <w:t xml:space="preserve"> Pieter Ber</w:t>
      </w:r>
      <w:r w:rsidR="003A681C" w:rsidRPr="0085486B">
        <w:rPr>
          <w:rFonts w:ascii="Garamond" w:hAnsi="Garamond"/>
          <w:sz w:val="24"/>
          <w:szCs w:val="24"/>
        </w:rPr>
        <w:t>gé</w:t>
      </w:r>
      <w:r w:rsidRPr="0085486B">
        <w:rPr>
          <w:rFonts w:ascii="Garamond" w:hAnsi="Garamond"/>
          <w:sz w:val="24"/>
          <w:szCs w:val="24"/>
        </w:rPr>
        <w:t xml:space="preserve"> and Markus Neuwirth</w:t>
      </w:r>
      <w:ins w:id="1111" w:author="Kyle Hutchinson" w:date="2025-08-24T09:17:00Z" w16du:dateUtc="2025-08-24T13:17:00Z">
        <w:r w:rsidR="00515675">
          <w:rPr>
            <w:rFonts w:ascii="Garamond" w:hAnsi="Garamond"/>
            <w:sz w:val="24"/>
            <w:szCs w:val="24"/>
          </w:rPr>
          <w:t>,</w:t>
        </w:r>
      </w:ins>
      <w:del w:id="1112" w:author="Kyle Hutchinson" w:date="2025-08-24T09:17:00Z" w16du:dateUtc="2025-08-24T13:17:00Z">
        <w:r w:rsidRPr="0085486B" w:rsidDel="00515675">
          <w:rPr>
            <w:rFonts w:ascii="Garamond" w:hAnsi="Garamond"/>
            <w:sz w:val="24"/>
            <w:szCs w:val="24"/>
          </w:rPr>
          <w:delText>.</w:delText>
        </w:r>
      </w:del>
      <w:r w:rsidRPr="0085486B">
        <w:rPr>
          <w:rFonts w:ascii="Garamond" w:hAnsi="Garamond"/>
          <w:sz w:val="24"/>
          <w:szCs w:val="24"/>
        </w:rPr>
        <w:t xml:space="preserve"> 215–52. </w:t>
      </w:r>
    </w:p>
    <w:p w14:paraId="6757381B" w14:textId="5BCBC37C" w:rsidR="00D94A86" w:rsidRPr="0085486B" w:rsidRDefault="002A67AA" w:rsidP="002743CD">
      <w:pPr>
        <w:spacing w:after="0" w:line="480" w:lineRule="auto"/>
        <w:ind w:left="720"/>
        <w:contextualSpacing/>
        <w:rPr>
          <w:rFonts w:ascii="Garamond" w:hAnsi="Garamond"/>
          <w:sz w:val="24"/>
          <w:szCs w:val="24"/>
        </w:rPr>
      </w:pPr>
      <w:del w:id="1113" w:author="Kyle Hutchinson" w:date="2025-08-24T09:17:00Z" w16du:dateUtc="2025-08-24T13:17:00Z">
        <w:r w:rsidRPr="0085486B" w:rsidDel="00515675">
          <w:rPr>
            <w:rFonts w:ascii="Garamond" w:hAnsi="Garamond"/>
            <w:sz w:val="24"/>
            <w:szCs w:val="24"/>
          </w:rPr>
          <w:delText xml:space="preserve">Leuven: </w:delText>
        </w:r>
      </w:del>
      <w:r w:rsidRPr="0085486B">
        <w:rPr>
          <w:rFonts w:ascii="Garamond" w:hAnsi="Garamond"/>
          <w:sz w:val="24"/>
          <w:szCs w:val="24"/>
        </w:rPr>
        <w:t>Leuven University Press</w:t>
      </w:r>
      <w:r w:rsidR="00D94A86" w:rsidRPr="0085486B">
        <w:rPr>
          <w:rFonts w:ascii="Garamond" w:hAnsi="Garamond"/>
          <w:sz w:val="24"/>
          <w:szCs w:val="24"/>
        </w:rPr>
        <w:t>.</w:t>
      </w:r>
    </w:p>
    <w:p w14:paraId="5405C1AD" w14:textId="19BB4477" w:rsidR="00D94A86" w:rsidRPr="0085486B" w:rsidDel="00515675" w:rsidRDefault="00515675" w:rsidP="002743CD">
      <w:pPr>
        <w:spacing w:after="0" w:line="480" w:lineRule="auto"/>
        <w:contextualSpacing/>
        <w:rPr>
          <w:del w:id="1114" w:author="Kyle Hutchinson" w:date="2025-08-24T09:19:00Z" w16du:dateUtc="2025-08-24T13:19:00Z"/>
          <w:rFonts w:ascii="Garamond" w:hAnsi="Garamond"/>
          <w:sz w:val="24"/>
          <w:szCs w:val="24"/>
        </w:rPr>
      </w:pPr>
      <w:ins w:id="1115" w:author="Kyle Hutchinson" w:date="2025-08-24T09:17:00Z" w16du:dateUtc="2025-08-24T13:17:00Z">
        <w:r w:rsidRPr="0085486B">
          <w:rPr>
            <w:rFonts w:ascii="Garamond" w:hAnsi="Garamond"/>
            <w:sz w:val="24"/>
            <w:szCs w:val="24"/>
          </w:rPr>
          <w:t>Byros, Vasili</w:t>
        </w:r>
      </w:ins>
      <w:del w:id="1116" w:author="Kyle Hutchinson" w:date="2025-08-24T09:17:00Z" w16du:dateUtc="2025-08-24T13:17:00Z">
        <w:r w:rsidR="00D94A86" w:rsidRPr="0085486B" w:rsidDel="00515675">
          <w:rPr>
            <w:rFonts w:ascii="Garamond" w:hAnsi="Garamond"/>
            <w:sz w:val="24"/>
            <w:szCs w:val="24"/>
          </w:rPr>
          <w:delText>------</w:delText>
        </w:r>
      </w:del>
      <w:r w:rsidR="00D94A86" w:rsidRPr="0085486B">
        <w:rPr>
          <w:rFonts w:ascii="Garamond" w:hAnsi="Garamond"/>
          <w:sz w:val="24"/>
          <w:szCs w:val="24"/>
        </w:rPr>
        <w:t>. 2022</w:t>
      </w:r>
      <w:del w:id="1117" w:author="Kyle Hutchinson" w:date="2025-08-24T09:18:00Z" w16du:dateUtc="2025-08-24T13:18:00Z">
        <w:r w:rsidR="00D94A86" w:rsidRPr="0085486B" w:rsidDel="00515675">
          <w:rPr>
            <w:rFonts w:ascii="Garamond" w:hAnsi="Garamond"/>
            <w:sz w:val="24"/>
            <w:szCs w:val="24"/>
          </w:rPr>
          <w:delText xml:space="preserve"> [online pre-publication]</w:delText>
        </w:r>
      </w:del>
      <w:r w:rsidR="00D94A86" w:rsidRPr="0085486B">
        <w:rPr>
          <w:rFonts w:ascii="Garamond" w:hAnsi="Garamond"/>
          <w:sz w:val="24"/>
          <w:szCs w:val="24"/>
        </w:rPr>
        <w:t xml:space="preserve">. “Of Elegant Tones and Fantastical Progressions: </w:t>
      </w:r>
    </w:p>
    <w:p w14:paraId="275E4827" w14:textId="77777777" w:rsidR="00515675" w:rsidRDefault="00D94A86" w:rsidP="00515675">
      <w:pPr>
        <w:spacing w:after="0" w:line="480" w:lineRule="auto"/>
        <w:contextualSpacing/>
        <w:rPr>
          <w:ins w:id="1118" w:author="Kyle Hutchinson" w:date="2025-08-24T09:19:00Z" w16du:dateUtc="2025-08-24T13:19:00Z"/>
          <w:rFonts w:ascii="Garamond" w:hAnsi="Garamond"/>
          <w:sz w:val="24"/>
          <w:szCs w:val="24"/>
        </w:rPr>
      </w:pPr>
      <w:r w:rsidRPr="0085486B">
        <w:rPr>
          <w:rFonts w:ascii="Garamond" w:hAnsi="Garamond"/>
          <w:sz w:val="24"/>
          <w:szCs w:val="24"/>
        </w:rPr>
        <w:t xml:space="preserve">A Historical, Schema-Based, </w:t>
      </w:r>
    </w:p>
    <w:p w14:paraId="68DE84C2" w14:textId="184EF01D" w:rsidR="000F63AF" w:rsidDel="00515675" w:rsidRDefault="00D94A86" w:rsidP="00515675">
      <w:pPr>
        <w:spacing w:after="0" w:line="480" w:lineRule="auto"/>
        <w:ind w:left="720"/>
        <w:contextualSpacing/>
        <w:rPr>
          <w:del w:id="1119" w:author="Kyle Hutchinson" w:date="2025-08-24T09:19:00Z" w16du:dateUtc="2025-08-24T13:19:00Z"/>
          <w:rFonts w:ascii="Garamond" w:hAnsi="Garamond"/>
          <w:sz w:val="24"/>
          <w:szCs w:val="24"/>
        </w:rPr>
        <w:pPrChange w:id="1120" w:author="Kyle Hutchinson" w:date="2025-08-24T09:19:00Z" w16du:dateUtc="2025-08-24T13:19:00Z">
          <w:pPr>
            <w:spacing w:after="0" w:line="480" w:lineRule="auto"/>
            <w:ind w:left="720"/>
            <w:contextualSpacing/>
          </w:pPr>
        </w:pPrChange>
      </w:pPr>
      <w:r w:rsidRPr="0085486B">
        <w:rPr>
          <w:rFonts w:ascii="Garamond" w:hAnsi="Garamond"/>
          <w:sz w:val="24"/>
          <w:szCs w:val="24"/>
        </w:rPr>
        <w:t xml:space="preserve">and </w:t>
      </w:r>
      <w:proofErr w:type="spellStart"/>
      <w:r w:rsidRPr="0085486B">
        <w:rPr>
          <w:rFonts w:ascii="Garamond" w:hAnsi="Garamond"/>
          <w:sz w:val="24"/>
          <w:szCs w:val="24"/>
        </w:rPr>
        <w:t>Comprovisational</w:t>
      </w:r>
      <w:proofErr w:type="spellEnd"/>
      <w:r w:rsidRPr="0085486B">
        <w:rPr>
          <w:rFonts w:ascii="Garamond" w:hAnsi="Garamond"/>
          <w:sz w:val="24"/>
          <w:szCs w:val="24"/>
        </w:rPr>
        <w:t xml:space="preserve"> Perspective on Diminished Seventh-</w:t>
      </w:r>
    </w:p>
    <w:p w14:paraId="3C0E2A24" w14:textId="1CBC8BA0" w:rsidR="000F63AF" w:rsidRPr="00515675" w:rsidDel="00515675" w:rsidRDefault="00D94A86" w:rsidP="00515675">
      <w:pPr>
        <w:spacing w:after="0" w:line="480" w:lineRule="auto"/>
        <w:ind w:left="720"/>
        <w:contextualSpacing/>
        <w:rPr>
          <w:del w:id="1121" w:author="Kyle Hutchinson" w:date="2025-08-24T09:18:00Z" w16du:dateUtc="2025-08-24T13:18:00Z"/>
          <w:rFonts w:ascii="Garamond" w:hAnsi="Garamond"/>
          <w:i/>
          <w:iCs/>
          <w:sz w:val="24"/>
          <w:szCs w:val="24"/>
          <w:rPrChange w:id="1122" w:author="Kyle Hutchinson" w:date="2025-08-24T09:18:00Z" w16du:dateUtc="2025-08-24T13:18:00Z">
            <w:rPr>
              <w:del w:id="1123" w:author="Kyle Hutchinson" w:date="2025-08-24T09:18:00Z" w16du:dateUtc="2025-08-24T13:18:00Z"/>
              <w:rFonts w:ascii="Garamond" w:hAnsi="Garamond"/>
              <w:sz w:val="24"/>
              <w:szCs w:val="24"/>
            </w:rPr>
          </w:rPrChange>
        </w:rPr>
        <w:pPrChange w:id="1124" w:author="Kyle Hutchinson" w:date="2025-08-24T09:19:00Z" w16du:dateUtc="2025-08-24T13:19:00Z">
          <w:pPr>
            <w:spacing w:after="0" w:line="480" w:lineRule="auto"/>
            <w:ind w:left="720"/>
            <w:contextualSpacing/>
          </w:pPr>
        </w:pPrChange>
      </w:pPr>
      <w:r w:rsidRPr="0085486B">
        <w:rPr>
          <w:rFonts w:ascii="Garamond" w:hAnsi="Garamond"/>
          <w:sz w:val="24"/>
          <w:szCs w:val="24"/>
        </w:rPr>
        <w:t xml:space="preserve">Chord Modulation, c. 1720–1830. </w:t>
      </w:r>
      <w:proofErr w:type="gramStart"/>
      <w:r w:rsidRPr="0085486B">
        <w:rPr>
          <w:rFonts w:ascii="Garamond" w:hAnsi="Garamond"/>
          <w:sz w:val="24"/>
          <w:szCs w:val="24"/>
        </w:rPr>
        <w:t>Or,</w:t>
      </w:r>
      <w:proofErr w:type="gramEnd"/>
      <w:r w:rsidRPr="0085486B">
        <w:rPr>
          <w:rFonts w:ascii="Garamond" w:hAnsi="Garamond"/>
          <w:sz w:val="24"/>
          <w:szCs w:val="24"/>
        </w:rPr>
        <w:t xml:space="preserve"> an Exercise in </w:t>
      </w:r>
      <w:r w:rsidRPr="0085486B">
        <w:rPr>
          <w:rFonts w:ascii="Garamond" w:hAnsi="Garamond"/>
          <w:i/>
          <w:iCs/>
          <w:sz w:val="24"/>
          <w:szCs w:val="24"/>
        </w:rPr>
        <w:t>corporis studium</w:t>
      </w:r>
      <w:r w:rsidRPr="0085486B">
        <w:rPr>
          <w:rFonts w:ascii="Garamond" w:hAnsi="Garamond"/>
          <w:sz w:val="24"/>
          <w:szCs w:val="24"/>
        </w:rPr>
        <w:t xml:space="preserve">.” </w:t>
      </w:r>
      <w:r w:rsidRPr="00515675">
        <w:rPr>
          <w:rFonts w:ascii="Garamond" w:hAnsi="Garamond"/>
          <w:i/>
          <w:iCs/>
          <w:sz w:val="24"/>
          <w:szCs w:val="24"/>
          <w:rPrChange w:id="1125" w:author="Kyle Hutchinson" w:date="2025-08-24T09:18:00Z" w16du:dateUtc="2025-08-24T13:18:00Z">
            <w:rPr>
              <w:rFonts w:ascii="Garamond" w:hAnsi="Garamond"/>
              <w:sz w:val="24"/>
              <w:szCs w:val="24"/>
            </w:rPr>
          </w:rPrChange>
        </w:rPr>
        <w:t xml:space="preserve">In </w:t>
      </w:r>
      <w:ins w:id="1126" w:author="Kyle Hutchinson" w:date="2025-08-24T09:18:00Z" w16du:dateUtc="2025-08-24T13:18:00Z">
        <w:r w:rsidR="00515675">
          <w:rPr>
            <w:rFonts w:ascii="Garamond" w:hAnsi="Garamond"/>
            <w:i/>
            <w:iCs/>
            <w:sz w:val="24"/>
            <w:szCs w:val="24"/>
          </w:rPr>
          <w:t>The</w:t>
        </w:r>
      </w:ins>
      <w:del w:id="1127" w:author="Kyle Hutchinson" w:date="2025-08-24T09:18:00Z" w16du:dateUtc="2025-08-24T13:18:00Z">
        <w:r w:rsidRPr="00515675" w:rsidDel="00515675">
          <w:rPr>
            <w:rFonts w:ascii="Garamond" w:hAnsi="Garamond"/>
            <w:i/>
            <w:iCs/>
            <w:sz w:val="24"/>
            <w:szCs w:val="24"/>
            <w:rPrChange w:id="1128" w:author="Kyle Hutchinson" w:date="2025-08-24T09:18:00Z" w16du:dateUtc="2025-08-24T13:18:00Z">
              <w:rPr>
                <w:rFonts w:ascii="Garamond" w:hAnsi="Garamond"/>
                <w:sz w:val="24"/>
                <w:szCs w:val="24"/>
              </w:rPr>
            </w:rPrChange>
          </w:rPr>
          <w:delText xml:space="preserve">Daniel Shanahan, </w:delText>
        </w:r>
      </w:del>
    </w:p>
    <w:p w14:paraId="17C699D5" w14:textId="7D531A6E" w:rsidR="000F63AF" w:rsidDel="00515675" w:rsidRDefault="00D94A86" w:rsidP="00515675">
      <w:pPr>
        <w:spacing w:after="0" w:line="480" w:lineRule="auto"/>
        <w:ind w:left="720"/>
        <w:contextualSpacing/>
        <w:rPr>
          <w:del w:id="1129" w:author="Kyle Hutchinson" w:date="2025-08-24T09:18:00Z" w16du:dateUtc="2025-08-24T13:18:00Z"/>
          <w:rFonts w:ascii="Garamond" w:hAnsi="Garamond"/>
          <w:sz w:val="24"/>
          <w:szCs w:val="24"/>
        </w:rPr>
        <w:pPrChange w:id="1130" w:author="Kyle Hutchinson" w:date="2025-08-24T09:19:00Z" w16du:dateUtc="2025-08-24T13:19:00Z">
          <w:pPr>
            <w:spacing w:after="0" w:line="480" w:lineRule="auto"/>
            <w:ind w:left="720"/>
            <w:contextualSpacing/>
          </w:pPr>
        </w:pPrChange>
      </w:pPr>
      <w:del w:id="1131" w:author="Kyle Hutchinson" w:date="2025-08-24T09:18:00Z" w16du:dateUtc="2025-08-24T13:18:00Z">
        <w:r w:rsidRPr="00515675" w:rsidDel="00515675">
          <w:rPr>
            <w:rFonts w:ascii="Garamond" w:hAnsi="Garamond"/>
            <w:i/>
            <w:iCs/>
            <w:sz w:val="24"/>
            <w:szCs w:val="24"/>
            <w:rPrChange w:id="1132" w:author="Kyle Hutchinson" w:date="2025-08-24T09:18:00Z" w16du:dateUtc="2025-08-24T13:18:00Z">
              <w:rPr>
                <w:rFonts w:ascii="Garamond" w:hAnsi="Garamond"/>
                <w:sz w:val="24"/>
                <w:szCs w:val="24"/>
              </w:rPr>
            </w:rPrChange>
          </w:rPr>
          <w:delText>John Ashley Burgoyne, and Ian Quinn (eds).,</w:delText>
        </w:r>
      </w:del>
      <w:r w:rsidRPr="00515675">
        <w:rPr>
          <w:rFonts w:ascii="Garamond" w:hAnsi="Garamond"/>
          <w:i/>
          <w:iCs/>
          <w:sz w:val="24"/>
          <w:szCs w:val="24"/>
          <w:rPrChange w:id="1133" w:author="Kyle Hutchinson" w:date="2025-08-24T09:18:00Z" w16du:dateUtc="2025-08-24T13:18:00Z">
            <w:rPr>
              <w:rFonts w:ascii="Garamond" w:hAnsi="Garamond"/>
              <w:sz w:val="24"/>
              <w:szCs w:val="24"/>
            </w:rPr>
          </w:rPrChange>
        </w:rPr>
        <w:t xml:space="preserve"> </w:t>
      </w:r>
      <w:r w:rsidRPr="0085486B">
        <w:rPr>
          <w:rFonts w:ascii="Garamond" w:hAnsi="Garamond"/>
          <w:i/>
          <w:iCs/>
          <w:sz w:val="24"/>
          <w:szCs w:val="24"/>
        </w:rPr>
        <w:t>Oxford Handbook of Music and Corpus Studies</w:t>
      </w:r>
      <w:r w:rsidRPr="0085486B">
        <w:rPr>
          <w:rFonts w:ascii="Garamond" w:hAnsi="Garamond"/>
          <w:sz w:val="24"/>
          <w:szCs w:val="24"/>
        </w:rPr>
        <w:t xml:space="preserve">. </w:t>
      </w:r>
      <w:ins w:id="1134" w:author="Kyle Hutchinson" w:date="2025-08-24T09:18:00Z" w16du:dateUtc="2025-08-24T13:18:00Z">
        <w:r w:rsidR="00515675">
          <w:rPr>
            <w:rFonts w:ascii="Garamond" w:hAnsi="Garamond"/>
            <w:sz w:val="24"/>
            <w:szCs w:val="24"/>
          </w:rPr>
          <w:t xml:space="preserve">Edited by </w:t>
        </w:r>
        <w:r w:rsidR="00515675" w:rsidRPr="0085486B">
          <w:rPr>
            <w:rFonts w:ascii="Garamond" w:hAnsi="Garamond"/>
            <w:sz w:val="24"/>
            <w:szCs w:val="24"/>
          </w:rPr>
          <w:t>Daniel Shanahan, John Ashley Burgoyne, and Ian</w:t>
        </w:r>
        <w:r w:rsidR="00515675">
          <w:rPr>
            <w:rFonts w:ascii="Garamond" w:hAnsi="Garamond"/>
            <w:sz w:val="24"/>
            <w:szCs w:val="24"/>
          </w:rPr>
          <w:t xml:space="preserve"> </w:t>
        </w:r>
        <w:r w:rsidR="00515675" w:rsidRPr="0085486B">
          <w:rPr>
            <w:rFonts w:ascii="Garamond" w:hAnsi="Garamond"/>
            <w:sz w:val="24"/>
            <w:szCs w:val="24"/>
          </w:rPr>
          <w:t>Quinn.</w:t>
        </w:r>
        <w:r w:rsidR="00515675">
          <w:rPr>
            <w:rFonts w:ascii="Garamond" w:hAnsi="Garamond"/>
            <w:sz w:val="24"/>
            <w:szCs w:val="24"/>
          </w:rPr>
          <w:t xml:space="preserve"> </w:t>
        </w:r>
      </w:ins>
    </w:p>
    <w:p w14:paraId="715A68AE" w14:textId="0008801C" w:rsidR="00D94A86" w:rsidRPr="0085486B" w:rsidRDefault="00D94A86" w:rsidP="00515675">
      <w:pPr>
        <w:spacing w:after="0" w:line="480" w:lineRule="auto"/>
        <w:ind w:left="720"/>
        <w:contextualSpacing/>
        <w:rPr>
          <w:rFonts w:ascii="Garamond" w:hAnsi="Garamond"/>
          <w:sz w:val="24"/>
          <w:szCs w:val="24"/>
        </w:rPr>
      </w:pPr>
      <w:del w:id="1135" w:author="Kyle Hutchinson" w:date="2025-08-24T09:18:00Z" w16du:dateUtc="2025-08-24T13:18:00Z">
        <w:r w:rsidRPr="0085486B" w:rsidDel="00515675">
          <w:rPr>
            <w:rFonts w:ascii="Garamond" w:hAnsi="Garamond"/>
            <w:sz w:val="24"/>
            <w:szCs w:val="24"/>
          </w:rPr>
          <w:delText xml:space="preserve">New York: </w:delText>
        </w:r>
      </w:del>
      <w:r w:rsidRPr="0085486B">
        <w:rPr>
          <w:rFonts w:ascii="Garamond" w:hAnsi="Garamond"/>
          <w:sz w:val="24"/>
          <w:szCs w:val="24"/>
        </w:rPr>
        <w:t xml:space="preserve">Oxford University </w:t>
      </w:r>
      <w:commentRangeStart w:id="1136"/>
      <w:r w:rsidRPr="0085486B">
        <w:rPr>
          <w:rFonts w:ascii="Garamond" w:hAnsi="Garamond"/>
          <w:sz w:val="24"/>
          <w:szCs w:val="24"/>
        </w:rPr>
        <w:t>Press.</w:t>
      </w:r>
      <w:commentRangeEnd w:id="1136"/>
      <w:r w:rsidR="00515675">
        <w:rPr>
          <w:rStyle w:val="CommentReference"/>
        </w:rPr>
        <w:commentReference w:id="1136"/>
      </w:r>
    </w:p>
    <w:p w14:paraId="6078C812" w14:textId="77777777" w:rsidR="00861F32" w:rsidRPr="0085486B" w:rsidRDefault="007C2D39" w:rsidP="002743CD">
      <w:pPr>
        <w:spacing w:after="0" w:line="480" w:lineRule="auto"/>
        <w:contextualSpacing/>
        <w:rPr>
          <w:rFonts w:ascii="Garamond" w:hAnsi="Garamond"/>
          <w:i/>
          <w:iCs/>
          <w:sz w:val="24"/>
          <w:szCs w:val="24"/>
        </w:rPr>
      </w:pPr>
      <w:r w:rsidRPr="0085486B">
        <w:rPr>
          <w:rFonts w:ascii="Garamond" w:hAnsi="Garamond"/>
          <w:sz w:val="24"/>
          <w:szCs w:val="24"/>
        </w:rPr>
        <w:t xml:space="preserve">Caplin, William E. </w:t>
      </w:r>
      <w:r w:rsidR="00861F32" w:rsidRPr="0085486B">
        <w:rPr>
          <w:rFonts w:ascii="Garamond" w:hAnsi="Garamond"/>
          <w:sz w:val="24"/>
          <w:szCs w:val="24"/>
        </w:rPr>
        <w:t xml:space="preserve">1998. </w:t>
      </w:r>
      <w:r w:rsidR="00861F32" w:rsidRPr="0085486B">
        <w:rPr>
          <w:rFonts w:ascii="Garamond" w:hAnsi="Garamond"/>
          <w:i/>
          <w:iCs/>
          <w:sz w:val="24"/>
          <w:szCs w:val="24"/>
        </w:rPr>
        <w:t xml:space="preserve">Classical Form: A Theory of Formal Functions for the Instrumental Music of Haydn, </w:t>
      </w:r>
    </w:p>
    <w:p w14:paraId="68685975" w14:textId="1A29B095" w:rsidR="00861F32" w:rsidRPr="0085486B" w:rsidRDefault="00861F32" w:rsidP="002743CD">
      <w:pPr>
        <w:spacing w:after="0" w:line="480" w:lineRule="auto"/>
        <w:ind w:firstLine="720"/>
        <w:contextualSpacing/>
        <w:rPr>
          <w:rFonts w:ascii="Garamond" w:hAnsi="Garamond"/>
          <w:sz w:val="24"/>
          <w:szCs w:val="24"/>
        </w:rPr>
      </w:pPr>
      <w:r w:rsidRPr="0085486B">
        <w:rPr>
          <w:rFonts w:ascii="Garamond" w:hAnsi="Garamond"/>
          <w:i/>
          <w:iCs/>
          <w:sz w:val="24"/>
          <w:szCs w:val="24"/>
        </w:rPr>
        <w:t>Mozart, and Beethoven</w:t>
      </w:r>
      <w:r w:rsidRPr="0085486B">
        <w:rPr>
          <w:rFonts w:ascii="Garamond" w:hAnsi="Garamond"/>
          <w:sz w:val="24"/>
          <w:szCs w:val="24"/>
        </w:rPr>
        <w:t xml:space="preserve">. </w:t>
      </w:r>
      <w:del w:id="1137" w:author="Kyle Hutchinson" w:date="2025-08-24T09:19:00Z" w16du:dateUtc="2025-08-24T13:19:00Z">
        <w:r w:rsidRPr="0085486B" w:rsidDel="00515675">
          <w:rPr>
            <w:rFonts w:ascii="Garamond" w:hAnsi="Garamond"/>
            <w:sz w:val="24"/>
            <w:szCs w:val="24"/>
          </w:rPr>
          <w:delText xml:space="preserve">New York: </w:delText>
        </w:r>
      </w:del>
      <w:r w:rsidRPr="0085486B">
        <w:rPr>
          <w:rFonts w:ascii="Garamond" w:hAnsi="Garamond"/>
          <w:sz w:val="24"/>
          <w:szCs w:val="24"/>
        </w:rPr>
        <w:t xml:space="preserve">Oxford University Press. </w:t>
      </w:r>
    </w:p>
    <w:p w14:paraId="24E320FB" w14:textId="77777777" w:rsidR="00515675" w:rsidRDefault="00515675" w:rsidP="00515675">
      <w:pPr>
        <w:spacing w:after="0" w:line="480" w:lineRule="auto"/>
        <w:contextualSpacing/>
        <w:rPr>
          <w:ins w:id="1138" w:author="Kyle Hutchinson" w:date="2025-08-24T09:20:00Z" w16du:dateUtc="2025-08-24T13:20:00Z"/>
          <w:rFonts w:ascii="Garamond" w:hAnsi="Garamond"/>
          <w:i/>
          <w:iCs/>
          <w:sz w:val="24"/>
          <w:szCs w:val="24"/>
        </w:rPr>
      </w:pPr>
      <w:ins w:id="1139" w:author="Kyle Hutchinson" w:date="2025-08-24T09:19:00Z" w16du:dateUtc="2025-08-24T13:19:00Z">
        <w:r w:rsidRPr="0085486B">
          <w:rPr>
            <w:rFonts w:ascii="Garamond" w:hAnsi="Garamond"/>
            <w:sz w:val="24"/>
            <w:szCs w:val="24"/>
          </w:rPr>
          <w:t>Caplin, William E</w:t>
        </w:r>
      </w:ins>
      <w:del w:id="1140" w:author="Kyle Hutchinson" w:date="2025-08-24T09:19:00Z" w16du:dateUtc="2025-08-24T13:19:00Z">
        <w:r w:rsidR="00861F32" w:rsidRPr="0085486B" w:rsidDel="00515675">
          <w:rPr>
            <w:rFonts w:ascii="Garamond" w:hAnsi="Garamond"/>
            <w:sz w:val="24"/>
            <w:szCs w:val="24"/>
          </w:rPr>
          <w:delText>------</w:delText>
        </w:r>
      </w:del>
      <w:r w:rsidR="00861F32" w:rsidRPr="0085486B">
        <w:rPr>
          <w:rFonts w:ascii="Garamond" w:hAnsi="Garamond"/>
          <w:sz w:val="24"/>
          <w:szCs w:val="24"/>
        </w:rPr>
        <w:t xml:space="preserve">. 2015. </w:t>
      </w:r>
      <w:r w:rsidR="00911541" w:rsidRPr="0085486B">
        <w:rPr>
          <w:rFonts w:ascii="Garamond" w:hAnsi="Garamond"/>
          <w:sz w:val="24"/>
          <w:szCs w:val="24"/>
        </w:rPr>
        <w:t>“Harmony and Cadence in Gjerdingen’s ‘</w:t>
      </w:r>
      <w:proofErr w:type="spellStart"/>
      <w:r w:rsidR="00911541" w:rsidRPr="0085486B">
        <w:rPr>
          <w:rFonts w:ascii="Garamond" w:hAnsi="Garamond"/>
          <w:sz w:val="24"/>
          <w:szCs w:val="24"/>
        </w:rPr>
        <w:t>Prinner</w:t>
      </w:r>
      <w:proofErr w:type="spellEnd"/>
      <w:r w:rsidR="00911541" w:rsidRPr="0085486B">
        <w:rPr>
          <w:rFonts w:ascii="Garamond" w:hAnsi="Garamond"/>
          <w:sz w:val="24"/>
          <w:szCs w:val="24"/>
        </w:rPr>
        <w:t xml:space="preserve">.’” </w:t>
      </w:r>
      <w:ins w:id="1141" w:author="Kyle Hutchinson" w:date="2025-08-24T09:20:00Z" w16du:dateUtc="2025-08-24T13:20:00Z">
        <w:r w:rsidRPr="0085486B">
          <w:rPr>
            <w:rFonts w:ascii="Garamond" w:hAnsi="Garamond"/>
            <w:sz w:val="24"/>
            <w:szCs w:val="24"/>
          </w:rPr>
          <w:t xml:space="preserve">In </w:t>
        </w:r>
        <w:r w:rsidRPr="00FD1E28">
          <w:rPr>
            <w:rFonts w:ascii="Garamond" w:hAnsi="Garamond"/>
            <w:i/>
            <w:iCs/>
            <w:sz w:val="24"/>
            <w:szCs w:val="24"/>
          </w:rPr>
          <w:t xml:space="preserve">What is a Cadence? </w:t>
        </w:r>
      </w:ins>
    </w:p>
    <w:p w14:paraId="0FD8FCC0" w14:textId="591F67EF" w:rsidR="00911541" w:rsidRPr="0085486B" w:rsidDel="00515675" w:rsidRDefault="00515675" w:rsidP="00515675">
      <w:pPr>
        <w:spacing w:after="0" w:line="480" w:lineRule="auto"/>
        <w:ind w:left="720"/>
        <w:contextualSpacing/>
        <w:rPr>
          <w:del w:id="1142" w:author="Kyle Hutchinson" w:date="2025-08-24T09:20:00Z" w16du:dateUtc="2025-08-24T13:20:00Z"/>
          <w:rFonts w:ascii="Garamond" w:hAnsi="Garamond"/>
          <w:i/>
          <w:iCs/>
          <w:sz w:val="24"/>
          <w:szCs w:val="24"/>
        </w:rPr>
        <w:pPrChange w:id="1143" w:author="Kyle Hutchinson" w:date="2025-08-24T09:20:00Z" w16du:dateUtc="2025-08-24T13:20:00Z">
          <w:pPr>
            <w:spacing w:after="0" w:line="480" w:lineRule="auto"/>
            <w:contextualSpacing/>
          </w:pPr>
        </w:pPrChange>
      </w:pPr>
      <w:ins w:id="1144" w:author="Kyle Hutchinson" w:date="2025-08-24T09:20:00Z" w16du:dateUtc="2025-08-24T13:20:00Z">
        <w:r w:rsidRPr="00FD1E28">
          <w:rPr>
            <w:rFonts w:ascii="Garamond" w:hAnsi="Garamond"/>
            <w:i/>
            <w:iCs/>
            <w:sz w:val="24"/>
            <w:szCs w:val="24"/>
          </w:rPr>
          <w:lastRenderedPageBreak/>
          <w:t>Theoretical and Analytical Perspectives on Cadences in the Classical Repertoire</w:t>
        </w:r>
        <w:r w:rsidRPr="0085486B">
          <w:rPr>
            <w:rFonts w:ascii="Garamond" w:hAnsi="Garamond"/>
            <w:sz w:val="24"/>
            <w:szCs w:val="24"/>
          </w:rPr>
          <w:t>. Ed</w:t>
        </w:r>
        <w:r>
          <w:rPr>
            <w:rFonts w:ascii="Garamond" w:hAnsi="Garamond"/>
            <w:sz w:val="24"/>
            <w:szCs w:val="24"/>
          </w:rPr>
          <w:t>ited by</w:t>
        </w:r>
        <w:r w:rsidRPr="0085486B">
          <w:rPr>
            <w:rFonts w:ascii="Garamond" w:hAnsi="Garamond"/>
            <w:sz w:val="24"/>
            <w:szCs w:val="24"/>
          </w:rPr>
          <w:t xml:space="preserve"> Pieter Bergé and Markus Neuwirth</w:t>
        </w:r>
        <w:r>
          <w:rPr>
            <w:rFonts w:ascii="Garamond" w:hAnsi="Garamond"/>
            <w:sz w:val="24"/>
            <w:szCs w:val="24"/>
          </w:rPr>
          <w:t>,</w:t>
        </w:r>
        <w:r w:rsidRPr="0085486B">
          <w:rPr>
            <w:rFonts w:ascii="Garamond" w:hAnsi="Garamond"/>
            <w:sz w:val="24"/>
            <w:szCs w:val="24"/>
          </w:rPr>
          <w:t xml:space="preserve"> </w:t>
        </w:r>
      </w:ins>
      <w:del w:id="1145" w:author="Kyle Hutchinson" w:date="2025-08-24T09:20:00Z" w16du:dateUtc="2025-08-24T13:20:00Z">
        <w:r w:rsidR="00911541" w:rsidRPr="0085486B" w:rsidDel="00515675">
          <w:rPr>
            <w:rFonts w:ascii="Garamond" w:hAnsi="Garamond"/>
            <w:sz w:val="24"/>
            <w:szCs w:val="24"/>
          </w:rPr>
          <w:delText xml:space="preserve">In </w:delText>
        </w:r>
        <w:r w:rsidR="00911541" w:rsidRPr="0085486B" w:rsidDel="00515675">
          <w:rPr>
            <w:rFonts w:ascii="Garamond" w:hAnsi="Garamond"/>
            <w:i/>
            <w:iCs/>
            <w:sz w:val="24"/>
            <w:szCs w:val="24"/>
          </w:rPr>
          <w:delText xml:space="preserve">What Is a Cadence? </w:delText>
        </w:r>
      </w:del>
    </w:p>
    <w:p w14:paraId="687145EA" w14:textId="3511F970" w:rsidR="000F63AF" w:rsidDel="00515675" w:rsidRDefault="00911541" w:rsidP="00515675">
      <w:pPr>
        <w:spacing w:after="0" w:line="480" w:lineRule="auto"/>
        <w:ind w:left="720"/>
        <w:contextualSpacing/>
        <w:rPr>
          <w:del w:id="1146" w:author="Kyle Hutchinson" w:date="2025-08-24T09:20:00Z" w16du:dateUtc="2025-08-24T13:20:00Z"/>
          <w:rFonts w:ascii="Garamond" w:hAnsi="Garamond"/>
          <w:sz w:val="24"/>
          <w:szCs w:val="24"/>
        </w:rPr>
        <w:pPrChange w:id="1147" w:author="Kyle Hutchinson" w:date="2025-08-24T09:20:00Z" w16du:dateUtc="2025-08-24T13:20:00Z">
          <w:pPr>
            <w:spacing w:after="0" w:line="480" w:lineRule="auto"/>
            <w:contextualSpacing/>
          </w:pPr>
        </w:pPrChange>
      </w:pPr>
      <w:del w:id="1148" w:author="Kyle Hutchinson" w:date="2025-08-24T09:20:00Z" w16du:dateUtc="2025-08-24T13:20:00Z">
        <w:r w:rsidRPr="0085486B" w:rsidDel="00515675">
          <w:rPr>
            <w:rFonts w:ascii="Garamond" w:hAnsi="Garamond"/>
            <w:i/>
            <w:iCs/>
            <w:sz w:val="24"/>
            <w:szCs w:val="24"/>
          </w:rPr>
          <w:delText>Theoretical and Analytical Perspectives on Cadences in the Classical Repertoire</w:delText>
        </w:r>
        <w:r w:rsidRPr="0085486B" w:rsidDel="00515675">
          <w:rPr>
            <w:rFonts w:ascii="Garamond" w:hAnsi="Garamond"/>
            <w:sz w:val="24"/>
            <w:szCs w:val="24"/>
          </w:rPr>
          <w:delText xml:space="preserve">. Eds. Pieter Bergé and </w:delText>
        </w:r>
      </w:del>
    </w:p>
    <w:p w14:paraId="62A2AAFD" w14:textId="000F4B60" w:rsidR="00911541" w:rsidRPr="0085486B" w:rsidRDefault="00911541" w:rsidP="00515675">
      <w:pPr>
        <w:spacing w:after="0" w:line="480" w:lineRule="auto"/>
        <w:ind w:left="720"/>
        <w:contextualSpacing/>
        <w:rPr>
          <w:rFonts w:ascii="Garamond" w:hAnsi="Garamond"/>
          <w:sz w:val="24"/>
          <w:szCs w:val="24"/>
        </w:rPr>
        <w:pPrChange w:id="1149" w:author="Kyle Hutchinson" w:date="2025-08-24T09:20:00Z" w16du:dateUtc="2025-08-24T13:20:00Z">
          <w:pPr>
            <w:spacing w:after="0" w:line="480" w:lineRule="auto"/>
            <w:contextualSpacing/>
          </w:pPr>
        </w:pPrChange>
      </w:pPr>
      <w:del w:id="1150" w:author="Kyle Hutchinson" w:date="2025-08-24T09:20:00Z" w16du:dateUtc="2025-08-24T13:20:00Z">
        <w:r w:rsidRPr="0085486B" w:rsidDel="00515675">
          <w:rPr>
            <w:rFonts w:ascii="Garamond" w:hAnsi="Garamond"/>
            <w:sz w:val="24"/>
            <w:szCs w:val="24"/>
          </w:rPr>
          <w:delText xml:space="preserve">Markus Neuwirth. </w:delText>
        </w:r>
      </w:del>
      <w:r w:rsidRPr="0085486B">
        <w:rPr>
          <w:rFonts w:ascii="Garamond" w:hAnsi="Garamond"/>
          <w:sz w:val="24"/>
          <w:szCs w:val="24"/>
        </w:rPr>
        <w:t xml:space="preserve">17–58. </w:t>
      </w:r>
      <w:del w:id="1151" w:author="Kyle Hutchinson" w:date="2025-08-24T09:19:00Z" w16du:dateUtc="2025-08-24T13:19:00Z">
        <w:r w:rsidRPr="0085486B" w:rsidDel="00515675">
          <w:rPr>
            <w:rFonts w:ascii="Garamond" w:hAnsi="Garamond"/>
            <w:sz w:val="24"/>
            <w:szCs w:val="24"/>
          </w:rPr>
          <w:delText xml:space="preserve">Leuven: </w:delText>
        </w:r>
      </w:del>
      <w:r w:rsidRPr="0085486B">
        <w:rPr>
          <w:rFonts w:ascii="Garamond" w:hAnsi="Garamond"/>
          <w:sz w:val="24"/>
          <w:szCs w:val="24"/>
        </w:rPr>
        <w:t>Leuven University Press.</w:t>
      </w:r>
    </w:p>
    <w:p w14:paraId="15F83C42" w14:textId="0BA9744D" w:rsidR="00FB7A35" w:rsidRPr="0085486B" w:rsidRDefault="00FB7A35" w:rsidP="002743CD">
      <w:pPr>
        <w:spacing w:after="0" w:line="480" w:lineRule="auto"/>
        <w:contextualSpacing/>
        <w:rPr>
          <w:rFonts w:ascii="Garamond" w:hAnsi="Garamond"/>
          <w:sz w:val="24"/>
          <w:szCs w:val="24"/>
        </w:rPr>
      </w:pPr>
      <w:r w:rsidRPr="0085486B">
        <w:rPr>
          <w:rFonts w:ascii="Garamond" w:hAnsi="Garamond"/>
          <w:sz w:val="24"/>
          <w:szCs w:val="24"/>
        </w:rPr>
        <w:t xml:space="preserve">Clark, Stephen L. (Ed., trans.) 1997. </w:t>
      </w:r>
      <w:r w:rsidRPr="0085486B">
        <w:rPr>
          <w:rFonts w:ascii="Garamond" w:hAnsi="Garamond"/>
          <w:i/>
          <w:iCs/>
          <w:sz w:val="24"/>
          <w:szCs w:val="24"/>
        </w:rPr>
        <w:t>The Letters of C. P. E. Bach</w:t>
      </w:r>
      <w:r w:rsidRPr="0085486B">
        <w:rPr>
          <w:rFonts w:ascii="Garamond" w:hAnsi="Garamond"/>
          <w:sz w:val="24"/>
          <w:szCs w:val="24"/>
        </w:rPr>
        <w:t xml:space="preserve">. </w:t>
      </w:r>
      <w:del w:id="1152" w:author="Kyle Hutchinson" w:date="2025-08-24T09:20:00Z" w16du:dateUtc="2025-08-24T13:20:00Z">
        <w:r w:rsidRPr="0085486B" w:rsidDel="00515675">
          <w:rPr>
            <w:rFonts w:ascii="Garamond" w:hAnsi="Garamond"/>
            <w:sz w:val="24"/>
            <w:szCs w:val="24"/>
          </w:rPr>
          <w:delText xml:space="preserve">Oxford: </w:delText>
        </w:r>
      </w:del>
      <w:r w:rsidRPr="0085486B">
        <w:rPr>
          <w:rFonts w:ascii="Garamond" w:hAnsi="Garamond"/>
          <w:sz w:val="24"/>
          <w:szCs w:val="24"/>
        </w:rPr>
        <w:t>Clarendon Press.</w:t>
      </w:r>
    </w:p>
    <w:p w14:paraId="018F4228" w14:textId="77777777" w:rsidR="00D4638B" w:rsidRPr="0085486B" w:rsidRDefault="00D4638B" w:rsidP="002743CD">
      <w:pPr>
        <w:spacing w:after="0" w:line="480" w:lineRule="auto"/>
        <w:contextualSpacing/>
        <w:rPr>
          <w:rFonts w:ascii="Garamond" w:hAnsi="Garamond"/>
          <w:sz w:val="24"/>
          <w:szCs w:val="24"/>
        </w:rPr>
      </w:pPr>
      <w:r w:rsidRPr="0085486B">
        <w:rPr>
          <w:rFonts w:ascii="Garamond" w:hAnsi="Garamond"/>
          <w:sz w:val="24"/>
          <w:szCs w:val="24"/>
        </w:rPr>
        <w:t xml:space="preserve">Ferris, David. 2000. “C. P. E. Bach and the Art of Strange Modulation.” </w:t>
      </w:r>
      <w:r w:rsidRPr="0085486B">
        <w:rPr>
          <w:rFonts w:ascii="Garamond" w:hAnsi="Garamond"/>
          <w:i/>
          <w:iCs/>
          <w:sz w:val="24"/>
          <w:szCs w:val="24"/>
        </w:rPr>
        <w:t>Music Theory Spectrum</w:t>
      </w:r>
      <w:r w:rsidRPr="0085486B">
        <w:rPr>
          <w:rFonts w:ascii="Garamond" w:hAnsi="Garamond"/>
          <w:sz w:val="24"/>
          <w:szCs w:val="24"/>
        </w:rPr>
        <w:t xml:space="preserve"> 22 (1): </w:t>
      </w:r>
    </w:p>
    <w:p w14:paraId="50723F78" w14:textId="296B98CB" w:rsidR="00D4638B" w:rsidRPr="0085486B" w:rsidRDefault="00D4638B" w:rsidP="002743CD">
      <w:pPr>
        <w:spacing w:after="0" w:line="480" w:lineRule="auto"/>
        <w:ind w:firstLine="720"/>
        <w:contextualSpacing/>
        <w:rPr>
          <w:rFonts w:ascii="Garamond" w:hAnsi="Garamond"/>
          <w:sz w:val="24"/>
          <w:szCs w:val="24"/>
        </w:rPr>
      </w:pPr>
      <w:r w:rsidRPr="0085486B">
        <w:rPr>
          <w:rFonts w:ascii="Garamond" w:hAnsi="Garamond"/>
          <w:sz w:val="24"/>
          <w:szCs w:val="24"/>
        </w:rPr>
        <w:t xml:space="preserve">60–88. </w:t>
      </w:r>
    </w:p>
    <w:p w14:paraId="01101E57" w14:textId="5A9FAB32" w:rsidR="00A30A91" w:rsidRPr="0085486B" w:rsidRDefault="00A30A91" w:rsidP="002743CD">
      <w:pPr>
        <w:spacing w:after="0" w:line="480" w:lineRule="auto"/>
        <w:contextualSpacing/>
        <w:rPr>
          <w:rFonts w:ascii="Garamond" w:hAnsi="Garamond"/>
          <w:sz w:val="24"/>
          <w:szCs w:val="24"/>
        </w:rPr>
      </w:pPr>
      <w:r w:rsidRPr="0085486B">
        <w:rPr>
          <w:rFonts w:ascii="Garamond" w:hAnsi="Garamond"/>
          <w:sz w:val="24"/>
          <w:szCs w:val="24"/>
        </w:rPr>
        <w:t xml:space="preserve">Gjerdingen, Robert O. 2007. </w:t>
      </w:r>
      <w:r w:rsidRPr="0085486B">
        <w:rPr>
          <w:rFonts w:ascii="Garamond" w:hAnsi="Garamond"/>
          <w:i/>
          <w:iCs/>
          <w:sz w:val="24"/>
          <w:szCs w:val="24"/>
        </w:rPr>
        <w:t>Music in the Galant Style</w:t>
      </w:r>
      <w:r w:rsidRPr="0085486B">
        <w:rPr>
          <w:rFonts w:ascii="Garamond" w:hAnsi="Garamond"/>
          <w:sz w:val="24"/>
          <w:szCs w:val="24"/>
        </w:rPr>
        <w:t xml:space="preserve">. </w:t>
      </w:r>
      <w:del w:id="1153" w:author="Kyle Hutchinson" w:date="2025-08-24T09:21:00Z" w16du:dateUtc="2025-08-24T13:21:00Z">
        <w:r w:rsidRPr="0085486B" w:rsidDel="00515675">
          <w:rPr>
            <w:rFonts w:ascii="Garamond" w:hAnsi="Garamond"/>
            <w:sz w:val="24"/>
            <w:szCs w:val="24"/>
          </w:rPr>
          <w:delText xml:space="preserve">New York: </w:delText>
        </w:r>
      </w:del>
      <w:r w:rsidRPr="0085486B">
        <w:rPr>
          <w:rFonts w:ascii="Garamond" w:hAnsi="Garamond"/>
          <w:sz w:val="24"/>
          <w:szCs w:val="24"/>
        </w:rPr>
        <w:t>Oxford University Press.</w:t>
      </w:r>
    </w:p>
    <w:p w14:paraId="074920BA" w14:textId="1100469F" w:rsidR="00D07731" w:rsidRPr="0085486B" w:rsidRDefault="00D07731" w:rsidP="002743CD">
      <w:pPr>
        <w:spacing w:after="0" w:line="480" w:lineRule="auto"/>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Haimo, Ethan 1996. “Atonality, Analysis, and the Intentional Fallacy.” </w:t>
      </w:r>
      <w:r w:rsidRPr="0085486B">
        <w:rPr>
          <w:rFonts w:ascii="Garamond" w:hAnsi="Garamond" w:cs="Arial"/>
          <w:i/>
          <w:iCs/>
          <w:color w:val="222222"/>
          <w:sz w:val="24"/>
          <w:szCs w:val="24"/>
          <w:shd w:val="clear" w:color="auto" w:fill="FFFFFF"/>
        </w:rPr>
        <w:t>Music Theory Spectrum</w:t>
      </w:r>
      <w:r w:rsidRPr="0085486B">
        <w:rPr>
          <w:rFonts w:ascii="Garamond" w:hAnsi="Garamond" w:cs="Arial"/>
          <w:color w:val="222222"/>
          <w:sz w:val="24"/>
          <w:szCs w:val="24"/>
          <w:shd w:val="clear" w:color="auto" w:fill="FFFFFF"/>
        </w:rPr>
        <w:t xml:space="preserve"> 18 (2):  </w:t>
      </w:r>
    </w:p>
    <w:p w14:paraId="7ADB74CE" w14:textId="4324D128" w:rsidR="00D07731" w:rsidRPr="0085486B" w:rsidRDefault="00D07731" w:rsidP="002743CD">
      <w:pPr>
        <w:spacing w:after="0" w:line="480" w:lineRule="auto"/>
        <w:ind w:firstLine="720"/>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167–199.</w:t>
      </w:r>
    </w:p>
    <w:p w14:paraId="1622AE7D" w14:textId="40701F5E" w:rsidR="006220B3" w:rsidRPr="0085486B" w:rsidDel="00515675" w:rsidRDefault="006220B3" w:rsidP="002743CD">
      <w:pPr>
        <w:spacing w:after="0" w:line="480" w:lineRule="auto"/>
        <w:contextualSpacing/>
        <w:rPr>
          <w:del w:id="1154" w:author="Kyle Hutchinson" w:date="2025-08-24T09:21:00Z" w16du:dateUtc="2025-08-24T13:21:00Z"/>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Hamilton, Kenneth. 200</w:t>
      </w:r>
      <w:r w:rsidR="00D55EDF" w:rsidRPr="0085486B">
        <w:rPr>
          <w:rFonts w:ascii="Garamond" w:hAnsi="Garamond" w:cs="Arial"/>
          <w:color w:val="222222"/>
          <w:sz w:val="24"/>
          <w:szCs w:val="24"/>
          <w:shd w:val="clear" w:color="auto" w:fill="FFFFFF"/>
        </w:rPr>
        <w:t>8</w:t>
      </w:r>
      <w:r w:rsidRPr="0085486B">
        <w:rPr>
          <w:rFonts w:ascii="Garamond" w:hAnsi="Garamond" w:cs="Arial"/>
          <w:color w:val="222222"/>
          <w:sz w:val="24"/>
          <w:szCs w:val="24"/>
          <w:shd w:val="clear" w:color="auto" w:fill="FFFFFF"/>
        </w:rPr>
        <w:t xml:space="preserve">. </w:t>
      </w:r>
      <w:r w:rsidRPr="0085486B">
        <w:rPr>
          <w:rFonts w:ascii="Garamond" w:hAnsi="Garamond" w:cs="Arial"/>
          <w:i/>
          <w:iCs/>
          <w:color w:val="222222"/>
          <w:sz w:val="24"/>
          <w:szCs w:val="24"/>
          <w:shd w:val="clear" w:color="auto" w:fill="FFFFFF"/>
        </w:rPr>
        <w:t>After the Golden Age: Romantic Pianism and Modern Performance</w:t>
      </w:r>
      <w:r w:rsidRPr="0085486B">
        <w:rPr>
          <w:rFonts w:ascii="Garamond" w:hAnsi="Garamond" w:cs="Arial"/>
          <w:color w:val="222222"/>
          <w:sz w:val="24"/>
          <w:szCs w:val="24"/>
          <w:shd w:val="clear" w:color="auto" w:fill="FFFFFF"/>
        </w:rPr>
        <w:t xml:space="preserve">. </w:t>
      </w:r>
      <w:del w:id="1155" w:author="Kyle Hutchinson" w:date="2025-08-24T09:21:00Z" w16du:dateUtc="2025-08-24T13:21:00Z">
        <w:r w:rsidRPr="0085486B" w:rsidDel="00515675">
          <w:rPr>
            <w:rFonts w:ascii="Garamond" w:hAnsi="Garamond" w:cs="Arial"/>
            <w:color w:val="222222"/>
            <w:sz w:val="24"/>
            <w:szCs w:val="24"/>
            <w:shd w:val="clear" w:color="auto" w:fill="FFFFFF"/>
          </w:rPr>
          <w:delText xml:space="preserve">New York: </w:delText>
        </w:r>
      </w:del>
    </w:p>
    <w:p w14:paraId="211E714A" w14:textId="77777777" w:rsidR="00515675" w:rsidRDefault="006220B3" w:rsidP="00515675">
      <w:pPr>
        <w:spacing w:after="0" w:line="480" w:lineRule="auto"/>
        <w:contextualSpacing/>
        <w:rPr>
          <w:ins w:id="1156" w:author="Kyle Hutchinson" w:date="2025-08-24T09:21:00Z" w16du:dateUtc="2025-08-24T13:21:00Z"/>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 xml:space="preserve">Oxford </w:t>
      </w:r>
    </w:p>
    <w:p w14:paraId="67F469B6" w14:textId="5871CEFC" w:rsidR="006220B3" w:rsidRPr="0085486B" w:rsidRDefault="006220B3" w:rsidP="00515675">
      <w:pPr>
        <w:spacing w:after="0" w:line="480" w:lineRule="auto"/>
        <w:ind w:firstLine="720"/>
        <w:contextualSpacing/>
        <w:rPr>
          <w:rFonts w:ascii="Garamond" w:hAnsi="Garamond" w:cs="Arial"/>
          <w:color w:val="222222"/>
          <w:sz w:val="24"/>
          <w:szCs w:val="24"/>
          <w:shd w:val="clear" w:color="auto" w:fill="FFFFFF"/>
        </w:rPr>
      </w:pPr>
      <w:r w:rsidRPr="0085486B">
        <w:rPr>
          <w:rFonts w:ascii="Garamond" w:hAnsi="Garamond" w:cs="Arial"/>
          <w:color w:val="222222"/>
          <w:sz w:val="24"/>
          <w:szCs w:val="24"/>
          <w:shd w:val="clear" w:color="auto" w:fill="FFFFFF"/>
        </w:rPr>
        <w:t>University Press.</w:t>
      </w:r>
    </w:p>
    <w:p w14:paraId="0AE8BA55" w14:textId="29C2DCE9" w:rsidR="00B350EC" w:rsidRPr="0085486B" w:rsidRDefault="00F927AB" w:rsidP="002743CD">
      <w:pPr>
        <w:spacing w:after="0" w:line="480" w:lineRule="auto"/>
        <w:contextualSpacing/>
        <w:rPr>
          <w:rFonts w:ascii="Garamond" w:hAnsi="Garamond"/>
          <w:i/>
          <w:iCs/>
          <w:sz w:val="24"/>
          <w:szCs w:val="24"/>
        </w:rPr>
      </w:pPr>
      <w:r w:rsidRPr="0085486B">
        <w:rPr>
          <w:rFonts w:ascii="Garamond" w:hAnsi="Garamond"/>
          <w:sz w:val="24"/>
          <w:szCs w:val="24"/>
        </w:rPr>
        <w:t xml:space="preserve">Hepokoski, James, and Warren Darcy. 2006. </w:t>
      </w:r>
      <w:r w:rsidRPr="0085486B">
        <w:rPr>
          <w:rFonts w:ascii="Garamond" w:hAnsi="Garamond"/>
          <w:i/>
          <w:iCs/>
          <w:sz w:val="24"/>
          <w:szCs w:val="24"/>
        </w:rPr>
        <w:t xml:space="preserve">Elements of Sonata Theory: Norms, Types, and Deformations in </w:t>
      </w:r>
    </w:p>
    <w:p w14:paraId="65168396" w14:textId="2D77A28D" w:rsidR="008C76E5" w:rsidRPr="0085486B" w:rsidRDefault="00F927AB" w:rsidP="002743CD">
      <w:pPr>
        <w:spacing w:after="0" w:line="480" w:lineRule="auto"/>
        <w:ind w:firstLine="720"/>
        <w:contextualSpacing/>
        <w:rPr>
          <w:rFonts w:ascii="Garamond" w:hAnsi="Garamond"/>
          <w:sz w:val="24"/>
          <w:szCs w:val="24"/>
        </w:rPr>
      </w:pPr>
      <w:r w:rsidRPr="0085486B">
        <w:rPr>
          <w:rFonts w:ascii="Garamond" w:hAnsi="Garamond"/>
          <w:i/>
          <w:iCs/>
          <w:sz w:val="24"/>
          <w:szCs w:val="24"/>
        </w:rPr>
        <w:t>the Late-</w:t>
      </w:r>
      <w:proofErr w:type="gramStart"/>
      <w:r w:rsidRPr="0085486B">
        <w:rPr>
          <w:rFonts w:ascii="Garamond" w:hAnsi="Garamond"/>
          <w:i/>
          <w:iCs/>
          <w:sz w:val="24"/>
          <w:szCs w:val="24"/>
        </w:rPr>
        <w:t>Eighteenth-Century Sonata</w:t>
      </w:r>
      <w:proofErr w:type="gramEnd"/>
      <w:r w:rsidRPr="0085486B">
        <w:rPr>
          <w:rFonts w:ascii="Garamond" w:hAnsi="Garamond"/>
          <w:sz w:val="24"/>
          <w:szCs w:val="24"/>
        </w:rPr>
        <w:t xml:space="preserve">. </w:t>
      </w:r>
      <w:del w:id="1157" w:author="Kyle Hutchinson" w:date="2025-08-24T09:21:00Z" w16du:dateUtc="2025-08-24T13:21:00Z">
        <w:r w:rsidRPr="0085486B" w:rsidDel="00303400">
          <w:rPr>
            <w:rFonts w:ascii="Garamond" w:hAnsi="Garamond"/>
            <w:sz w:val="24"/>
            <w:szCs w:val="24"/>
          </w:rPr>
          <w:delText xml:space="preserve">New York: </w:delText>
        </w:r>
      </w:del>
      <w:r w:rsidRPr="0085486B">
        <w:rPr>
          <w:rFonts w:ascii="Garamond" w:hAnsi="Garamond"/>
          <w:sz w:val="24"/>
          <w:szCs w:val="24"/>
        </w:rPr>
        <w:t>Oxford University Press.</w:t>
      </w:r>
    </w:p>
    <w:p w14:paraId="44DFF6C3" w14:textId="5D32F443" w:rsidR="008821D6" w:rsidRPr="0085486B" w:rsidRDefault="00DB2B5F" w:rsidP="002743CD">
      <w:pPr>
        <w:spacing w:after="0" w:line="480" w:lineRule="auto"/>
        <w:contextualSpacing/>
        <w:rPr>
          <w:rFonts w:ascii="Garamond" w:hAnsi="Garamond"/>
          <w:i/>
          <w:iCs/>
          <w:sz w:val="24"/>
          <w:szCs w:val="24"/>
        </w:rPr>
      </w:pPr>
      <w:r w:rsidRPr="0085486B">
        <w:rPr>
          <w:rFonts w:ascii="Garamond" w:hAnsi="Garamond"/>
          <w:sz w:val="24"/>
          <w:szCs w:val="24"/>
        </w:rPr>
        <w:t>Kidger, David (ed.) 2005.</w:t>
      </w:r>
      <w:r w:rsidR="00773DC7" w:rsidRPr="0085486B">
        <w:rPr>
          <w:rFonts w:ascii="Garamond" w:hAnsi="Garamond"/>
          <w:sz w:val="24"/>
          <w:szCs w:val="24"/>
        </w:rPr>
        <w:t xml:space="preserve"> </w:t>
      </w:r>
      <w:r w:rsidR="00773DC7" w:rsidRPr="0085486B">
        <w:rPr>
          <w:rFonts w:ascii="Garamond" w:hAnsi="Garamond"/>
          <w:i/>
          <w:iCs/>
          <w:sz w:val="24"/>
          <w:szCs w:val="24"/>
        </w:rPr>
        <w:t xml:space="preserve">Carl Philipp Emanuel Bach: The Complete Works III/3: </w:t>
      </w:r>
      <w:proofErr w:type="spellStart"/>
      <w:r w:rsidR="00773DC7" w:rsidRPr="0085486B">
        <w:rPr>
          <w:rFonts w:ascii="Garamond" w:hAnsi="Garamond"/>
          <w:i/>
          <w:iCs/>
          <w:sz w:val="24"/>
          <w:szCs w:val="24"/>
        </w:rPr>
        <w:t>Orchester-Sinfonien</w:t>
      </w:r>
      <w:proofErr w:type="spellEnd"/>
      <w:r w:rsidR="00773DC7" w:rsidRPr="0085486B">
        <w:rPr>
          <w:rFonts w:ascii="Garamond" w:hAnsi="Garamond"/>
          <w:i/>
          <w:iCs/>
          <w:sz w:val="24"/>
          <w:szCs w:val="24"/>
        </w:rPr>
        <w:t xml:space="preserve"> </w:t>
      </w:r>
      <w:proofErr w:type="spellStart"/>
      <w:r w:rsidR="00773DC7" w:rsidRPr="0085486B">
        <w:rPr>
          <w:rFonts w:ascii="Garamond" w:hAnsi="Garamond"/>
          <w:i/>
          <w:iCs/>
          <w:sz w:val="24"/>
          <w:szCs w:val="24"/>
        </w:rPr>
        <w:t>mit</w:t>
      </w:r>
      <w:proofErr w:type="spellEnd"/>
      <w:r w:rsidR="00773DC7" w:rsidRPr="0085486B">
        <w:rPr>
          <w:rFonts w:ascii="Garamond" w:hAnsi="Garamond"/>
          <w:i/>
          <w:iCs/>
          <w:sz w:val="24"/>
          <w:szCs w:val="24"/>
        </w:rPr>
        <w:t xml:space="preserve"> </w:t>
      </w:r>
    </w:p>
    <w:p w14:paraId="4921B6DB" w14:textId="1294FDE2" w:rsidR="000F63AF" w:rsidRDefault="00773DC7" w:rsidP="002743CD">
      <w:pPr>
        <w:spacing w:after="0" w:line="480" w:lineRule="auto"/>
        <w:ind w:left="720"/>
        <w:contextualSpacing/>
        <w:rPr>
          <w:rFonts w:ascii="Garamond" w:hAnsi="Garamond"/>
          <w:sz w:val="24"/>
          <w:szCs w:val="24"/>
        </w:rPr>
      </w:pPr>
      <w:proofErr w:type="spellStart"/>
      <w:r w:rsidRPr="0085486B">
        <w:rPr>
          <w:rFonts w:ascii="Garamond" w:hAnsi="Garamond"/>
          <w:i/>
          <w:iCs/>
          <w:sz w:val="24"/>
          <w:szCs w:val="24"/>
        </w:rPr>
        <w:t>zwölf</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obligaten</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Stimmen</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Wq</w:t>
      </w:r>
      <w:proofErr w:type="spellEnd"/>
      <w:r w:rsidRPr="0085486B">
        <w:rPr>
          <w:rFonts w:ascii="Garamond" w:hAnsi="Garamond"/>
          <w:i/>
          <w:iCs/>
          <w:sz w:val="24"/>
          <w:szCs w:val="24"/>
        </w:rPr>
        <w:t xml:space="preserve"> 183/1–4. </w:t>
      </w:r>
      <w:r w:rsidRPr="0085486B">
        <w:rPr>
          <w:rFonts w:ascii="Garamond" w:hAnsi="Garamond"/>
          <w:sz w:val="24"/>
          <w:szCs w:val="24"/>
        </w:rPr>
        <w:t xml:space="preserve">Accessed </w:t>
      </w:r>
      <w:del w:id="1158" w:author="Kyle Hutchinson" w:date="2025-08-24T09:21:00Z" w16du:dateUtc="2025-08-24T13:21:00Z">
        <w:r w:rsidRPr="0085486B" w:rsidDel="00303400">
          <w:rPr>
            <w:rFonts w:ascii="Garamond" w:hAnsi="Garamond"/>
            <w:sz w:val="24"/>
            <w:szCs w:val="24"/>
          </w:rPr>
          <w:delText xml:space="preserve">online, </w:delText>
        </w:r>
      </w:del>
      <w:r w:rsidRPr="0085486B">
        <w:rPr>
          <w:rFonts w:ascii="Garamond" w:hAnsi="Garamond"/>
          <w:sz w:val="24"/>
          <w:szCs w:val="24"/>
        </w:rPr>
        <w:t>May 31</w:t>
      </w:r>
      <w:r w:rsidRPr="0085486B">
        <w:rPr>
          <w:rFonts w:ascii="Garamond" w:hAnsi="Garamond"/>
          <w:sz w:val="24"/>
          <w:szCs w:val="24"/>
          <w:vertAlign w:val="superscript"/>
        </w:rPr>
        <w:t>st</w:t>
      </w:r>
      <w:r w:rsidRPr="0085486B">
        <w:rPr>
          <w:rFonts w:ascii="Garamond" w:hAnsi="Garamond"/>
          <w:sz w:val="24"/>
          <w:szCs w:val="24"/>
        </w:rPr>
        <w:t xml:space="preserve">, 2023: </w:t>
      </w:r>
    </w:p>
    <w:p w14:paraId="18C25E4C" w14:textId="08CDF445" w:rsidR="006B6EA9" w:rsidRPr="0085486B" w:rsidRDefault="000F63AF" w:rsidP="002743CD">
      <w:pPr>
        <w:spacing w:after="0" w:line="480" w:lineRule="auto"/>
        <w:ind w:left="720"/>
        <w:contextualSpacing/>
        <w:rPr>
          <w:rStyle w:val="Hyperlink"/>
          <w:rFonts w:ascii="Garamond" w:hAnsi="Garamond"/>
          <w:sz w:val="24"/>
          <w:szCs w:val="24"/>
        </w:rPr>
      </w:pPr>
      <w:hyperlink r:id="rId12" w:history="1">
        <w:r w:rsidRPr="00626B71">
          <w:rPr>
            <w:rStyle w:val="Hyperlink"/>
            <w:rFonts w:ascii="Garamond" w:hAnsi="Garamond"/>
            <w:sz w:val="24"/>
            <w:szCs w:val="24"/>
          </w:rPr>
          <w:t>https://www.cpebach.org/toc/toc-III-3.html</w:t>
        </w:r>
      </w:hyperlink>
    </w:p>
    <w:p w14:paraId="69EE4B97" w14:textId="2F1481E0" w:rsidR="00F17FFE" w:rsidRPr="0085486B" w:rsidRDefault="00F17FFE" w:rsidP="002743CD">
      <w:pPr>
        <w:spacing w:after="0" w:line="480" w:lineRule="auto"/>
        <w:contextualSpacing/>
        <w:rPr>
          <w:rFonts w:ascii="Garamond" w:hAnsi="Garamond"/>
          <w:sz w:val="24"/>
          <w:szCs w:val="24"/>
        </w:rPr>
      </w:pPr>
      <w:proofErr w:type="spellStart"/>
      <w:r w:rsidRPr="0085486B">
        <w:rPr>
          <w:rFonts w:ascii="Garamond" w:hAnsi="Garamond"/>
          <w:sz w:val="24"/>
          <w:szCs w:val="24"/>
        </w:rPr>
        <w:t>Kirnberger</w:t>
      </w:r>
      <w:proofErr w:type="spellEnd"/>
      <w:r w:rsidRPr="0085486B">
        <w:rPr>
          <w:rFonts w:ascii="Garamond" w:hAnsi="Garamond"/>
          <w:sz w:val="24"/>
          <w:szCs w:val="24"/>
        </w:rPr>
        <w:t xml:space="preserve">, Johann Philipp. 1982 [1771, 1776]. </w:t>
      </w:r>
      <w:r w:rsidRPr="0085486B">
        <w:rPr>
          <w:rFonts w:ascii="Garamond" w:hAnsi="Garamond"/>
          <w:i/>
          <w:iCs/>
          <w:sz w:val="24"/>
          <w:szCs w:val="24"/>
        </w:rPr>
        <w:t>The Art of Strict Musical Composition</w:t>
      </w:r>
      <w:r w:rsidRPr="0085486B">
        <w:rPr>
          <w:rFonts w:ascii="Garamond" w:hAnsi="Garamond"/>
          <w:sz w:val="24"/>
          <w:szCs w:val="24"/>
        </w:rPr>
        <w:t xml:space="preserve"> [Vol. I and Vol. II, </w:t>
      </w:r>
    </w:p>
    <w:p w14:paraId="75D6D14B" w14:textId="1B916D1A" w:rsidR="00F17FFE" w:rsidRPr="0085486B" w:rsidRDefault="00F17FFE" w:rsidP="002743CD">
      <w:pPr>
        <w:spacing w:after="0" w:line="480" w:lineRule="auto"/>
        <w:ind w:firstLine="720"/>
        <w:contextualSpacing/>
        <w:rPr>
          <w:rFonts w:ascii="Garamond" w:hAnsi="Garamond"/>
          <w:sz w:val="24"/>
          <w:szCs w:val="24"/>
        </w:rPr>
      </w:pPr>
      <w:r w:rsidRPr="0085486B">
        <w:rPr>
          <w:rFonts w:ascii="Garamond" w:hAnsi="Garamond"/>
          <w:sz w:val="24"/>
          <w:szCs w:val="24"/>
        </w:rPr>
        <w:t xml:space="preserve">part I]. Trans. David Beach and Jürgen </w:t>
      </w:r>
      <w:proofErr w:type="spellStart"/>
      <w:r w:rsidRPr="0085486B">
        <w:rPr>
          <w:rFonts w:ascii="Garamond" w:hAnsi="Garamond"/>
          <w:sz w:val="24"/>
          <w:szCs w:val="24"/>
        </w:rPr>
        <w:t>Thym</w:t>
      </w:r>
      <w:proofErr w:type="spellEnd"/>
      <w:r w:rsidRPr="0085486B">
        <w:rPr>
          <w:rFonts w:ascii="Garamond" w:hAnsi="Garamond"/>
          <w:sz w:val="24"/>
          <w:szCs w:val="24"/>
        </w:rPr>
        <w:t xml:space="preserve">. </w:t>
      </w:r>
      <w:del w:id="1159" w:author="Kyle Hutchinson" w:date="2025-08-24T09:21:00Z" w16du:dateUtc="2025-08-24T13:21:00Z">
        <w:r w:rsidRPr="0085486B" w:rsidDel="00303400">
          <w:rPr>
            <w:rFonts w:ascii="Garamond" w:hAnsi="Garamond"/>
            <w:sz w:val="24"/>
            <w:szCs w:val="24"/>
          </w:rPr>
          <w:delText xml:space="preserve">New Have: </w:delText>
        </w:r>
      </w:del>
      <w:r w:rsidRPr="0085486B">
        <w:rPr>
          <w:rFonts w:ascii="Garamond" w:hAnsi="Garamond"/>
          <w:sz w:val="24"/>
          <w:szCs w:val="24"/>
        </w:rPr>
        <w:t>Yale University Press.</w:t>
      </w:r>
    </w:p>
    <w:p w14:paraId="78A47882" w14:textId="37865F06" w:rsidR="00B25818" w:rsidRPr="0085486B" w:rsidRDefault="00B25818" w:rsidP="002743CD">
      <w:pPr>
        <w:spacing w:after="0" w:line="480" w:lineRule="auto"/>
        <w:contextualSpacing/>
        <w:rPr>
          <w:rFonts w:ascii="Garamond" w:hAnsi="Garamond"/>
          <w:sz w:val="24"/>
          <w:szCs w:val="24"/>
        </w:rPr>
      </w:pPr>
      <w:del w:id="1160" w:author="Kyle Hutchinson" w:date="2025-08-24T09:21:00Z" w16du:dateUtc="2025-08-24T13:21:00Z">
        <w:r w:rsidRPr="0085486B" w:rsidDel="00303400">
          <w:rPr>
            <w:rFonts w:ascii="Garamond" w:hAnsi="Garamond"/>
            <w:sz w:val="24"/>
            <w:szCs w:val="24"/>
          </w:rPr>
          <w:delText>[</w:delText>
        </w:r>
      </w:del>
      <w:proofErr w:type="spellStart"/>
      <w:r w:rsidR="00D9148E" w:rsidRPr="0085486B">
        <w:rPr>
          <w:rFonts w:ascii="Garamond" w:hAnsi="Garamond"/>
          <w:sz w:val="24"/>
          <w:szCs w:val="24"/>
        </w:rPr>
        <w:t>Kirnberger</w:t>
      </w:r>
      <w:proofErr w:type="spellEnd"/>
      <w:r w:rsidR="00D9148E" w:rsidRPr="0085486B">
        <w:rPr>
          <w:rFonts w:ascii="Garamond" w:hAnsi="Garamond"/>
          <w:sz w:val="24"/>
          <w:szCs w:val="24"/>
        </w:rPr>
        <w:t>, Johann Philipp, and Johann Abraham Peter Schulz</w:t>
      </w:r>
      <w:del w:id="1161" w:author="Kyle Hutchinson" w:date="2025-08-24T09:21:00Z" w16du:dateUtc="2025-08-24T13:21:00Z">
        <w:r w:rsidRPr="0085486B" w:rsidDel="00303400">
          <w:rPr>
            <w:rFonts w:ascii="Garamond" w:hAnsi="Garamond"/>
            <w:sz w:val="24"/>
            <w:szCs w:val="24"/>
          </w:rPr>
          <w:delText>]</w:delText>
        </w:r>
      </w:del>
      <w:r w:rsidR="00D9148E" w:rsidRPr="0085486B">
        <w:rPr>
          <w:rFonts w:ascii="Garamond" w:hAnsi="Garamond"/>
          <w:sz w:val="24"/>
          <w:szCs w:val="24"/>
        </w:rPr>
        <w:t>. 1774. “</w:t>
      </w:r>
      <w:proofErr w:type="spellStart"/>
      <w:r w:rsidR="00D9148E" w:rsidRPr="0085486B">
        <w:rPr>
          <w:rFonts w:ascii="Garamond" w:hAnsi="Garamond"/>
          <w:sz w:val="24"/>
          <w:szCs w:val="24"/>
        </w:rPr>
        <w:t>Rhythmus</w:t>
      </w:r>
      <w:proofErr w:type="spellEnd"/>
      <w:r w:rsidR="00D9148E" w:rsidRPr="0085486B">
        <w:rPr>
          <w:rFonts w:ascii="Garamond" w:hAnsi="Garamond"/>
          <w:sz w:val="24"/>
          <w:szCs w:val="24"/>
        </w:rPr>
        <w:t xml:space="preserve">.” In Johann </w:t>
      </w:r>
    </w:p>
    <w:p w14:paraId="0916F99E" w14:textId="3566AA94" w:rsidR="000F63AF" w:rsidRDefault="00D9148E"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Georg Sulzer, </w:t>
      </w:r>
      <w:r w:rsidR="00950F38" w:rsidRPr="0085486B">
        <w:rPr>
          <w:rFonts w:ascii="Garamond" w:hAnsi="Garamond"/>
          <w:i/>
          <w:iCs/>
          <w:sz w:val="24"/>
          <w:szCs w:val="24"/>
        </w:rPr>
        <w:t xml:space="preserve">Allgemeine </w:t>
      </w:r>
      <w:proofErr w:type="spellStart"/>
      <w:r w:rsidR="00950F38" w:rsidRPr="0085486B">
        <w:rPr>
          <w:rFonts w:ascii="Garamond" w:hAnsi="Garamond"/>
          <w:i/>
          <w:iCs/>
          <w:sz w:val="24"/>
          <w:szCs w:val="24"/>
        </w:rPr>
        <w:t>Theorie</w:t>
      </w:r>
      <w:proofErr w:type="spellEnd"/>
      <w:r w:rsidR="00950F38" w:rsidRPr="0085486B">
        <w:rPr>
          <w:rFonts w:ascii="Garamond" w:hAnsi="Garamond"/>
          <w:i/>
          <w:iCs/>
          <w:sz w:val="24"/>
          <w:szCs w:val="24"/>
        </w:rPr>
        <w:t xml:space="preserve"> der </w:t>
      </w:r>
      <w:proofErr w:type="spellStart"/>
      <w:r w:rsidR="00950F38" w:rsidRPr="0085486B">
        <w:rPr>
          <w:rFonts w:ascii="Garamond" w:hAnsi="Garamond"/>
          <w:i/>
          <w:iCs/>
          <w:sz w:val="24"/>
          <w:szCs w:val="24"/>
        </w:rPr>
        <w:t>schönen</w:t>
      </w:r>
      <w:proofErr w:type="spellEnd"/>
      <w:r w:rsidR="00950F38" w:rsidRPr="0085486B">
        <w:rPr>
          <w:rFonts w:ascii="Garamond" w:hAnsi="Garamond"/>
          <w:i/>
          <w:iCs/>
          <w:sz w:val="24"/>
          <w:szCs w:val="24"/>
        </w:rPr>
        <w:t xml:space="preserve"> Künste</w:t>
      </w:r>
      <w:r w:rsidR="00950F38" w:rsidRPr="0085486B">
        <w:rPr>
          <w:rFonts w:ascii="Garamond" w:hAnsi="Garamond"/>
          <w:sz w:val="24"/>
          <w:szCs w:val="24"/>
        </w:rPr>
        <w:t>, [1</w:t>
      </w:r>
      <w:r w:rsidR="00950F38" w:rsidRPr="0085486B">
        <w:rPr>
          <w:rFonts w:ascii="Garamond" w:hAnsi="Garamond"/>
          <w:sz w:val="24"/>
          <w:szCs w:val="24"/>
          <w:vertAlign w:val="superscript"/>
        </w:rPr>
        <w:t>st</w:t>
      </w:r>
      <w:r w:rsidR="00950F38" w:rsidRPr="0085486B">
        <w:rPr>
          <w:rFonts w:ascii="Garamond" w:hAnsi="Garamond"/>
          <w:sz w:val="24"/>
          <w:szCs w:val="24"/>
        </w:rPr>
        <w:t xml:space="preserve"> ed.], </w:t>
      </w:r>
      <w:r w:rsidR="00B67590" w:rsidRPr="0085486B">
        <w:rPr>
          <w:rFonts w:ascii="Garamond" w:hAnsi="Garamond"/>
          <w:sz w:val="24"/>
          <w:szCs w:val="24"/>
        </w:rPr>
        <w:t>Part II</w:t>
      </w:r>
      <w:r w:rsidR="00E0689D" w:rsidRPr="0085486B">
        <w:rPr>
          <w:rFonts w:ascii="Garamond" w:hAnsi="Garamond"/>
          <w:sz w:val="24"/>
          <w:szCs w:val="24"/>
        </w:rPr>
        <w:t>, 97</w:t>
      </w:r>
      <w:r w:rsidR="00A26342" w:rsidRPr="0085486B">
        <w:rPr>
          <w:rFonts w:ascii="Garamond" w:hAnsi="Garamond"/>
          <w:sz w:val="24"/>
          <w:szCs w:val="24"/>
        </w:rPr>
        <w:t xml:space="preserve">5–985. </w:t>
      </w:r>
      <w:del w:id="1162" w:author="Kyle Hutchinson" w:date="2025-08-24T09:21:00Z" w16du:dateUtc="2025-08-24T13:21:00Z">
        <w:r w:rsidR="00447813" w:rsidRPr="0085486B" w:rsidDel="00303400">
          <w:rPr>
            <w:rFonts w:ascii="Garamond" w:hAnsi="Garamond"/>
            <w:sz w:val="24"/>
            <w:szCs w:val="24"/>
          </w:rPr>
          <w:delText xml:space="preserve">Leipzig: </w:delText>
        </w:r>
      </w:del>
    </w:p>
    <w:p w14:paraId="3773B4D1" w14:textId="620E6F32" w:rsidR="00D9148E" w:rsidRPr="0085486B" w:rsidRDefault="00532599" w:rsidP="002743CD">
      <w:pPr>
        <w:spacing w:after="0" w:line="480" w:lineRule="auto"/>
        <w:ind w:left="720"/>
        <w:contextualSpacing/>
        <w:rPr>
          <w:rFonts w:ascii="Garamond" w:hAnsi="Garamond"/>
          <w:sz w:val="24"/>
          <w:szCs w:val="24"/>
        </w:rPr>
      </w:pPr>
      <w:ins w:id="1163" w:author="Kyle Hutchinson" w:date="2025-08-24T09:23:00Z" w16du:dateUtc="2025-08-24T13:23:00Z">
        <w:r>
          <w:rPr>
            <w:rFonts w:ascii="Garamond" w:hAnsi="Garamond"/>
            <w:sz w:val="24"/>
            <w:szCs w:val="24"/>
          </w:rPr>
          <w:t xml:space="preserve">Leipzig: </w:t>
        </w:r>
      </w:ins>
      <w:proofErr w:type="spellStart"/>
      <w:r w:rsidR="00447813" w:rsidRPr="0085486B">
        <w:rPr>
          <w:rFonts w:ascii="Garamond" w:hAnsi="Garamond"/>
          <w:sz w:val="24"/>
          <w:szCs w:val="24"/>
        </w:rPr>
        <w:t>Weidmanns</w:t>
      </w:r>
      <w:proofErr w:type="spellEnd"/>
      <w:r w:rsidR="00447813" w:rsidRPr="0085486B">
        <w:rPr>
          <w:rFonts w:ascii="Garamond" w:hAnsi="Garamond"/>
          <w:sz w:val="24"/>
          <w:szCs w:val="24"/>
        </w:rPr>
        <w:t>, Erben, &amp; Reich.</w:t>
      </w:r>
      <w:r w:rsidR="00F96A10" w:rsidRPr="0085486B">
        <w:rPr>
          <w:rFonts w:ascii="Garamond" w:hAnsi="Garamond"/>
          <w:sz w:val="24"/>
          <w:szCs w:val="24"/>
        </w:rPr>
        <w:t xml:space="preserve"> Accessed </w:t>
      </w:r>
      <w:del w:id="1164" w:author="Kyle Hutchinson" w:date="2025-08-24T09:22:00Z" w16du:dateUtc="2025-08-24T13:22:00Z">
        <w:r w:rsidR="00F96A10" w:rsidRPr="0085486B" w:rsidDel="00303400">
          <w:rPr>
            <w:rFonts w:ascii="Garamond" w:hAnsi="Garamond"/>
            <w:sz w:val="24"/>
            <w:szCs w:val="24"/>
          </w:rPr>
          <w:delText xml:space="preserve">online, </w:delText>
        </w:r>
      </w:del>
      <w:r w:rsidR="00F96A10" w:rsidRPr="0085486B">
        <w:rPr>
          <w:rFonts w:ascii="Garamond" w:hAnsi="Garamond"/>
          <w:sz w:val="24"/>
          <w:szCs w:val="24"/>
        </w:rPr>
        <w:t>June 2</w:t>
      </w:r>
      <w:r w:rsidR="00F96A10" w:rsidRPr="0085486B">
        <w:rPr>
          <w:rFonts w:ascii="Garamond" w:hAnsi="Garamond"/>
          <w:sz w:val="24"/>
          <w:szCs w:val="24"/>
          <w:vertAlign w:val="superscript"/>
        </w:rPr>
        <w:t>nd</w:t>
      </w:r>
      <w:r w:rsidR="00F96A10" w:rsidRPr="0085486B">
        <w:rPr>
          <w:rFonts w:ascii="Garamond" w:hAnsi="Garamond"/>
          <w:sz w:val="24"/>
          <w:szCs w:val="24"/>
        </w:rPr>
        <w:t>, 2023:</w:t>
      </w:r>
    </w:p>
    <w:p w14:paraId="5C22AB29" w14:textId="4751DF07" w:rsidR="000F717D" w:rsidRPr="0085486B" w:rsidRDefault="000F63AF" w:rsidP="002743CD">
      <w:pPr>
        <w:spacing w:after="0" w:line="480" w:lineRule="auto"/>
        <w:ind w:left="720"/>
        <w:contextualSpacing/>
        <w:rPr>
          <w:rFonts w:ascii="Garamond" w:hAnsi="Garamond"/>
          <w:sz w:val="24"/>
          <w:szCs w:val="24"/>
        </w:rPr>
      </w:pPr>
      <w:hyperlink r:id="rId13" w:history="1">
        <w:r w:rsidRPr="00626B71">
          <w:rPr>
            <w:rStyle w:val="Hyperlink"/>
            <w:rFonts w:ascii="Garamond" w:hAnsi="Garamond"/>
            <w:sz w:val="24"/>
            <w:szCs w:val="24"/>
          </w:rPr>
          <w:t>https://play.google.com/books/reader?id=z-FMAAAAcAAJ&amp;pg=GBS.PA565&amp;hl=en</w:t>
        </w:r>
      </w:hyperlink>
    </w:p>
    <w:p w14:paraId="16EB1082" w14:textId="27D3C11E" w:rsidR="00245696" w:rsidRPr="0085486B" w:rsidRDefault="002A29D8" w:rsidP="002743CD">
      <w:pPr>
        <w:spacing w:after="0" w:line="480" w:lineRule="auto"/>
        <w:contextualSpacing/>
        <w:rPr>
          <w:rFonts w:ascii="Garamond" w:hAnsi="Garamond"/>
          <w:sz w:val="24"/>
          <w:szCs w:val="24"/>
        </w:rPr>
      </w:pPr>
      <w:del w:id="1165" w:author="Kyle Hutchinson" w:date="2025-08-24T09:22:00Z" w16du:dateUtc="2025-08-24T13:22:00Z">
        <w:r w:rsidRPr="0085486B" w:rsidDel="00532599">
          <w:rPr>
            <w:rFonts w:ascii="Garamond" w:hAnsi="Garamond"/>
            <w:sz w:val="24"/>
            <w:szCs w:val="24"/>
          </w:rPr>
          <w:delText>[</w:delText>
        </w:r>
      </w:del>
      <w:proofErr w:type="spellStart"/>
      <w:r w:rsidRPr="0085486B">
        <w:rPr>
          <w:rFonts w:ascii="Garamond" w:hAnsi="Garamond"/>
          <w:sz w:val="24"/>
          <w:szCs w:val="24"/>
        </w:rPr>
        <w:t>Kirnberger</w:t>
      </w:r>
      <w:proofErr w:type="spellEnd"/>
      <w:r w:rsidRPr="0085486B">
        <w:rPr>
          <w:rFonts w:ascii="Garamond" w:hAnsi="Garamond"/>
          <w:sz w:val="24"/>
          <w:szCs w:val="24"/>
        </w:rPr>
        <w:t>, Johann Philipp, and Johann Abraham Peter Schulz.</w:t>
      </w:r>
      <w:del w:id="1166" w:author="Kyle Hutchinson" w:date="2025-08-24T09:22:00Z" w16du:dateUtc="2025-08-24T13:22:00Z">
        <w:r w:rsidRPr="0085486B" w:rsidDel="00532599">
          <w:rPr>
            <w:rFonts w:ascii="Garamond" w:hAnsi="Garamond"/>
            <w:sz w:val="24"/>
            <w:szCs w:val="24"/>
          </w:rPr>
          <w:delText>]</w:delText>
        </w:r>
      </w:del>
      <w:r w:rsidRPr="0085486B">
        <w:rPr>
          <w:rFonts w:ascii="Garamond" w:hAnsi="Garamond"/>
          <w:sz w:val="24"/>
          <w:szCs w:val="24"/>
        </w:rPr>
        <w:t xml:space="preserve"> </w:t>
      </w:r>
      <w:r w:rsidR="00AF7EA6" w:rsidRPr="0085486B">
        <w:rPr>
          <w:rFonts w:ascii="Garamond" w:hAnsi="Garamond"/>
          <w:sz w:val="24"/>
          <w:szCs w:val="24"/>
        </w:rPr>
        <w:t>1794. “</w:t>
      </w:r>
      <w:proofErr w:type="spellStart"/>
      <w:r w:rsidR="00AF7EA6" w:rsidRPr="0085486B">
        <w:rPr>
          <w:rFonts w:ascii="Garamond" w:hAnsi="Garamond"/>
          <w:sz w:val="24"/>
          <w:szCs w:val="24"/>
        </w:rPr>
        <w:t>Rhythmus</w:t>
      </w:r>
      <w:proofErr w:type="spellEnd"/>
      <w:r w:rsidR="00AF7EA6" w:rsidRPr="0085486B">
        <w:rPr>
          <w:rFonts w:ascii="Garamond" w:hAnsi="Garamond"/>
          <w:sz w:val="24"/>
          <w:szCs w:val="24"/>
        </w:rPr>
        <w:t xml:space="preserve">.” </w:t>
      </w:r>
    </w:p>
    <w:p w14:paraId="0DBC4086" w14:textId="77777777" w:rsidR="000F63AF" w:rsidRDefault="00AF7EA6" w:rsidP="002743CD">
      <w:pPr>
        <w:spacing w:after="0" w:line="480" w:lineRule="auto"/>
        <w:ind w:left="720"/>
        <w:contextualSpacing/>
        <w:rPr>
          <w:rFonts w:ascii="Garamond" w:hAnsi="Garamond"/>
          <w:sz w:val="24"/>
          <w:szCs w:val="24"/>
        </w:rPr>
      </w:pPr>
      <w:r w:rsidRPr="0085486B">
        <w:rPr>
          <w:rFonts w:ascii="Garamond" w:hAnsi="Garamond"/>
          <w:sz w:val="24"/>
          <w:szCs w:val="24"/>
        </w:rPr>
        <w:t xml:space="preserve">In Johann Georg Sulzer, </w:t>
      </w:r>
      <w:r w:rsidRPr="0085486B">
        <w:rPr>
          <w:rFonts w:ascii="Garamond" w:hAnsi="Garamond"/>
          <w:i/>
          <w:iCs/>
          <w:sz w:val="24"/>
          <w:szCs w:val="24"/>
        </w:rPr>
        <w:t xml:space="preserve">Allgemeine </w:t>
      </w:r>
      <w:proofErr w:type="spellStart"/>
      <w:r w:rsidRPr="0085486B">
        <w:rPr>
          <w:rFonts w:ascii="Garamond" w:hAnsi="Garamond"/>
          <w:i/>
          <w:iCs/>
          <w:sz w:val="24"/>
          <w:szCs w:val="24"/>
        </w:rPr>
        <w:t>Theorie</w:t>
      </w:r>
      <w:proofErr w:type="spellEnd"/>
      <w:r w:rsidRPr="0085486B">
        <w:rPr>
          <w:rFonts w:ascii="Garamond" w:hAnsi="Garamond"/>
          <w:i/>
          <w:iCs/>
          <w:sz w:val="24"/>
          <w:szCs w:val="24"/>
        </w:rPr>
        <w:t xml:space="preserve"> der </w:t>
      </w:r>
      <w:proofErr w:type="spellStart"/>
      <w:r w:rsidRPr="0085486B">
        <w:rPr>
          <w:rFonts w:ascii="Garamond" w:hAnsi="Garamond"/>
          <w:i/>
          <w:iCs/>
          <w:sz w:val="24"/>
          <w:szCs w:val="24"/>
        </w:rPr>
        <w:t>schönen</w:t>
      </w:r>
      <w:proofErr w:type="spellEnd"/>
      <w:r w:rsidRPr="0085486B">
        <w:rPr>
          <w:rFonts w:ascii="Garamond" w:hAnsi="Garamond"/>
          <w:i/>
          <w:iCs/>
          <w:sz w:val="24"/>
          <w:szCs w:val="24"/>
        </w:rPr>
        <w:t xml:space="preserve"> Künste</w:t>
      </w:r>
      <w:r w:rsidR="00367272" w:rsidRPr="0085486B">
        <w:rPr>
          <w:rFonts w:ascii="Garamond" w:hAnsi="Garamond"/>
          <w:sz w:val="24"/>
          <w:szCs w:val="24"/>
        </w:rPr>
        <w:t>, 4</w:t>
      </w:r>
      <w:r w:rsidR="00367272" w:rsidRPr="0085486B">
        <w:rPr>
          <w:rFonts w:ascii="Garamond" w:hAnsi="Garamond"/>
          <w:sz w:val="24"/>
          <w:szCs w:val="24"/>
          <w:vertAlign w:val="superscript"/>
        </w:rPr>
        <w:t>th</w:t>
      </w:r>
      <w:r w:rsidR="006A5D58" w:rsidRPr="0085486B">
        <w:rPr>
          <w:rFonts w:ascii="Garamond" w:hAnsi="Garamond"/>
          <w:sz w:val="24"/>
          <w:szCs w:val="24"/>
        </w:rPr>
        <w:t xml:space="preserve"> ed., 4:90–105. Leipzig: In der </w:t>
      </w:r>
    </w:p>
    <w:p w14:paraId="41262713" w14:textId="0A0407DC" w:rsidR="002A29D8" w:rsidRPr="0085486B" w:rsidRDefault="006A5D58" w:rsidP="002743CD">
      <w:pPr>
        <w:spacing w:after="0" w:line="480" w:lineRule="auto"/>
        <w:ind w:left="720"/>
        <w:contextualSpacing/>
        <w:rPr>
          <w:rFonts w:ascii="Garamond" w:hAnsi="Garamond"/>
          <w:sz w:val="24"/>
          <w:szCs w:val="24"/>
        </w:rPr>
      </w:pPr>
      <w:proofErr w:type="spellStart"/>
      <w:r w:rsidRPr="0085486B">
        <w:rPr>
          <w:rFonts w:ascii="Garamond" w:hAnsi="Garamond"/>
          <w:sz w:val="24"/>
          <w:szCs w:val="24"/>
        </w:rPr>
        <w:t>Weidmannschen</w:t>
      </w:r>
      <w:proofErr w:type="spellEnd"/>
      <w:r w:rsidRPr="0085486B">
        <w:rPr>
          <w:rFonts w:ascii="Garamond" w:hAnsi="Garamond"/>
          <w:sz w:val="24"/>
          <w:szCs w:val="24"/>
        </w:rPr>
        <w:t xml:space="preserve"> </w:t>
      </w:r>
      <w:proofErr w:type="spellStart"/>
      <w:r w:rsidRPr="0085486B">
        <w:rPr>
          <w:rFonts w:ascii="Garamond" w:hAnsi="Garamond"/>
          <w:sz w:val="24"/>
          <w:szCs w:val="24"/>
        </w:rPr>
        <w:t>Buchhandlung</w:t>
      </w:r>
      <w:proofErr w:type="spellEnd"/>
      <w:r w:rsidRPr="0085486B">
        <w:rPr>
          <w:rFonts w:ascii="Garamond" w:hAnsi="Garamond"/>
          <w:sz w:val="24"/>
          <w:szCs w:val="24"/>
        </w:rPr>
        <w:t>. Reprint, Hildesheim: Georg Olms, 1967.</w:t>
      </w:r>
    </w:p>
    <w:p w14:paraId="08995F39" w14:textId="58575819" w:rsidR="00BD0E94" w:rsidRPr="0085486B" w:rsidDel="00532599" w:rsidRDefault="002743CD" w:rsidP="002743CD">
      <w:pPr>
        <w:spacing w:after="0" w:line="480" w:lineRule="auto"/>
        <w:contextualSpacing/>
        <w:rPr>
          <w:del w:id="1167" w:author="Kyle Hutchinson" w:date="2025-08-24T09:22:00Z" w16du:dateUtc="2025-08-24T13:22:00Z"/>
          <w:rFonts w:ascii="Garamond" w:hAnsi="Garamond"/>
          <w:sz w:val="24"/>
          <w:szCs w:val="24"/>
        </w:rPr>
      </w:pPr>
      <w:proofErr w:type="spellStart"/>
      <w:r>
        <w:rPr>
          <w:rFonts w:ascii="Garamond" w:hAnsi="Garamond"/>
          <w:sz w:val="24"/>
          <w:szCs w:val="24"/>
        </w:rPr>
        <w:lastRenderedPageBreak/>
        <w:t>K</w:t>
      </w:r>
      <w:r w:rsidR="00BD0E94" w:rsidRPr="0085486B">
        <w:rPr>
          <w:rFonts w:ascii="Garamond" w:hAnsi="Garamond"/>
          <w:sz w:val="24"/>
          <w:szCs w:val="24"/>
        </w:rPr>
        <w:t>lorma</w:t>
      </w:r>
      <w:r>
        <w:rPr>
          <w:rFonts w:ascii="Garamond" w:hAnsi="Garamond"/>
          <w:sz w:val="24"/>
          <w:szCs w:val="24"/>
        </w:rPr>
        <w:t>n</w:t>
      </w:r>
      <w:proofErr w:type="spellEnd"/>
      <w:r w:rsidR="00BD0E94" w:rsidRPr="0085486B">
        <w:rPr>
          <w:rFonts w:ascii="Garamond" w:hAnsi="Garamond"/>
          <w:sz w:val="24"/>
          <w:szCs w:val="24"/>
        </w:rPr>
        <w:t xml:space="preserve">, Edward. 2016. </w:t>
      </w:r>
      <w:r w:rsidR="00BD0E94" w:rsidRPr="0085486B">
        <w:rPr>
          <w:rFonts w:ascii="Garamond" w:hAnsi="Garamond"/>
          <w:i/>
          <w:iCs/>
          <w:sz w:val="24"/>
          <w:szCs w:val="24"/>
        </w:rPr>
        <w:t>Mozart’s Music of Friends: Social Interplay in the Chamber Works</w:t>
      </w:r>
      <w:r w:rsidR="00BD0E94" w:rsidRPr="0085486B">
        <w:rPr>
          <w:rFonts w:ascii="Garamond" w:hAnsi="Garamond"/>
          <w:sz w:val="24"/>
          <w:szCs w:val="24"/>
        </w:rPr>
        <w:t xml:space="preserve">. </w:t>
      </w:r>
      <w:del w:id="1168" w:author="Kyle Hutchinson" w:date="2025-08-24T09:22:00Z" w16du:dateUtc="2025-08-24T13:22:00Z">
        <w:r w:rsidR="00BD0E94" w:rsidRPr="0085486B" w:rsidDel="00532599">
          <w:rPr>
            <w:rFonts w:ascii="Garamond" w:hAnsi="Garamond"/>
            <w:sz w:val="24"/>
            <w:szCs w:val="24"/>
          </w:rPr>
          <w:delText xml:space="preserve">Cambridge: </w:delText>
        </w:r>
      </w:del>
    </w:p>
    <w:p w14:paraId="0857E861" w14:textId="77777777" w:rsidR="00532599" w:rsidRDefault="00BD0E94" w:rsidP="00532599">
      <w:pPr>
        <w:spacing w:after="0" w:line="480" w:lineRule="auto"/>
        <w:contextualSpacing/>
        <w:rPr>
          <w:ins w:id="1169" w:author="Kyle Hutchinson" w:date="2025-08-24T09:22:00Z" w16du:dateUtc="2025-08-24T13:22:00Z"/>
          <w:rFonts w:ascii="Garamond" w:hAnsi="Garamond"/>
          <w:sz w:val="24"/>
          <w:szCs w:val="24"/>
        </w:rPr>
      </w:pPr>
      <w:r w:rsidRPr="0085486B">
        <w:rPr>
          <w:rFonts w:ascii="Garamond" w:hAnsi="Garamond"/>
          <w:sz w:val="24"/>
          <w:szCs w:val="24"/>
        </w:rPr>
        <w:t xml:space="preserve">Cambridge </w:t>
      </w:r>
    </w:p>
    <w:p w14:paraId="6BC8C4A6" w14:textId="0BC10E8D" w:rsidR="00BD0E94" w:rsidRDefault="00BD0E94" w:rsidP="00532599">
      <w:pPr>
        <w:spacing w:after="0" w:line="480" w:lineRule="auto"/>
        <w:ind w:firstLine="720"/>
        <w:contextualSpacing/>
        <w:rPr>
          <w:rFonts w:ascii="Garamond" w:hAnsi="Garamond"/>
          <w:sz w:val="24"/>
          <w:szCs w:val="24"/>
        </w:rPr>
      </w:pPr>
      <w:r w:rsidRPr="0085486B">
        <w:rPr>
          <w:rFonts w:ascii="Garamond" w:hAnsi="Garamond"/>
          <w:sz w:val="24"/>
          <w:szCs w:val="24"/>
        </w:rPr>
        <w:t>University Press.</w:t>
      </w:r>
    </w:p>
    <w:p w14:paraId="4DE57A4D" w14:textId="77777777" w:rsidR="00B10FCF" w:rsidRDefault="00B10FCF" w:rsidP="002743CD">
      <w:pPr>
        <w:spacing w:after="0" w:line="480" w:lineRule="auto"/>
        <w:contextualSpacing/>
        <w:rPr>
          <w:rFonts w:ascii="Garamond" w:hAnsi="Garamond"/>
          <w:sz w:val="24"/>
          <w:szCs w:val="24"/>
        </w:rPr>
      </w:pPr>
      <w:r>
        <w:rPr>
          <w:rFonts w:ascii="Garamond" w:hAnsi="Garamond"/>
          <w:sz w:val="24"/>
          <w:szCs w:val="24"/>
        </w:rPr>
        <w:t xml:space="preserve">Koch, Heinrich Christoph. 1782–93. </w:t>
      </w:r>
      <w:proofErr w:type="spellStart"/>
      <w:r>
        <w:rPr>
          <w:rFonts w:ascii="Garamond" w:hAnsi="Garamond"/>
          <w:i/>
          <w:iCs/>
          <w:sz w:val="24"/>
          <w:szCs w:val="24"/>
        </w:rPr>
        <w:t>Versuch</w:t>
      </w:r>
      <w:proofErr w:type="spellEnd"/>
      <w:r>
        <w:rPr>
          <w:rFonts w:ascii="Garamond" w:hAnsi="Garamond"/>
          <w:i/>
          <w:iCs/>
          <w:sz w:val="24"/>
          <w:szCs w:val="24"/>
        </w:rPr>
        <w:t xml:space="preserve"> </w:t>
      </w:r>
      <w:proofErr w:type="spellStart"/>
      <w:r>
        <w:rPr>
          <w:rFonts w:ascii="Garamond" w:hAnsi="Garamond"/>
          <w:i/>
          <w:iCs/>
          <w:sz w:val="24"/>
          <w:szCs w:val="24"/>
        </w:rPr>
        <w:t>einer</w:t>
      </w:r>
      <w:proofErr w:type="spellEnd"/>
      <w:r>
        <w:rPr>
          <w:rFonts w:ascii="Garamond" w:hAnsi="Garamond"/>
          <w:i/>
          <w:iCs/>
          <w:sz w:val="24"/>
          <w:szCs w:val="24"/>
        </w:rPr>
        <w:t xml:space="preserve"> </w:t>
      </w:r>
      <w:proofErr w:type="spellStart"/>
      <w:r>
        <w:rPr>
          <w:rFonts w:ascii="Garamond" w:hAnsi="Garamond"/>
          <w:i/>
          <w:iCs/>
          <w:sz w:val="24"/>
          <w:szCs w:val="24"/>
        </w:rPr>
        <w:t>Anleitung</w:t>
      </w:r>
      <w:proofErr w:type="spellEnd"/>
      <w:r>
        <w:rPr>
          <w:rFonts w:ascii="Garamond" w:hAnsi="Garamond"/>
          <w:i/>
          <w:iCs/>
          <w:sz w:val="24"/>
          <w:szCs w:val="24"/>
        </w:rPr>
        <w:t xml:space="preserve"> </w:t>
      </w:r>
      <w:proofErr w:type="spellStart"/>
      <w:r>
        <w:rPr>
          <w:rFonts w:ascii="Garamond" w:hAnsi="Garamond"/>
          <w:i/>
          <w:iCs/>
          <w:sz w:val="24"/>
          <w:szCs w:val="24"/>
        </w:rPr>
        <w:t>zur</w:t>
      </w:r>
      <w:proofErr w:type="spellEnd"/>
      <w:r>
        <w:rPr>
          <w:rFonts w:ascii="Garamond" w:hAnsi="Garamond"/>
          <w:i/>
          <w:iCs/>
          <w:sz w:val="24"/>
          <w:szCs w:val="24"/>
        </w:rPr>
        <w:t xml:space="preserve"> Composition</w:t>
      </w:r>
      <w:r>
        <w:rPr>
          <w:rFonts w:ascii="Garamond" w:hAnsi="Garamond"/>
          <w:sz w:val="24"/>
          <w:szCs w:val="24"/>
        </w:rPr>
        <w:t xml:space="preserve">. Leipzig: Adam Friedrich </w:t>
      </w:r>
    </w:p>
    <w:p w14:paraId="5AE9FCD0" w14:textId="3A1189EF" w:rsidR="003A368D" w:rsidRPr="0085486B" w:rsidRDefault="00B10FCF" w:rsidP="002743CD">
      <w:pPr>
        <w:spacing w:after="0" w:line="480" w:lineRule="auto"/>
        <w:ind w:firstLine="720"/>
        <w:contextualSpacing/>
        <w:rPr>
          <w:rFonts w:ascii="Garamond" w:hAnsi="Garamond"/>
          <w:sz w:val="24"/>
          <w:szCs w:val="24"/>
        </w:rPr>
      </w:pPr>
      <w:r>
        <w:rPr>
          <w:rFonts w:ascii="Garamond" w:hAnsi="Garamond"/>
          <w:sz w:val="24"/>
          <w:szCs w:val="24"/>
        </w:rPr>
        <w:t>Böhme.</w:t>
      </w:r>
    </w:p>
    <w:p w14:paraId="6296C822" w14:textId="2B6A87D1" w:rsidR="00B350EC" w:rsidRPr="0085486B" w:rsidDel="00532599" w:rsidRDefault="00A30A91" w:rsidP="002743CD">
      <w:pPr>
        <w:spacing w:after="0" w:line="480" w:lineRule="auto"/>
        <w:contextualSpacing/>
        <w:rPr>
          <w:del w:id="1170" w:author="Kyle Hutchinson" w:date="2025-08-24T09:23:00Z" w16du:dateUtc="2025-08-24T13:23:00Z"/>
          <w:rFonts w:ascii="Garamond" w:hAnsi="Garamond"/>
          <w:sz w:val="24"/>
          <w:szCs w:val="24"/>
        </w:rPr>
      </w:pPr>
      <w:r w:rsidRPr="0085486B">
        <w:rPr>
          <w:rFonts w:ascii="Garamond" w:hAnsi="Garamond"/>
          <w:sz w:val="24"/>
          <w:szCs w:val="24"/>
        </w:rPr>
        <w:t xml:space="preserve">Krebs, Harald. </w:t>
      </w:r>
      <w:r w:rsidR="00907001" w:rsidRPr="0085486B">
        <w:rPr>
          <w:rFonts w:ascii="Garamond" w:hAnsi="Garamond"/>
          <w:sz w:val="24"/>
          <w:szCs w:val="24"/>
        </w:rPr>
        <w:t xml:space="preserve">1999. </w:t>
      </w:r>
      <w:r w:rsidR="00907001" w:rsidRPr="0085486B">
        <w:rPr>
          <w:rFonts w:ascii="Garamond" w:hAnsi="Garamond"/>
          <w:i/>
          <w:iCs/>
          <w:sz w:val="24"/>
          <w:szCs w:val="24"/>
        </w:rPr>
        <w:t>Fa</w:t>
      </w:r>
      <w:r w:rsidR="005E731E" w:rsidRPr="0085486B">
        <w:rPr>
          <w:rFonts w:ascii="Garamond" w:hAnsi="Garamond"/>
          <w:i/>
          <w:iCs/>
          <w:sz w:val="24"/>
          <w:szCs w:val="24"/>
        </w:rPr>
        <w:t>n</w:t>
      </w:r>
      <w:r w:rsidR="00907001" w:rsidRPr="0085486B">
        <w:rPr>
          <w:rFonts w:ascii="Garamond" w:hAnsi="Garamond"/>
          <w:i/>
          <w:iCs/>
          <w:sz w:val="24"/>
          <w:szCs w:val="24"/>
        </w:rPr>
        <w:t>tasy Pieces: Metrical Dissonance in the Music of Robert Schumann</w:t>
      </w:r>
      <w:r w:rsidR="00907001" w:rsidRPr="0085486B">
        <w:rPr>
          <w:rFonts w:ascii="Garamond" w:hAnsi="Garamond"/>
          <w:sz w:val="24"/>
          <w:szCs w:val="24"/>
        </w:rPr>
        <w:t xml:space="preserve">. </w:t>
      </w:r>
      <w:del w:id="1171" w:author="Kyle Hutchinson" w:date="2025-08-24T09:23:00Z" w16du:dateUtc="2025-08-24T13:23:00Z">
        <w:r w:rsidR="00907001" w:rsidRPr="0085486B" w:rsidDel="00532599">
          <w:rPr>
            <w:rFonts w:ascii="Garamond" w:hAnsi="Garamond"/>
            <w:sz w:val="24"/>
            <w:szCs w:val="24"/>
          </w:rPr>
          <w:delText xml:space="preserve">New York: </w:delText>
        </w:r>
      </w:del>
    </w:p>
    <w:p w14:paraId="77C3D396" w14:textId="77777777" w:rsidR="00532599" w:rsidRDefault="00907001" w:rsidP="00532599">
      <w:pPr>
        <w:spacing w:after="0" w:line="480" w:lineRule="auto"/>
        <w:contextualSpacing/>
        <w:rPr>
          <w:ins w:id="1172" w:author="Kyle Hutchinson" w:date="2025-08-24T09:23:00Z" w16du:dateUtc="2025-08-24T13:23:00Z"/>
          <w:rFonts w:ascii="Garamond" w:hAnsi="Garamond"/>
          <w:sz w:val="24"/>
          <w:szCs w:val="24"/>
        </w:rPr>
      </w:pPr>
      <w:r w:rsidRPr="0085486B">
        <w:rPr>
          <w:rFonts w:ascii="Garamond" w:hAnsi="Garamond"/>
          <w:sz w:val="24"/>
          <w:szCs w:val="24"/>
        </w:rPr>
        <w:t xml:space="preserve">Oxford </w:t>
      </w:r>
    </w:p>
    <w:p w14:paraId="495F430D" w14:textId="3D0B5B8C" w:rsidR="00A30A91" w:rsidRPr="0085486B" w:rsidRDefault="00907001" w:rsidP="00532599">
      <w:pPr>
        <w:spacing w:after="0" w:line="480" w:lineRule="auto"/>
        <w:ind w:firstLine="720"/>
        <w:contextualSpacing/>
        <w:rPr>
          <w:rFonts w:ascii="Garamond" w:hAnsi="Garamond"/>
          <w:sz w:val="24"/>
          <w:szCs w:val="24"/>
        </w:rPr>
      </w:pPr>
      <w:r w:rsidRPr="0085486B">
        <w:rPr>
          <w:rFonts w:ascii="Garamond" w:hAnsi="Garamond"/>
          <w:sz w:val="24"/>
          <w:szCs w:val="24"/>
        </w:rPr>
        <w:t>University Press.</w:t>
      </w:r>
    </w:p>
    <w:p w14:paraId="0F7E59B9" w14:textId="7085D01F" w:rsidR="00B350EC" w:rsidRPr="0085486B" w:rsidDel="00532599" w:rsidRDefault="00907001" w:rsidP="002743CD">
      <w:pPr>
        <w:spacing w:after="0" w:line="480" w:lineRule="auto"/>
        <w:contextualSpacing/>
        <w:rPr>
          <w:del w:id="1173" w:author="Kyle Hutchinson" w:date="2025-08-24T09:23:00Z" w16du:dateUtc="2025-08-24T13:23:00Z"/>
          <w:rFonts w:ascii="Garamond" w:hAnsi="Garamond"/>
          <w:sz w:val="24"/>
          <w:szCs w:val="24"/>
        </w:rPr>
      </w:pPr>
      <w:r w:rsidRPr="0085486B">
        <w:rPr>
          <w:rFonts w:ascii="Garamond" w:hAnsi="Garamond"/>
          <w:sz w:val="24"/>
          <w:szCs w:val="24"/>
        </w:rPr>
        <w:t xml:space="preserve">Lerdahl, Fred, and Ray Jackendoff. 1983. </w:t>
      </w:r>
      <w:r w:rsidRPr="0085486B">
        <w:rPr>
          <w:rFonts w:ascii="Garamond" w:hAnsi="Garamond"/>
          <w:i/>
          <w:iCs/>
          <w:sz w:val="24"/>
          <w:szCs w:val="24"/>
        </w:rPr>
        <w:t>A Generative Theory of Tonal Music</w:t>
      </w:r>
      <w:r w:rsidRPr="0085486B">
        <w:rPr>
          <w:rFonts w:ascii="Garamond" w:hAnsi="Garamond"/>
          <w:sz w:val="24"/>
          <w:szCs w:val="24"/>
        </w:rPr>
        <w:t xml:space="preserve">. </w:t>
      </w:r>
      <w:del w:id="1174" w:author="Kyle Hutchinson" w:date="2025-08-24T09:23:00Z" w16du:dateUtc="2025-08-24T13:23:00Z">
        <w:r w:rsidRPr="0085486B" w:rsidDel="00532599">
          <w:rPr>
            <w:rFonts w:ascii="Garamond" w:hAnsi="Garamond"/>
            <w:sz w:val="24"/>
            <w:szCs w:val="24"/>
          </w:rPr>
          <w:delText xml:space="preserve">Cambridge, MA: </w:delText>
        </w:r>
      </w:del>
      <w:r w:rsidRPr="0085486B">
        <w:rPr>
          <w:rFonts w:ascii="Garamond" w:hAnsi="Garamond"/>
          <w:sz w:val="24"/>
          <w:szCs w:val="24"/>
        </w:rPr>
        <w:t xml:space="preserve">MIT </w:t>
      </w:r>
    </w:p>
    <w:p w14:paraId="111D8A23" w14:textId="1D4D5389" w:rsidR="00907001" w:rsidRPr="0085486B" w:rsidRDefault="00907001" w:rsidP="00532599">
      <w:pPr>
        <w:spacing w:after="0" w:line="480" w:lineRule="auto"/>
        <w:contextualSpacing/>
        <w:rPr>
          <w:rFonts w:ascii="Garamond" w:hAnsi="Garamond"/>
          <w:sz w:val="24"/>
          <w:szCs w:val="24"/>
        </w:rPr>
        <w:pPrChange w:id="1175" w:author="Kyle Hutchinson" w:date="2025-08-24T09:23:00Z" w16du:dateUtc="2025-08-24T13:23:00Z">
          <w:pPr>
            <w:spacing w:after="0" w:line="480" w:lineRule="auto"/>
            <w:ind w:firstLine="720"/>
            <w:contextualSpacing/>
          </w:pPr>
        </w:pPrChange>
      </w:pPr>
      <w:r w:rsidRPr="0085486B">
        <w:rPr>
          <w:rFonts w:ascii="Garamond" w:hAnsi="Garamond"/>
          <w:sz w:val="24"/>
          <w:szCs w:val="24"/>
        </w:rPr>
        <w:t>Press.</w:t>
      </w:r>
    </w:p>
    <w:p w14:paraId="2E9B8791" w14:textId="549AB794" w:rsidR="00780FD6" w:rsidRPr="0085486B" w:rsidDel="00532599" w:rsidRDefault="0098050C" w:rsidP="002743CD">
      <w:pPr>
        <w:spacing w:after="0" w:line="480" w:lineRule="auto"/>
        <w:contextualSpacing/>
        <w:rPr>
          <w:del w:id="1176" w:author="Kyle Hutchinson" w:date="2025-08-24T09:23:00Z" w16du:dateUtc="2025-08-24T13:23:00Z"/>
          <w:rFonts w:ascii="Garamond" w:hAnsi="Garamond"/>
          <w:sz w:val="24"/>
          <w:szCs w:val="24"/>
        </w:rPr>
      </w:pPr>
      <w:r w:rsidRPr="0085486B">
        <w:rPr>
          <w:rFonts w:ascii="Garamond" w:hAnsi="Garamond"/>
          <w:sz w:val="24"/>
          <w:szCs w:val="24"/>
        </w:rPr>
        <w:t xml:space="preserve">London, Justin. 2012. </w:t>
      </w:r>
      <w:r w:rsidR="00141991" w:rsidRPr="0085486B">
        <w:rPr>
          <w:rFonts w:ascii="Garamond" w:hAnsi="Garamond"/>
          <w:i/>
          <w:iCs/>
          <w:sz w:val="24"/>
          <w:szCs w:val="24"/>
        </w:rPr>
        <w:t>Hearing in Time: Psychological Aspects of Musical Meter</w:t>
      </w:r>
      <w:r w:rsidR="00141991" w:rsidRPr="0085486B">
        <w:rPr>
          <w:rFonts w:ascii="Garamond" w:hAnsi="Garamond"/>
          <w:sz w:val="24"/>
          <w:szCs w:val="24"/>
        </w:rPr>
        <w:t xml:space="preserve"> (2</w:t>
      </w:r>
      <w:r w:rsidR="00141991" w:rsidRPr="0085486B">
        <w:rPr>
          <w:rFonts w:ascii="Garamond" w:hAnsi="Garamond"/>
          <w:sz w:val="24"/>
          <w:szCs w:val="24"/>
          <w:vertAlign w:val="superscript"/>
        </w:rPr>
        <w:t>nd</w:t>
      </w:r>
      <w:r w:rsidR="00141991" w:rsidRPr="0085486B">
        <w:rPr>
          <w:rFonts w:ascii="Garamond" w:hAnsi="Garamond"/>
          <w:sz w:val="24"/>
          <w:szCs w:val="24"/>
        </w:rPr>
        <w:t xml:space="preserve"> edition). </w:t>
      </w:r>
      <w:del w:id="1177" w:author="Kyle Hutchinson" w:date="2025-08-24T09:23:00Z" w16du:dateUtc="2025-08-24T13:23:00Z">
        <w:r w:rsidR="00780FD6" w:rsidRPr="0085486B" w:rsidDel="00532599">
          <w:rPr>
            <w:rFonts w:ascii="Garamond" w:hAnsi="Garamond"/>
            <w:sz w:val="24"/>
            <w:szCs w:val="24"/>
          </w:rPr>
          <w:delText xml:space="preserve">New York: </w:delText>
        </w:r>
      </w:del>
    </w:p>
    <w:p w14:paraId="7231693B" w14:textId="77777777" w:rsidR="00532599" w:rsidRDefault="00780FD6" w:rsidP="00532599">
      <w:pPr>
        <w:spacing w:after="0" w:line="480" w:lineRule="auto"/>
        <w:contextualSpacing/>
        <w:rPr>
          <w:ins w:id="1178" w:author="Kyle Hutchinson" w:date="2025-08-24T09:23:00Z" w16du:dateUtc="2025-08-24T13:23:00Z"/>
          <w:rFonts w:ascii="Garamond" w:hAnsi="Garamond"/>
          <w:sz w:val="24"/>
          <w:szCs w:val="24"/>
        </w:rPr>
      </w:pPr>
      <w:r w:rsidRPr="0085486B">
        <w:rPr>
          <w:rFonts w:ascii="Garamond" w:hAnsi="Garamond"/>
          <w:sz w:val="24"/>
          <w:szCs w:val="24"/>
        </w:rPr>
        <w:t xml:space="preserve">Oxford </w:t>
      </w:r>
    </w:p>
    <w:p w14:paraId="4D1FFC93" w14:textId="1DD0E6C2" w:rsidR="0098050C" w:rsidRDefault="00780FD6" w:rsidP="00532599">
      <w:pPr>
        <w:spacing w:after="0" w:line="480" w:lineRule="auto"/>
        <w:ind w:firstLine="720"/>
        <w:contextualSpacing/>
        <w:rPr>
          <w:rFonts w:ascii="Garamond" w:hAnsi="Garamond"/>
          <w:sz w:val="24"/>
          <w:szCs w:val="24"/>
        </w:rPr>
      </w:pPr>
      <w:r w:rsidRPr="0085486B">
        <w:rPr>
          <w:rFonts w:ascii="Garamond" w:hAnsi="Garamond"/>
          <w:sz w:val="24"/>
          <w:szCs w:val="24"/>
        </w:rPr>
        <w:t>University Press.</w:t>
      </w:r>
    </w:p>
    <w:p w14:paraId="765B4B1A" w14:textId="77777777" w:rsidR="00657DE4" w:rsidRDefault="00657DE4" w:rsidP="002743CD">
      <w:pPr>
        <w:spacing w:after="0" w:line="480" w:lineRule="auto"/>
        <w:contextualSpacing/>
        <w:rPr>
          <w:rFonts w:ascii="Garamond" w:hAnsi="Garamond"/>
          <w:sz w:val="24"/>
          <w:szCs w:val="24"/>
        </w:rPr>
      </w:pPr>
      <w:r>
        <w:rPr>
          <w:rFonts w:ascii="Garamond" w:hAnsi="Garamond"/>
          <w:sz w:val="24"/>
          <w:szCs w:val="24"/>
        </w:rPr>
        <w:t>Long, Rebecca. 2024. “</w:t>
      </w:r>
      <w:r w:rsidRPr="00657DE4">
        <w:rPr>
          <w:rFonts w:ascii="Garamond" w:hAnsi="Garamond"/>
          <w:sz w:val="24"/>
          <w:szCs w:val="24"/>
        </w:rPr>
        <w:t xml:space="preserve">Mid-Exposition Modal Contrast and Francesco Galeazzi’s </w:t>
      </w:r>
      <w:r>
        <w:rPr>
          <w:rFonts w:ascii="Garamond" w:hAnsi="Garamond"/>
          <w:sz w:val="24"/>
          <w:szCs w:val="24"/>
        </w:rPr>
        <w:t>‘</w:t>
      </w:r>
      <w:r w:rsidRPr="00657DE4">
        <w:rPr>
          <w:rFonts w:ascii="Garamond" w:hAnsi="Garamond"/>
          <w:sz w:val="24"/>
          <w:szCs w:val="24"/>
        </w:rPr>
        <w:t>Characteristic</w:t>
      </w:r>
    </w:p>
    <w:p w14:paraId="2A32566C" w14:textId="3B6AC504" w:rsidR="00657DE4" w:rsidRPr="00657DE4" w:rsidRDefault="00657DE4" w:rsidP="002743CD">
      <w:pPr>
        <w:spacing w:after="0" w:line="480" w:lineRule="auto"/>
        <w:ind w:firstLine="720"/>
        <w:contextualSpacing/>
        <w:rPr>
          <w:rFonts w:ascii="Garamond" w:hAnsi="Garamond"/>
          <w:sz w:val="24"/>
          <w:szCs w:val="24"/>
        </w:rPr>
      </w:pPr>
      <w:r w:rsidRPr="00657DE4">
        <w:rPr>
          <w:rFonts w:ascii="Garamond" w:hAnsi="Garamond"/>
          <w:sz w:val="24"/>
          <w:szCs w:val="24"/>
        </w:rPr>
        <w:t>Passag</w:t>
      </w:r>
      <w:r>
        <w:rPr>
          <w:rFonts w:ascii="Garamond" w:hAnsi="Garamond"/>
          <w:sz w:val="24"/>
          <w:szCs w:val="24"/>
        </w:rPr>
        <w:t>e</w:t>
      </w:r>
      <w:proofErr w:type="gramStart"/>
      <w:r>
        <w:rPr>
          <w:rFonts w:ascii="Garamond" w:hAnsi="Garamond"/>
          <w:sz w:val="24"/>
          <w:szCs w:val="24"/>
        </w:rPr>
        <w:t>.’”</w:t>
      </w:r>
      <w:proofErr w:type="gramEnd"/>
      <w:r>
        <w:rPr>
          <w:rFonts w:ascii="Garamond" w:hAnsi="Garamond"/>
          <w:sz w:val="24"/>
          <w:szCs w:val="24"/>
        </w:rPr>
        <w:t xml:space="preserve"> </w:t>
      </w:r>
      <w:r>
        <w:rPr>
          <w:rFonts w:ascii="Garamond" w:hAnsi="Garamond"/>
          <w:i/>
          <w:iCs/>
          <w:sz w:val="24"/>
          <w:szCs w:val="24"/>
        </w:rPr>
        <w:t>Music Theory Online</w:t>
      </w:r>
      <w:r>
        <w:rPr>
          <w:rFonts w:ascii="Garamond" w:hAnsi="Garamond"/>
          <w:sz w:val="24"/>
          <w:szCs w:val="24"/>
        </w:rPr>
        <w:t xml:space="preserve"> 30 </w:t>
      </w:r>
      <w:commentRangeStart w:id="1179"/>
      <w:r>
        <w:rPr>
          <w:rFonts w:ascii="Garamond" w:hAnsi="Garamond"/>
          <w:sz w:val="24"/>
          <w:szCs w:val="24"/>
        </w:rPr>
        <w:t>(3).</w:t>
      </w:r>
      <w:commentRangeEnd w:id="1179"/>
      <w:r w:rsidR="00532599">
        <w:rPr>
          <w:rStyle w:val="CommentReference"/>
        </w:rPr>
        <w:commentReference w:id="1179"/>
      </w:r>
    </w:p>
    <w:p w14:paraId="7B0C587D" w14:textId="2791F221" w:rsidR="007949AB" w:rsidRPr="0085486B" w:rsidDel="00532599" w:rsidRDefault="00A67FF6" w:rsidP="002743CD">
      <w:pPr>
        <w:spacing w:after="0" w:line="480" w:lineRule="auto"/>
        <w:contextualSpacing/>
        <w:rPr>
          <w:del w:id="1180" w:author="Kyle Hutchinson" w:date="2025-08-24T09:23:00Z" w16du:dateUtc="2025-08-24T13:23:00Z"/>
          <w:rFonts w:ascii="Garamond" w:hAnsi="Garamond"/>
          <w:sz w:val="24"/>
          <w:szCs w:val="24"/>
        </w:rPr>
      </w:pPr>
      <w:r w:rsidRPr="0085486B">
        <w:rPr>
          <w:rFonts w:ascii="Garamond" w:hAnsi="Garamond"/>
          <w:sz w:val="24"/>
          <w:szCs w:val="24"/>
        </w:rPr>
        <w:t>Meyer, Leonard B. 1989.</w:t>
      </w:r>
      <w:r w:rsidR="007949AB" w:rsidRPr="0085486B">
        <w:rPr>
          <w:rFonts w:ascii="Garamond" w:hAnsi="Garamond"/>
          <w:sz w:val="24"/>
          <w:szCs w:val="24"/>
        </w:rPr>
        <w:t xml:space="preserve"> </w:t>
      </w:r>
      <w:r w:rsidR="007949AB" w:rsidRPr="0085486B">
        <w:rPr>
          <w:rFonts w:ascii="Garamond" w:hAnsi="Garamond"/>
          <w:i/>
          <w:iCs/>
          <w:sz w:val="24"/>
          <w:szCs w:val="24"/>
        </w:rPr>
        <w:t>Explaining Music: History, Theory, and Ideology</w:t>
      </w:r>
      <w:r w:rsidR="007949AB" w:rsidRPr="0085486B">
        <w:rPr>
          <w:rFonts w:ascii="Garamond" w:hAnsi="Garamond"/>
          <w:sz w:val="24"/>
          <w:szCs w:val="24"/>
        </w:rPr>
        <w:t xml:space="preserve">. </w:t>
      </w:r>
      <w:del w:id="1181" w:author="Kyle Hutchinson" w:date="2025-08-24T09:23:00Z" w16du:dateUtc="2025-08-24T13:23:00Z">
        <w:r w:rsidR="007949AB" w:rsidRPr="0085486B" w:rsidDel="00532599">
          <w:rPr>
            <w:rFonts w:ascii="Garamond" w:hAnsi="Garamond"/>
            <w:sz w:val="24"/>
            <w:szCs w:val="24"/>
          </w:rPr>
          <w:delText xml:space="preserve">Philadelphia: </w:delText>
        </w:r>
      </w:del>
      <w:r w:rsidR="007949AB" w:rsidRPr="0085486B">
        <w:rPr>
          <w:rFonts w:ascii="Garamond" w:hAnsi="Garamond"/>
          <w:sz w:val="24"/>
          <w:szCs w:val="24"/>
        </w:rPr>
        <w:t xml:space="preserve">University of </w:t>
      </w:r>
    </w:p>
    <w:p w14:paraId="4267D9EB" w14:textId="77777777" w:rsidR="00532599" w:rsidRDefault="007949AB" w:rsidP="00532599">
      <w:pPr>
        <w:spacing w:after="0" w:line="480" w:lineRule="auto"/>
        <w:contextualSpacing/>
        <w:rPr>
          <w:ins w:id="1182" w:author="Kyle Hutchinson" w:date="2025-08-24T09:24:00Z" w16du:dateUtc="2025-08-24T13:24:00Z"/>
          <w:rFonts w:ascii="Garamond" w:hAnsi="Garamond"/>
          <w:sz w:val="24"/>
          <w:szCs w:val="24"/>
        </w:rPr>
      </w:pPr>
      <w:r w:rsidRPr="0085486B">
        <w:rPr>
          <w:rFonts w:ascii="Garamond" w:hAnsi="Garamond"/>
          <w:sz w:val="24"/>
          <w:szCs w:val="24"/>
        </w:rPr>
        <w:t xml:space="preserve">Pennsylvania </w:t>
      </w:r>
    </w:p>
    <w:p w14:paraId="39645C79" w14:textId="6DDFEBD9" w:rsidR="00A67FF6" w:rsidRPr="0085486B" w:rsidRDefault="007949AB" w:rsidP="00532599">
      <w:pPr>
        <w:spacing w:after="0" w:line="480" w:lineRule="auto"/>
        <w:ind w:firstLine="720"/>
        <w:contextualSpacing/>
        <w:rPr>
          <w:rFonts w:ascii="Garamond" w:hAnsi="Garamond"/>
          <w:sz w:val="24"/>
          <w:szCs w:val="24"/>
        </w:rPr>
      </w:pPr>
      <w:r w:rsidRPr="0085486B">
        <w:rPr>
          <w:rFonts w:ascii="Garamond" w:hAnsi="Garamond"/>
          <w:sz w:val="24"/>
          <w:szCs w:val="24"/>
        </w:rPr>
        <w:t>Press.</w:t>
      </w:r>
    </w:p>
    <w:p w14:paraId="6EAF4BE8" w14:textId="1B41EC7B" w:rsidR="00A67FF6" w:rsidRPr="0085486B" w:rsidRDefault="00532599" w:rsidP="002743CD">
      <w:pPr>
        <w:spacing w:after="0" w:line="480" w:lineRule="auto"/>
        <w:contextualSpacing/>
        <w:rPr>
          <w:rFonts w:ascii="Garamond" w:hAnsi="Garamond"/>
          <w:sz w:val="24"/>
          <w:szCs w:val="24"/>
        </w:rPr>
      </w:pPr>
      <w:ins w:id="1183" w:author="Kyle Hutchinson" w:date="2025-08-24T09:24:00Z" w16du:dateUtc="2025-08-24T13:24:00Z">
        <w:r w:rsidRPr="0085486B">
          <w:rPr>
            <w:rFonts w:ascii="Garamond" w:hAnsi="Garamond"/>
            <w:sz w:val="24"/>
            <w:szCs w:val="24"/>
          </w:rPr>
          <w:t>Meyer, Leonard B</w:t>
        </w:r>
      </w:ins>
      <w:del w:id="1184" w:author="Kyle Hutchinson" w:date="2025-08-24T09:24:00Z" w16du:dateUtc="2025-08-24T13:24:00Z">
        <w:r w:rsidR="00A67FF6" w:rsidRPr="0085486B" w:rsidDel="00532599">
          <w:rPr>
            <w:rFonts w:ascii="Garamond" w:hAnsi="Garamond"/>
            <w:sz w:val="24"/>
            <w:szCs w:val="24"/>
          </w:rPr>
          <w:delText>------</w:delText>
        </w:r>
      </w:del>
      <w:r w:rsidR="00A67FF6" w:rsidRPr="0085486B">
        <w:rPr>
          <w:rFonts w:ascii="Garamond" w:hAnsi="Garamond"/>
          <w:sz w:val="24"/>
          <w:szCs w:val="24"/>
        </w:rPr>
        <w:t>. 1998.</w:t>
      </w:r>
      <w:r w:rsidR="007949AB" w:rsidRPr="0085486B">
        <w:rPr>
          <w:rFonts w:ascii="Garamond" w:hAnsi="Garamond"/>
          <w:sz w:val="24"/>
          <w:szCs w:val="24"/>
        </w:rPr>
        <w:t xml:space="preserve"> “A Universe of Universals.” </w:t>
      </w:r>
      <w:r w:rsidR="002355E3" w:rsidRPr="0085486B">
        <w:rPr>
          <w:rFonts w:ascii="Garamond" w:hAnsi="Garamond"/>
          <w:i/>
          <w:iCs/>
          <w:sz w:val="24"/>
          <w:szCs w:val="24"/>
        </w:rPr>
        <w:t>Journal of Musicology</w:t>
      </w:r>
      <w:r w:rsidR="002355E3" w:rsidRPr="0085486B">
        <w:rPr>
          <w:rFonts w:ascii="Garamond" w:hAnsi="Garamond"/>
          <w:sz w:val="24"/>
          <w:szCs w:val="24"/>
        </w:rPr>
        <w:t xml:space="preserve"> 16 (1): 3–25. </w:t>
      </w:r>
    </w:p>
    <w:p w14:paraId="517F4B7A" w14:textId="36A3CD7A" w:rsidR="00B350EC" w:rsidRPr="0085486B" w:rsidRDefault="004D2D58" w:rsidP="002743CD">
      <w:pPr>
        <w:spacing w:after="0" w:line="480" w:lineRule="auto"/>
        <w:contextualSpacing/>
        <w:rPr>
          <w:rFonts w:ascii="Garamond" w:hAnsi="Garamond"/>
          <w:sz w:val="24"/>
          <w:szCs w:val="24"/>
        </w:rPr>
      </w:pPr>
      <w:r w:rsidRPr="0085486B">
        <w:rPr>
          <w:rFonts w:ascii="Garamond" w:hAnsi="Garamond"/>
          <w:sz w:val="24"/>
          <w:szCs w:val="24"/>
        </w:rPr>
        <w:t xml:space="preserve">Mirka, Danuta. 2009. </w:t>
      </w:r>
      <w:r w:rsidR="00D7420D" w:rsidRPr="0085486B">
        <w:rPr>
          <w:rFonts w:ascii="Garamond" w:hAnsi="Garamond"/>
          <w:i/>
          <w:iCs/>
          <w:sz w:val="24"/>
          <w:szCs w:val="24"/>
        </w:rPr>
        <w:t>Metric Manipulations in Haydn and Mozart: Chamber Music for Strings, 1787–1791</w:t>
      </w:r>
      <w:r w:rsidR="00D7420D" w:rsidRPr="0085486B">
        <w:rPr>
          <w:rFonts w:ascii="Garamond" w:hAnsi="Garamond"/>
          <w:sz w:val="24"/>
          <w:szCs w:val="24"/>
        </w:rPr>
        <w:t xml:space="preserve">. </w:t>
      </w:r>
    </w:p>
    <w:p w14:paraId="26458ED0" w14:textId="0E9EEB96" w:rsidR="006220B3" w:rsidRPr="0085486B" w:rsidRDefault="00D7420D" w:rsidP="002743CD">
      <w:pPr>
        <w:spacing w:after="0" w:line="480" w:lineRule="auto"/>
        <w:ind w:firstLine="720"/>
        <w:contextualSpacing/>
        <w:rPr>
          <w:rFonts w:ascii="Garamond" w:hAnsi="Garamond"/>
          <w:sz w:val="24"/>
          <w:szCs w:val="24"/>
        </w:rPr>
      </w:pPr>
      <w:del w:id="1185" w:author="Kyle Hutchinson" w:date="2025-08-24T09:24:00Z" w16du:dateUtc="2025-08-24T13:24:00Z">
        <w:r w:rsidRPr="0085486B" w:rsidDel="00532599">
          <w:rPr>
            <w:rFonts w:ascii="Garamond" w:hAnsi="Garamond"/>
            <w:sz w:val="24"/>
            <w:szCs w:val="24"/>
          </w:rPr>
          <w:delText xml:space="preserve">New York: </w:delText>
        </w:r>
      </w:del>
      <w:r w:rsidRPr="0085486B">
        <w:rPr>
          <w:rFonts w:ascii="Garamond" w:hAnsi="Garamond"/>
          <w:sz w:val="24"/>
          <w:szCs w:val="24"/>
        </w:rPr>
        <w:t>Oxford University Press.</w:t>
      </w:r>
    </w:p>
    <w:p w14:paraId="6807C8A8" w14:textId="77777777" w:rsidR="006220B3" w:rsidRPr="0085486B" w:rsidRDefault="006220B3" w:rsidP="002743CD">
      <w:pPr>
        <w:spacing w:after="0" w:line="480" w:lineRule="auto"/>
        <w:contextualSpacing/>
        <w:rPr>
          <w:rFonts w:ascii="Garamond" w:hAnsi="Garamond"/>
          <w:i/>
          <w:iCs/>
          <w:sz w:val="24"/>
          <w:szCs w:val="24"/>
        </w:rPr>
      </w:pPr>
      <w:r w:rsidRPr="0085486B">
        <w:rPr>
          <w:rFonts w:ascii="Garamond" w:hAnsi="Garamond"/>
          <w:sz w:val="24"/>
          <w:szCs w:val="24"/>
        </w:rPr>
        <w:t xml:space="preserve">Schmalfeldt. Janet. 2011. </w:t>
      </w:r>
      <w:r w:rsidRPr="0085486B">
        <w:rPr>
          <w:rFonts w:ascii="Garamond" w:hAnsi="Garamond"/>
          <w:i/>
          <w:iCs/>
          <w:sz w:val="24"/>
          <w:szCs w:val="24"/>
        </w:rPr>
        <w:t xml:space="preserve">In the Process of Becoming: Analytic and Philosophical Perspectives on Form in Early </w:t>
      </w:r>
    </w:p>
    <w:p w14:paraId="53A3032B" w14:textId="4848CDBB" w:rsidR="006220B3" w:rsidRPr="0085486B" w:rsidRDefault="006220B3" w:rsidP="002743CD">
      <w:pPr>
        <w:spacing w:after="0" w:line="480" w:lineRule="auto"/>
        <w:ind w:firstLine="720"/>
        <w:contextualSpacing/>
        <w:rPr>
          <w:rFonts w:ascii="Garamond" w:hAnsi="Garamond"/>
          <w:sz w:val="24"/>
          <w:szCs w:val="24"/>
        </w:rPr>
      </w:pPr>
      <w:proofErr w:type="gramStart"/>
      <w:r w:rsidRPr="0085486B">
        <w:rPr>
          <w:rFonts w:ascii="Garamond" w:hAnsi="Garamond"/>
          <w:i/>
          <w:iCs/>
          <w:sz w:val="24"/>
          <w:szCs w:val="24"/>
        </w:rPr>
        <w:t>Nineteenth-Century Music</w:t>
      </w:r>
      <w:proofErr w:type="gramEnd"/>
      <w:r w:rsidRPr="0085486B">
        <w:rPr>
          <w:rFonts w:ascii="Garamond" w:hAnsi="Garamond"/>
          <w:i/>
          <w:iCs/>
          <w:sz w:val="24"/>
          <w:szCs w:val="24"/>
        </w:rPr>
        <w:t>.</w:t>
      </w:r>
      <w:r w:rsidRPr="0085486B">
        <w:rPr>
          <w:rFonts w:ascii="Garamond" w:hAnsi="Garamond"/>
          <w:sz w:val="24"/>
          <w:szCs w:val="24"/>
        </w:rPr>
        <w:t xml:space="preserve"> </w:t>
      </w:r>
      <w:del w:id="1186" w:author="Kyle Hutchinson" w:date="2025-08-24T09:24:00Z" w16du:dateUtc="2025-08-24T13:24:00Z">
        <w:r w:rsidRPr="0085486B" w:rsidDel="00532599">
          <w:rPr>
            <w:rFonts w:ascii="Garamond" w:hAnsi="Garamond"/>
            <w:sz w:val="24"/>
            <w:szCs w:val="24"/>
          </w:rPr>
          <w:delText xml:space="preserve">New York: </w:delText>
        </w:r>
      </w:del>
      <w:r w:rsidRPr="0085486B">
        <w:rPr>
          <w:rFonts w:ascii="Garamond" w:hAnsi="Garamond"/>
          <w:sz w:val="24"/>
          <w:szCs w:val="24"/>
        </w:rPr>
        <w:t>Oxford University Press.</w:t>
      </w:r>
    </w:p>
    <w:p w14:paraId="6813CD3E" w14:textId="77777777" w:rsidR="004C23B7" w:rsidRPr="0085486B" w:rsidRDefault="004C23B7" w:rsidP="002743CD">
      <w:pPr>
        <w:spacing w:after="0" w:line="480" w:lineRule="auto"/>
        <w:contextualSpacing/>
        <w:rPr>
          <w:rFonts w:ascii="Garamond" w:hAnsi="Garamond"/>
          <w:sz w:val="24"/>
          <w:szCs w:val="24"/>
        </w:rPr>
      </w:pPr>
      <w:proofErr w:type="spellStart"/>
      <w:r w:rsidRPr="0085486B">
        <w:rPr>
          <w:rFonts w:ascii="Garamond" w:hAnsi="Garamond"/>
          <w:sz w:val="24"/>
          <w:szCs w:val="24"/>
        </w:rPr>
        <w:t>Suchalla</w:t>
      </w:r>
      <w:proofErr w:type="spellEnd"/>
      <w:r w:rsidRPr="0085486B">
        <w:rPr>
          <w:rFonts w:ascii="Garamond" w:hAnsi="Garamond"/>
          <w:sz w:val="24"/>
          <w:szCs w:val="24"/>
        </w:rPr>
        <w:t xml:space="preserve">, Ernst (ed.). 1994. </w:t>
      </w:r>
      <w:r w:rsidRPr="0085486B">
        <w:rPr>
          <w:rFonts w:ascii="Garamond" w:hAnsi="Garamond"/>
          <w:i/>
          <w:iCs/>
          <w:sz w:val="24"/>
          <w:szCs w:val="24"/>
        </w:rPr>
        <w:t xml:space="preserve">Carl Philipp Emanuel Bach: Briefe und </w:t>
      </w:r>
      <w:proofErr w:type="spellStart"/>
      <w:r w:rsidRPr="0085486B">
        <w:rPr>
          <w:rFonts w:ascii="Garamond" w:hAnsi="Garamond"/>
          <w:i/>
          <w:iCs/>
          <w:sz w:val="24"/>
          <w:szCs w:val="24"/>
        </w:rPr>
        <w:t>Dokumente</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Kritische</w:t>
      </w:r>
      <w:proofErr w:type="spellEnd"/>
      <w:r w:rsidRPr="0085486B">
        <w:rPr>
          <w:rFonts w:ascii="Garamond" w:hAnsi="Garamond"/>
          <w:i/>
          <w:iCs/>
          <w:sz w:val="24"/>
          <w:szCs w:val="24"/>
        </w:rPr>
        <w:t xml:space="preserve"> </w:t>
      </w:r>
      <w:proofErr w:type="spellStart"/>
      <w:r w:rsidRPr="0085486B">
        <w:rPr>
          <w:rFonts w:ascii="Garamond" w:hAnsi="Garamond"/>
          <w:i/>
          <w:iCs/>
          <w:sz w:val="24"/>
          <w:szCs w:val="24"/>
        </w:rPr>
        <w:t>Gesamtausgabe</w:t>
      </w:r>
      <w:proofErr w:type="spellEnd"/>
      <w:r w:rsidRPr="0085486B">
        <w:rPr>
          <w:rFonts w:ascii="Garamond" w:hAnsi="Garamond"/>
          <w:sz w:val="24"/>
          <w:szCs w:val="24"/>
        </w:rPr>
        <w:t xml:space="preserve">. </w:t>
      </w:r>
    </w:p>
    <w:p w14:paraId="2D015027" w14:textId="5484BEA5" w:rsidR="004C23B7" w:rsidRPr="0085486B" w:rsidRDefault="004C23B7" w:rsidP="002743CD">
      <w:pPr>
        <w:spacing w:after="0" w:line="480" w:lineRule="auto"/>
        <w:ind w:firstLine="720"/>
        <w:contextualSpacing/>
        <w:rPr>
          <w:rFonts w:ascii="Garamond" w:hAnsi="Garamond"/>
          <w:sz w:val="24"/>
          <w:szCs w:val="24"/>
        </w:rPr>
      </w:pPr>
      <w:del w:id="1187" w:author="Kyle Hutchinson" w:date="2025-08-24T09:24:00Z" w16du:dateUtc="2025-08-24T13:24:00Z">
        <w:r w:rsidRPr="0085486B" w:rsidDel="00532599">
          <w:rPr>
            <w:rFonts w:ascii="Garamond" w:hAnsi="Garamond"/>
            <w:sz w:val="24"/>
            <w:szCs w:val="24"/>
          </w:rPr>
          <w:delText xml:space="preserve">Göttingen: </w:delText>
        </w:r>
      </w:del>
      <w:proofErr w:type="spellStart"/>
      <w:r w:rsidRPr="0085486B">
        <w:rPr>
          <w:rFonts w:ascii="Garamond" w:hAnsi="Garamond"/>
          <w:sz w:val="24"/>
          <w:szCs w:val="24"/>
        </w:rPr>
        <w:t>Vandenhoeck</w:t>
      </w:r>
      <w:proofErr w:type="spellEnd"/>
      <w:r w:rsidRPr="0085486B">
        <w:rPr>
          <w:rFonts w:ascii="Garamond" w:hAnsi="Garamond"/>
          <w:sz w:val="24"/>
          <w:szCs w:val="24"/>
        </w:rPr>
        <w:t xml:space="preserve"> &amp; Ruprecht.</w:t>
      </w:r>
    </w:p>
    <w:p w14:paraId="0287FE4A" w14:textId="5A805B4B" w:rsidR="00D90ECC" w:rsidRPr="0085486B" w:rsidRDefault="00D90ECC" w:rsidP="002743CD">
      <w:pPr>
        <w:spacing w:after="0" w:line="480" w:lineRule="auto"/>
        <w:contextualSpacing/>
        <w:rPr>
          <w:rFonts w:ascii="Garamond" w:hAnsi="Garamond"/>
          <w:sz w:val="24"/>
          <w:szCs w:val="24"/>
        </w:rPr>
      </w:pPr>
      <w:r w:rsidRPr="0085486B">
        <w:rPr>
          <w:rFonts w:ascii="Garamond" w:hAnsi="Garamond"/>
          <w:sz w:val="24"/>
          <w:szCs w:val="24"/>
        </w:rPr>
        <w:t>Temperley, David.</w:t>
      </w:r>
      <w:r w:rsidR="00C0103F" w:rsidRPr="0085486B">
        <w:rPr>
          <w:rFonts w:ascii="Garamond" w:hAnsi="Garamond"/>
          <w:sz w:val="24"/>
          <w:szCs w:val="24"/>
        </w:rPr>
        <w:t xml:space="preserve"> 2008. “Hypermetrical Transitions.” </w:t>
      </w:r>
      <w:r w:rsidR="00C0103F" w:rsidRPr="0085486B">
        <w:rPr>
          <w:rFonts w:ascii="Garamond" w:hAnsi="Garamond"/>
          <w:i/>
          <w:iCs/>
          <w:sz w:val="24"/>
          <w:szCs w:val="24"/>
        </w:rPr>
        <w:t>Music Theory Spectrum</w:t>
      </w:r>
      <w:r w:rsidR="00C0103F" w:rsidRPr="0085486B">
        <w:rPr>
          <w:rFonts w:ascii="Garamond" w:hAnsi="Garamond"/>
          <w:sz w:val="24"/>
          <w:szCs w:val="24"/>
        </w:rPr>
        <w:t xml:space="preserve"> 30 (2): 305–25. </w:t>
      </w:r>
    </w:p>
    <w:p w14:paraId="30A18F63" w14:textId="77777777" w:rsidR="004B65A1" w:rsidRDefault="00DE65B8" w:rsidP="002743CD">
      <w:pPr>
        <w:spacing w:after="0" w:line="480" w:lineRule="auto"/>
        <w:contextualSpacing/>
        <w:rPr>
          <w:rFonts w:ascii="Garamond" w:hAnsi="Garamond"/>
          <w:sz w:val="24"/>
          <w:szCs w:val="24"/>
        </w:rPr>
      </w:pPr>
      <w:r>
        <w:rPr>
          <w:rFonts w:ascii="Garamond" w:hAnsi="Garamond"/>
          <w:sz w:val="24"/>
          <w:szCs w:val="24"/>
        </w:rPr>
        <w:t xml:space="preserve">Wollenberg, Susan. 2007. “‘Es </w:t>
      </w:r>
      <w:proofErr w:type="spellStart"/>
      <w:r>
        <w:rPr>
          <w:rFonts w:ascii="Garamond" w:hAnsi="Garamond"/>
          <w:sz w:val="24"/>
          <w:szCs w:val="24"/>
        </w:rPr>
        <w:t>lebe</w:t>
      </w:r>
      <w:proofErr w:type="spellEnd"/>
      <w:r>
        <w:rPr>
          <w:rFonts w:ascii="Garamond" w:hAnsi="Garamond"/>
          <w:sz w:val="24"/>
          <w:szCs w:val="24"/>
        </w:rPr>
        <w:t xml:space="preserve"> die Ordnung und </w:t>
      </w:r>
      <w:proofErr w:type="spellStart"/>
      <w:r>
        <w:rPr>
          <w:rFonts w:ascii="Garamond" w:hAnsi="Garamond"/>
          <w:sz w:val="24"/>
          <w:szCs w:val="24"/>
        </w:rPr>
        <w:t>Betriebsamkeit</w:t>
      </w:r>
      <w:proofErr w:type="spellEnd"/>
      <w:r>
        <w:rPr>
          <w:rFonts w:ascii="Garamond" w:hAnsi="Garamond"/>
          <w:sz w:val="24"/>
          <w:szCs w:val="24"/>
        </w:rPr>
        <w:t xml:space="preserve">! Was </w:t>
      </w:r>
      <w:proofErr w:type="spellStart"/>
      <w:r>
        <w:rPr>
          <w:rFonts w:ascii="Garamond" w:hAnsi="Garamond"/>
          <w:sz w:val="24"/>
          <w:szCs w:val="24"/>
        </w:rPr>
        <w:t>hilft</w:t>
      </w:r>
      <w:proofErr w:type="spellEnd"/>
      <w:r>
        <w:rPr>
          <w:rFonts w:ascii="Garamond" w:hAnsi="Garamond"/>
          <w:sz w:val="24"/>
          <w:szCs w:val="24"/>
        </w:rPr>
        <w:t xml:space="preserve"> das </w:t>
      </w:r>
      <w:proofErr w:type="spellStart"/>
      <w:r>
        <w:rPr>
          <w:rFonts w:ascii="Garamond" w:hAnsi="Garamond"/>
          <w:sz w:val="24"/>
          <w:szCs w:val="24"/>
        </w:rPr>
        <w:t>beste</w:t>
      </w:r>
      <w:proofErr w:type="spellEnd"/>
      <w:r>
        <w:rPr>
          <w:rFonts w:ascii="Garamond" w:hAnsi="Garamond"/>
          <w:sz w:val="24"/>
          <w:szCs w:val="24"/>
        </w:rPr>
        <w:t xml:space="preserve"> Herz </w:t>
      </w:r>
      <w:proofErr w:type="spellStart"/>
      <w:r>
        <w:rPr>
          <w:rFonts w:ascii="Garamond" w:hAnsi="Garamond"/>
          <w:sz w:val="24"/>
          <w:szCs w:val="24"/>
        </w:rPr>
        <w:t>ohne</w:t>
      </w:r>
      <w:proofErr w:type="spellEnd"/>
      <w:r>
        <w:rPr>
          <w:rFonts w:ascii="Garamond" w:hAnsi="Garamond"/>
          <w:sz w:val="24"/>
          <w:szCs w:val="24"/>
        </w:rPr>
        <w:t xml:space="preserve"> </w:t>
      </w:r>
    </w:p>
    <w:p w14:paraId="2BB9CF50" w14:textId="77777777" w:rsidR="000F63AF" w:rsidRDefault="00DE65B8" w:rsidP="002743CD">
      <w:pPr>
        <w:spacing w:after="0" w:line="480" w:lineRule="auto"/>
        <w:ind w:left="720"/>
        <w:contextualSpacing/>
        <w:rPr>
          <w:rFonts w:ascii="Garamond" w:hAnsi="Garamond"/>
          <w:sz w:val="24"/>
          <w:szCs w:val="24"/>
        </w:rPr>
      </w:pPr>
      <w:proofErr w:type="spellStart"/>
      <w:r>
        <w:rPr>
          <w:rFonts w:ascii="Garamond" w:hAnsi="Garamond"/>
          <w:sz w:val="24"/>
          <w:szCs w:val="24"/>
        </w:rPr>
        <w:t>jene</w:t>
      </w:r>
      <w:proofErr w:type="spellEnd"/>
      <w:r>
        <w:rPr>
          <w:rFonts w:ascii="Garamond" w:hAnsi="Garamond"/>
          <w:sz w:val="24"/>
          <w:szCs w:val="24"/>
        </w:rPr>
        <w:t xml:space="preserve">!’ A New Look at Fantasia Element sin the Keyboard Sonatas of C. P. E. Bach.” </w:t>
      </w:r>
    </w:p>
    <w:p w14:paraId="0B817E23" w14:textId="12530868" w:rsidR="00DE65B8" w:rsidRDefault="00DE65B8" w:rsidP="002743CD">
      <w:pPr>
        <w:spacing w:after="0" w:line="480" w:lineRule="auto"/>
        <w:ind w:left="720"/>
        <w:contextualSpacing/>
        <w:rPr>
          <w:rFonts w:ascii="Garamond" w:hAnsi="Garamond"/>
          <w:sz w:val="24"/>
          <w:szCs w:val="24"/>
        </w:rPr>
      </w:pPr>
      <w:r>
        <w:rPr>
          <w:rFonts w:ascii="Garamond" w:hAnsi="Garamond"/>
          <w:i/>
          <w:iCs/>
          <w:sz w:val="24"/>
          <w:szCs w:val="24"/>
        </w:rPr>
        <w:t xml:space="preserve">Eighteenth-Century Music </w:t>
      </w:r>
      <w:r>
        <w:rPr>
          <w:rFonts w:ascii="Garamond" w:hAnsi="Garamond"/>
          <w:sz w:val="24"/>
          <w:szCs w:val="24"/>
        </w:rPr>
        <w:t xml:space="preserve">4 (1): 119–128. </w:t>
      </w:r>
    </w:p>
    <w:p w14:paraId="22225EF4" w14:textId="17E83DC3" w:rsidR="008C76E5" w:rsidRPr="0085486B" w:rsidRDefault="008C76E5" w:rsidP="002743CD">
      <w:pPr>
        <w:spacing w:after="0" w:line="480" w:lineRule="auto"/>
        <w:contextualSpacing/>
        <w:rPr>
          <w:rFonts w:ascii="Garamond" w:hAnsi="Garamond"/>
          <w:sz w:val="24"/>
          <w:szCs w:val="24"/>
        </w:rPr>
      </w:pPr>
      <w:r w:rsidRPr="0085486B">
        <w:rPr>
          <w:rFonts w:ascii="Garamond" w:hAnsi="Garamond"/>
          <w:sz w:val="24"/>
          <w:szCs w:val="24"/>
        </w:rPr>
        <w:lastRenderedPageBreak/>
        <w:t xml:space="preserve">Yust, Jason. </w:t>
      </w:r>
      <w:r w:rsidR="004D2D58" w:rsidRPr="0085486B">
        <w:rPr>
          <w:rFonts w:ascii="Garamond" w:hAnsi="Garamond"/>
          <w:sz w:val="24"/>
          <w:szCs w:val="24"/>
        </w:rPr>
        <w:t xml:space="preserve">2018. </w:t>
      </w:r>
      <w:r w:rsidR="004D2D58" w:rsidRPr="0085486B">
        <w:rPr>
          <w:rFonts w:ascii="Garamond" w:hAnsi="Garamond"/>
          <w:i/>
          <w:iCs/>
          <w:sz w:val="24"/>
          <w:szCs w:val="24"/>
        </w:rPr>
        <w:t>Organized Time: Rhythm, Tonality, and Form</w:t>
      </w:r>
      <w:r w:rsidR="004D2D58" w:rsidRPr="0085486B">
        <w:rPr>
          <w:rFonts w:ascii="Garamond" w:hAnsi="Garamond"/>
          <w:sz w:val="24"/>
          <w:szCs w:val="24"/>
        </w:rPr>
        <w:t xml:space="preserve">. </w:t>
      </w:r>
      <w:del w:id="1188" w:author="Kyle Hutchinson" w:date="2025-08-24T09:24:00Z" w16du:dateUtc="2025-08-24T13:24:00Z">
        <w:r w:rsidR="004D2D58" w:rsidRPr="0085486B" w:rsidDel="00532599">
          <w:rPr>
            <w:rFonts w:ascii="Garamond" w:hAnsi="Garamond"/>
            <w:sz w:val="24"/>
            <w:szCs w:val="24"/>
          </w:rPr>
          <w:delText xml:space="preserve">New York: </w:delText>
        </w:r>
      </w:del>
      <w:r w:rsidR="004D2D58" w:rsidRPr="0085486B">
        <w:rPr>
          <w:rFonts w:ascii="Garamond" w:hAnsi="Garamond"/>
          <w:sz w:val="24"/>
          <w:szCs w:val="24"/>
        </w:rPr>
        <w:t>Oxford University Press.</w:t>
      </w:r>
    </w:p>
    <w:p w14:paraId="17373600" w14:textId="2FA46790" w:rsidR="009A33E2" w:rsidRPr="0085486B" w:rsidRDefault="009A33E2" w:rsidP="002743CD">
      <w:pPr>
        <w:spacing w:after="0" w:line="480" w:lineRule="auto"/>
        <w:rPr>
          <w:rFonts w:ascii="Garamond" w:hAnsi="Garamond"/>
          <w:sz w:val="24"/>
          <w:szCs w:val="24"/>
        </w:rPr>
      </w:pPr>
    </w:p>
    <w:sectPr w:rsidR="009A33E2" w:rsidRPr="0085486B">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Kyle Hutchinson" w:date="2025-08-21T12:09:00Z" w:initials="KH">
    <w:p w14:paraId="4B81C3ED" w14:textId="77777777" w:rsidR="00C168B0" w:rsidRDefault="00C168B0" w:rsidP="00C168B0">
      <w:pPr>
        <w:pStyle w:val="CommentText"/>
      </w:pPr>
      <w:r>
        <w:rPr>
          <w:rStyle w:val="CommentReference"/>
        </w:rPr>
        <w:annotationRef/>
      </w:r>
      <w:r>
        <w:t>This footnote would be more effective if placed closer to the part of the text actually discussing these things - can it be moved there?</w:t>
      </w:r>
    </w:p>
  </w:comment>
  <w:comment w:id="47" w:author="Kyle Hutchinson" w:date="2025-08-21T12:13:00Z" w:initials="KH">
    <w:p w14:paraId="08B2A263" w14:textId="77777777" w:rsidR="0088087B" w:rsidRDefault="0088087B" w:rsidP="0088087B">
      <w:pPr>
        <w:pStyle w:val="CommentText"/>
      </w:pPr>
      <w:r>
        <w:rPr>
          <w:rStyle w:val="CommentReference"/>
        </w:rPr>
        <w:annotationRef/>
      </w:r>
      <w:r>
        <w:t>Something seems to be missing here...should this be “in a tonal direction” or something to that effect?</w:t>
      </w:r>
    </w:p>
  </w:comment>
  <w:comment w:id="67" w:author="Kyle Hutchinson" w:date="2025-08-21T16:52:00Z" w:initials="KH">
    <w:p w14:paraId="5A59F590" w14:textId="77777777" w:rsidR="005F3F17" w:rsidRDefault="00420A0F" w:rsidP="005F3F17">
      <w:pPr>
        <w:pStyle w:val="CommentText"/>
      </w:pPr>
      <w:r>
        <w:rPr>
          <w:rStyle w:val="CommentReference"/>
        </w:rPr>
        <w:annotationRef/>
      </w:r>
      <w:r w:rsidR="005F3F17">
        <w:t>I’m looking at the score, and I think saying that this is “in” A minor is too strong. I note what you say below about o7 chords in this style, but I still think saying the music goes into A on account of a diminished seventh and a non-functioning six-four sonority is a bit of a stretch</w:t>
      </w:r>
    </w:p>
  </w:comment>
  <w:comment w:id="81" w:author="Kyle Hutchinson" w:date="2025-08-21T16:42:00Z" w:initials="KH">
    <w:p w14:paraId="6BB2384A" w14:textId="03CD007B" w:rsidR="00804284" w:rsidRDefault="00804284" w:rsidP="00804284">
      <w:pPr>
        <w:pStyle w:val="CommentText"/>
      </w:pPr>
      <w:r>
        <w:rPr>
          <w:rStyle w:val="CommentReference"/>
        </w:rPr>
        <w:annotationRef/>
      </w:r>
      <w:r>
        <w:t>While this is true, I don’t think this is entirely necessary to state here as it doesn’t really add anything to the argument; if you want to keep it I’d move it to a footnote and maybe expand on it a little more (though my preference would be to delete it). If you do delete, consider combining this paragraph with the next</w:t>
      </w:r>
    </w:p>
  </w:comment>
  <w:comment w:id="83" w:author="Kyle Hutchinson" w:date="2025-08-21T16:40:00Z" w:initials="KH">
    <w:p w14:paraId="0CE5A12E" w14:textId="672C94FA" w:rsidR="00804284" w:rsidRDefault="00804284" w:rsidP="00804284">
      <w:pPr>
        <w:pStyle w:val="CommentText"/>
      </w:pPr>
      <w:r>
        <w:rPr>
          <w:rStyle w:val="CommentReference"/>
        </w:rPr>
        <w:annotationRef/>
      </w:r>
      <w:r>
        <w:t>You’ve said this already in the introductory paragraph, no need to repeat it.</w:t>
      </w:r>
    </w:p>
  </w:comment>
  <w:comment w:id="156" w:author="Kyle Hutchinson" w:date="2025-08-22T08:48:00Z" w:initials="KH">
    <w:p w14:paraId="135EAE2A" w14:textId="77777777" w:rsidR="00291C78" w:rsidRDefault="00291C78" w:rsidP="00291C78">
      <w:pPr>
        <w:pStyle w:val="CommentText"/>
      </w:pPr>
      <w:r>
        <w:rPr>
          <w:rStyle w:val="CommentReference"/>
        </w:rPr>
        <w:annotationRef/>
      </w:r>
      <w:r>
        <w:t>You already said this in the intro, no need to repeat</w:t>
      </w:r>
    </w:p>
  </w:comment>
  <w:comment w:id="165" w:author="Kyle Hutchinson" w:date="2025-08-22T08:50:00Z" w:initials="KH">
    <w:p w14:paraId="596B9E69" w14:textId="77777777" w:rsidR="00B1239B" w:rsidRDefault="00225AF8" w:rsidP="00B1239B">
      <w:pPr>
        <w:pStyle w:val="CommentText"/>
      </w:pPr>
      <w:r>
        <w:rPr>
          <w:rStyle w:val="CommentReference"/>
        </w:rPr>
        <w:annotationRef/>
      </w:r>
      <w:r w:rsidR="00B1239B">
        <w:t>If you’re not going to discuss this in more detail, then this paragraph doesn’t need to be here. It can either be moved to the later point where you discuss Kirnberger in more detail, or it can be moved to a footnote (with the final two sentences removed). I think I prefer the latter option.</w:t>
      </w:r>
    </w:p>
  </w:comment>
  <w:comment w:id="175" w:author="Kyle Hutchinson" w:date="2025-08-22T08:56:00Z" w:initials="KH">
    <w:p w14:paraId="1FEE9910" w14:textId="6C9ED48B" w:rsidR="00FC0576" w:rsidRDefault="00FC0576" w:rsidP="00FC0576">
      <w:pPr>
        <w:pStyle w:val="CommentText"/>
      </w:pPr>
      <w:r>
        <w:rPr>
          <w:rStyle w:val="CommentReference"/>
        </w:rPr>
        <w:annotationRef/>
      </w:r>
      <w:r>
        <w:t xml:space="preserve">Does this refer to the early quotation about feigning deception but not too often? If so, I wouldn’t say this is a specific tonal manipulation. If not, could you please cite the specific tonal manipulations of which Bach writes? </w:t>
      </w:r>
    </w:p>
  </w:comment>
  <w:comment w:id="176" w:author="Kyle Hutchinson" w:date="2025-08-22T11:58:00Z" w:initials="KH">
    <w:p w14:paraId="595ABD05" w14:textId="77777777" w:rsidR="00212F6F" w:rsidRDefault="00212F6F" w:rsidP="00212F6F">
      <w:pPr>
        <w:pStyle w:val="CommentText"/>
      </w:pPr>
      <w:r>
        <w:rPr>
          <w:rStyle w:val="CommentReference"/>
        </w:rPr>
        <w:annotationRef/>
      </w:r>
      <w:r>
        <w:t xml:space="preserve">Having read through this section, unfortunately I think it all needs to be removed; it really complicates the readability of the paper that you start by discussing metrical issues (as you intoned in the intro) and then veer off for an entire section speculating on whether Bach is commenting on Kirnberger. If you really want to make this point, it could perhaps migrate to the conclusion, but here it just serves to muddle the flow and point of your paper. I’ve rearranged some of the text regarding meter into a couple of beginning paragraphs: please consider deleting anything highlighted in yellow, moving the text highlighted in purple elsewhere, and then continuing on with what was part (b) of this section </w:t>
      </w:r>
    </w:p>
  </w:comment>
  <w:comment w:id="179" w:author="Kyle Hutchinson" w:date="2025-08-22T09:08:00Z" w:initials="KH">
    <w:p w14:paraId="226C9457" w14:textId="6B402E9D" w:rsidR="0051574A" w:rsidRDefault="0051574A" w:rsidP="0051574A">
      <w:pPr>
        <w:pStyle w:val="CommentText"/>
      </w:pPr>
      <w:r>
        <w:rPr>
          <w:rStyle w:val="CommentReference"/>
        </w:rPr>
        <w:annotationRef/>
      </w:r>
      <w:r>
        <w:t>Avoids the repeat of “deception”</w:t>
      </w:r>
    </w:p>
  </w:comment>
  <w:comment w:id="182" w:author="Kyle Hutchinson" w:date="2025-08-22T09:07:00Z" w:initials="KH">
    <w:p w14:paraId="6A3CCF65" w14:textId="25A0C252" w:rsidR="0051574A" w:rsidRDefault="0051574A" w:rsidP="0051574A">
      <w:pPr>
        <w:pStyle w:val="CommentText"/>
      </w:pPr>
      <w:r>
        <w:rPr>
          <w:rStyle w:val="CommentReference"/>
        </w:rPr>
        <w:annotationRef/>
      </w:r>
      <w:r>
        <w:t>See comment above regarding providing an explicit citation for these specific descriptions by Bach</w:t>
      </w:r>
    </w:p>
  </w:comment>
  <w:comment w:id="197" w:author="Kyle Hutchinson" w:date="2025-08-22T09:32:00Z" w:initials="KH">
    <w:p w14:paraId="75464F52" w14:textId="77777777" w:rsidR="00742FAD" w:rsidRDefault="00742FAD" w:rsidP="00742FAD">
      <w:pPr>
        <w:pStyle w:val="CommentText"/>
      </w:pPr>
      <w:r>
        <w:rPr>
          <w:rStyle w:val="CommentReference"/>
        </w:rPr>
        <w:annotationRef/>
      </w:r>
      <w:r>
        <w:t>I moved this lengthy historical digression to a footnote because it interrupts the analytic flow of the section</w:t>
      </w:r>
    </w:p>
  </w:comment>
  <w:comment w:id="211" w:author="Kyle Hutchinson" w:date="2025-08-22T09:25:00Z" w:initials="KH">
    <w:p w14:paraId="039B350C" w14:textId="01FAEE3E" w:rsidR="00E033C8" w:rsidRDefault="00E033C8" w:rsidP="00E033C8">
      <w:pPr>
        <w:pStyle w:val="CommentText"/>
      </w:pPr>
      <w:r>
        <w:rPr>
          <w:rStyle w:val="CommentReference"/>
        </w:rPr>
        <w:annotationRef/>
      </w:r>
      <w:r>
        <w:t>If you move the above paragraph this will be Ex. 4 now, and so on</w:t>
      </w:r>
    </w:p>
  </w:comment>
  <w:comment w:id="224" w:author="Kyle Hutchinson" w:date="2025-08-22T09:11:00Z" w:initials="KH">
    <w:p w14:paraId="03C3CA6B" w14:textId="77777777" w:rsidR="00CB024A" w:rsidRDefault="00B1239B" w:rsidP="00CB024A">
      <w:pPr>
        <w:pStyle w:val="CommentText"/>
      </w:pPr>
      <w:r>
        <w:rPr>
          <w:rStyle w:val="CommentReference"/>
        </w:rPr>
        <w:annotationRef/>
      </w:r>
      <w:r w:rsidR="00CB024A">
        <w:t>Again, if this is something you are going to do later, please move this text to that spot: it will be difficult for the reader to follow if you introduce ideas only to consistently defer engaging with them until some later point in the paper.</w:t>
      </w:r>
    </w:p>
    <w:p w14:paraId="09392013" w14:textId="77777777" w:rsidR="00CB024A" w:rsidRDefault="00CB024A" w:rsidP="00CB024A">
      <w:pPr>
        <w:pStyle w:val="CommentText"/>
      </w:pPr>
    </w:p>
    <w:p w14:paraId="14ACDC63" w14:textId="77777777" w:rsidR="00CB024A" w:rsidRDefault="00CB024A" w:rsidP="00CB024A">
      <w:pPr>
        <w:pStyle w:val="CommentText"/>
      </w:pPr>
      <w:r>
        <w:t xml:space="preserve">You also have Example 7 later on also showing the opening without beaming or barlines - are these two different examples or the same? </w:t>
      </w:r>
    </w:p>
  </w:comment>
  <w:comment w:id="276" w:author="Kyle Hutchinson" w:date="2025-08-22T09:19:00Z" w:initials="KH">
    <w:p w14:paraId="4A0C6405" w14:textId="08CF993E" w:rsidR="00B1239B" w:rsidRDefault="00B1239B" w:rsidP="00B1239B">
      <w:pPr>
        <w:pStyle w:val="CommentText"/>
      </w:pPr>
      <w:r>
        <w:rPr>
          <w:rStyle w:val="CommentReference"/>
        </w:rPr>
        <w:annotationRef/>
      </w:r>
      <w:r>
        <w:t>Move to footnote please; this lengthy historical digression interrupts the analytic discussion</w:t>
      </w:r>
    </w:p>
  </w:comment>
  <w:comment w:id="330" w:author="Kyle Hutchinson" w:date="2025-08-22T09:35:00Z" w:initials="KH">
    <w:p w14:paraId="0F082EE1" w14:textId="77777777" w:rsidR="00742FAD" w:rsidRDefault="00742FAD" w:rsidP="00742FAD">
      <w:pPr>
        <w:pStyle w:val="CommentText"/>
      </w:pPr>
      <w:r>
        <w:rPr>
          <w:rStyle w:val="CommentReference"/>
        </w:rPr>
        <w:annotationRef/>
      </w:r>
      <w:r>
        <w:t>Why not just make this Example 5? Again, it’s really difficult for readers to have to jump 20 pages to see an example you’re calling out in the text...</w:t>
      </w:r>
    </w:p>
  </w:comment>
  <w:comment w:id="301" w:author="Kyle Hutchinson" w:date="2025-08-22T09:40:00Z" w:initials="KH">
    <w:p w14:paraId="7B50F53B" w14:textId="77777777" w:rsidR="00D81178" w:rsidRDefault="00D81178" w:rsidP="00D81178">
      <w:pPr>
        <w:pStyle w:val="CommentText"/>
      </w:pPr>
      <w:r>
        <w:rPr>
          <w:rStyle w:val="CommentReference"/>
        </w:rPr>
        <w:annotationRef/>
      </w:r>
      <w:r>
        <w:t xml:space="preserve">Now you’ve moved away from rhythm and are discussing Kirnberger’s metaphors for melody...can this be removed or moved to  footnote? </w:t>
      </w:r>
    </w:p>
  </w:comment>
  <w:comment w:id="701" w:author="Kyle Hutchinson" w:date="2025-08-22T14:56:00Z" w:initials="KH">
    <w:p w14:paraId="3270B825" w14:textId="77777777" w:rsidR="00CB024A" w:rsidRDefault="00CB024A" w:rsidP="00CB024A">
      <w:pPr>
        <w:pStyle w:val="CommentText"/>
      </w:pPr>
      <w:r>
        <w:rPr>
          <w:rStyle w:val="CommentReference"/>
        </w:rPr>
        <w:annotationRef/>
      </w:r>
      <w:r>
        <w:t>This sentence needs some work: is the citation for Mirka, as it appears to be at the outset, or Meyer? I would either cite Mirka directly, or omit her from the sentence</w:t>
      </w:r>
    </w:p>
  </w:comment>
  <w:comment w:id="729" w:author="Kyle Hutchinson" w:date="2025-08-22T15:04:00Z" w:initials="KH">
    <w:p w14:paraId="754EC714" w14:textId="77777777" w:rsidR="00EF0389" w:rsidRDefault="00EF0389" w:rsidP="00EF0389">
      <w:pPr>
        <w:pStyle w:val="CommentText"/>
      </w:pPr>
      <w:r>
        <w:rPr>
          <w:rStyle w:val="CommentReference"/>
        </w:rPr>
        <w:annotationRef/>
      </w:r>
      <w:r>
        <w:t>Move to footnote</w:t>
      </w:r>
    </w:p>
  </w:comment>
  <w:comment w:id="804" w:author="Kyle Hutchinson" w:date="2025-08-22T17:09:00Z" w:initials="KH">
    <w:p w14:paraId="369C1ABA" w14:textId="77777777" w:rsidR="009260C3" w:rsidRDefault="009260C3" w:rsidP="009260C3">
      <w:pPr>
        <w:pStyle w:val="CommentText"/>
      </w:pPr>
      <w:r>
        <w:rPr>
          <w:rStyle w:val="CommentReference"/>
        </w:rPr>
        <w:annotationRef/>
      </w:r>
      <w:r>
        <w:t>This should probably be in a footnote: it isn’t very convincing to say there might be a hesitancy...there also might not. I might suggest cutting this entirely</w:t>
      </w:r>
    </w:p>
  </w:comment>
  <w:comment w:id="815" w:author="Kyle Hutchinson" w:date="2025-08-22T17:12:00Z" w:initials="KH">
    <w:p w14:paraId="2923CEAE" w14:textId="77777777" w:rsidR="00C02E78" w:rsidRDefault="00C02E78" w:rsidP="00C02E78">
      <w:pPr>
        <w:pStyle w:val="CommentText"/>
      </w:pPr>
      <w:r>
        <w:rPr>
          <w:rStyle w:val="CommentReference"/>
        </w:rPr>
        <w:annotationRef/>
      </w:r>
      <w:r>
        <w:t>I think this concluding sentence needs to be more directed: “whatever its drawbacks” sounds like you’re dismissive of the drawbacks; maybe instead, you could reinforce how both hearings have drawbacks, which further contributes to the metric ambiguity you’re positing?</w:t>
      </w:r>
    </w:p>
  </w:comment>
  <w:comment w:id="859" w:author="Kyle Hutchinson" w:date="2025-08-22T17:22:00Z" w:initials="KH">
    <w:p w14:paraId="3213E831" w14:textId="77777777" w:rsidR="00E912E7" w:rsidRDefault="00E912E7" w:rsidP="00E912E7">
      <w:pPr>
        <w:pStyle w:val="CommentText"/>
      </w:pPr>
      <w:r>
        <w:rPr>
          <w:rStyle w:val="CommentReference"/>
        </w:rPr>
        <w:annotationRef/>
      </w:r>
      <w:r>
        <w:t>You just said that m. 19 clarifies the meter...maybe change this?</w:t>
      </w:r>
    </w:p>
  </w:comment>
  <w:comment w:id="885" w:author="Kyle Hutchinson" w:date="2025-08-24T08:21:00Z" w:initials="KH">
    <w:p w14:paraId="47DB0289" w14:textId="31CE3013" w:rsidR="004B1F14" w:rsidRDefault="004B1F14" w:rsidP="004B1F14">
      <w:pPr>
        <w:pStyle w:val="CommentText"/>
      </w:pPr>
      <w:r>
        <w:rPr>
          <w:rStyle w:val="CommentReference"/>
        </w:rPr>
        <w:annotationRef/>
      </w:r>
      <w:r>
        <w:t>This citation is vague: is the term “galant exposition” Burstein’s? If so, it should be in quotations, if not, the citation is unnecessary</w:t>
      </w:r>
    </w:p>
  </w:comment>
  <w:comment w:id="886" w:author="Kyle Hutchinson" w:date="2025-08-24T08:13:00Z" w:initials="KH">
    <w:p w14:paraId="776CA552" w14:textId="77777777" w:rsidR="004D2027" w:rsidRDefault="004B1F14" w:rsidP="004D2027">
      <w:pPr>
        <w:pStyle w:val="CommentText"/>
      </w:pPr>
      <w:r>
        <w:rPr>
          <w:rStyle w:val="CommentReference"/>
        </w:rPr>
        <w:annotationRef/>
      </w:r>
      <w:r w:rsidR="004D2027">
        <w:t>I don’t think you need to show mm. 27-30 (or at least mm. 27-29) in this example: we don’t need to take up space/ink showing repeated dominant to tonic resolutions that don’t seem to have any bearing on your analysis. Please cut these measures from the example</w:t>
      </w:r>
    </w:p>
  </w:comment>
  <w:comment w:id="901" w:author="Kyle Hutchinson" w:date="2025-08-24T08:22:00Z" w:initials="KH">
    <w:p w14:paraId="429BAA38" w14:textId="0D3095C3" w:rsidR="00DB2A91" w:rsidRDefault="00DB2A91" w:rsidP="00DB2A91">
      <w:pPr>
        <w:pStyle w:val="CommentText"/>
      </w:pPr>
      <w:r>
        <w:rPr>
          <w:rStyle w:val="CommentReference"/>
        </w:rPr>
        <w:annotationRef/>
      </w:r>
      <w:r>
        <w:t>Again, this digression interrupts the flow of your paper and analysis: this one can be moved to a footnote</w:t>
      </w:r>
    </w:p>
  </w:comment>
  <w:comment w:id="906" w:author="Kyle Hutchinson" w:date="2025-08-24T08:24:00Z" w:initials="KH">
    <w:p w14:paraId="44B84531" w14:textId="77777777" w:rsidR="00695964" w:rsidRDefault="00695964" w:rsidP="00695964">
      <w:pPr>
        <w:pStyle w:val="CommentText"/>
      </w:pPr>
      <w:r>
        <w:rPr>
          <w:rStyle w:val="CommentReference"/>
        </w:rPr>
        <w:annotationRef/>
      </w:r>
      <w:r>
        <w:t>Missing callouts/captions for all of Example 12</w:t>
      </w:r>
    </w:p>
    <w:p w14:paraId="6C4339F2" w14:textId="77777777" w:rsidR="00695964" w:rsidRDefault="00695964" w:rsidP="00695964">
      <w:pPr>
        <w:pStyle w:val="CommentText"/>
      </w:pPr>
    </w:p>
    <w:p w14:paraId="691C7078" w14:textId="77777777" w:rsidR="00695964" w:rsidRDefault="00695964" w:rsidP="00695964">
      <w:pPr>
        <w:pStyle w:val="CommentText"/>
      </w:pPr>
      <w:r>
        <w:t>I’m not entirely sure what Ex. 12 is supposed to be showing, but it reads to be like a) b) and c) are theoretic models and d) is from the Bach symphony. This paragraph might need additional editorial work once we know what these examples are (e.g. the first sentence isn’t clear as-is)</w:t>
      </w:r>
    </w:p>
  </w:comment>
  <w:comment w:id="913" w:author="Kyle Hutchinson" w:date="2025-08-24T08:29:00Z" w:initials="KH">
    <w:p w14:paraId="115CF801" w14:textId="77777777" w:rsidR="00695964" w:rsidRDefault="00695964" w:rsidP="00695964">
      <w:pPr>
        <w:pStyle w:val="CommentText"/>
      </w:pPr>
      <w:r>
        <w:rPr>
          <w:rStyle w:val="CommentReference"/>
        </w:rPr>
        <w:annotationRef/>
      </w:r>
      <w:r>
        <w:t>I’m not sure what you mean by containers…?</w:t>
      </w:r>
    </w:p>
  </w:comment>
  <w:comment w:id="922" w:author="Kyle Hutchinson" w:date="2025-08-24T08:36:00Z" w:initials="KH">
    <w:p w14:paraId="06FE285E" w14:textId="77777777" w:rsidR="004D2027" w:rsidRDefault="004D2027" w:rsidP="004D2027">
      <w:pPr>
        <w:pStyle w:val="CommentText"/>
      </w:pPr>
      <w:r>
        <w:rPr>
          <w:rStyle w:val="CommentReference"/>
        </w:rPr>
        <w:annotationRef/>
      </w:r>
      <w:r>
        <w:t>This should be Example 13 I believe? Example 12 was the last example.</w:t>
      </w:r>
    </w:p>
  </w:comment>
  <w:comment w:id="933" w:author="Kyle Hutchinson" w:date="2025-08-24T08:39:00Z" w:initials="KH">
    <w:p w14:paraId="27279D90" w14:textId="77777777" w:rsidR="004D2027" w:rsidRDefault="004D2027" w:rsidP="004D2027">
      <w:pPr>
        <w:pStyle w:val="CommentText"/>
      </w:pPr>
      <w:r>
        <w:rPr>
          <w:rStyle w:val="CommentReference"/>
        </w:rPr>
        <w:annotationRef/>
      </w:r>
      <w:r>
        <w:t>Does Burstein talk about this particular piece? If not, I don’t think you need to cite him here</w:t>
      </w:r>
    </w:p>
  </w:comment>
  <w:comment w:id="935" w:author="Kyle Hutchinson" w:date="2025-08-24T08:39:00Z" w:initials="KH">
    <w:p w14:paraId="43ACD520" w14:textId="77777777" w:rsidR="0003472D" w:rsidRDefault="0003472D" w:rsidP="0003472D">
      <w:pPr>
        <w:pStyle w:val="CommentText"/>
      </w:pPr>
      <w:r>
        <w:rPr>
          <w:rStyle w:val="CommentReference"/>
        </w:rPr>
        <w:annotationRef/>
      </w:r>
      <w:r>
        <w:t>Is this the same 12d from above?</w:t>
      </w:r>
    </w:p>
  </w:comment>
  <w:comment w:id="941" w:author="Kyle Hutchinson" w:date="2025-08-24T08:42:00Z" w:initials="KH">
    <w:p w14:paraId="20568ACB" w14:textId="77777777" w:rsidR="00B571B5" w:rsidRDefault="00B571B5" w:rsidP="00B571B5">
      <w:pPr>
        <w:pStyle w:val="CommentText"/>
      </w:pPr>
      <w:r>
        <w:rPr>
          <w:rStyle w:val="CommentReference"/>
        </w:rPr>
        <w:annotationRef/>
      </w:r>
      <w:r>
        <w:t>Maybe a better word here?</w:t>
      </w:r>
    </w:p>
  </w:comment>
  <w:comment w:id="945" w:author="Kyle Hutchinson" w:date="2025-08-24T08:40:00Z" w:initials="KH">
    <w:p w14:paraId="05769A40" w14:textId="0A8745A3" w:rsidR="0003472D" w:rsidRDefault="0003472D" w:rsidP="0003472D">
      <w:pPr>
        <w:pStyle w:val="CommentText"/>
      </w:pPr>
      <w:r>
        <w:rPr>
          <w:rStyle w:val="CommentReference"/>
        </w:rPr>
        <w:annotationRef/>
      </w:r>
      <w:r>
        <w:t>Again based on the call-out above, this should be Example 13</w:t>
      </w:r>
    </w:p>
  </w:comment>
  <w:comment w:id="985" w:author="Kyle Hutchinson" w:date="2025-08-24T08:51:00Z" w:initials="KH">
    <w:p w14:paraId="0C314D4B" w14:textId="77777777" w:rsidR="0062202E" w:rsidRDefault="0062202E" w:rsidP="0062202E">
      <w:pPr>
        <w:pStyle w:val="CommentText"/>
      </w:pPr>
      <w:r>
        <w:rPr>
          <w:rStyle w:val="CommentReference"/>
        </w:rPr>
        <w:annotationRef/>
      </w:r>
      <w:r>
        <w:t>Should this also be Example 13?</w:t>
      </w:r>
    </w:p>
  </w:comment>
  <w:comment w:id="992" w:author="Kyle Hutchinson" w:date="2025-08-24T08:55:00Z" w:initials="KH">
    <w:p w14:paraId="543B646E" w14:textId="77777777" w:rsidR="00A322E6" w:rsidRDefault="00A322E6" w:rsidP="00A322E6">
      <w:pPr>
        <w:pStyle w:val="CommentText"/>
      </w:pPr>
      <w:r>
        <w:rPr>
          <w:rStyle w:val="CommentReference"/>
        </w:rPr>
        <w:annotationRef/>
      </w:r>
      <w:r>
        <w:t>You have “highpoints” so this should be lowpoint (without the hyphen) or high-point (with the hyphen). Either is fine, but be consistent (and check throughout)</w:t>
      </w:r>
    </w:p>
  </w:comment>
  <w:comment w:id="1002" w:author="Kyle Hutchinson" w:date="2025-08-24T08:51:00Z" w:initials="KH">
    <w:p w14:paraId="4EA5EB5A" w14:textId="59CB497D" w:rsidR="0062202E" w:rsidRDefault="0062202E" w:rsidP="0062202E">
      <w:pPr>
        <w:pStyle w:val="CommentText"/>
      </w:pPr>
      <w:r>
        <w:rPr>
          <w:rStyle w:val="CommentReference"/>
        </w:rPr>
        <w:annotationRef/>
      </w:r>
      <w:r>
        <w:t>This should be Example 14</w:t>
      </w:r>
    </w:p>
  </w:comment>
  <w:comment w:id="1003" w:author="Kyle Hutchinson" w:date="2025-08-24T09:00:00Z" w:initials="KH">
    <w:p w14:paraId="65126D39" w14:textId="77777777" w:rsidR="00357975" w:rsidRDefault="00357975" w:rsidP="00357975">
      <w:pPr>
        <w:pStyle w:val="CommentText"/>
      </w:pPr>
      <w:r>
        <w:rPr>
          <w:rStyle w:val="CommentReference"/>
        </w:rPr>
        <w:annotationRef/>
      </w:r>
      <w:r>
        <w:t>Moved this digression to a footnote</w:t>
      </w:r>
    </w:p>
  </w:comment>
  <w:comment w:id="1033" w:author="Kyle Hutchinson" w:date="2025-08-24T09:02:00Z" w:initials="KH">
    <w:p w14:paraId="4A954ADE" w14:textId="77777777" w:rsidR="001C13C9" w:rsidRDefault="001C13C9" w:rsidP="001C13C9">
      <w:pPr>
        <w:pStyle w:val="CommentText"/>
      </w:pPr>
      <w:r>
        <w:rPr>
          <w:rStyle w:val="CommentReference"/>
        </w:rPr>
        <w:annotationRef/>
      </w:r>
      <w:r>
        <w:t>Check numbering on these as well</w:t>
      </w:r>
    </w:p>
  </w:comment>
  <w:comment w:id="1047" w:author="Kyle Hutchinson" w:date="2025-08-24T09:02:00Z" w:initials="KH">
    <w:p w14:paraId="0546BAF9" w14:textId="77777777" w:rsidR="001C13C9" w:rsidRDefault="001C13C9" w:rsidP="001C13C9">
      <w:pPr>
        <w:pStyle w:val="CommentText"/>
      </w:pPr>
      <w:r>
        <w:rPr>
          <w:rStyle w:val="CommentReference"/>
        </w:rPr>
        <w:annotationRef/>
      </w:r>
      <w:r>
        <w:t>Check numbering on these as well</w:t>
      </w:r>
    </w:p>
  </w:comment>
  <w:comment w:id="1049" w:author="Kyle Hutchinson" w:date="2025-08-24T09:13:00Z" w:initials="KH">
    <w:p w14:paraId="08468A43" w14:textId="77777777" w:rsidR="008E4ECD" w:rsidRDefault="008E4ECD" w:rsidP="008E4ECD">
      <w:pPr>
        <w:pStyle w:val="CommentText"/>
      </w:pPr>
      <w:r>
        <w:rPr>
          <w:rStyle w:val="CommentReference"/>
        </w:rPr>
        <w:annotationRef/>
      </w:r>
      <w:r>
        <w:t>I don’t think this footnote is necessary: what may or may not make Gjerdingen frown isn’t really pertinent</w:t>
      </w:r>
    </w:p>
  </w:comment>
  <w:comment w:id="1063" w:author="Kyle Hutchinson" w:date="2025-08-24T09:12:00Z" w:initials="KH">
    <w:p w14:paraId="4F366E7C" w14:textId="14A52422" w:rsidR="00551545" w:rsidRDefault="00551545" w:rsidP="00551545">
      <w:pPr>
        <w:pStyle w:val="CommentText"/>
      </w:pPr>
      <w:r>
        <w:rPr>
          <w:rStyle w:val="CommentReference"/>
        </w:rPr>
        <w:annotationRef/>
      </w:r>
      <w:r>
        <w:t>This brief digression to the third movement made the final paragraph unclear and again interrupts the flow of your analysis: I’ve moved it to a footnote (and cut the associated example)</w:t>
      </w:r>
    </w:p>
  </w:comment>
  <w:comment w:id="1075" w:author="Kyle Hutchinson" w:date="2025-08-24T09:10:00Z" w:initials="KH">
    <w:p w14:paraId="22163CC3" w14:textId="27E6B31B" w:rsidR="00551545" w:rsidRDefault="00551545" w:rsidP="00551545">
      <w:pPr>
        <w:pStyle w:val="CommentText"/>
      </w:pPr>
      <w:r>
        <w:rPr>
          <w:rStyle w:val="CommentReference"/>
        </w:rPr>
        <w:annotationRef/>
      </w:r>
      <w:r>
        <w:t>Again, this interrupts your analysis of the first movement, and here makes the final paragraph of the section unclear: either cut this, or move it to a footnote</w:t>
      </w:r>
    </w:p>
  </w:comment>
  <w:comment w:id="1099" w:author="Kyle Hutchinson" w:date="2025-08-24T09:16:00Z" w:initials="KH">
    <w:p w14:paraId="58883654" w14:textId="77777777" w:rsidR="00515675" w:rsidRDefault="00515675" w:rsidP="00515675">
      <w:pPr>
        <w:pStyle w:val="CommentText"/>
      </w:pPr>
      <w:r>
        <w:rPr>
          <w:rStyle w:val="CommentReference"/>
        </w:rPr>
        <w:annotationRef/>
      </w:r>
      <w:r>
        <w:t>I cut this because once you make the cuts suggested above, this will no longer make sense</w:t>
      </w:r>
    </w:p>
  </w:comment>
  <w:comment w:id="1136" w:author="Kyle Hutchinson" w:date="2025-08-24T09:19:00Z" w:initials="KH">
    <w:p w14:paraId="65EABE11" w14:textId="77777777" w:rsidR="00515675" w:rsidRDefault="00515675" w:rsidP="00515675">
      <w:pPr>
        <w:pStyle w:val="CommentText"/>
      </w:pPr>
      <w:r>
        <w:rPr>
          <w:rStyle w:val="CommentReference"/>
        </w:rPr>
        <w:annotationRef/>
      </w:r>
      <w:r>
        <w:t>Please provide a URL for this since you noted it was an online pre-publication, or update the citation with page numbers</w:t>
      </w:r>
    </w:p>
  </w:comment>
  <w:comment w:id="1179" w:author="Kyle Hutchinson" w:date="2025-08-24T09:23:00Z" w:initials="KH">
    <w:p w14:paraId="31D4ACBA" w14:textId="77777777" w:rsidR="00532599" w:rsidRDefault="00532599" w:rsidP="00532599">
      <w:pPr>
        <w:pStyle w:val="CommentText"/>
      </w:pPr>
      <w:r>
        <w:rPr>
          <w:rStyle w:val="CommentReference"/>
        </w:rPr>
        <w:annotationRef/>
      </w:r>
      <w:r>
        <w:t>Please provide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1C3ED" w15:done="0"/>
  <w15:commentEx w15:paraId="08B2A263" w15:done="0"/>
  <w15:commentEx w15:paraId="5A59F590" w15:done="0"/>
  <w15:commentEx w15:paraId="6BB2384A" w15:done="0"/>
  <w15:commentEx w15:paraId="0CE5A12E" w15:done="0"/>
  <w15:commentEx w15:paraId="135EAE2A" w15:done="0"/>
  <w15:commentEx w15:paraId="596B9E69" w15:done="0"/>
  <w15:commentEx w15:paraId="1FEE9910" w15:done="0"/>
  <w15:commentEx w15:paraId="595ABD05" w15:done="0"/>
  <w15:commentEx w15:paraId="226C9457" w15:done="0"/>
  <w15:commentEx w15:paraId="6A3CCF65" w15:done="0"/>
  <w15:commentEx w15:paraId="75464F52" w15:done="0"/>
  <w15:commentEx w15:paraId="039B350C" w15:done="0"/>
  <w15:commentEx w15:paraId="14ACDC63" w15:done="0"/>
  <w15:commentEx w15:paraId="4A0C6405" w15:done="0"/>
  <w15:commentEx w15:paraId="0F082EE1" w15:done="0"/>
  <w15:commentEx w15:paraId="7B50F53B" w15:done="0"/>
  <w15:commentEx w15:paraId="3270B825" w15:done="0"/>
  <w15:commentEx w15:paraId="754EC714" w15:done="0"/>
  <w15:commentEx w15:paraId="369C1ABA" w15:done="0"/>
  <w15:commentEx w15:paraId="2923CEAE" w15:done="0"/>
  <w15:commentEx w15:paraId="3213E831" w15:done="0"/>
  <w15:commentEx w15:paraId="47DB0289" w15:done="0"/>
  <w15:commentEx w15:paraId="776CA552" w15:done="0"/>
  <w15:commentEx w15:paraId="429BAA38" w15:done="0"/>
  <w15:commentEx w15:paraId="691C7078" w15:done="0"/>
  <w15:commentEx w15:paraId="115CF801" w15:done="0"/>
  <w15:commentEx w15:paraId="06FE285E" w15:done="0"/>
  <w15:commentEx w15:paraId="27279D90" w15:done="0"/>
  <w15:commentEx w15:paraId="43ACD520" w15:done="0"/>
  <w15:commentEx w15:paraId="20568ACB" w15:done="0"/>
  <w15:commentEx w15:paraId="05769A40" w15:done="0"/>
  <w15:commentEx w15:paraId="0C314D4B" w15:done="0"/>
  <w15:commentEx w15:paraId="543B646E" w15:done="0"/>
  <w15:commentEx w15:paraId="4EA5EB5A" w15:done="0"/>
  <w15:commentEx w15:paraId="65126D39" w15:done="0"/>
  <w15:commentEx w15:paraId="4A954ADE" w15:done="0"/>
  <w15:commentEx w15:paraId="0546BAF9" w15:done="0"/>
  <w15:commentEx w15:paraId="08468A43" w15:done="0"/>
  <w15:commentEx w15:paraId="4F366E7C" w15:done="0"/>
  <w15:commentEx w15:paraId="22163CC3" w15:done="0"/>
  <w15:commentEx w15:paraId="58883654" w15:done="0"/>
  <w15:commentEx w15:paraId="65EABE11" w15:done="0"/>
  <w15:commentEx w15:paraId="31D4AC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1FC117" w16cex:dateUtc="2025-08-21T16:09:00Z"/>
  <w16cex:commentExtensible w16cex:durableId="79E844F4" w16cex:dateUtc="2025-08-21T16:13:00Z"/>
  <w16cex:commentExtensible w16cex:durableId="0BB9130D" w16cex:dateUtc="2025-08-21T20:52:00Z"/>
  <w16cex:commentExtensible w16cex:durableId="0C4957EE" w16cex:dateUtc="2025-08-21T20:42:00Z"/>
  <w16cex:commentExtensible w16cex:durableId="747CAED6" w16cex:dateUtc="2025-08-21T20:40:00Z"/>
  <w16cex:commentExtensible w16cex:durableId="5256FD75" w16cex:dateUtc="2025-08-22T12:48:00Z"/>
  <w16cex:commentExtensible w16cex:durableId="0F244580" w16cex:dateUtc="2025-08-22T12:50:00Z"/>
  <w16cex:commentExtensible w16cex:durableId="7CE59617" w16cex:dateUtc="2025-08-22T12:56:00Z"/>
  <w16cex:commentExtensible w16cex:durableId="3391383D" w16cex:dateUtc="2025-08-22T15:58:00Z"/>
  <w16cex:commentExtensible w16cex:durableId="4C1A47FC" w16cex:dateUtc="2025-08-22T13:08:00Z"/>
  <w16cex:commentExtensible w16cex:durableId="6E32CDDE" w16cex:dateUtc="2025-08-22T13:07:00Z"/>
  <w16cex:commentExtensible w16cex:durableId="6E6FED46" w16cex:dateUtc="2025-08-22T13:32:00Z"/>
  <w16cex:commentExtensible w16cex:durableId="4A4C3140" w16cex:dateUtc="2025-08-22T13:25:00Z"/>
  <w16cex:commentExtensible w16cex:durableId="7BD3EB2A" w16cex:dateUtc="2025-08-22T13:11:00Z"/>
  <w16cex:commentExtensible w16cex:durableId="1ED88CC4" w16cex:dateUtc="2025-08-22T13:19:00Z"/>
  <w16cex:commentExtensible w16cex:durableId="74366A08" w16cex:dateUtc="2025-08-22T13:35:00Z"/>
  <w16cex:commentExtensible w16cex:durableId="46DE3796" w16cex:dateUtc="2025-08-22T13:40:00Z"/>
  <w16cex:commentExtensible w16cex:durableId="5238BD3B" w16cex:dateUtc="2025-08-22T18:56:00Z"/>
  <w16cex:commentExtensible w16cex:durableId="04AD2037" w16cex:dateUtc="2025-08-22T19:04:00Z"/>
  <w16cex:commentExtensible w16cex:durableId="37032D2B" w16cex:dateUtc="2025-08-22T21:09:00Z"/>
  <w16cex:commentExtensible w16cex:durableId="2692CC5B" w16cex:dateUtc="2025-08-22T21:12:00Z"/>
  <w16cex:commentExtensible w16cex:durableId="7F79F0C5" w16cex:dateUtc="2025-08-22T21:22:00Z"/>
  <w16cex:commentExtensible w16cex:durableId="27EFF8AC" w16cex:dateUtc="2025-08-24T12:21:00Z"/>
  <w16cex:commentExtensible w16cex:durableId="5DDD2F8D" w16cex:dateUtc="2025-08-24T12:13:00Z"/>
  <w16cex:commentExtensible w16cex:durableId="56BB5412" w16cex:dateUtc="2025-08-24T12:22:00Z"/>
  <w16cex:commentExtensible w16cex:durableId="022FECEF" w16cex:dateUtc="2025-08-24T12:24:00Z"/>
  <w16cex:commentExtensible w16cex:durableId="5D79082E" w16cex:dateUtc="2025-08-24T12:29:00Z"/>
  <w16cex:commentExtensible w16cex:durableId="7DFC4C2A" w16cex:dateUtc="2025-08-24T12:36:00Z"/>
  <w16cex:commentExtensible w16cex:durableId="0BD93766" w16cex:dateUtc="2025-08-24T12:39:00Z"/>
  <w16cex:commentExtensible w16cex:durableId="69520ABC" w16cex:dateUtc="2025-08-24T12:39:00Z"/>
  <w16cex:commentExtensible w16cex:durableId="3951B749" w16cex:dateUtc="2025-08-24T12:42:00Z"/>
  <w16cex:commentExtensible w16cex:durableId="6B9B07C2" w16cex:dateUtc="2025-08-24T12:40:00Z"/>
  <w16cex:commentExtensible w16cex:durableId="61EF394A" w16cex:dateUtc="2025-08-24T12:51:00Z"/>
  <w16cex:commentExtensible w16cex:durableId="6F67E954" w16cex:dateUtc="2025-08-24T12:55:00Z"/>
  <w16cex:commentExtensible w16cex:durableId="45BAEE54" w16cex:dateUtc="2025-08-24T12:51:00Z"/>
  <w16cex:commentExtensible w16cex:durableId="7F054FDD" w16cex:dateUtc="2025-08-24T13:00:00Z"/>
  <w16cex:commentExtensible w16cex:durableId="30E63CD4" w16cex:dateUtc="2025-08-24T13:02:00Z"/>
  <w16cex:commentExtensible w16cex:durableId="0D1A365B" w16cex:dateUtc="2025-08-24T13:02:00Z"/>
  <w16cex:commentExtensible w16cex:durableId="5AA63A4A" w16cex:dateUtc="2025-08-24T13:13:00Z"/>
  <w16cex:commentExtensible w16cex:durableId="582C41E3" w16cex:dateUtc="2025-08-24T13:12:00Z"/>
  <w16cex:commentExtensible w16cex:durableId="5A626DCE" w16cex:dateUtc="2025-08-24T13:10:00Z"/>
  <w16cex:commentExtensible w16cex:durableId="69EF3549" w16cex:dateUtc="2025-08-24T13:16:00Z"/>
  <w16cex:commentExtensible w16cex:durableId="642E84C7" w16cex:dateUtc="2025-08-24T13:19:00Z"/>
  <w16cex:commentExtensible w16cex:durableId="66611445" w16cex:dateUtc="2025-08-24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1C3ED" w16cid:durableId="691FC117"/>
  <w16cid:commentId w16cid:paraId="08B2A263" w16cid:durableId="79E844F4"/>
  <w16cid:commentId w16cid:paraId="5A59F590" w16cid:durableId="0BB9130D"/>
  <w16cid:commentId w16cid:paraId="6BB2384A" w16cid:durableId="0C4957EE"/>
  <w16cid:commentId w16cid:paraId="0CE5A12E" w16cid:durableId="747CAED6"/>
  <w16cid:commentId w16cid:paraId="135EAE2A" w16cid:durableId="5256FD75"/>
  <w16cid:commentId w16cid:paraId="596B9E69" w16cid:durableId="0F244580"/>
  <w16cid:commentId w16cid:paraId="1FEE9910" w16cid:durableId="7CE59617"/>
  <w16cid:commentId w16cid:paraId="595ABD05" w16cid:durableId="3391383D"/>
  <w16cid:commentId w16cid:paraId="226C9457" w16cid:durableId="4C1A47FC"/>
  <w16cid:commentId w16cid:paraId="6A3CCF65" w16cid:durableId="6E32CDDE"/>
  <w16cid:commentId w16cid:paraId="75464F52" w16cid:durableId="6E6FED46"/>
  <w16cid:commentId w16cid:paraId="039B350C" w16cid:durableId="4A4C3140"/>
  <w16cid:commentId w16cid:paraId="14ACDC63" w16cid:durableId="7BD3EB2A"/>
  <w16cid:commentId w16cid:paraId="4A0C6405" w16cid:durableId="1ED88CC4"/>
  <w16cid:commentId w16cid:paraId="0F082EE1" w16cid:durableId="74366A08"/>
  <w16cid:commentId w16cid:paraId="7B50F53B" w16cid:durableId="46DE3796"/>
  <w16cid:commentId w16cid:paraId="3270B825" w16cid:durableId="5238BD3B"/>
  <w16cid:commentId w16cid:paraId="754EC714" w16cid:durableId="04AD2037"/>
  <w16cid:commentId w16cid:paraId="369C1ABA" w16cid:durableId="37032D2B"/>
  <w16cid:commentId w16cid:paraId="2923CEAE" w16cid:durableId="2692CC5B"/>
  <w16cid:commentId w16cid:paraId="3213E831" w16cid:durableId="7F79F0C5"/>
  <w16cid:commentId w16cid:paraId="47DB0289" w16cid:durableId="27EFF8AC"/>
  <w16cid:commentId w16cid:paraId="776CA552" w16cid:durableId="5DDD2F8D"/>
  <w16cid:commentId w16cid:paraId="429BAA38" w16cid:durableId="56BB5412"/>
  <w16cid:commentId w16cid:paraId="691C7078" w16cid:durableId="022FECEF"/>
  <w16cid:commentId w16cid:paraId="115CF801" w16cid:durableId="5D79082E"/>
  <w16cid:commentId w16cid:paraId="06FE285E" w16cid:durableId="7DFC4C2A"/>
  <w16cid:commentId w16cid:paraId="27279D90" w16cid:durableId="0BD93766"/>
  <w16cid:commentId w16cid:paraId="43ACD520" w16cid:durableId="69520ABC"/>
  <w16cid:commentId w16cid:paraId="20568ACB" w16cid:durableId="3951B749"/>
  <w16cid:commentId w16cid:paraId="05769A40" w16cid:durableId="6B9B07C2"/>
  <w16cid:commentId w16cid:paraId="0C314D4B" w16cid:durableId="61EF394A"/>
  <w16cid:commentId w16cid:paraId="543B646E" w16cid:durableId="6F67E954"/>
  <w16cid:commentId w16cid:paraId="4EA5EB5A" w16cid:durableId="45BAEE54"/>
  <w16cid:commentId w16cid:paraId="65126D39" w16cid:durableId="7F054FDD"/>
  <w16cid:commentId w16cid:paraId="4A954ADE" w16cid:durableId="30E63CD4"/>
  <w16cid:commentId w16cid:paraId="0546BAF9" w16cid:durableId="0D1A365B"/>
  <w16cid:commentId w16cid:paraId="08468A43" w16cid:durableId="5AA63A4A"/>
  <w16cid:commentId w16cid:paraId="4F366E7C" w16cid:durableId="582C41E3"/>
  <w16cid:commentId w16cid:paraId="22163CC3" w16cid:durableId="5A626DCE"/>
  <w16cid:commentId w16cid:paraId="58883654" w16cid:durableId="69EF3549"/>
  <w16cid:commentId w16cid:paraId="65EABE11" w16cid:durableId="642E84C7"/>
  <w16cid:commentId w16cid:paraId="31D4ACBA" w16cid:durableId="666114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A3E7" w14:textId="77777777" w:rsidR="003A27D1" w:rsidRDefault="003A27D1" w:rsidP="00F16A79">
      <w:pPr>
        <w:spacing w:after="0" w:line="240" w:lineRule="auto"/>
      </w:pPr>
      <w:r>
        <w:separator/>
      </w:r>
    </w:p>
  </w:endnote>
  <w:endnote w:type="continuationSeparator" w:id="0">
    <w:p w14:paraId="7C426702" w14:textId="77777777" w:rsidR="003A27D1" w:rsidRDefault="003A27D1" w:rsidP="00F16A79">
      <w:pPr>
        <w:spacing w:after="0" w:line="240" w:lineRule="auto"/>
      </w:pPr>
      <w:r>
        <w:continuationSeparator/>
      </w:r>
    </w:p>
  </w:endnote>
  <w:endnote w:type="continuationNotice" w:id="1">
    <w:p w14:paraId="555BAFB9" w14:textId="77777777" w:rsidR="003A27D1" w:rsidRDefault="003A27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83AC" w14:textId="7C46C294" w:rsidR="002B2B2C" w:rsidRDefault="00D431BC" w:rsidP="00D431BC">
    <w:pPr>
      <w:pStyle w:val="Footer"/>
      <w:jc w:val="center"/>
      <w:rPr>
        <w:rFonts w:ascii="Garamond" w:hAnsi="Garamond"/>
      </w:rPr>
    </w:pPr>
    <w:r>
      <w:rPr>
        <w:rFonts w:ascii="Garamond" w:hAnsi="Garamond"/>
      </w:rPr>
      <w:t>Aug 2025 FOR PRODUCTION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03C0" w14:textId="77777777" w:rsidR="003A27D1" w:rsidRDefault="003A27D1" w:rsidP="00F16A79">
      <w:pPr>
        <w:spacing w:after="0" w:line="240" w:lineRule="auto"/>
      </w:pPr>
      <w:r>
        <w:separator/>
      </w:r>
    </w:p>
  </w:footnote>
  <w:footnote w:type="continuationSeparator" w:id="0">
    <w:p w14:paraId="2D330696" w14:textId="77777777" w:rsidR="003A27D1" w:rsidRDefault="003A27D1" w:rsidP="00F16A79">
      <w:pPr>
        <w:spacing w:after="0" w:line="240" w:lineRule="auto"/>
      </w:pPr>
      <w:r>
        <w:continuationSeparator/>
      </w:r>
    </w:p>
  </w:footnote>
  <w:footnote w:type="continuationNotice" w:id="1">
    <w:p w14:paraId="5743CFCB" w14:textId="77777777" w:rsidR="003A27D1" w:rsidRDefault="003A27D1">
      <w:pPr>
        <w:spacing w:after="0" w:line="240" w:lineRule="auto"/>
      </w:pPr>
    </w:p>
  </w:footnote>
  <w:footnote w:id="2">
    <w:p w14:paraId="46A72EF3" w14:textId="0D84E0C6" w:rsidR="00B16990" w:rsidRPr="00746F78" w:rsidRDefault="00B16990" w:rsidP="002743CD">
      <w:pPr>
        <w:pStyle w:val="FootnoteText"/>
        <w:spacing w:line="480" w:lineRule="auto"/>
        <w:rPr>
          <w:rFonts w:ascii="Garamond" w:hAnsi="Garamond"/>
        </w:rPr>
      </w:pPr>
      <w:r w:rsidRPr="00746F78">
        <w:rPr>
          <w:rFonts w:ascii="Garamond" w:hAnsi="Garamond"/>
        </w:rPr>
        <w:t>*I would like to thank</w:t>
      </w:r>
      <w:r w:rsidR="001E5232" w:rsidRPr="00746F78">
        <w:rPr>
          <w:rFonts w:ascii="Garamond" w:hAnsi="Garamond"/>
        </w:rPr>
        <w:t xml:space="preserve"> </w:t>
      </w:r>
      <w:r w:rsidR="008643C4" w:rsidRPr="00746F78">
        <w:rPr>
          <w:rFonts w:ascii="Garamond" w:hAnsi="Garamond"/>
        </w:rPr>
        <w:t xml:space="preserve">my students </w:t>
      </w:r>
      <w:r w:rsidRPr="00746F78">
        <w:rPr>
          <w:rFonts w:ascii="Garamond" w:hAnsi="Garamond"/>
        </w:rPr>
        <w:t xml:space="preserve">Armin </w:t>
      </w:r>
      <w:proofErr w:type="spellStart"/>
      <w:r w:rsidRPr="00746F78">
        <w:rPr>
          <w:rFonts w:ascii="Garamond" w:hAnsi="Garamond"/>
        </w:rPr>
        <w:t>Akhavian</w:t>
      </w:r>
      <w:proofErr w:type="spellEnd"/>
      <w:r w:rsidRPr="00746F78">
        <w:rPr>
          <w:rFonts w:ascii="Garamond" w:hAnsi="Garamond"/>
        </w:rPr>
        <w:t xml:space="preserve">, Trevor Hofelich, and Claire Terrell for bearing with me </w:t>
      </w:r>
      <w:r w:rsidR="00D525F6" w:rsidRPr="00746F78">
        <w:rPr>
          <w:rFonts w:ascii="Garamond" w:hAnsi="Garamond"/>
        </w:rPr>
        <w:t xml:space="preserve">and providing feedback </w:t>
      </w:r>
      <w:r w:rsidRPr="00746F78">
        <w:rPr>
          <w:rFonts w:ascii="Garamond" w:hAnsi="Garamond"/>
        </w:rPr>
        <w:t xml:space="preserve">as I workshopped some of these ideas </w:t>
      </w:r>
      <w:r w:rsidR="001E5232" w:rsidRPr="00746F78">
        <w:rPr>
          <w:rFonts w:ascii="Garamond" w:hAnsi="Garamond"/>
        </w:rPr>
        <w:t xml:space="preserve">in preliminary stages at a rhythm &amp; meter </w:t>
      </w:r>
      <w:r w:rsidR="006144A7">
        <w:rPr>
          <w:rFonts w:ascii="Garamond" w:hAnsi="Garamond"/>
        </w:rPr>
        <w:t>course</w:t>
      </w:r>
      <w:r w:rsidR="001E5232" w:rsidRPr="00746F78">
        <w:rPr>
          <w:rFonts w:ascii="Garamond" w:hAnsi="Garamond"/>
        </w:rPr>
        <w:t xml:space="preserve"> at F</w:t>
      </w:r>
      <w:r w:rsidR="00DF0B53">
        <w:rPr>
          <w:rFonts w:ascii="Garamond" w:hAnsi="Garamond"/>
        </w:rPr>
        <w:t>SU</w:t>
      </w:r>
      <w:r w:rsidR="006144A7">
        <w:rPr>
          <w:rFonts w:ascii="Garamond" w:hAnsi="Garamond"/>
        </w:rPr>
        <w:t xml:space="preserve"> and to students and</w:t>
      </w:r>
      <w:r w:rsidR="00694EFD">
        <w:rPr>
          <w:rFonts w:ascii="Garamond" w:hAnsi="Garamond"/>
        </w:rPr>
        <w:t xml:space="preserve"> </w:t>
      </w:r>
      <w:r w:rsidR="006144A7">
        <w:rPr>
          <w:rFonts w:ascii="Garamond" w:hAnsi="Garamond"/>
        </w:rPr>
        <w:t>colleagues at FSU</w:t>
      </w:r>
      <w:r w:rsidR="00DF0B53">
        <w:rPr>
          <w:rFonts w:ascii="Garamond" w:hAnsi="Garamond"/>
        </w:rPr>
        <w:t xml:space="preserve"> for their feedback on a more formal presentation</w:t>
      </w:r>
      <w:r w:rsidRPr="00746F78">
        <w:rPr>
          <w:rFonts w:ascii="Garamond" w:hAnsi="Garamond"/>
        </w:rPr>
        <w:t xml:space="preserve">. Thanks to </w:t>
      </w:r>
      <w:proofErr w:type="spellStart"/>
      <w:r w:rsidRPr="00746F78">
        <w:rPr>
          <w:rFonts w:ascii="Garamond" w:hAnsi="Garamond"/>
        </w:rPr>
        <w:t>Poundie</w:t>
      </w:r>
      <w:proofErr w:type="spellEnd"/>
      <w:r w:rsidRPr="00746F78">
        <w:rPr>
          <w:rFonts w:ascii="Garamond" w:hAnsi="Garamond"/>
        </w:rPr>
        <w:t xml:space="preserve"> Burstein, William Rothstein, and Jason Yust for</w:t>
      </w:r>
      <w:r w:rsidR="008643C4" w:rsidRPr="00746F78">
        <w:rPr>
          <w:rFonts w:ascii="Garamond" w:hAnsi="Garamond"/>
        </w:rPr>
        <w:t xml:space="preserve"> discussing various aspects of this project</w:t>
      </w:r>
      <w:r w:rsidR="00345C8A" w:rsidRPr="00746F78">
        <w:rPr>
          <w:rFonts w:ascii="Garamond" w:hAnsi="Garamond"/>
        </w:rPr>
        <w:t xml:space="preserve"> at later stage</w:t>
      </w:r>
      <w:r w:rsidR="00D431BC" w:rsidRPr="00746F78">
        <w:rPr>
          <w:rFonts w:ascii="Garamond" w:hAnsi="Garamond"/>
        </w:rPr>
        <w:t>s</w:t>
      </w:r>
      <w:r w:rsidRPr="00746F78">
        <w:rPr>
          <w:rFonts w:ascii="Garamond" w:hAnsi="Garamond"/>
        </w:rPr>
        <w:t xml:space="preserve">. I am grateful to the team of </w:t>
      </w:r>
      <w:r w:rsidRPr="00746F78">
        <w:rPr>
          <w:rFonts w:ascii="Garamond" w:hAnsi="Garamond"/>
          <w:i/>
          <w:iCs/>
        </w:rPr>
        <w:t>Carl Philipp Emanuel Bach: The Complete Works</w:t>
      </w:r>
      <w:r w:rsidRPr="00746F78">
        <w:rPr>
          <w:rFonts w:ascii="Garamond" w:hAnsi="Garamond"/>
        </w:rPr>
        <w:t xml:space="preserve"> for the</w:t>
      </w:r>
      <w:r w:rsidR="001E5232" w:rsidRPr="00746F78">
        <w:rPr>
          <w:rFonts w:ascii="Garamond" w:hAnsi="Garamond"/>
        </w:rPr>
        <w:t>ir kind</w:t>
      </w:r>
      <w:r w:rsidRPr="00746F78">
        <w:rPr>
          <w:rFonts w:ascii="Garamond" w:hAnsi="Garamond"/>
        </w:rPr>
        <w:t xml:space="preserve"> permission to rely on their text in crafting my musical examples for this article</w:t>
      </w:r>
      <w:r w:rsidR="009F2C88" w:rsidRPr="00746F78">
        <w:rPr>
          <w:rFonts w:ascii="Garamond" w:hAnsi="Garamond"/>
        </w:rPr>
        <w:t xml:space="preserve"> and to Benjamin Schweitzer for his engraving assistance</w:t>
      </w:r>
      <w:r w:rsidR="00345C8A" w:rsidRPr="00746F78">
        <w:rPr>
          <w:rFonts w:ascii="Garamond" w:hAnsi="Garamond"/>
        </w:rPr>
        <w:t>.</w:t>
      </w:r>
      <w:r w:rsidRPr="00746F78">
        <w:rPr>
          <w:rFonts w:ascii="Garamond" w:hAnsi="Garamond"/>
        </w:rPr>
        <w:t xml:space="preserve"> The Symphony </w:t>
      </w:r>
      <w:proofErr w:type="spellStart"/>
      <w:r w:rsidRPr="00746F78">
        <w:rPr>
          <w:rFonts w:ascii="Garamond" w:hAnsi="Garamond"/>
        </w:rPr>
        <w:t>Wq</w:t>
      </w:r>
      <w:proofErr w:type="spellEnd"/>
      <w:r w:rsidRPr="00746F78">
        <w:rPr>
          <w:rFonts w:ascii="Garamond" w:hAnsi="Garamond"/>
        </w:rPr>
        <w:t xml:space="preserve">. 183/1 appears in Volume III/3, </w:t>
      </w:r>
      <w:proofErr w:type="spellStart"/>
      <w:r w:rsidRPr="00746F78">
        <w:rPr>
          <w:rFonts w:ascii="Garamond" w:hAnsi="Garamond"/>
          <w:i/>
          <w:iCs/>
        </w:rPr>
        <w:t>Orchester-Sinfonien</w:t>
      </w:r>
      <w:proofErr w:type="spellEnd"/>
      <w:r w:rsidRPr="00746F78">
        <w:rPr>
          <w:rFonts w:ascii="Garamond" w:hAnsi="Garamond"/>
          <w:i/>
          <w:iCs/>
        </w:rPr>
        <w:t xml:space="preserve"> </w:t>
      </w:r>
      <w:proofErr w:type="spellStart"/>
      <w:r w:rsidRPr="00746F78">
        <w:rPr>
          <w:rFonts w:ascii="Garamond" w:hAnsi="Garamond"/>
          <w:i/>
          <w:iCs/>
        </w:rPr>
        <w:t>mit</w:t>
      </w:r>
      <w:proofErr w:type="spellEnd"/>
      <w:r w:rsidRPr="00746F78">
        <w:rPr>
          <w:rFonts w:ascii="Garamond" w:hAnsi="Garamond"/>
          <w:i/>
          <w:iCs/>
        </w:rPr>
        <w:t xml:space="preserve"> </w:t>
      </w:r>
      <w:proofErr w:type="spellStart"/>
      <w:r w:rsidRPr="00746F78">
        <w:rPr>
          <w:rFonts w:ascii="Garamond" w:hAnsi="Garamond"/>
          <w:i/>
          <w:iCs/>
        </w:rPr>
        <w:t>zwölf</w:t>
      </w:r>
      <w:proofErr w:type="spellEnd"/>
      <w:r w:rsidRPr="00746F78">
        <w:rPr>
          <w:rFonts w:ascii="Garamond" w:hAnsi="Garamond"/>
          <w:i/>
          <w:iCs/>
        </w:rPr>
        <w:t xml:space="preserve"> </w:t>
      </w:r>
      <w:proofErr w:type="spellStart"/>
      <w:r w:rsidRPr="00746F78">
        <w:rPr>
          <w:rFonts w:ascii="Garamond" w:hAnsi="Garamond"/>
          <w:i/>
          <w:iCs/>
        </w:rPr>
        <w:t>obligaten</w:t>
      </w:r>
      <w:proofErr w:type="spellEnd"/>
      <w:r w:rsidRPr="00746F78">
        <w:rPr>
          <w:rFonts w:ascii="Garamond" w:hAnsi="Garamond"/>
          <w:i/>
          <w:iCs/>
        </w:rPr>
        <w:t xml:space="preserve"> </w:t>
      </w:r>
      <w:proofErr w:type="spellStart"/>
      <w:r w:rsidRPr="00746F78">
        <w:rPr>
          <w:rFonts w:ascii="Garamond" w:hAnsi="Garamond"/>
          <w:i/>
          <w:iCs/>
        </w:rPr>
        <w:t>Stimmen</w:t>
      </w:r>
      <w:proofErr w:type="spellEnd"/>
      <w:r w:rsidRPr="00746F78">
        <w:rPr>
          <w:rFonts w:ascii="Garamond" w:hAnsi="Garamond"/>
        </w:rPr>
        <w:t xml:space="preserve">, edited by David Kidger; the symphony </w:t>
      </w:r>
      <w:proofErr w:type="spellStart"/>
      <w:r w:rsidRPr="00746F78">
        <w:rPr>
          <w:rFonts w:ascii="Garamond" w:hAnsi="Garamond"/>
        </w:rPr>
        <w:t>Wq</w:t>
      </w:r>
      <w:proofErr w:type="spellEnd"/>
      <w:r w:rsidRPr="00746F78">
        <w:rPr>
          <w:rFonts w:ascii="Garamond" w:hAnsi="Garamond"/>
        </w:rPr>
        <w:t xml:space="preserve"> 179 appears in Volume III/1: Berlin Symphonies, edited by Ekkehard Krüger and Tobias Schwinger. </w:t>
      </w:r>
      <w:proofErr w:type="gramStart"/>
      <w:r w:rsidRPr="00746F78">
        <w:rPr>
          <w:rFonts w:ascii="Garamond" w:hAnsi="Garamond"/>
        </w:rPr>
        <w:t>Last but not least</w:t>
      </w:r>
      <w:proofErr w:type="gramEnd"/>
      <w:r w:rsidRPr="00746F78">
        <w:rPr>
          <w:rFonts w:ascii="Garamond" w:hAnsi="Garamond"/>
        </w:rPr>
        <w:t xml:space="preserve">, I </w:t>
      </w:r>
      <w:r w:rsidR="008643C4" w:rsidRPr="00746F78">
        <w:rPr>
          <w:rFonts w:ascii="Garamond" w:hAnsi="Garamond"/>
        </w:rPr>
        <w:t xml:space="preserve">would like to thank </w:t>
      </w:r>
      <w:r w:rsidRPr="00746F78">
        <w:rPr>
          <w:rFonts w:ascii="Garamond" w:hAnsi="Garamond"/>
        </w:rPr>
        <w:t>the two anonymous reviewers for their</w:t>
      </w:r>
      <w:r w:rsidR="00706DE2" w:rsidRPr="00746F78">
        <w:rPr>
          <w:rFonts w:ascii="Garamond" w:hAnsi="Garamond"/>
        </w:rPr>
        <w:t xml:space="preserve"> detailed </w:t>
      </w:r>
      <w:r w:rsidR="009F2C88" w:rsidRPr="00746F78">
        <w:rPr>
          <w:rFonts w:ascii="Garamond" w:hAnsi="Garamond"/>
        </w:rPr>
        <w:t xml:space="preserve">and helpful </w:t>
      </w:r>
      <w:r w:rsidR="00706DE2" w:rsidRPr="00746F78">
        <w:rPr>
          <w:rFonts w:ascii="Garamond" w:hAnsi="Garamond"/>
        </w:rPr>
        <w:t>critique</w:t>
      </w:r>
      <w:r w:rsidR="009F2C88" w:rsidRPr="00746F78">
        <w:rPr>
          <w:rFonts w:ascii="Garamond" w:hAnsi="Garamond"/>
        </w:rPr>
        <w:t>s</w:t>
      </w:r>
      <w:r w:rsidR="00706DE2" w:rsidRPr="00746F78">
        <w:rPr>
          <w:rFonts w:ascii="Garamond" w:hAnsi="Garamond"/>
        </w:rPr>
        <w:t xml:space="preserve"> of an earlier version of this manuscript</w:t>
      </w:r>
      <w:r w:rsidR="009F2C88" w:rsidRPr="00746F78">
        <w:rPr>
          <w:rFonts w:ascii="Garamond" w:hAnsi="Garamond"/>
        </w:rPr>
        <w:t>.</w:t>
      </w:r>
    </w:p>
    <w:p w14:paraId="7D07F4C9" w14:textId="04A56D9F" w:rsidR="00306CCD" w:rsidRPr="00746F78" w:rsidRDefault="00306CCD"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A73446" w:rsidRPr="00746F78">
        <w:rPr>
          <w:rFonts w:ascii="Garamond" w:hAnsi="Garamond"/>
        </w:rPr>
        <w:t xml:space="preserve">The opening of </w:t>
      </w:r>
      <w:r w:rsidRPr="00746F78">
        <w:rPr>
          <w:rFonts w:ascii="Garamond" w:hAnsi="Garamond"/>
        </w:rPr>
        <w:t>Bach’s</w:t>
      </w:r>
      <w:r w:rsidR="00A73446" w:rsidRPr="00746F78">
        <w:rPr>
          <w:rFonts w:ascii="Garamond" w:hAnsi="Garamond"/>
        </w:rPr>
        <w:t xml:space="preserve"> symphony is </w:t>
      </w:r>
      <w:r w:rsidR="001D2559" w:rsidRPr="00746F78">
        <w:rPr>
          <w:rFonts w:ascii="Garamond" w:hAnsi="Garamond"/>
        </w:rPr>
        <w:t>analyzed</w:t>
      </w:r>
      <w:r w:rsidR="00A73446" w:rsidRPr="00746F78">
        <w:rPr>
          <w:rFonts w:ascii="Garamond" w:hAnsi="Garamond"/>
        </w:rPr>
        <w:t xml:space="preserve"> briefly in </w:t>
      </w:r>
      <w:r w:rsidRPr="00746F78">
        <w:rPr>
          <w:rFonts w:ascii="Garamond" w:hAnsi="Garamond"/>
        </w:rPr>
        <w:t xml:space="preserve">Yust (2018, </w:t>
      </w:r>
      <w:r w:rsidR="00915EC0" w:rsidRPr="00746F78">
        <w:rPr>
          <w:rFonts w:ascii="Garamond" w:hAnsi="Garamond"/>
        </w:rPr>
        <w:t>187–8)</w:t>
      </w:r>
      <w:r w:rsidR="00F52D69" w:rsidRPr="00746F78">
        <w:rPr>
          <w:rFonts w:ascii="Garamond" w:hAnsi="Garamond"/>
        </w:rPr>
        <w:t>; my article offers a</w:t>
      </w:r>
      <w:r w:rsidR="00A839AB" w:rsidRPr="00746F78">
        <w:rPr>
          <w:rFonts w:ascii="Garamond" w:hAnsi="Garamond"/>
        </w:rPr>
        <w:t xml:space="preserve"> complementary, </w:t>
      </w:r>
      <w:r w:rsidR="00BE4F72" w:rsidRPr="00746F78">
        <w:rPr>
          <w:rFonts w:ascii="Garamond" w:hAnsi="Garamond"/>
        </w:rPr>
        <w:t>in</w:t>
      </w:r>
      <w:r w:rsidR="001D355B" w:rsidRPr="00746F78">
        <w:rPr>
          <w:rFonts w:ascii="Garamond" w:hAnsi="Garamond"/>
        </w:rPr>
        <w:t>formal</w:t>
      </w:r>
      <w:r w:rsidR="00A839AB" w:rsidRPr="00746F78">
        <w:rPr>
          <w:rFonts w:ascii="Garamond" w:hAnsi="Garamond"/>
        </w:rPr>
        <w:t xml:space="preserve"> analysis of </w:t>
      </w:r>
      <w:r w:rsidR="00F52D69" w:rsidRPr="00746F78">
        <w:rPr>
          <w:rFonts w:ascii="Garamond" w:hAnsi="Garamond"/>
        </w:rPr>
        <w:t>tonality, meter, and form in th</w:t>
      </w:r>
      <w:r w:rsidR="001D355B" w:rsidRPr="00746F78">
        <w:rPr>
          <w:rFonts w:ascii="Garamond" w:hAnsi="Garamond"/>
        </w:rPr>
        <w:t>is piece</w:t>
      </w:r>
      <w:r w:rsidR="00F52D69" w:rsidRPr="00746F78">
        <w:rPr>
          <w:rFonts w:ascii="Garamond" w:hAnsi="Garamond"/>
        </w:rPr>
        <w:t>.</w:t>
      </w:r>
      <w:r w:rsidR="001D355B" w:rsidRPr="00746F78">
        <w:rPr>
          <w:rFonts w:ascii="Garamond" w:hAnsi="Garamond"/>
        </w:rPr>
        <w:t xml:space="preserve"> </w:t>
      </w:r>
      <w:r w:rsidR="00F52D69" w:rsidRPr="00746F78">
        <w:rPr>
          <w:rFonts w:ascii="Garamond" w:hAnsi="Garamond"/>
        </w:rPr>
        <w:t xml:space="preserve"> </w:t>
      </w:r>
    </w:p>
  </w:footnote>
  <w:footnote w:id="3">
    <w:p w14:paraId="08A3A6AF" w14:textId="5803A04F" w:rsidR="00FC0576" w:rsidRDefault="00FC0576">
      <w:pPr>
        <w:pStyle w:val="FootnoteText"/>
        <w:spacing w:line="480" w:lineRule="auto"/>
        <w:pPrChange w:id="28" w:author="Kyle Hutchinson" w:date="2025-08-22T08:55:00Z" w16du:dateUtc="2025-08-22T12:55:00Z">
          <w:pPr>
            <w:pStyle w:val="FootnoteText"/>
          </w:pPr>
        </w:pPrChange>
      </w:pPr>
      <w:r>
        <w:rPr>
          <w:rStyle w:val="FootnoteReference"/>
        </w:rPr>
        <w:footnoteRef/>
      </w:r>
      <w:r>
        <w:t xml:space="preserve"> </w:t>
      </w:r>
      <w:r w:rsidRPr="00746F78">
        <w:rPr>
          <w:rFonts w:ascii="Garamond" w:hAnsi="Garamond"/>
        </w:rPr>
        <w:t>As Burstein (2020) stresses, Koch’s</w:t>
      </w:r>
      <w:r>
        <w:rPr>
          <w:rFonts w:ascii="Garamond" w:hAnsi="Garamond"/>
        </w:rPr>
        <w:t xml:space="preserve"> (1782–93)</w:t>
      </w:r>
      <w:r w:rsidRPr="00746F78">
        <w:rPr>
          <w:rFonts w:ascii="Garamond" w:hAnsi="Garamond"/>
        </w:rPr>
        <w:t xml:space="preserve"> terms such as </w:t>
      </w:r>
      <w:proofErr w:type="spellStart"/>
      <w:r w:rsidRPr="00746F78">
        <w:rPr>
          <w:rFonts w:ascii="Garamond" w:hAnsi="Garamond"/>
          <w:i/>
          <w:iCs/>
        </w:rPr>
        <w:t>Quintabsatz</w:t>
      </w:r>
      <w:proofErr w:type="spellEnd"/>
      <w:r w:rsidRPr="00746F78">
        <w:rPr>
          <w:rFonts w:ascii="Garamond" w:hAnsi="Garamond"/>
        </w:rPr>
        <w:t xml:space="preserve"> are not synonymous with “HC” or other modern-day cadence labels: these points of formal punctuation can be realized in a variety of ways, some of which appear non-cadential to present-day eyes. </w:t>
      </w:r>
      <w:del w:id="29" w:author="Kyle Hutchinson" w:date="2025-08-22T08:55:00Z" w16du:dateUtc="2025-08-22T12:55:00Z">
        <w:r w:rsidRPr="00746F78" w:rsidDel="00FC0576">
          <w:rPr>
            <w:rFonts w:ascii="Garamond" w:hAnsi="Garamond"/>
          </w:rPr>
          <w:delText xml:space="preserve">In this particular piece (see Example 12d below), all resting points are realized in ways that appear cadential when viewed through present-day cadential terminology. </w:delText>
        </w:r>
      </w:del>
    </w:p>
  </w:footnote>
  <w:footnote w:id="4">
    <w:p w14:paraId="2C6F7B90" w14:textId="7A02912A" w:rsidR="00EB0ACE" w:rsidRPr="00746F78" w:rsidRDefault="00EB0AC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Note that some of the relations discussed below—e.g., the problem of meter finding and entrainment—are likely to be perceived by various kinds of listeners, while others—e.g., punctuation form and </w:t>
      </w:r>
      <w:proofErr w:type="spellStart"/>
      <w:r w:rsidRPr="00746F78">
        <w:rPr>
          <w:rFonts w:ascii="Garamond" w:hAnsi="Garamond"/>
        </w:rPr>
        <w:t>galant</w:t>
      </w:r>
      <w:proofErr w:type="spellEnd"/>
      <w:r w:rsidRPr="00746F78">
        <w:rPr>
          <w:rFonts w:ascii="Garamond" w:hAnsi="Garamond"/>
        </w:rPr>
        <w:t xml:space="preserve"> schemata—would be more meaningful for listeners</w:t>
      </w:r>
      <w:r w:rsidR="00E376ED" w:rsidRPr="00746F78">
        <w:rPr>
          <w:rFonts w:ascii="Garamond" w:hAnsi="Garamond"/>
        </w:rPr>
        <w:t xml:space="preserve"> deeply enculturated in the </w:t>
      </w:r>
      <w:proofErr w:type="spellStart"/>
      <w:r w:rsidR="00E376ED" w:rsidRPr="00746F78">
        <w:rPr>
          <w:rFonts w:ascii="Garamond" w:hAnsi="Garamond"/>
        </w:rPr>
        <w:t>galant</w:t>
      </w:r>
      <w:proofErr w:type="spellEnd"/>
      <w:r w:rsidR="00E376ED" w:rsidRPr="00746F78">
        <w:rPr>
          <w:rFonts w:ascii="Garamond" w:hAnsi="Garamond"/>
        </w:rPr>
        <w:t xml:space="preserve"> style (i.e., probably a minority of listeners</w:t>
      </w:r>
      <w:r w:rsidR="00413D62" w:rsidRPr="00746F78">
        <w:rPr>
          <w:rFonts w:ascii="Garamond" w:hAnsi="Garamond"/>
        </w:rPr>
        <w:t xml:space="preserve"> today)</w:t>
      </w:r>
      <w:r w:rsidR="00A3317B" w:rsidRPr="00746F78">
        <w:rPr>
          <w:rFonts w:ascii="Garamond" w:hAnsi="Garamond"/>
        </w:rPr>
        <w:t>.</w:t>
      </w:r>
      <w:r w:rsidRPr="00746F78">
        <w:rPr>
          <w:rFonts w:ascii="Garamond" w:hAnsi="Garamond"/>
        </w:rPr>
        <w:t xml:space="preserve"> I have opted for an eclectic and ad-hoc analytical approach </w:t>
      </w:r>
      <w:proofErr w:type="gramStart"/>
      <w:r w:rsidRPr="00746F78">
        <w:rPr>
          <w:rFonts w:ascii="Garamond" w:hAnsi="Garamond"/>
        </w:rPr>
        <w:t>in an attempt to</w:t>
      </w:r>
      <w:proofErr w:type="gramEnd"/>
      <w:r w:rsidR="005E71B2" w:rsidRPr="00746F78">
        <w:rPr>
          <w:rFonts w:ascii="Garamond" w:hAnsi="Garamond"/>
        </w:rPr>
        <w:t xml:space="preserve"> facilitate an analytical adventure for present-day readers.</w:t>
      </w:r>
    </w:p>
  </w:footnote>
  <w:footnote w:id="5">
    <w:p w14:paraId="1902A076" w14:textId="77777777" w:rsidR="0088087B" w:rsidRPr="00746F78" w:rsidRDefault="0088087B" w:rsidP="0088087B">
      <w:pPr>
        <w:pStyle w:val="FootnoteText"/>
        <w:spacing w:line="480" w:lineRule="auto"/>
        <w:rPr>
          <w:ins w:id="49" w:author="Kyle Hutchinson" w:date="2025-08-21T12:15:00Z" w16du:dateUtc="2025-08-21T16:15:00Z"/>
          <w:rFonts w:ascii="Garamond" w:hAnsi="Garamond"/>
        </w:rPr>
      </w:pPr>
      <w:ins w:id="50" w:author="Kyle Hutchinson" w:date="2025-08-21T12:15:00Z" w16du:dateUtc="2025-08-21T16:15:00Z">
        <w:r w:rsidRPr="00746F78">
          <w:rPr>
            <w:rStyle w:val="FootnoteReference"/>
            <w:rFonts w:ascii="Garamond" w:hAnsi="Garamond"/>
          </w:rPr>
          <w:footnoteRef/>
        </w:r>
        <w:r w:rsidRPr="00746F78">
          <w:rPr>
            <w:rFonts w:ascii="Garamond" w:hAnsi="Garamond"/>
          </w:rPr>
          <w:t xml:space="preserve"> Cited in Brown (2010, 11). In the original: “Es </w:t>
        </w:r>
        <w:proofErr w:type="spellStart"/>
        <w:r w:rsidRPr="00746F78">
          <w:rPr>
            <w:rFonts w:ascii="Garamond" w:hAnsi="Garamond"/>
          </w:rPr>
          <w:t>ist</w:t>
        </w:r>
        <w:proofErr w:type="spellEnd"/>
        <w:r w:rsidRPr="00746F78">
          <w:rPr>
            <w:rFonts w:ascii="Garamond" w:hAnsi="Garamond"/>
          </w:rPr>
          <w:t xml:space="preserve"> bey dem </w:t>
        </w:r>
        <w:proofErr w:type="spellStart"/>
        <w:r w:rsidRPr="00746F78">
          <w:rPr>
            <w:rFonts w:ascii="Garamond" w:hAnsi="Garamond"/>
          </w:rPr>
          <w:t>Fantasiren</w:t>
        </w:r>
        <w:proofErr w:type="spellEnd"/>
        <w:r w:rsidRPr="00746F78">
          <w:rPr>
            <w:rFonts w:ascii="Garamond" w:hAnsi="Garamond"/>
          </w:rPr>
          <w:t xml:space="preserve"> </w:t>
        </w:r>
        <w:proofErr w:type="spellStart"/>
        <w:r w:rsidRPr="00746F78">
          <w:rPr>
            <w:rFonts w:ascii="Garamond" w:hAnsi="Garamond"/>
          </w:rPr>
          <w:t>eine</w:t>
        </w:r>
        <w:proofErr w:type="spellEnd"/>
        <w:r w:rsidRPr="00746F78">
          <w:rPr>
            <w:rFonts w:ascii="Garamond" w:hAnsi="Garamond"/>
          </w:rPr>
          <w:t xml:space="preserve"> Sch</w:t>
        </w:r>
        <w:r w:rsidRPr="00746F78">
          <w:rPr>
            <w:rFonts w:ascii="Garamond" w:hAnsi="Garamond" w:cstheme="minorHAnsi"/>
          </w:rPr>
          <w:t>ö</w:t>
        </w:r>
        <w:r w:rsidRPr="00746F78">
          <w:rPr>
            <w:rFonts w:ascii="Garamond" w:hAnsi="Garamond"/>
          </w:rPr>
          <w:t xml:space="preserve">nheit, </w:t>
        </w:r>
        <w:proofErr w:type="spellStart"/>
        <w:r w:rsidRPr="00746F78">
          <w:rPr>
            <w:rFonts w:ascii="Garamond" w:hAnsi="Garamond"/>
          </w:rPr>
          <w:t>wenn</w:t>
        </w:r>
        <w:proofErr w:type="spellEnd"/>
        <w:r w:rsidRPr="00746F78">
          <w:rPr>
            <w:rFonts w:ascii="Garamond" w:hAnsi="Garamond"/>
          </w:rPr>
          <w:t xml:space="preserve"> man </w:t>
        </w:r>
        <w:proofErr w:type="spellStart"/>
        <w:r w:rsidRPr="00746F78">
          <w:rPr>
            <w:rFonts w:ascii="Garamond" w:hAnsi="Garamond"/>
          </w:rPr>
          <w:t>sich</w:t>
        </w:r>
        <w:proofErr w:type="spellEnd"/>
        <w:r w:rsidRPr="00746F78">
          <w:rPr>
            <w:rFonts w:ascii="Garamond" w:hAnsi="Garamond"/>
          </w:rPr>
          <w:t xml:space="preserve"> </w:t>
        </w:r>
        <w:proofErr w:type="spellStart"/>
        <w:r w:rsidRPr="00746F78">
          <w:rPr>
            <w:rFonts w:ascii="Garamond" w:hAnsi="Garamond"/>
          </w:rPr>
          <w:t>stellet</w:t>
        </w:r>
        <w:proofErr w:type="spellEnd"/>
        <w:r w:rsidRPr="00746F78">
          <w:rPr>
            <w:rFonts w:ascii="Garamond" w:hAnsi="Garamond"/>
          </w:rPr>
          <w:t xml:space="preserve">, </w:t>
        </w:r>
        <w:proofErr w:type="spellStart"/>
        <w:r w:rsidRPr="00746F78">
          <w:rPr>
            <w:rFonts w:ascii="Garamond" w:hAnsi="Garamond"/>
          </w:rPr>
          <w:t>durch</w:t>
        </w:r>
        <w:proofErr w:type="spellEnd"/>
        <w:r w:rsidRPr="00746F78">
          <w:rPr>
            <w:rFonts w:ascii="Garamond" w:hAnsi="Garamond"/>
          </w:rPr>
          <w:t xml:space="preserve"> </w:t>
        </w:r>
        <w:proofErr w:type="spellStart"/>
        <w:r w:rsidRPr="00746F78">
          <w:rPr>
            <w:rFonts w:ascii="Garamond" w:hAnsi="Garamond"/>
          </w:rPr>
          <w:t>eine</w:t>
        </w:r>
        <w:proofErr w:type="spellEnd"/>
        <w:r w:rsidRPr="00746F78">
          <w:rPr>
            <w:rFonts w:ascii="Garamond" w:hAnsi="Garamond"/>
          </w:rPr>
          <w:t xml:space="preserve"> </w:t>
        </w:r>
        <w:proofErr w:type="spellStart"/>
        <w:r w:rsidRPr="00746F78">
          <w:rPr>
            <w:rFonts w:ascii="Garamond" w:hAnsi="Garamond"/>
          </w:rPr>
          <w:t>f</w:t>
        </w:r>
        <w:r w:rsidRPr="00746F78">
          <w:rPr>
            <w:rFonts w:ascii="Garamond" w:hAnsi="Garamond" w:cstheme="minorHAnsi"/>
          </w:rPr>
          <w:t>ö</w:t>
        </w:r>
        <w:r w:rsidRPr="00746F78">
          <w:rPr>
            <w:rFonts w:ascii="Garamond" w:hAnsi="Garamond"/>
          </w:rPr>
          <w:t>rmliche</w:t>
        </w:r>
        <w:proofErr w:type="spellEnd"/>
        <w:r w:rsidRPr="00746F78">
          <w:rPr>
            <w:rFonts w:ascii="Garamond" w:hAnsi="Garamond"/>
          </w:rPr>
          <w:t xml:space="preserve"> </w:t>
        </w:r>
        <w:proofErr w:type="spellStart"/>
        <w:r w:rsidRPr="00746F78">
          <w:rPr>
            <w:rFonts w:ascii="Garamond" w:hAnsi="Garamond"/>
          </w:rPr>
          <w:t>Schlu</w:t>
        </w:r>
        <w:r w:rsidRPr="00746F78">
          <w:rPr>
            <w:rFonts w:ascii="Garamond" w:hAnsi="Garamond" w:cstheme="minorHAnsi"/>
          </w:rPr>
          <w:t>ß</w:t>
        </w:r>
        <w:r w:rsidRPr="00746F78">
          <w:rPr>
            <w:rFonts w:ascii="Garamond" w:hAnsi="Garamond"/>
          </w:rPr>
          <w:t>cadenz</w:t>
        </w:r>
        <w:proofErr w:type="spellEnd"/>
        <w:r w:rsidRPr="00746F78">
          <w:rPr>
            <w:rFonts w:ascii="Garamond" w:hAnsi="Garamond"/>
          </w:rPr>
          <w:t xml:space="preserve"> in </w:t>
        </w:r>
        <w:proofErr w:type="spellStart"/>
        <w:r w:rsidRPr="00746F78">
          <w:rPr>
            <w:rFonts w:ascii="Garamond" w:hAnsi="Garamond"/>
          </w:rPr>
          <w:t>eine</w:t>
        </w:r>
        <w:proofErr w:type="spellEnd"/>
        <w:r w:rsidRPr="00746F78">
          <w:rPr>
            <w:rFonts w:ascii="Garamond" w:hAnsi="Garamond"/>
          </w:rPr>
          <w:t xml:space="preserve"> </w:t>
        </w:r>
        <w:proofErr w:type="spellStart"/>
        <w:r w:rsidRPr="00746F78">
          <w:rPr>
            <w:rFonts w:ascii="Garamond" w:hAnsi="Garamond"/>
          </w:rPr>
          <w:t>andere</w:t>
        </w:r>
        <w:proofErr w:type="spellEnd"/>
        <w:r w:rsidRPr="00746F78">
          <w:rPr>
            <w:rFonts w:ascii="Garamond" w:hAnsi="Garamond"/>
          </w:rPr>
          <w:t xml:space="preserve"> </w:t>
        </w:r>
        <w:proofErr w:type="spellStart"/>
        <w:r w:rsidRPr="00746F78">
          <w:rPr>
            <w:rFonts w:ascii="Garamond" w:hAnsi="Garamond"/>
          </w:rPr>
          <w:t>Tonart</w:t>
        </w:r>
        <w:proofErr w:type="spellEnd"/>
        <w:r w:rsidRPr="00746F78">
          <w:rPr>
            <w:rFonts w:ascii="Garamond" w:hAnsi="Garamond"/>
          </w:rPr>
          <w:t xml:space="preserve"> </w:t>
        </w:r>
        <w:proofErr w:type="spellStart"/>
        <w:r w:rsidRPr="00746F78">
          <w:rPr>
            <w:rFonts w:ascii="Garamond" w:hAnsi="Garamond"/>
          </w:rPr>
          <w:t>auszuweichen</w:t>
        </w:r>
        <w:proofErr w:type="spellEnd"/>
        <w:r w:rsidRPr="00746F78">
          <w:rPr>
            <w:rFonts w:ascii="Garamond" w:hAnsi="Garamond"/>
          </w:rPr>
          <w:t xml:space="preserve">, und </w:t>
        </w:r>
        <w:proofErr w:type="spellStart"/>
        <w:r w:rsidRPr="00746F78">
          <w:rPr>
            <w:rFonts w:ascii="Garamond" w:hAnsi="Garamond"/>
          </w:rPr>
          <w:t>hernach</w:t>
        </w:r>
        <w:proofErr w:type="spellEnd"/>
        <w:r w:rsidRPr="00746F78">
          <w:rPr>
            <w:rFonts w:ascii="Garamond" w:hAnsi="Garamond"/>
          </w:rPr>
          <w:t xml:space="preserve"> </w:t>
        </w:r>
        <w:proofErr w:type="spellStart"/>
        <w:r w:rsidRPr="00746F78">
          <w:rPr>
            <w:rFonts w:ascii="Garamond" w:hAnsi="Garamond"/>
          </w:rPr>
          <w:t>eine</w:t>
        </w:r>
        <w:proofErr w:type="spellEnd"/>
        <w:r w:rsidRPr="00746F78">
          <w:rPr>
            <w:rFonts w:ascii="Garamond" w:hAnsi="Garamond"/>
          </w:rPr>
          <w:t xml:space="preserve"> </w:t>
        </w:r>
        <w:proofErr w:type="spellStart"/>
        <w:r w:rsidRPr="00746F78">
          <w:rPr>
            <w:rFonts w:ascii="Garamond" w:hAnsi="Garamond"/>
          </w:rPr>
          <w:t>andere</w:t>
        </w:r>
        <w:proofErr w:type="spellEnd"/>
        <w:r w:rsidRPr="00746F78">
          <w:rPr>
            <w:rFonts w:ascii="Garamond" w:hAnsi="Garamond"/>
          </w:rPr>
          <w:t xml:space="preserve"> </w:t>
        </w:r>
        <w:proofErr w:type="spellStart"/>
        <w:r w:rsidRPr="00746F78">
          <w:rPr>
            <w:rFonts w:ascii="Garamond" w:hAnsi="Garamond"/>
          </w:rPr>
          <w:t>Wendung</w:t>
        </w:r>
        <w:proofErr w:type="spellEnd"/>
        <w:r w:rsidRPr="00746F78">
          <w:rPr>
            <w:rFonts w:ascii="Garamond" w:hAnsi="Garamond"/>
          </w:rPr>
          <w:t xml:space="preserve"> </w:t>
        </w:r>
        <w:proofErr w:type="spellStart"/>
        <w:r w:rsidRPr="00746F78">
          <w:rPr>
            <w:rFonts w:ascii="Garamond" w:hAnsi="Garamond"/>
          </w:rPr>
          <w:t>nimmt</w:t>
        </w:r>
        <w:proofErr w:type="spellEnd"/>
        <w:r w:rsidRPr="00746F78">
          <w:rPr>
            <w:rFonts w:ascii="Garamond" w:hAnsi="Garamond"/>
          </w:rPr>
          <w:t xml:space="preserve">. </w:t>
        </w:r>
        <w:proofErr w:type="spellStart"/>
        <w:r w:rsidRPr="00746F78">
          <w:rPr>
            <w:rFonts w:ascii="Garamond" w:hAnsi="Garamond"/>
          </w:rPr>
          <w:t>Diese</w:t>
        </w:r>
        <w:proofErr w:type="spellEnd"/>
        <w:r w:rsidRPr="00746F78">
          <w:rPr>
            <w:rFonts w:ascii="Garamond" w:hAnsi="Garamond"/>
          </w:rPr>
          <w:t xml:space="preserve">, und </w:t>
        </w:r>
        <w:proofErr w:type="spellStart"/>
        <w:r w:rsidRPr="00746F78">
          <w:rPr>
            <w:rFonts w:ascii="Garamond" w:hAnsi="Garamond"/>
          </w:rPr>
          <w:t>andere</w:t>
        </w:r>
        <w:proofErr w:type="spellEnd"/>
        <w:r w:rsidRPr="00746F78">
          <w:rPr>
            <w:rFonts w:ascii="Garamond" w:hAnsi="Garamond"/>
          </w:rPr>
          <w:t xml:space="preserve"> </w:t>
        </w:r>
        <w:proofErr w:type="spellStart"/>
        <w:r w:rsidRPr="00746F78">
          <w:rPr>
            <w:rFonts w:ascii="Garamond" w:hAnsi="Garamond"/>
          </w:rPr>
          <w:t>vern</w:t>
        </w:r>
        <w:r w:rsidRPr="00746F78">
          <w:rPr>
            <w:rFonts w:ascii="Garamond" w:hAnsi="Garamond" w:cstheme="minorHAnsi"/>
          </w:rPr>
          <w:t>ü</w:t>
        </w:r>
        <w:r w:rsidRPr="00746F78">
          <w:rPr>
            <w:rFonts w:ascii="Garamond" w:hAnsi="Garamond"/>
          </w:rPr>
          <w:t>nftige</w:t>
        </w:r>
        <w:proofErr w:type="spellEnd"/>
        <w:r w:rsidRPr="00746F78">
          <w:rPr>
            <w:rFonts w:ascii="Garamond" w:hAnsi="Garamond"/>
          </w:rPr>
          <w:t xml:space="preserve"> </w:t>
        </w:r>
        <w:proofErr w:type="spellStart"/>
        <w:r w:rsidRPr="00746F78">
          <w:rPr>
            <w:rFonts w:ascii="Garamond" w:hAnsi="Garamond"/>
          </w:rPr>
          <w:t>Betr</w:t>
        </w:r>
        <w:r w:rsidRPr="00746F78">
          <w:rPr>
            <w:rFonts w:ascii="Garamond" w:hAnsi="Garamond" w:cstheme="minorHAnsi"/>
          </w:rPr>
          <w:t>ü</w:t>
        </w:r>
        <w:r w:rsidRPr="00746F78">
          <w:rPr>
            <w:rFonts w:ascii="Garamond" w:hAnsi="Garamond"/>
          </w:rPr>
          <w:t>gereyen</w:t>
        </w:r>
        <w:proofErr w:type="spellEnd"/>
        <w:r w:rsidRPr="00746F78">
          <w:rPr>
            <w:rFonts w:ascii="Garamond" w:hAnsi="Garamond"/>
          </w:rPr>
          <w:t xml:space="preserve"> </w:t>
        </w:r>
        <w:proofErr w:type="spellStart"/>
        <w:r w:rsidRPr="00746F78">
          <w:rPr>
            <w:rFonts w:ascii="Garamond" w:hAnsi="Garamond"/>
          </w:rPr>
          <w:t>machen</w:t>
        </w:r>
        <w:proofErr w:type="spellEnd"/>
        <w:r w:rsidRPr="00746F78">
          <w:rPr>
            <w:rFonts w:ascii="Garamond" w:hAnsi="Garamond"/>
          </w:rPr>
          <w:t xml:space="preserve"> </w:t>
        </w:r>
        <w:proofErr w:type="spellStart"/>
        <w:r w:rsidRPr="00746F78">
          <w:rPr>
            <w:rFonts w:ascii="Garamond" w:hAnsi="Garamond"/>
          </w:rPr>
          <w:t>eine</w:t>
        </w:r>
        <w:proofErr w:type="spellEnd"/>
        <w:r w:rsidRPr="00746F78">
          <w:rPr>
            <w:rFonts w:ascii="Garamond" w:hAnsi="Garamond"/>
          </w:rPr>
          <w:t xml:space="preserve"> Fantasie gut: </w:t>
        </w:r>
        <w:proofErr w:type="spellStart"/>
        <w:r w:rsidRPr="00746F78">
          <w:rPr>
            <w:rFonts w:ascii="Garamond" w:hAnsi="Garamond"/>
          </w:rPr>
          <w:t>allein</w:t>
        </w:r>
        <w:proofErr w:type="spellEnd"/>
        <w:r w:rsidRPr="00746F78">
          <w:rPr>
            <w:rFonts w:ascii="Garamond" w:hAnsi="Garamond"/>
          </w:rPr>
          <w:t xml:space="preserve"> </w:t>
        </w:r>
        <w:proofErr w:type="spellStart"/>
        <w:r w:rsidRPr="00746F78">
          <w:rPr>
            <w:rFonts w:ascii="Garamond" w:hAnsi="Garamond"/>
          </w:rPr>
          <w:t>sie</w:t>
        </w:r>
        <w:proofErr w:type="spellEnd"/>
        <w:r w:rsidRPr="00746F78">
          <w:rPr>
            <w:rFonts w:ascii="Garamond" w:hAnsi="Garamond"/>
          </w:rPr>
          <w:t xml:space="preserve"> </w:t>
        </w:r>
        <w:proofErr w:type="spellStart"/>
        <w:r w:rsidRPr="00746F78">
          <w:rPr>
            <w:rFonts w:ascii="Garamond" w:hAnsi="Garamond"/>
          </w:rPr>
          <w:t>m</w:t>
        </w:r>
        <w:r w:rsidRPr="00746F78">
          <w:rPr>
            <w:rFonts w:ascii="Garamond" w:hAnsi="Garamond" w:cstheme="minorHAnsi"/>
          </w:rPr>
          <w:t>ü</w:t>
        </w:r>
        <w:r w:rsidRPr="00746F78">
          <w:rPr>
            <w:rFonts w:ascii="Garamond" w:hAnsi="Garamond"/>
          </w:rPr>
          <w:t>ssen</w:t>
        </w:r>
        <w:proofErr w:type="spellEnd"/>
        <w:r w:rsidRPr="00746F78">
          <w:rPr>
            <w:rFonts w:ascii="Garamond" w:hAnsi="Garamond"/>
          </w:rPr>
          <w:t xml:space="preserve"> </w:t>
        </w:r>
        <w:proofErr w:type="spellStart"/>
        <w:r w:rsidRPr="00746F78">
          <w:rPr>
            <w:rFonts w:ascii="Garamond" w:hAnsi="Garamond"/>
          </w:rPr>
          <w:t>nicht</w:t>
        </w:r>
        <w:proofErr w:type="spellEnd"/>
        <w:r w:rsidRPr="00746F78">
          <w:rPr>
            <w:rFonts w:ascii="Garamond" w:hAnsi="Garamond"/>
          </w:rPr>
          <w:t xml:space="preserve"> immer </w:t>
        </w:r>
        <w:proofErr w:type="spellStart"/>
        <w:r w:rsidRPr="00746F78">
          <w:rPr>
            <w:rFonts w:ascii="Garamond" w:hAnsi="Garamond"/>
          </w:rPr>
          <w:t>vorkommen</w:t>
        </w:r>
        <w:proofErr w:type="spellEnd"/>
        <w:r w:rsidRPr="00746F78">
          <w:rPr>
            <w:rFonts w:ascii="Garamond" w:hAnsi="Garamond"/>
          </w:rPr>
          <w:t xml:space="preserve">, </w:t>
        </w:r>
        <w:proofErr w:type="spellStart"/>
        <w:r w:rsidRPr="00746F78">
          <w:rPr>
            <w:rFonts w:ascii="Garamond" w:hAnsi="Garamond"/>
          </w:rPr>
          <w:t>damit</w:t>
        </w:r>
        <w:proofErr w:type="spellEnd"/>
        <w:r w:rsidRPr="00746F78">
          <w:rPr>
            <w:rFonts w:ascii="Garamond" w:hAnsi="Garamond"/>
          </w:rPr>
          <w:t xml:space="preserve"> das </w:t>
        </w:r>
        <w:proofErr w:type="spellStart"/>
        <w:r w:rsidRPr="00746F78">
          <w:rPr>
            <w:rFonts w:ascii="Garamond" w:hAnsi="Garamond"/>
          </w:rPr>
          <w:t>Nat</w:t>
        </w:r>
        <w:r w:rsidRPr="00746F78">
          <w:rPr>
            <w:rFonts w:ascii="Garamond" w:hAnsi="Garamond" w:cstheme="minorHAnsi"/>
          </w:rPr>
          <w:t>ü</w:t>
        </w:r>
        <w:r w:rsidRPr="00746F78">
          <w:rPr>
            <w:rFonts w:ascii="Garamond" w:hAnsi="Garamond"/>
          </w:rPr>
          <w:t>rliche</w:t>
        </w:r>
        <w:proofErr w:type="spellEnd"/>
        <w:r w:rsidRPr="00746F78">
          <w:rPr>
            <w:rFonts w:ascii="Garamond" w:hAnsi="Garamond"/>
          </w:rPr>
          <w:t xml:space="preserve"> </w:t>
        </w:r>
        <w:proofErr w:type="spellStart"/>
        <w:r w:rsidRPr="00746F78">
          <w:rPr>
            <w:rFonts w:ascii="Garamond" w:hAnsi="Garamond"/>
          </w:rPr>
          <w:t>nicht</w:t>
        </w:r>
        <w:proofErr w:type="spellEnd"/>
        <w:r w:rsidRPr="00746F78">
          <w:rPr>
            <w:rFonts w:ascii="Garamond" w:hAnsi="Garamond"/>
          </w:rPr>
          <w:t xml:space="preserve"> </w:t>
        </w:r>
        <w:proofErr w:type="spellStart"/>
        <w:r w:rsidRPr="00746F78">
          <w:rPr>
            <w:rFonts w:ascii="Garamond" w:hAnsi="Garamond"/>
          </w:rPr>
          <w:t>ganz</w:t>
        </w:r>
        <w:proofErr w:type="spellEnd"/>
        <w:r w:rsidRPr="00746F78">
          <w:rPr>
            <w:rFonts w:ascii="Garamond" w:hAnsi="Garamond"/>
          </w:rPr>
          <w:t xml:space="preserve"> und gar </w:t>
        </w:r>
        <w:proofErr w:type="spellStart"/>
        <w:r w:rsidRPr="00746F78">
          <w:rPr>
            <w:rFonts w:ascii="Garamond" w:hAnsi="Garamond"/>
          </w:rPr>
          <w:t>darbey</w:t>
        </w:r>
        <w:proofErr w:type="spellEnd"/>
        <w:r w:rsidRPr="00746F78">
          <w:rPr>
            <w:rFonts w:ascii="Garamond" w:hAnsi="Garamond"/>
          </w:rPr>
          <w:t xml:space="preserve"> </w:t>
        </w:r>
        <w:proofErr w:type="spellStart"/>
        <w:r w:rsidRPr="00746F78">
          <w:rPr>
            <w:rFonts w:ascii="Garamond" w:hAnsi="Garamond"/>
          </w:rPr>
          <w:t>verstecket</w:t>
        </w:r>
        <w:proofErr w:type="spellEnd"/>
        <w:r w:rsidRPr="00746F78">
          <w:rPr>
            <w:rFonts w:ascii="Garamond" w:hAnsi="Garamond"/>
          </w:rPr>
          <w:t xml:space="preserve"> </w:t>
        </w:r>
        <w:proofErr w:type="spellStart"/>
        <w:r w:rsidRPr="00746F78">
          <w:rPr>
            <w:rFonts w:ascii="Garamond" w:hAnsi="Garamond"/>
          </w:rPr>
          <w:t>werde</w:t>
        </w:r>
        <w:proofErr w:type="spellEnd"/>
        <w:r w:rsidRPr="00746F78">
          <w:rPr>
            <w:rFonts w:ascii="Garamond" w:hAnsi="Garamond"/>
          </w:rPr>
          <w:t>.” (Bach 1762, 330).</w:t>
        </w:r>
      </w:ins>
    </w:p>
  </w:footnote>
  <w:footnote w:id="6">
    <w:p w14:paraId="0596B9D4" w14:textId="77777777" w:rsidR="00EA3E4B" w:rsidRPr="00746F78" w:rsidDel="0088087B" w:rsidRDefault="00EA3E4B" w:rsidP="002743CD">
      <w:pPr>
        <w:pStyle w:val="FootnoteText"/>
        <w:spacing w:line="480" w:lineRule="auto"/>
        <w:rPr>
          <w:del w:id="78" w:author="Kyle Hutchinson" w:date="2025-08-21T12:15:00Z" w16du:dateUtc="2025-08-21T16:15:00Z"/>
          <w:rFonts w:ascii="Garamond" w:hAnsi="Garamond"/>
        </w:rPr>
      </w:pPr>
      <w:del w:id="79" w:author="Kyle Hutchinson" w:date="2025-08-21T12:15:00Z" w16du:dateUtc="2025-08-21T16:15:00Z">
        <w:r w:rsidRPr="00746F78" w:rsidDel="0088087B">
          <w:rPr>
            <w:rStyle w:val="FootnoteReference"/>
            <w:rFonts w:ascii="Garamond" w:hAnsi="Garamond"/>
          </w:rPr>
          <w:footnoteRef/>
        </w:r>
        <w:r w:rsidRPr="00746F78" w:rsidDel="0088087B">
          <w:rPr>
            <w:rFonts w:ascii="Garamond" w:hAnsi="Garamond"/>
          </w:rPr>
          <w:delText xml:space="preserve"> Cited in Brown (2010, 11). In the original: “Es ist bey dem Fantasiren eine Sch</w:delText>
        </w:r>
        <w:r w:rsidRPr="00746F78" w:rsidDel="0088087B">
          <w:rPr>
            <w:rFonts w:ascii="Garamond" w:hAnsi="Garamond" w:cstheme="minorHAnsi"/>
          </w:rPr>
          <w:delText>ö</w:delText>
        </w:r>
        <w:r w:rsidRPr="00746F78" w:rsidDel="0088087B">
          <w:rPr>
            <w:rFonts w:ascii="Garamond" w:hAnsi="Garamond"/>
          </w:rPr>
          <w:delText>nheit, wenn man sich stellet, durch eine f</w:delText>
        </w:r>
        <w:r w:rsidRPr="00746F78" w:rsidDel="0088087B">
          <w:rPr>
            <w:rFonts w:ascii="Garamond" w:hAnsi="Garamond" w:cstheme="minorHAnsi"/>
          </w:rPr>
          <w:delText>ö</w:delText>
        </w:r>
        <w:r w:rsidRPr="00746F78" w:rsidDel="0088087B">
          <w:rPr>
            <w:rFonts w:ascii="Garamond" w:hAnsi="Garamond"/>
          </w:rPr>
          <w:delText>rmliche Schlu</w:delText>
        </w:r>
        <w:r w:rsidRPr="00746F78" w:rsidDel="0088087B">
          <w:rPr>
            <w:rFonts w:ascii="Garamond" w:hAnsi="Garamond" w:cstheme="minorHAnsi"/>
          </w:rPr>
          <w:delText>ß</w:delText>
        </w:r>
        <w:r w:rsidRPr="00746F78" w:rsidDel="0088087B">
          <w:rPr>
            <w:rFonts w:ascii="Garamond" w:hAnsi="Garamond"/>
          </w:rPr>
          <w:delText>cadenz in eine andere Tonart auszuweichen, und hernach eine andere Wendung nimmt. Diese, und andere vern</w:delText>
        </w:r>
        <w:r w:rsidRPr="00746F78" w:rsidDel="0088087B">
          <w:rPr>
            <w:rFonts w:ascii="Garamond" w:hAnsi="Garamond" w:cstheme="minorHAnsi"/>
          </w:rPr>
          <w:delText>ü</w:delText>
        </w:r>
        <w:r w:rsidRPr="00746F78" w:rsidDel="0088087B">
          <w:rPr>
            <w:rFonts w:ascii="Garamond" w:hAnsi="Garamond"/>
          </w:rPr>
          <w:delText>nftige Betr</w:delText>
        </w:r>
        <w:r w:rsidRPr="00746F78" w:rsidDel="0088087B">
          <w:rPr>
            <w:rFonts w:ascii="Garamond" w:hAnsi="Garamond" w:cstheme="minorHAnsi"/>
          </w:rPr>
          <w:delText>ü</w:delText>
        </w:r>
        <w:r w:rsidRPr="00746F78" w:rsidDel="0088087B">
          <w:rPr>
            <w:rFonts w:ascii="Garamond" w:hAnsi="Garamond"/>
          </w:rPr>
          <w:delText>gereyen machen eine Fantasie gut: allein sie m</w:delText>
        </w:r>
        <w:r w:rsidRPr="00746F78" w:rsidDel="0088087B">
          <w:rPr>
            <w:rFonts w:ascii="Garamond" w:hAnsi="Garamond" w:cstheme="minorHAnsi"/>
          </w:rPr>
          <w:delText>ü</w:delText>
        </w:r>
        <w:r w:rsidRPr="00746F78" w:rsidDel="0088087B">
          <w:rPr>
            <w:rFonts w:ascii="Garamond" w:hAnsi="Garamond"/>
          </w:rPr>
          <w:delText>ssen nicht immer vorkommen, damit das Nat</w:delText>
        </w:r>
        <w:r w:rsidRPr="00746F78" w:rsidDel="0088087B">
          <w:rPr>
            <w:rFonts w:ascii="Garamond" w:hAnsi="Garamond" w:cstheme="minorHAnsi"/>
          </w:rPr>
          <w:delText>ü</w:delText>
        </w:r>
        <w:r w:rsidRPr="00746F78" w:rsidDel="0088087B">
          <w:rPr>
            <w:rFonts w:ascii="Garamond" w:hAnsi="Garamond"/>
          </w:rPr>
          <w:delText>rliche nicht ganz und gar darbey verstecket werde.” (Bach 1762, 330).</w:delText>
        </w:r>
      </w:del>
    </w:p>
  </w:footnote>
  <w:footnote w:id="7">
    <w:p w14:paraId="48C7B1FB" w14:textId="77777777" w:rsidR="00DE127C" w:rsidRPr="00746F78" w:rsidRDefault="00DE127C" w:rsidP="00DE127C">
      <w:pPr>
        <w:pStyle w:val="FootnoteText"/>
        <w:spacing w:line="480" w:lineRule="auto"/>
        <w:rPr>
          <w:ins w:id="103" w:author="Kyle Hutchinson" w:date="2025-08-21T17:25:00Z" w16du:dateUtc="2025-08-21T21:25:00Z"/>
          <w:rFonts w:ascii="Garamond" w:hAnsi="Garamond"/>
        </w:rPr>
      </w:pPr>
      <w:ins w:id="104" w:author="Kyle Hutchinson" w:date="2025-08-21T17:25:00Z" w16du:dateUtc="2025-08-21T21:25:00Z">
        <w:r w:rsidRPr="00746F78">
          <w:rPr>
            <w:rStyle w:val="FootnoteReference"/>
            <w:rFonts w:ascii="Garamond" w:hAnsi="Garamond"/>
          </w:rPr>
          <w:footnoteRef/>
        </w:r>
        <w:r w:rsidRPr="00746F78">
          <w:rPr>
            <w:rFonts w:ascii="Garamond" w:hAnsi="Garamond"/>
          </w:rPr>
          <w:t xml:space="preserve"> As </w:t>
        </w:r>
        <w:proofErr w:type="spellStart"/>
        <w:r w:rsidRPr="00746F78">
          <w:rPr>
            <w:rFonts w:ascii="Garamond" w:hAnsi="Garamond"/>
          </w:rPr>
          <w:t>Byros</w:t>
        </w:r>
        <w:proofErr w:type="spellEnd"/>
        <w:r w:rsidRPr="00746F78">
          <w:rPr>
            <w:rFonts w:ascii="Garamond" w:hAnsi="Garamond"/>
          </w:rPr>
          <w:t xml:space="preserve"> (2012, 2022) shows, perception of tonality is influenced by musical usage and schemata. Among its many (meta)-theoretical concerns, Byros’s (2022) study on “Elegant Tones and Fantastical Progressions” tracks the embedding of diminished seventh chords in figured-bass manuals. Rather than being open to enharmonic reinterpretation, diminished seventh chords in the long eighteenth century were embedded within specific patterns of resolution with specific tonal implications. According to Byros’s figure 27.10, when starting on a diminished seventh sonority, proceeding a semitone up in the bass, and leading to a minor 6/4, the scale-degree identity of the diminished seventh’s bass is ^</w:t>
        </w:r>
        <w:r>
          <w:rPr>
            <w:rFonts w:ascii="Garamond" w:hAnsi="Garamond"/>
          </w:rPr>
          <w:t>ƒ</w:t>
        </w:r>
        <w:r w:rsidRPr="00746F78">
          <w:rPr>
            <w:rFonts w:ascii="Garamond" w:hAnsi="Garamond"/>
          </w:rPr>
          <w:t xml:space="preserve">4 in all cases (probability of 1); when starting on a diminished seventh, proceeding a semitone up in the bass, and leading to a root-position minor triad, the scale degree identity of the diminished seventh chord’s bass is ^7 in all cases. These are also, respectively, the two most frequent resolutions in a corpus of diminished seventh chords derived from Bach (1752/1763) and </w:t>
        </w:r>
        <w:proofErr w:type="spellStart"/>
        <w:r w:rsidRPr="00746F78">
          <w:rPr>
            <w:rFonts w:ascii="Garamond" w:hAnsi="Garamond"/>
          </w:rPr>
          <w:t>Albrechtsberger</w:t>
        </w:r>
        <w:proofErr w:type="spellEnd"/>
        <w:r w:rsidRPr="00746F78">
          <w:rPr>
            <w:rFonts w:ascii="Garamond" w:hAnsi="Garamond"/>
          </w:rPr>
          <w:t xml:space="preserve"> (1793–c. 1807), strengthening the connection to practices of improvisation. Though </w:t>
        </w:r>
        <w:proofErr w:type="spellStart"/>
        <w:r w:rsidRPr="00746F78">
          <w:rPr>
            <w:rFonts w:ascii="Garamond" w:hAnsi="Garamond"/>
          </w:rPr>
          <w:t>Byros</w:t>
        </w:r>
        <w:proofErr w:type="spellEnd"/>
        <w:r w:rsidRPr="00746F78">
          <w:rPr>
            <w:rFonts w:ascii="Garamond" w:hAnsi="Garamond"/>
          </w:rPr>
          <w:t xml:space="preserve"> has some misgivings about such a bottom-up understanding, his data suggest that we can unambiguously infer a tonal context from Bach’s two-chord successions in mm. 19–20 (=a minor) and 21–22 (=b minor).</w:t>
        </w:r>
      </w:ins>
    </w:p>
  </w:footnote>
  <w:footnote w:id="8">
    <w:p w14:paraId="0263B417" w14:textId="7CF3244A" w:rsidR="00EA3E4B" w:rsidRPr="00746F78" w:rsidDel="00DE127C" w:rsidRDefault="00EA3E4B" w:rsidP="002743CD">
      <w:pPr>
        <w:pStyle w:val="FootnoteText"/>
        <w:spacing w:line="480" w:lineRule="auto"/>
        <w:rPr>
          <w:del w:id="136" w:author="Kyle Hutchinson" w:date="2025-08-21T17:22:00Z" w16du:dateUtc="2025-08-21T21:22:00Z"/>
          <w:rFonts w:ascii="Garamond" w:hAnsi="Garamond"/>
        </w:rPr>
      </w:pPr>
      <w:del w:id="137" w:author="Kyle Hutchinson" w:date="2025-08-21T17:22:00Z" w16du:dateUtc="2025-08-21T21:22:00Z">
        <w:r w:rsidRPr="00746F78" w:rsidDel="00DE127C">
          <w:rPr>
            <w:rStyle w:val="FootnoteReference"/>
            <w:rFonts w:ascii="Garamond" w:hAnsi="Garamond"/>
          </w:rPr>
          <w:footnoteRef/>
        </w:r>
        <w:r w:rsidRPr="00746F78" w:rsidDel="00DE127C">
          <w:rPr>
            <w:rFonts w:ascii="Garamond" w:hAnsi="Garamond"/>
          </w:rPr>
          <w:delText xml:space="preserve"> </w:delText>
        </w:r>
        <w:r w:rsidR="007D1C7B" w:rsidRPr="00746F78" w:rsidDel="00DE127C">
          <w:rPr>
            <w:rFonts w:ascii="Garamond" w:hAnsi="Garamond"/>
          </w:rPr>
          <w:delText>As Byros (2012</w:delText>
        </w:r>
        <w:r w:rsidR="00A7620B" w:rsidRPr="00746F78" w:rsidDel="00DE127C">
          <w:rPr>
            <w:rFonts w:ascii="Garamond" w:hAnsi="Garamond"/>
          </w:rPr>
          <w:delText>, 2022</w:delText>
        </w:r>
        <w:r w:rsidR="007D1C7B" w:rsidRPr="00746F78" w:rsidDel="00DE127C">
          <w:rPr>
            <w:rFonts w:ascii="Garamond" w:hAnsi="Garamond"/>
          </w:rPr>
          <w:delText xml:space="preserve">) elegantly shows, the perception of tonality is </w:delText>
        </w:r>
        <w:r w:rsidR="00A7620B" w:rsidRPr="00746F78" w:rsidDel="00DE127C">
          <w:rPr>
            <w:rFonts w:ascii="Garamond" w:hAnsi="Garamond"/>
          </w:rPr>
          <w:delText xml:space="preserve">influenced by musical usage and schemata. </w:delText>
        </w:r>
        <w:r w:rsidR="00820489" w:rsidRPr="00746F78" w:rsidDel="00DE127C">
          <w:rPr>
            <w:rFonts w:ascii="Garamond" w:hAnsi="Garamond"/>
          </w:rPr>
          <w:delText>Among its many</w:delText>
        </w:r>
        <w:r w:rsidR="00C57BD2" w:rsidRPr="00746F78" w:rsidDel="00DE127C">
          <w:rPr>
            <w:rFonts w:ascii="Garamond" w:hAnsi="Garamond"/>
          </w:rPr>
          <w:delText xml:space="preserve"> </w:delText>
        </w:r>
        <w:r w:rsidR="005D62AF" w:rsidRPr="00746F78" w:rsidDel="00DE127C">
          <w:rPr>
            <w:rFonts w:ascii="Garamond" w:hAnsi="Garamond"/>
          </w:rPr>
          <w:delText>(meta)-</w:delText>
        </w:r>
        <w:r w:rsidR="00820489" w:rsidRPr="00746F78" w:rsidDel="00DE127C">
          <w:rPr>
            <w:rFonts w:ascii="Garamond" w:hAnsi="Garamond"/>
          </w:rPr>
          <w:delText xml:space="preserve">theoretical concerns, </w:delText>
        </w:r>
        <w:r w:rsidR="003F7CD4" w:rsidRPr="00746F78" w:rsidDel="00DE127C">
          <w:rPr>
            <w:rFonts w:ascii="Garamond" w:hAnsi="Garamond"/>
          </w:rPr>
          <w:delText>Byros’s (2022) study</w:delText>
        </w:r>
        <w:r w:rsidR="00924536" w:rsidRPr="00746F78" w:rsidDel="00DE127C">
          <w:rPr>
            <w:rFonts w:ascii="Garamond" w:hAnsi="Garamond"/>
          </w:rPr>
          <w:delText xml:space="preserve"> on “Elegant Tones and Fantastical Progressions</w:delText>
        </w:r>
        <w:r w:rsidR="009D688E" w:rsidRPr="00746F78" w:rsidDel="00DE127C">
          <w:rPr>
            <w:rFonts w:ascii="Garamond" w:hAnsi="Garamond"/>
          </w:rPr>
          <w:delText>” tracks the embedding of diminished seventh chords in figured-bass manuals</w:delText>
        </w:r>
        <w:r w:rsidR="007D1C7B" w:rsidRPr="00746F78" w:rsidDel="00DE127C">
          <w:rPr>
            <w:rFonts w:ascii="Garamond" w:hAnsi="Garamond"/>
          </w:rPr>
          <w:delText>.</w:delText>
        </w:r>
        <w:r w:rsidR="009D688E" w:rsidRPr="00746F78" w:rsidDel="00DE127C">
          <w:rPr>
            <w:rFonts w:ascii="Garamond" w:hAnsi="Garamond"/>
          </w:rPr>
          <w:delText xml:space="preserve"> Rather than being open to enharmonic reinterpretation in</w:delText>
        </w:r>
        <w:r w:rsidR="007D1C7B" w:rsidRPr="00746F78" w:rsidDel="00DE127C">
          <w:rPr>
            <w:rFonts w:ascii="Garamond" w:hAnsi="Garamond"/>
          </w:rPr>
          <w:delText xml:space="preserve"> every which way</w:delText>
        </w:r>
        <w:r w:rsidR="009D688E" w:rsidRPr="00746F78" w:rsidDel="00DE127C">
          <w:rPr>
            <w:rFonts w:ascii="Garamond" w:hAnsi="Garamond"/>
          </w:rPr>
          <w:delText>, diminished seventh chords in the long eighteenth century were embedded within specific patterns of resolution</w:delText>
        </w:r>
        <w:r w:rsidR="00820489" w:rsidRPr="00746F78" w:rsidDel="00DE127C">
          <w:rPr>
            <w:rFonts w:ascii="Garamond" w:hAnsi="Garamond"/>
          </w:rPr>
          <w:delText xml:space="preserve"> with specific tonal implications</w:delText>
        </w:r>
        <w:r w:rsidR="009D688E" w:rsidRPr="00746F78" w:rsidDel="00DE127C">
          <w:rPr>
            <w:rFonts w:ascii="Garamond" w:hAnsi="Garamond"/>
          </w:rPr>
          <w:delText xml:space="preserve">. According to Byros’s </w:delText>
        </w:r>
        <w:r w:rsidR="00E04A38" w:rsidRPr="00746F78" w:rsidDel="00DE127C">
          <w:rPr>
            <w:rFonts w:ascii="Garamond" w:hAnsi="Garamond"/>
          </w:rPr>
          <w:delText>f</w:delText>
        </w:r>
        <w:r w:rsidR="003F7CD4" w:rsidRPr="00746F78" w:rsidDel="00DE127C">
          <w:rPr>
            <w:rFonts w:ascii="Garamond" w:hAnsi="Garamond"/>
          </w:rPr>
          <w:delText xml:space="preserve">igure 27.10, when starting on a </w:delText>
        </w:r>
        <w:r w:rsidR="00AF3139" w:rsidRPr="00746F78" w:rsidDel="00DE127C">
          <w:rPr>
            <w:rFonts w:ascii="Garamond" w:hAnsi="Garamond"/>
          </w:rPr>
          <w:delText>diminished seventh</w:delText>
        </w:r>
        <w:r w:rsidR="003F7CD4" w:rsidRPr="00746F78" w:rsidDel="00DE127C">
          <w:rPr>
            <w:rFonts w:ascii="Garamond" w:hAnsi="Garamond"/>
          </w:rPr>
          <w:delText xml:space="preserve"> sonority, proceeding a semitone up in the bass, and leading to a min</w:delText>
        </w:r>
        <w:r w:rsidR="00AF3139" w:rsidRPr="00746F78" w:rsidDel="00DE127C">
          <w:rPr>
            <w:rFonts w:ascii="Garamond" w:hAnsi="Garamond"/>
          </w:rPr>
          <w:delText>or</w:delText>
        </w:r>
        <w:r w:rsidR="00A54B92" w:rsidRPr="00746F78" w:rsidDel="00DE127C">
          <w:rPr>
            <w:rFonts w:ascii="Garamond" w:hAnsi="Garamond"/>
          </w:rPr>
          <w:delText xml:space="preserve"> </w:delText>
        </w:r>
        <w:r w:rsidR="003F7CD4" w:rsidRPr="00746F78" w:rsidDel="00DE127C">
          <w:rPr>
            <w:rFonts w:ascii="Garamond" w:hAnsi="Garamond"/>
          </w:rPr>
          <w:delText>6/4</w:delText>
        </w:r>
        <w:r w:rsidR="00AF3139" w:rsidRPr="00746F78" w:rsidDel="00DE127C">
          <w:rPr>
            <w:rFonts w:ascii="Garamond" w:hAnsi="Garamond"/>
          </w:rPr>
          <w:delText>,</w:delText>
        </w:r>
        <w:r w:rsidR="003F7CD4" w:rsidRPr="00746F78" w:rsidDel="00DE127C">
          <w:rPr>
            <w:rFonts w:ascii="Garamond" w:hAnsi="Garamond"/>
          </w:rPr>
          <w:delText xml:space="preserve"> the scale-degree identity of the dim</w:delText>
        </w:r>
        <w:r w:rsidR="00AF3139" w:rsidRPr="00746F78" w:rsidDel="00DE127C">
          <w:rPr>
            <w:rFonts w:ascii="Garamond" w:hAnsi="Garamond"/>
          </w:rPr>
          <w:delText>inished seventh’s</w:delText>
        </w:r>
        <w:r w:rsidR="00A7620B" w:rsidRPr="00746F78" w:rsidDel="00DE127C">
          <w:rPr>
            <w:rFonts w:ascii="Garamond" w:hAnsi="Garamond"/>
          </w:rPr>
          <w:delText xml:space="preserve"> bass</w:delText>
        </w:r>
        <w:r w:rsidR="003F7CD4" w:rsidRPr="00746F78" w:rsidDel="00DE127C">
          <w:rPr>
            <w:rFonts w:ascii="Garamond" w:hAnsi="Garamond"/>
          </w:rPr>
          <w:delText xml:space="preserve"> is</w:delText>
        </w:r>
        <w:r w:rsidR="000775BA" w:rsidRPr="00746F78" w:rsidDel="00DE127C">
          <w:rPr>
            <w:rFonts w:ascii="Garamond" w:hAnsi="Garamond"/>
          </w:rPr>
          <w:delText xml:space="preserve"> </w:delText>
        </w:r>
        <w:r w:rsidR="003F7CD4" w:rsidRPr="00746F78" w:rsidDel="00DE127C">
          <w:rPr>
            <w:rFonts w:ascii="Garamond" w:hAnsi="Garamond"/>
          </w:rPr>
          <w:delText>^</w:delText>
        </w:r>
        <w:r w:rsidR="002743CD" w:rsidDel="00DE127C">
          <w:rPr>
            <w:rFonts w:ascii="Garamond" w:hAnsi="Garamond"/>
          </w:rPr>
          <w:delText>ƒ</w:delText>
        </w:r>
        <w:r w:rsidR="003F7CD4" w:rsidRPr="00746F78" w:rsidDel="00DE127C">
          <w:rPr>
            <w:rFonts w:ascii="Garamond" w:hAnsi="Garamond"/>
          </w:rPr>
          <w:delText>4</w:delText>
        </w:r>
        <w:r w:rsidR="00D300C0" w:rsidRPr="00746F78" w:rsidDel="00DE127C">
          <w:rPr>
            <w:rFonts w:ascii="Garamond" w:hAnsi="Garamond"/>
          </w:rPr>
          <w:delText xml:space="preserve"> in all cases (probability of 1)</w:delText>
        </w:r>
        <w:r w:rsidR="003F7CD4" w:rsidRPr="00746F78" w:rsidDel="00DE127C">
          <w:rPr>
            <w:rFonts w:ascii="Garamond" w:hAnsi="Garamond"/>
          </w:rPr>
          <w:delText xml:space="preserve">; when </w:delText>
        </w:r>
        <w:r w:rsidR="000775BA" w:rsidRPr="00746F78" w:rsidDel="00DE127C">
          <w:rPr>
            <w:rFonts w:ascii="Garamond" w:hAnsi="Garamond"/>
          </w:rPr>
          <w:delText>starting on a dim</w:delText>
        </w:r>
        <w:r w:rsidR="00AF3139" w:rsidRPr="00746F78" w:rsidDel="00DE127C">
          <w:rPr>
            <w:rFonts w:ascii="Garamond" w:hAnsi="Garamond"/>
          </w:rPr>
          <w:delText>inished seventh</w:delText>
        </w:r>
        <w:r w:rsidR="000775BA" w:rsidRPr="00746F78" w:rsidDel="00DE127C">
          <w:rPr>
            <w:rFonts w:ascii="Garamond" w:hAnsi="Garamond"/>
          </w:rPr>
          <w:delText>, proceeding a semitone up in the bass, and leading to a root-position minor triad, the scale degree identity of the</w:delText>
        </w:r>
        <w:r w:rsidR="00924536" w:rsidRPr="00746F78" w:rsidDel="00DE127C">
          <w:rPr>
            <w:rFonts w:ascii="Garamond" w:hAnsi="Garamond"/>
          </w:rPr>
          <w:delText xml:space="preserve"> diminished seventh chord</w:delText>
        </w:r>
        <w:r w:rsidR="00A7620B" w:rsidRPr="00746F78" w:rsidDel="00DE127C">
          <w:rPr>
            <w:rFonts w:ascii="Garamond" w:hAnsi="Garamond"/>
          </w:rPr>
          <w:delText>’s bass</w:delText>
        </w:r>
        <w:r w:rsidR="00924536" w:rsidRPr="00746F78" w:rsidDel="00DE127C">
          <w:rPr>
            <w:rFonts w:ascii="Garamond" w:hAnsi="Garamond"/>
          </w:rPr>
          <w:delText xml:space="preserve"> is ^7</w:delText>
        </w:r>
        <w:r w:rsidR="00D300C0" w:rsidRPr="00746F78" w:rsidDel="00DE127C">
          <w:rPr>
            <w:rFonts w:ascii="Garamond" w:hAnsi="Garamond"/>
          </w:rPr>
          <w:delText xml:space="preserve"> in all cases</w:delText>
        </w:r>
        <w:r w:rsidR="00924536" w:rsidRPr="00746F78" w:rsidDel="00DE127C">
          <w:rPr>
            <w:rFonts w:ascii="Garamond" w:hAnsi="Garamond"/>
          </w:rPr>
          <w:delText>. These are also, respectively, the</w:delText>
        </w:r>
        <w:r w:rsidR="009D688E" w:rsidRPr="00746F78" w:rsidDel="00DE127C">
          <w:rPr>
            <w:rFonts w:ascii="Garamond" w:hAnsi="Garamond"/>
          </w:rPr>
          <w:delText xml:space="preserve"> two most frequent resolutions in a corpus</w:delText>
        </w:r>
        <w:r w:rsidR="00C57BD2" w:rsidRPr="00746F78" w:rsidDel="00DE127C">
          <w:rPr>
            <w:rFonts w:ascii="Garamond" w:hAnsi="Garamond"/>
          </w:rPr>
          <w:delText xml:space="preserve"> of dim</w:delText>
        </w:r>
        <w:r w:rsidR="00AF3139" w:rsidRPr="00746F78" w:rsidDel="00DE127C">
          <w:rPr>
            <w:rFonts w:ascii="Garamond" w:hAnsi="Garamond"/>
          </w:rPr>
          <w:delText>inished seventh</w:delText>
        </w:r>
        <w:r w:rsidR="00C57BD2" w:rsidRPr="00746F78" w:rsidDel="00DE127C">
          <w:rPr>
            <w:rFonts w:ascii="Garamond" w:hAnsi="Garamond"/>
          </w:rPr>
          <w:delText xml:space="preserve"> chords</w:delText>
        </w:r>
        <w:r w:rsidR="009D688E" w:rsidRPr="00746F78" w:rsidDel="00DE127C">
          <w:rPr>
            <w:rFonts w:ascii="Garamond" w:hAnsi="Garamond"/>
          </w:rPr>
          <w:delText xml:space="preserve"> derived from Bach (1752/1763) and Albrechtsberger </w:delText>
        </w:r>
        <w:r w:rsidR="00820489" w:rsidRPr="00746F78" w:rsidDel="00DE127C">
          <w:rPr>
            <w:rFonts w:ascii="Garamond" w:hAnsi="Garamond"/>
          </w:rPr>
          <w:delText>(1793–c. 1807)</w:delText>
        </w:r>
        <w:r w:rsidR="00A7620B" w:rsidRPr="00746F78" w:rsidDel="00DE127C">
          <w:rPr>
            <w:rFonts w:ascii="Garamond" w:hAnsi="Garamond"/>
          </w:rPr>
          <w:delText xml:space="preserve">, strengthening the connection to </w:delText>
        </w:r>
        <w:r w:rsidR="00F255CE" w:rsidRPr="00746F78" w:rsidDel="00DE127C">
          <w:rPr>
            <w:rFonts w:ascii="Garamond" w:hAnsi="Garamond"/>
          </w:rPr>
          <w:delText>practices of improvisation.</w:delText>
        </w:r>
        <w:r w:rsidR="00A7620B" w:rsidRPr="00746F78" w:rsidDel="00DE127C">
          <w:rPr>
            <w:rFonts w:ascii="Garamond" w:hAnsi="Garamond"/>
          </w:rPr>
          <w:delText xml:space="preserve"> Though Byros has </w:delText>
        </w:r>
        <w:r w:rsidR="00CC5A34" w:rsidRPr="00746F78" w:rsidDel="00DE127C">
          <w:rPr>
            <w:rFonts w:ascii="Garamond" w:hAnsi="Garamond"/>
          </w:rPr>
          <w:delText>some</w:delText>
        </w:r>
        <w:r w:rsidR="00A7620B" w:rsidRPr="00746F78" w:rsidDel="00DE127C">
          <w:rPr>
            <w:rFonts w:ascii="Garamond" w:hAnsi="Garamond"/>
          </w:rPr>
          <w:delText xml:space="preserve"> misgivings about such a bottom-up understanding</w:delText>
        </w:r>
        <w:r w:rsidR="00D62769" w:rsidRPr="00746F78" w:rsidDel="00DE127C">
          <w:rPr>
            <w:rFonts w:ascii="Garamond" w:hAnsi="Garamond"/>
          </w:rPr>
          <w:delText>,</w:delText>
        </w:r>
        <w:r w:rsidR="00185CB6" w:rsidRPr="00746F78" w:rsidDel="00DE127C">
          <w:rPr>
            <w:rFonts w:ascii="Garamond" w:hAnsi="Garamond"/>
          </w:rPr>
          <w:delText xml:space="preserve"> </w:delText>
        </w:r>
        <w:r w:rsidR="00A7620B" w:rsidRPr="00746F78" w:rsidDel="00DE127C">
          <w:rPr>
            <w:rFonts w:ascii="Garamond" w:hAnsi="Garamond"/>
          </w:rPr>
          <w:delText>his data suggest that we can unambiguously infer a tonal context from</w:delText>
        </w:r>
        <w:r w:rsidR="00185CB6" w:rsidRPr="00746F78" w:rsidDel="00DE127C">
          <w:rPr>
            <w:rFonts w:ascii="Garamond" w:hAnsi="Garamond"/>
          </w:rPr>
          <w:delText xml:space="preserve"> </w:delText>
        </w:r>
        <w:r w:rsidR="007C4BFF" w:rsidRPr="00746F78" w:rsidDel="00DE127C">
          <w:rPr>
            <w:rFonts w:ascii="Garamond" w:hAnsi="Garamond"/>
          </w:rPr>
          <w:delText>Bach’s two-chord successions in mm. 19–</w:delText>
        </w:r>
        <w:r w:rsidR="003F021D" w:rsidRPr="00746F78" w:rsidDel="00DE127C">
          <w:rPr>
            <w:rFonts w:ascii="Garamond" w:hAnsi="Garamond"/>
          </w:rPr>
          <w:delText xml:space="preserve">20 </w:delText>
        </w:r>
        <w:r w:rsidR="004706FF" w:rsidRPr="00746F78" w:rsidDel="00DE127C">
          <w:rPr>
            <w:rFonts w:ascii="Garamond" w:hAnsi="Garamond"/>
          </w:rPr>
          <w:delText xml:space="preserve">(=a minor) </w:delText>
        </w:r>
        <w:r w:rsidR="003F021D" w:rsidRPr="00746F78" w:rsidDel="00DE127C">
          <w:rPr>
            <w:rFonts w:ascii="Garamond" w:hAnsi="Garamond"/>
          </w:rPr>
          <w:delText>and 21–</w:delText>
        </w:r>
        <w:r w:rsidR="007C4BFF" w:rsidRPr="00746F78" w:rsidDel="00DE127C">
          <w:rPr>
            <w:rFonts w:ascii="Garamond" w:hAnsi="Garamond"/>
          </w:rPr>
          <w:delText>22</w:delText>
        </w:r>
        <w:r w:rsidR="004706FF" w:rsidRPr="00746F78" w:rsidDel="00DE127C">
          <w:rPr>
            <w:rFonts w:ascii="Garamond" w:hAnsi="Garamond"/>
          </w:rPr>
          <w:delText xml:space="preserve"> (=b minor).</w:delText>
        </w:r>
      </w:del>
    </w:p>
  </w:footnote>
  <w:footnote w:id="9">
    <w:p w14:paraId="46971D2A" w14:textId="4673A9B4" w:rsidR="00F255CE" w:rsidRPr="00746F78" w:rsidDel="00FC0576" w:rsidRDefault="00F255CE" w:rsidP="002743CD">
      <w:pPr>
        <w:pStyle w:val="FootnoteText"/>
        <w:spacing w:line="480" w:lineRule="auto"/>
        <w:rPr>
          <w:del w:id="159" w:author="Kyle Hutchinson" w:date="2025-08-22T08:54:00Z" w16du:dateUtc="2025-08-22T12:54:00Z"/>
          <w:rFonts w:ascii="Garamond" w:hAnsi="Garamond"/>
        </w:rPr>
      </w:pPr>
      <w:del w:id="160" w:author="Kyle Hutchinson" w:date="2025-08-22T08:54:00Z" w16du:dateUtc="2025-08-22T12:54:00Z">
        <w:r w:rsidRPr="00746F78" w:rsidDel="00FC0576">
          <w:rPr>
            <w:rStyle w:val="FootnoteReference"/>
            <w:rFonts w:ascii="Garamond" w:hAnsi="Garamond"/>
          </w:rPr>
          <w:footnoteRef/>
        </w:r>
        <w:r w:rsidRPr="00746F78" w:rsidDel="00FC0576">
          <w:rPr>
            <w:rFonts w:ascii="Garamond" w:hAnsi="Garamond"/>
          </w:rPr>
          <w:delText xml:space="preserve"> As Burstein (2020) stresses, Koch’s</w:delText>
        </w:r>
        <w:r w:rsidR="006E3A82" w:rsidDel="00FC0576">
          <w:rPr>
            <w:rFonts w:ascii="Garamond" w:hAnsi="Garamond"/>
          </w:rPr>
          <w:delText xml:space="preserve"> (1782–93)</w:delText>
        </w:r>
        <w:r w:rsidRPr="00746F78" w:rsidDel="00FC0576">
          <w:rPr>
            <w:rFonts w:ascii="Garamond" w:hAnsi="Garamond"/>
          </w:rPr>
          <w:delText xml:space="preserve"> terms such as </w:delText>
        </w:r>
        <w:r w:rsidRPr="00746F78" w:rsidDel="00FC0576">
          <w:rPr>
            <w:rFonts w:ascii="Garamond" w:hAnsi="Garamond"/>
            <w:i/>
            <w:iCs/>
          </w:rPr>
          <w:delText>Quintabsatz</w:delText>
        </w:r>
        <w:r w:rsidRPr="00746F78" w:rsidDel="00FC0576">
          <w:rPr>
            <w:rFonts w:ascii="Garamond" w:hAnsi="Garamond"/>
          </w:rPr>
          <w:delText xml:space="preserve"> are not synonymous with “HC” or other modern-day cadence labels: these points of formal punctuation can be realized in a variety of ways, some of which appear non-cadential to present-day eyes. In this particular piece (see Example </w:delText>
        </w:r>
        <w:r w:rsidR="00017373" w:rsidRPr="00746F78" w:rsidDel="00FC0576">
          <w:rPr>
            <w:rFonts w:ascii="Garamond" w:hAnsi="Garamond"/>
          </w:rPr>
          <w:delText xml:space="preserve">12d </w:delText>
        </w:r>
        <w:r w:rsidRPr="00746F78" w:rsidDel="00FC0576">
          <w:rPr>
            <w:rFonts w:ascii="Garamond" w:hAnsi="Garamond"/>
          </w:rPr>
          <w:delText>below), all resting points are realized in ways that appear cadential</w:delText>
        </w:r>
        <w:r w:rsidR="007C4BFF" w:rsidRPr="00746F78" w:rsidDel="00FC0576">
          <w:rPr>
            <w:rFonts w:ascii="Garamond" w:hAnsi="Garamond"/>
          </w:rPr>
          <w:delText xml:space="preserve"> when viewed through present-day cadential terminology.</w:delText>
        </w:r>
        <w:r w:rsidRPr="00746F78" w:rsidDel="00FC0576">
          <w:rPr>
            <w:rFonts w:ascii="Garamond" w:hAnsi="Garamond"/>
          </w:rPr>
          <w:delText xml:space="preserve"> </w:delText>
        </w:r>
      </w:del>
    </w:p>
  </w:footnote>
  <w:footnote w:id="10">
    <w:p w14:paraId="59A77069" w14:textId="1850CCF9" w:rsidR="00A32E97" w:rsidRPr="00746F78" w:rsidRDefault="00A32E9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 </w:t>
      </w:r>
      <w:proofErr w:type="spellStart"/>
      <w:r w:rsidRPr="00746F78">
        <w:rPr>
          <w:rFonts w:ascii="Garamond" w:hAnsi="Garamond"/>
        </w:rPr>
        <w:t>Kirnberger’s</w:t>
      </w:r>
      <w:proofErr w:type="spellEnd"/>
      <w:r w:rsidRPr="00746F78">
        <w:rPr>
          <w:rFonts w:ascii="Garamond" w:hAnsi="Garamond"/>
        </w:rPr>
        <w:t xml:space="preserve"> terms (1982 [1771], 140), a modulation to minor v represents the first level of distant modulations (orig.</w:t>
      </w:r>
      <w:r w:rsidR="0016151D" w:rsidRPr="00746F78">
        <w:rPr>
          <w:rFonts w:ascii="Garamond" w:hAnsi="Garamond"/>
        </w:rPr>
        <w:t xml:space="preserve"> “</w:t>
      </w:r>
      <w:proofErr w:type="spellStart"/>
      <w:r w:rsidRPr="00746F78">
        <w:rPr>
          <w:rFonts w:ascii="Garamond" w:hAnsi="Garamond"/>
        </w:rPr>
        <w:t>erster</w:t>
      </w:r>
      <w:proofErr w:type="spellEnd"/>
      <w:r w:rsidRPr="00746F78">
        <w:rPr>
          <w:rFonts w:ascii="Garamond" w:hAnsi="Garamond"/>
        </w:rPr>
        <w:t xml:space="preserve"> Grad </w:t>
      </w:r>
      <w:proofErr w:type="spellStart"/>
      <w:r w:rsidRPr="00746F78">
        <w:rPr>
          <w:rFonts w:ascii="Garamond" w:hAnsi="Garamond"/>
        </w:rPr>
        <w:t>entfernter</w:t>
      </w:r>
      <w:proofErr w:type="spellEnd"/>
      <w:r w:rsidRPr="00746F78">
        <w:rPr>
          <w:rFonts w:ascii="Garamond" w:hAnsi="Garamond"/>
        </w:rPr>
        <w:t xml:space="preserve"> </w:t>
      </w:r>
      <w:proofErr w:type="spellStart"/>
      <w:r w:rsidRPr="00746F78">
        <w:rPr>
          <w:rFonts w:ascii="Garamond" w:hAnsi="Garamond"/>
        </w:rPr>
        <w:t>Ausweichungen</w:t>
      </w:r>
      <w:proofErr w:type="spellEnd"/>
      <w:r w:rsidRPr="00746F78">
        <w:rPr>
          <w:rFonts w:ascii="Garamond" w:hAnsi="Garamond"/>
        </w:rPr>
        <w:t>,</w:t>
      </w:r>
      <w:r w:rsidR="0016151D" w:rsidRPr="00746F78">
        <w:rPr>
          <w:rFonts w:ascii="Garamond" w:hAnsi="Garamond"/>
        </w:rPr>
        <w:t>”</w:t>
      </w:r>
      <w:r w:rsidRPr="00746F78">
        <w:rPr>
          <w:rFonts w:ascii="Garamond" w:hAnsi="Garamond"/>
        </w:rPr>
        <w:t xml:space="preserve"> 1771, 122).)</w:t>
      </w:r>
    </w:p>
  </w:footnote>
  <w:footnote w:id="11">
    <w:p w14:paraId="412C46AC" w14:textId="77777777" w:rsidR="00E033C8" w:rsidRDefault="00E033C8" w:rsidP="00E033C8">
      <w:pPr>
        <w:pStyle w:val="FootnoteText"/>
        <w:spacing w:line="480" w:lineRule="auto"/>
        <w:rPr>
          <w:ins w:id="191" w:author="Kyle Hutchinson" w:date="2025-08-22T09:30:00Z" w16du:dateUtc="2025-08-22T13:30:00Z"/>
        </w:rPr>
      </w:pPr>
      <w:ins w:id="192" w:author="Kyle Hutchinson" w:date="2025-08-22T09:30:00Z" w16du:dateUtc="2025-08-22T13:30:00Z">
        <w:r>
          <w:rPr>
            <w:rStyle w:val="FootnoteReference"/>
          </w:rPr>
          <w:footnoteRef/>
        </w:r>
        <w:r>
          <w:t xml:space="preserve"> </w:t>
        </w:r>
        <w:r w:rsidRPr="0085486B">
          <w:rPr>
            <w:rFonts w:ascii="Garamond" w:hAnsi="Garamond"/>
            <w:sz w:val="24"/>
            <w:szCs w:val="24"/>
          </w:rPr>
          <w:t xml:space="preserve">By referring to present-day notions of tactus (Lerdahl &amp; </w:t>
        </w:r>
        <w:proofErr w:type="spellStart"/>
        <w:r w:rsidRPr="0085486B">
          <w:rPr>
            <w:rFonts w:ascii="Garamond" w:hAnsi="Garamond"/>
            <w:sz w:val="24"/>
            <w:szCs w:val="24"/>
          </w:rPr>
          <w:t>Jackendoff</w:t>
        </w:r>
        <w:proofErr w:type="spellEnd"/>
        <w:r w:rsidRPr="0085486B">
          <w:rPr>
            <w:rFonts w:ascii="Garamond" w:hAnsi="Garamond"/>
            <w:sz w:val="24"/>
            <w:szCs w:val="24"/>
          </w:rPr>
          <w:t xml:space="preserve"> 1983), I</w:t>
        </w:r>
        <w:r>
          <w:rPr>
            <w:rFonts w:ascii="Garamond" w:hAnsi="Garamond"/>
            <w:sz w:val="24"/>
            <w:szCs w:val="24"/>
          </w:rPr>
          <w:t xml:space="preserve"> acknowledge that I</w:t>
        </w:r>
        <w:r w:rsidRPr="0085486B">
          <w:rPr>
            <w:rFonts w:ascii="Garamond" w:hAnsi="Garamond"/>
            <w:sz w:val="24"/>
            <w:szCs w:val="24"/>
          </w:rPr>
          <w:t xml:space="preserve"> am skirting</w:t>
        </w:r>
        <w:r>
          <w:rPr>
            <w:rFonts w:ascii="Garamond" w:hAnsi="Garamond"/>
            <w:sz w:val="24"/>
            <w:szCs w:val="24"/>
          </w:rPr>
          <w:t xml:space="preserve"> certain complications in the historical conceptions of meter. For my present analytical purposes, the opening </w:t>
        </w:r>
        <w:r w:rsidRPr="0085486B">
          <w:rPr>
            <w:rFonts w:ascii="Garamond" w:hAnsi="Garamond"/>
            <w:sz w:val="24"/>
            <w:szCs w:val="24"/>
          </w:rPr>
          <w:t xml:space="preserve">of the piece poses a dilemma regarding whether 2 or 3 half notes are to be grouped together in our </w:t>
        </w:r>
        <w:r>
          <w:rPr>
            <w:rFonts w:ascii="Garamond" w:hAnsi="Garamond"/>
            <w:sz w:val="24"/>
            <w:szCs w:val="24"/>
          </w:rPr>
          <w:t>present-day</w:t>
        </w:r>
        <w:r w:rsidRPr="0085486B">
          <w:rPr>
            <w:rFonts w:ascii="Garamond" w:hAnsi="Garamond"/>
            <w:sz w:val="24"/>
            <w:szCs w:val="24"/>
          </w:rPr>
          <w:t xml:space="preserve"> mind’s ear. </w:t>
        </w:r>
      </w:ins>
    </w:p>
  </w:footnote>
  <w:footnote w:id="12">
    <w:p w14:paraId="4717BB19" w14:textId="054031BE" w:rsidR="00E033C8" w:rsidRPr="00E033C8" w:rsidRDefault="00E033C8">
      <w:pPr>
        <w:pStyle w:val="FootnoteText"/>
        <w:spacing w:line="480" w:lineRule="auto"/>
        <w:rPr>
          <w:sz w:val="24"/>
          <w:szCs w:val="24"/>
          <w:rPrChange w:id="199" w:author="Kyle Hutchinson" w:date="2025-08-22T09:30:00Z" w16du:dateUtc="2025-08-22T13:30:00Z">
            <w:rPr/>
          </w:rPrChange>
        </w:rPr>
        <w:pPrChange w:id="200" w:author="Kyle Hutchinson" w:date="2025-08-22T09:30:00Z" w16du:dateUtc="2025-08-22T13:30:00Z">
          <w:pPr>
            <w:pStyle w:val="FootnoteText"/>
          </w:pPr>
        </w:pPrChange>
      </w:pPr>
      <w:ins w:id="201" w:author="Kyle Hutchinson" w:date="2025-08-22T09:30:00Z" w16du:dateUtc="2025-08-22T13:30:00Z">
        <w:r w:rsidRPr="00E033C8">
          <w:rPr>
            <w:rStyle w:val="FootnoteReference"/>
            <w:sz w:val="24"/>
            <w:szCs w:val="24"/>
            <w:rPrChange w:id="202" w:author="Kyle Hutchinson" w:date="2025-08-22T09:30:00Z" w16du:dateUtc="2025-08-22T13:30:00Z">
              <w:rPr>
                <w:rStyle w:val="FootnoteReference"/>
              </w:rPr>
            </w:rPrChange>
          </w:rPr>
          <w:footnoteRef/>
        </w:r>
        <w:r w:rsidRPr="00E033C8">
          <w:rPr>
            <w:sz w:val="24"/>
            <w:szCs w:val="24"/>
            <w:rPrChange w:id="203" w:author="Kyle Hutchinson" w:date="2025-08-22T09:30:00Z" w16du:dateUtc="2025-08-22T13:30:00Z">
              <w:rPr/>
            </w:rPrChange>
          </w:rPr>
          <w:t xml:space="preserve"> </w:t>
        </w:r>
        <w:r>
          <w:rPr>
            <w:rFonts w:ascii="Garamond" w:hAnsi="Garamond"/>
            <w:sz w:val="24"/>
            <w:szCs w:val="24"/>
          </w:rPr>
          <w:t>A</w:t>
        </w:r>
        <w:r w:rsidRPr="00E033C8">
          <w:rPr>
            <w:rFonts w:ascii="Garamond" w:hAnsi="Garamond"/>
            <w:sz w:val="24"/>
            <w:szCs w:val="24"/>
          </w:rPr>
          <w:t>rguments about authorial intent—especially those communicated through music—are risky and speculative.</w:t>
        </w:r>
        <w:r w:rsidRPr="00E033C8">
          <w:rPr>
            <w:rStyle w:val="FootnoteReference"/>
            <w:rFonts w:ascii="Garamond" w:hAnsi="Garamond"/>
            <w:sz w:val="24"/>
            <w:szCs w:val="24"/>
          </w:rPr>
          <w:footnoteRef/>
        </w:r>
        <w:r w:rsidRPr="00E033C8">
          <w:rPr>
            <w:rFonts w:ascii="Garamond" w:hAnsi="Garamond"/>
            <w:sz w:val="24"/>
            <w:szCs w:val="24"/>
          </w:rPr>
          <w:t xml:space="preserve"> At the same time, the date of the composition along with the emergence of new insights on pulsations in metric theory does not seem coincidental. The two musicians belonged to the same milieu, which makes such connections seem plausible. According to Clark (1997, 17fn3), a letter from Bach to Johann Philipp Kirnberger dated July 21</w:t>
        </w:r>
        <w:r w:rsidRPr="00E033C8">
          <w:rPr>
            <w:rFonts w:ascii="Garamond" w:hAnsi="Garamond"/>
            <w:sz w:val="24"/>
            <w:szCs w:val="24"/>
            <w:vertAlign w:val="superscript"/>
          </w:rPr>
          <w:t>st</w:t>
        </w:r>
        <w:r w:rsidRPr="00E033C8">
          <w:rPr>
            <w:rFonts w:ascii="Garamond" w:hAnsi="Garamond"/>
            <w:sz w:val="24"/>
            <w:szCs w:val="24"/>
          </w:rPr>
          <w:t xml:space="preserve">, 1769, which mentions the latter’s composition treatise, may be an indication that Bach was in possession of a draft of </w:t>
        </w:r>
        <w:proofErr w:type="spellStart"/>
        <w:r w:rsidRPr="00E033C8">
          <w:rPr>
            <w:rFonts w:ascii="Garamond" w:hAnsi="Garamond"/>
            <w:sz w:val="24"/>
            <w:szCs w:val="24"/>
          </w:rPr>
          <w:t>Kirnerberger’s</w:t>
        </w:r>
        <w:proofErr w:type="spellEnd"/>
        <w:r w:rsidRPr="00E033C8">
          <w:rPr>
            <w:rFonts w:ascii="Garamond" w:hAnsi="Garamond"/>
            <w:sz w:val="24"/>
            <w:szCs w:val="24"/>
          </w:rPr>
          <w:t xml:space="preserve"> </w:t>
        </w:r>
        <w:r w:rsidRPr="00E033C8">
          <w:rPr>
            <w:rFonts w:ascii="Garamond" w:hAnsi="Garamond"/>
            <w:i/>
            <w:iCs/>
            <w:sz w:val="24"/>
            <w:szCs w:val="24"/>
          </w:rPr>
          <w:t xml:space="preserve">Die Kunst des </w:t>
        </w:r>
        <w:proofErr w:type="spellStart"/>
        <w:r w:rsidRPr="00E033C8">
          <w:rPr>
            <w:rFonts w:ascii="Garamond" w:hAnsi="Garamond"/>
            <w:i/>
            <w:iCs/>
            <w:sz w:val="24"/>
            <w:szCs w:val="24"/>
          </w:rPr>
          <w:t>reinen</w:t>
        </w:r>
        <w:proofErr w:type="spellEnd"/>
        <w:r w:rsidRPr="00E033C8">
          <w:rPr>
            <w:rFonts w:ascii="Garamond" w:hAnsi="Garamond"/>
            <w:i/>
            <w:iCs/>
            <w:sz w:val="24"/>
            <w:szCs w:val="24"/>
          </w:rPr>
          <w:t xml:space="preserve"> </w:t>
        </w:r>
        <w:proofErr w:type="spellStart"/>
        <w:r w:rsidRPr="00E033C8">
          <w:rPr>
            <w:rFonts w:ascii="Garamond" w:hAnsi="Garamond"/>
            <w:i/>
            <w:iCs/>
            <w:sz w:val="24"/>
            <w:szCs w:val="24"/>
          </w:rPr>
          <w:t>Satzes</w:t>
        </w:r>
        <w:proofErr w:type="spellEnd"/>
        <w:r w:rsidRPr="00E033C8">
          <w:rPr>
            <w:rFonts w:ascii="Garamond" w:hAnsi="Garamond"/>
            <w:sz w:val="24"/>
            <w:szCs w:val="24"/>
          </w:rPr>
          <w:t xml:space="preserve">, whose first part was published in 1771: Bach writes that </w:t>
        </w:r>
        <w:proofErr w:type="spellStart"/>
        <w:r w:rsidRPr="00E033C8">
          <w:rPr>
            <w:rFonts w:ascii="Garamond" w:hAnsi="Garamond"/>
            <w:sz w:val="24"/>
            <w:szCs w:val="24"/>
          </w:rPr>
          <w:t>Kirnberger</w:t>
        </w:r>
        <w:proofErr w:type="spellEnd"/>
        <w:r w:rsidRPr="00E033C8">
          <w:rPr>
            <w:rFonts w:ascii="Garamond" w:hAnsi="Garamond"/>
            <w:sz w:val="24"/>
            <w:szCs w:val="24"/>
          </w:rPr>
          <w:t xml:space="preserve"> is “receiving herewith your composition manual in a nutshell.”</w:t>
        </w:r>
        <w:r w:rsidRPr="00E033C8">
          <w:rPr>
            <w:rStyle w:val="FootnoteReference"/>
            <w:rFonts w:ascii="Garamond" w:hAnsi="Garamond"/>
            <w:sz w:val="24"/>
            <w:szCs w:val="24"/>
          </w:rPr>
          <w:footnoteRef/>
        </w:r>
        <w:r w:rsidRPr="00E033C8">
          <w:rPr>
            <w:rFonts w:ascii="Garamond" w:hAnsi="Garamond"/>
            <w:sz w:val="24"/>
            <w:szCs w:val="24"/>
          </w:rPr>
          <w:t xml:space="preserve"> The letter itself mainly addresses the two musicians’ efforts to publish J. S. Bach’s chorales and discusses logistical matters. According to the collective edition of C. P. E. Bach’s works, the composer rehearsed all four symphonies of </w:t>
        </w:r>
        <w:proofErr w:type="spellStart"/>
        <w:r w:rsidRPr="00E033C8">
          <w:rPr>
            <w:rFonts w:ascii="Garamond" w:hAnsi="Garamond"/>
            <w:sz w:val="24"/>
            <w:szCs w:val="24"/>
          </w:rPr>
          <w:t>Wq</w:t>
        </w:r>
        <w:proofErr w:type="spellEnd"/>
        <w:r w:rsidRPr="00E033C8">
          <w:rPr>
            <w:rFonts w:ascii="Garamond" w:hAnsi="Garamond"/>
            <w:sz w:val="24"/>
            <w:szCs w:val="24"/>
          </w:rPr>
          <w:t xml:space="preserve"> 183 in August of 1776; he may have composed the first two in fall 1775 and the latter two in spring 1776.</w:t>
        </w:r>
        <w:r w:rsidRPr="00E033C8">
          <w:rPr>
            <w:rStyle w:val="FootnoteReference"/>
            <w:rFonts w:ascii="Garamond" w:hAnsi="Garamond"/>
            <w:sz w:val="24"/>
            <w:szCs w:val="24"/>
          </w:rPr>
          <w:footnoteRef/>
        </w:r>
        <w:r w:rsidRPr="00E033C8">
          <w:rPr>
            <w:rFonts w:ascii="Garamond" w:hAnsi="Garamond"/>
            <w:sz w:val="24"/>
            <w:szCs w:val="24"/>
          </w:rPr>
          <w:t xml:space="preserve"> In other words, even if Bach could not read the discussions of rhythm and meter in Volume 2, Part 1 of </w:t>
        </w:r>
        <w:proofErr w:type="spellStart"/>
        <w:r w:rsidRPr="00E033C8">
          <w:rPr>
            <w:rFonts w:ascii="Garamond" w:hAnsi="Garamond"/>
            <w:sz w:val="24"/>
            <w:szCs w:val="24"/>
          </w:rPr>
          <w:t>Kirnberger’s</w:t>
        </w:r>
        <w:proofErr w:type="spellEnd"/>
        <w:r w:rsidRPr="00E033C8">
          <w:rPr>
            <w:rFonts w:ascii="Garamond" w:hAnsi="Garamond"/>
            <w:sz w:val="24"/>
            <w:szCs w:val="24"/>
          </w:rPr>
          <w:t xml:space="preserve"> (1776) </w:t>
        </w:r>
        <w:r w:rsidRPr="00E033C8">
          <w:rPr>
            <w:rFonts w:ascii="Garamond" w:hAnsi="Garamond"/>
            <w:i/>
            <w:iCs/>
            <w:sz w:val="24"/>
            <w:szCs w:val="24"/>
          </w:rPr>
          <w:t xml:space="preserve">Art of Strict Musical Composition </w:t>
        </w:r>
        <w:r w:rsidRPr="00E033C8">
          <w:rPr>
            <w:rFonts w:ascii="Garamond" w:hAnsi="Garamond"/>
            <w:sz w:val="24"/>
            <w:szCs w:val="24"/>
          </w:rPr>
          <w:t xml:space="preserve">(1982 [1776]) prior to composing the first two symphonies of </w:t>
        </w:r>
        <w:proofErr w:type="spellStart"/>
        <w:r w:rsidRPr="00E033C8">
          <w:rPr>
            <w:rFonts w:ascii="Garamond" w:hAnsi="Garamond"/>
            <w:sz w:val="24"/>
            <w:szCs w:val="24"/>
          </w:rPr>
          <w:t>Wq</w:t>
        </w:r>
        <w:proofErr w:type="spellEnd"/>
        <w:r w:rsidRPr="00E033C8">
          <w:rPr>
            <w:rFonts w:ascii="Garamond" w:hAnsi="Garamond"/>
            <w:sz w:val="24"/>
            <w:szCs w:val="24"/>
          </w:rPr>
          <w:t>. 183 in (presumably) 1775, he would have been able to encounter such ideas about pulsations in Sulzer’s encyclopedia or through personal discussions.</w:t>
        </w:r>
        <w:r w:rsidRPr="00E033C8">
          <w:rPr>
            <w:rStyle w:val="CommentReference"/>
            <w:sz w:val="24"/>
            <w:szCs w:val="24"/>
            <w:rPrChange w:id="204" w:author="Kyle Hutchinson" w:date="2025-08-22T09:30:00Z" w16du:dateUtc="2025-08-22T13:30:00Z">
              <w:rPr>
                <w:rStyle w:val="CommentReference"/>
              </w:rPr>
            </w:rPrChange>
          </w:rPr>
          <w:annotationRef/>
        </w:r>
        <w:r w:rsidRPr="00E033C8">
          <w:rPr>
            <w:rFonts w:ascii="Garamond" w:hAnsi="Garamond"/>
            <w:sz w:val="24"/>
            <w:szCs w:val="24"/>
          </w:rPr>
          <w:t xml:space="preserve"> </w:t>
        </w:r>
      </w:ins>
    </w:p>
  </w:footnote>
  <w:footnote w:id="13">
    <w:p w14:paraId="263DCDF0" w14:textId="69B94E1B" w:rsidR="00E033C8" w:rsidRPr="00746F78" w:rsidRDefault="00E033C8" w:rsidP="00E033C8">
      <w:pPr>
        <w:pStyle w:val="FootnoteText"/>
        <w:spacing w:line="480" w:lineRule="auto"/>
        <w:rPr>
          <w:ins w:id="217" w:author="Kyle Hutchinson" w:date="2025-08-22T09:23:00Z" w16du:dateUtc="2025-08-22T13:23:00Z"/>
          <w:rFonts w:ascii="Garamond" w:hAnsi="Garamond"/>
        </w:rPr>
      </w:pPr>
      <w:ins w:id="218" w:author="Kyle Hutchinson" w:date="2025-08-22T09:23:00Z" w16du:dateUtc="2025-08-22T13:23:00Z">
        <w:r w:rsidRPr="00746F78">
          <w:rPr>
            <w:rStyle w:val="FootnoteReference"/>
            <w:rFonts w:ascii="Garamond" w:hAnsi="Garamond"/>
          </w:rPr>
          <w:footnoteRef/>
        </w:r>
        <w:r w:rsidRPr="00746F78">
          <w:rPr>
            <w:rFonts w:ascii="Garamond" w:hAnsi="Garamond"/>
          </w:rPr>
          <w:t xml:space="preserve"> In the original: “Der </w:t>
        </w:r>
        <w:proofErr w:type="spellStart"/>
        <w:r w:rsidRPr="00746F78">
          <w:rPr>
            <w:rFonts w:ascii="Garamond" w:hAnsi="Garamond"/>
          </w:rPr>
          <w:t>Fa</w:t>
        </w:r>
        <w:r w:rsidRPr="00746F78">
          <w:rPr>
            <w:rFonts w:ascii="Garamond" w:hAnsi="Garamond" w:cstheme="minorHAnsi"/>
          </w:rPr>
          <w:t>ß</w:t>
        </w:r>
        <w:r w:rsidRPr="00746F78">
          <w:rPr>
            <w:rFonts w:ascii="Garamond" w:hAnsi="Garamond"/>
          </w:rPr>
          <w:t>binder</w:t>
        </w:r>
        <w:proofErr w:type="spellEnd"/>
        <w:r w:rsidRPr="00746F78">
          <w:rPr>
            <w:rFonts w:ascii="Garamond" w:hAnsi="Garamond"/>
          </w:rPr>
          <w:t xml:space="preserve">, </w:t>
        </w:r>
        <w:proofErr w:type="spellStart"/>
        <w:r w:rsidRPr="00746F78">
          <w:rPr>
            <w:rFonts w:ascii="Garamond" w:hAnsi="Garamond"/>
          </w:rPr>
          <w:t>oder</w:t>
        </w:r>
        <w:proofErr w:type="spellEnd"/>
        <w:r w:rsidRPr="00746F78">
          <w:rPr>
            <w:rFonts w:ascii="Garamond" w:hAnsi="Garamond"/>
          </w:rPr>
          <w:t xml:space="preserve"> B</w:t>
        </w:r>
        <w:r w:rsidRPr="00746F78">
          <w:rPr>
            <w:rFonts w:ascii="Garamond" w:hAnsi="Garamond" w:cstheme="minorHAnsi"/>
          </w:rPr>
          <w:t>ö</w:t>
        </w:r>
        <w:r w:rsidRPr="00746F78">
          <w:rPr>
            <w:rFonts w:ascii="Garamond" w:hAnsi="Garamond"/>
          </w:rPr>
          <w:t xml:space="preserve">ttcher, der </w:t>
        </w:r>
        <w:proofErr w:type="spellStart"/>
        <w:r w:rsidRPr="00746F78">
          <w:rPr>
            <w:rFonts w:ascii="Garamond" w:hAnsi="Garamond"/>
          </w:rPr>
          <w:t>einen</w:t>
        </w:r>
        <w:proofErr w:type="spellEnd"/>
        <w:r w:rsidRPr="00746F78">
          <w:rPr>
            <w:rFonts w:ascii="Garamond" w:hAnsi="Garamond"/>
          </w:rPr>
          <w:t xml:space="preserve"> </w:t>
        </w:r>
        <w:proofErr w:type="spellStart"/>
        <w:r w:rsidRPr="00746F78">
          <w:rPr>
            <w:rFonts w:ascii="Garamond" w:hAnsi="Garamond"/>
          </w:rPr>
          <w:t>Reifen</w:t>
        </w:r>
        <w:proofErr w:type="spellEnd"/>
        <w:r w:rsidRPr="00746F78">
          <w:rPr>
            <w:rFonts w:ascii="Garamond" w:hAnsi="Garamond"/>
          </w:rPr>
          <w:t xml:space="preserve"> </w:t>
        </w:r>
        <w:proofErr w:type="spellStart"/>
        <w:r w:rsidRPr="00746F78">
          <w:rPr>
            <w:rFonts w:ascii="Garamond" w:hAnsi="Garamond"/>
          </w:rPr>
          <w:t>antreibt</w:t>
        </w:r>
        <w:proofErr w:type="spellEnd"/>
        <w:r w:rsidRPr="00746F78">
          <w:rPr>
            <w:rFonts w:ascii="Garamond" w:hAnsi="Garamond"/>
          </w:rPr>
          <w:t xml:space="preserve">, der </w:t>
        </w:r>
        <w:proofErr w:type="spellStart"/>
        <w:r w:rsidRPr="00746F78">
          <w:rPr>
            <w:rFonts w:ascii="Garamond" w:hAnsi="Garamond"/>
          </w:rPr>
          <w:t>Kupferschmied</w:t>
        </w:r>
        <w:proofErr w:type="spellEnd"/>
        <w:r w:rsidRPr="00746F78">
          <w:rPr>
            <w:rFonts w:ascii="Garamond" w:hAnsi="Garamond"/>
          </w:rPr>
          <w:t xml:space="preserve">, der </w:t>
        </w:r>
        <w:proofErr w:type="spellStart"/>
        <w:r w:rsidRPr="00746F78">
          <w:rPr>
            <w:rFonts w:ascii="Garamond" w:hAnsi="Garamond"/>
          </w:rPr>
          <w:t>einen</w:t>
        </w:r>
        <w:proofErr w:type="spellEnd"/>
        <w:r w:rsidRPr="00746F78">
          <w:rPr>
            <w:rFonts w:ascii="Garamond" w:hAnsi="Garamond"/>
          </w:rPr>
          <w:t xml:space="preserve"> Kessel </w:t>
        </w:r>
        <w:proofErr w:type="spellStart"/>
        <w:r w:rsidRPr="00746F78">
          <w:rPr>
            <w:rFonts w:ascii="Garamond" w:hAnsi="Garamond"/>
          </w:rPr>
          <w:t>h</w:t>
        </w:r>
        <w:r w:rsidRPr="00746F78">
          <w:rPr>
            <w:rFonts w:ascii="Garamond" w:hAnsi="Garamond" w:cstheme="minorHAnsi"/>
          </w:rPr>
          <w:t>ä</w:t>
        </w:r>
        <w:r w:rsidRPr="00746F78">
          <w:rPr>
            <w:rFonts w:ascii="Garamond" w:hAnsi="Garamond"/>
          </w:rPr>
          <w:t>mmert</w:t>
        </w:r>
        <w:proofErr w:type="spellEnd"/>
        <w:r w:rsidRPr="00746F78">
          <w:rPr>
            <w:rFonts w:ascii="Garamond" w:hAnsi="Garamond"/>
          </w:rPr>
          <w:t xml:space="preserve">, </w:t>
        </w:r>
        <w:proofErr w:type="spellStart"/>
        <w:r w:rsidRPr="00746F78">
          <w:rPr>
            <w:rFonts w:ascii="Garamond" w:hAnsi="Garamond"/>
          </w:rPr>
          <w:t>f</w:t>
        </w:r>
        <w:r w:rsidRPr="00746F78">
          <w:rPr>
            <w:rFonts w:ascii="Garamond" w:hAnsi="Garamond" w:cstheme="minorHAnsi"/>
          </w:rPr>
          <w:t>ä</w:t>
        </w:r>
        <w:r w:rsidRPr="00746F78">
          <w:rPr>
            <w:rFonts w:ascii="Garamond" w:hAnsi="Garamond"/>
          </w:rPr>
          <w:t>llt</w:t>
        </w:r>
        <w:proofErr w:type="spellEnd"/>
        <w:r w:rsidRPr="00746F78">
          <w:rPr>
            <w:rFonts w:ascii="Garamond" w:hAnsi="Garamond"/>
          </w:rPr>
          <w:t xml:space="preserve"> gar bald </w:t>
        </w:r>
        <w:proofErr w:type="spellStart"/>
        <w:r w:rsidRPr="00746F78">
          <w:rPr>
            <w:rFonts w:ascii="Garamond" w:hAnsi="Garamond"/>
          </w:rPr>
          <w:t>darauf</w:t>
        </w:r>
        <w:proofErr w:type="spellEnd"/>
        <w:r w:rsidRPr="00746F78">
          <w:rPr>
            <w:rFonts w:ascii="Garamond" w:hAnsi="Garamond"/>
          </w:rPr>
          <w:t xml:space="preserve">, seine </w:t>
        </w:r>
        <w:proofErr w:type="spellStart"/>
        <w:r w:rsidRPr="00746F78">
          <w:rPr>
            <w:rFonts w:ascii="Garamond" w:hAnsi="Garamond"/>
          </w:rPr>
          <w:t>Schl</w:t>
        </w:r>
        <w:r w:rsidRPr="00746F78">
          <w:rPr>
            <w:rFonts w:ascii="Garamond" w:hAnsi="Garamond" w:cstheme="minorHAnsi"/>
          </w:rPr>
          <w:t>ä</w:t>
        </w:r>
        <w:r w:rsidRPr="00746F78">
          <w:rPr>
            <w:rFonts w:ascii="Garamond" w:hAnsi="Garamond"/>
          </w:rPr>
          <w:t>ge</w:t>
        </w:r>
        <w:proofErr w:type="spellEnd"/>
        <w:r w:rsidRPr="00746F78">
          <w:rPr>
            <w:rFonts w:ascii="Garamond" w:hAnsi="Garamond"/>
          </w:rPr>
          <w:t xml:space="preserve"> </w:t>
        </w:r>
        <w:proofErr w:type="spellStart"/>
        <w:r w:rsidRPr="00746F78">
          <w:rPr>
            <w:rFonts w:ascii="Garamond" w:hAnsi="Garamond"/>
          </w:rPr>
          <w:t>nicht</w:t>
        </w:r>
        <w:proofErr w:type="spellEnd"/>
        <w:r w:rsidRPr="00746F78">
          <w:rPr>
            <w:rFonts w:ascii="Garamond" w:hAnsi="Garamond"/>
          </w:rPr>
          <w:t xml:space="preserve"> </w:t>
        </w:r>
        <w:proofErr w:type="spellStart"/>
        <w:r w:rsidRPr="00746F78">
          <w:rPr>
            <w:rFonts w:ascii="Garamond" w:hAnsi="Garamond"/>
          </w:rPr>
          <w:t>einzeln</w:t>
        </w:r>
        <w:proofErr w:type="spellEnd"/>
        <w:r w:rsidRPr="00746F78">
          <w:rPr>
            <w:rFonts w:ascii="Garamond" w:hAnsi="Garamond"/>
          </w:rPr>
          <w:t xml:space="preserve"> in </w:t>
        </w:r>
        <w:proofErr w:type="spellStart"/>
        <w:r w:rsidRPr="00746F78">
          <w:rPr>
            <w:rFonts w:ascii="Garamond" w:hAnsi="Garamond"/>
          </w:rPr>
          <w:t>v</w:t>
        </w:r>
        <w:r w:rsidRPr="00746F78">
          <w:rPr>
            <w:rFonts w:ascii="Garamond" w:hAnsi="Garamond" w:cstheme="minorHAnsi"/>
          </w:rPr>
          <w:t>ö</w:t>
        </w:r>
        <w:r w:rsidRPr="00746F78">
          <w:rPr>
            <w:rFonts w:ascii="Garamond" w:hAnsi="Garamond"/>
          </w:rPr>
          <w:t>lliger</w:t>
        </w:r>
        <w:proofErr w:type="spellEnd"/>
        <w:r w:rsidRPr="00746F78">
          <w:rPr>
            <w:rFonts w:ascii="Garamond" w:hAnsi="Garamond"/>
          </w:rPr>
          <w:t xml:space="preserve"> </w:t>
        </w:r>
        <w:proofErr w:type="spellStart"/>
        <w:r w:rsidRPr="00746F78">
          <w:rPr>
            <w:rFonts w:ascii="Garamond" w:hAnsi="Garamond"/>
          </w:rPr>
          <w:t>Gleichheit</w:t>
        </w:r>
        <w:proofErr w:type="spellEnd"/>
        <w:r w:rsidRPr="00746F78">
          <w:rPr>
            <w:rFonts w:ascii="Garamond" w:hAnsi="Garamond"/>
          </w:rPr>
          <w:t xml:space="preserve"> so </w:t>
        </w:r>
        <w:proofErr w:type="spellStart"/>
        <w:r w:rsidRPr="00746F78">
          <w:rPr>
            <w:rFonts w:ascii="Garamond" w:hAnsi="Garamond"/>
          </w:rPr>
          <w:t>zu</w:t>
        </w:r>
        <w:proofErr w:type="spellEnd"/>
        <w:r w:rsidRPr="00746F78">
          <w:rPr>
            <w:rFonts w:ascii="Garamond" w:hAnsi="Garamond"/>
          </w:rPr>
          <w:t xml:space="preserve"> </w:t>
        </w:r>
        <w:proofErr w:type="spellStart"/>
        <w:r w:rsidRPr="00746F78">
          <w:rPr>
            <w:rFonts w:ascii="Garamond" w:hAnsi="Garamond"/>
          </w:rPr>
          <w:t>thun</w:t>
        </w:r>
        <w:proofErr w:type="spellEnd"/>
        <w:r w:rsidRPr="00746F78">
          <w:rPr>
            <w:rFonts w:ascii="Garamond" w:hAnsi="Garamond"/>
          </w:rPr>
          <w:t xml:space="preserve"> [Example 2.10a] u. s. f. er </w:t>
        </w:r>
        <w:proofErr w:type="spellStart"/>
        <w:r w:rsidRPr="00746F78">
          <w:rPr>
            <w:rFonts w:ascii="Garamond" w:hAnsi="Garamond"/>
          </w:rPr>
          <w:t>wird</w:t>
        </w:r>
        <w:proofErr w:type="spellEnd"/>
        <w:r w:rsidRPr="00746F78">
          <w:rPr>
            <w:rFonts w:ascii="Garamond" w:hAnsi="Garamond"/>
          </w:rPr>
          <w:t xml:space="preserve"> bald so </w:t>
        </w:r>
        <w:proofErr w:type="spellStart"/>
        <w:r w:rsidRPr="00746F78">
          <w:rPr>
            <w:rFonts w:ascii="Garamond" w:hAnsi="Garamond"/>
          </w:rPr>
          <w:t>schlagen</w:t>
        </w:r>
        <w:proofErr w:type="spellEnd"/>
        <w:r w:rsidRPr="00746F78">
          <w:rPr>
            <w:rFonts w:ascii="Garamond" w:hAnsi="Garamond"/>
          </w:rPr>
          <w:t xml:space="preserve">: [Example 2.10b] u. s. f. </w:t>
        </w:r>
        <w:proofErr w:type="spellStart"/>
        <w:r w:rsidRPr="00746F78">
          <w:rPr>
            <w:rFonts w:ascii="Garamond" w:hAnsi="Garamond"/>
          </w:rPr>
          <w:t>oder</w:t>
        </w:r>
        <w:proofErr w:type="spellEnd"/>
        <w:r w:rsidRPr="00746F78">
          <w:rPr>
            <w:rFonts w:ascii="Garamond" w:hAnsi="Garamond"/>
          </w:rPr>
          <w:t xml:space="preserve"> so: [Example 2.10c] u. s. f. um die </w:t>
        </w:r>
        <w:proofErr w:type="spellStart"/>
        <w:r w:rsidRPr="00746F78">
          <w:rPr>
            <w:rFonts w:ascii="Garamond" w:hAnsi="Garamond"/>
          </w:rPr>
          <w:t>St</w:t>
        </w:r>
        <w:r w:rsidRPr="00746F78">
          <w:rPr>
            <w:rFonts w:ascii="Garamond" w:hAnsi="Garamond" w:cstheme="minorHAnsi"/>
          </w:rPr>
          <w:t>ä</w:t>
        </w:r>
        <w:r w:rsidRPr="00746F78">
          <w:rPr>
            <w:rFonts w:ascii="Garamond" w:hAnsi="Garamond"/>
          </w:rPr>
          <w:t>rke</w:t>
        </w:r>
        <w:proofErr w:type="spellEnd"/>
        <w:r w:rsidRPr="00746F78">
          <w:rPr>
            <w:rFonts w:ascii="Garamond" w:hAnsi="Garamond"/>
          </w:rPr>
          <w:t xml:space="preserve"> </w:t>
        </w:r>
        <w:proofErr w:type="spellStart"/>
        <w:r w:rsidRPr="00746F78">
          <w:rPr>
            <w:rFonts w:ascii="Garamond" w:hAnsi="Garamond"/>
          </w:rPr>
          <w:t>oder</w:t>
        </w:r>
        <w:proofErr w:type="spellEnd"/>
        <w:r w:rsidRPr="00746F78">
          <w:rPr>
            <w:rFonts w:ascii="Garamond" w:hAnsi="Garamond"/>
          </w:rPr>
          <w:t xml:space="preserve"> den Ton der drey, </w:t>
        </w:r>
        <w:proofErr w:type="spellStart"/>
        <w:r w:rsidRPr="00746F78">
          <w:rPr>
            <w:rFonts w:ascii="Garamond" w:hAnsi="Garamond"/>
          </w:rPr>
          <w:t>oder</w:t>
        </w:r>
        <w:proofErr w:type="spellEnd"/>
        <w:r w:rsidRPr="00746F78">
          <w:rPr>
            <w:rFonts w:ascii="Garamond" w:hAnsi="Garamond"/>
          </w:rPr>
          <w:t xml:space="preserve"> vier auf </w:t>
        </w:r>
        <w:proofErr w:type="spellStart"/>
        <w:r w:rsidRPr="00746F78">
          <w:rPr>
            <w:rFonts w:ascii="Garamond" w:hAnsi="Garamond"/>
          </w:rPr>
          <w:t>einen</w:t>
        </w:r>
        <w:proofErr w:type="spellEnd"/>
        <w:r w:rsidRPr="00746F78">
          <w:rPr>
            <w:rFonts w:ascii="Garamond" w:hAnsi="Garamond"/>
          </w:rPr>
          <w:t xml:space="preserve"> Takt </w:t>
        </w:r>
        <w:proofErr w:type="spellStart"/>
        <w:r w:rsidRPr="00746F78">
          <w:rPr>
            <w:rFonts w:ascii="Garamond" w:hAnsi="Garamond"/>
          </w:rPr>
          <w:t>gehenden</w:t>
        </w:r>
        <w:proofErr w:type="spellEnd"/>
        <w:r w:rsidRPr="00746F78">
          <w:rPr>
            <w:rFonts w:ascii="Garamond" w:hAnsi="Garamond"/>
          </w:rPr>
          <w:t xml:space="preserve"> </w:t>
        </w:r>
        <w:proofErr w:type="spellStart"/>
        <w:r w:rsidRPr="00746F78">
          <w:rPr>
            <w:rFonts w:ascii="Garamond" w:hAnsi="Garamond"/>
          </w:rPr>
          <w:t>Schl</w:t>
        </w:r>
        <w:r w:rsidRPr="00746F78">
          <w:rPr>
            <w:rFonts w:ascii="Garamond" w:hAnsi="Garamond" w:cstheme="minorHAnsi"/>
          </w:rPr>
          <w:t>ä</w:t>
        </w:r>
        <w:r w:rsidRPr="00746F78">
          <w:rPr>
            <w:rFonts w:ascii="Garamond" w:hAnsi="Garamond"/>
          </w:rPr>
          <w:t>gen</w:t>
        </w:r>
        <w:proofErr w:type="spellEnd"/>
        <w:r w:rsidRPr="00746F78">
          <w:rPr>
            <w:rFonts w:ascii="Garamond" w:hAnsi="Garamond"/>
          </w:rPr>
          <w:t xml:space="preserve"> </w:t>
        </w:r>
        <w:proofErr w:type="spellStart"/>
        <w:r w:rsidRPr="00746F78">
          <w:rPr>
            <w:rFonts w:ascii="Garamond" w:hAnsi="Garamond"/>
          </w:rPr>
          <w:t>etwas</w:t>
        </w:r>
        <w:proofErr w:type="spellEnd"/>
        <w:r w:rsidRPr="00746F78">
          <w:rPr>
            <w:rFonts w:ascii="Garamond" w:hAnsi="Garamond"/>
          </w:rPr>
          <w:t xml:space="preserve"> </w:t>
        </w:r>
        <w:proofErr w:type="spellStart"/>
        <w:r w:rsidRPr="00746F78">
          <w:rPr>
            <w:rFonts w:ascii="Garamond" w:hAnsi="Garamond"/>
          </w:rPr>
          <w:t>abzu</w:t>
        </w:r>
        <w:r w:rsidRPr="00746F78">
          <w:rPr>
            <w:rFonts w:ascii="Garamond" w:hAnsi="Garamond" w:cstheme="minorHAnsi"/>
          </w:rPr>
          <w:t>ä</w:t>
        </w:r>
        <w:r w:rsidRPr="00746F78">
          <w:rPr>
            <w:rFonts w:ascii="Garamond" w:hAnsi="Garamond"/>
          </w:rPr>
          <w:t>ndern</w:t>
        </w:r>
        <w:proofErr w:type="spellEnd"/>
        <w:r w:rsidRPr="00746F78">
          <w:rPr>
            <w:rFonts w:ascii="Garamond" w:hAnsi="Garamond"/>
          </w:rPr>
          <w:t xml:space="preserve">, </w:t>
        </w:r>
        <w:proofErr w:type="spellStart"/>
        <w:r w:rsidRPr="00746F78">
          <w:rPr>
            <w:rFonts w:ascii="Garamond" w:hAnsi="Garamond"/>
          </w:rPr>
          <w:t>damit</w:t>
        </w:r>
        <w:proofErr w:type="spellEnd"/>
        <w:r w:rsidRPr="00746F78">
          <w:rPr>
            <w:rFonts w:ascii="Garamond" w:hAnsi="Garamond"/>
          </w:rPr>
          <w:t xml:space="preserve"> die </w:t>
        </w:r>
        <w:proofErr w:type="spellStart"/>
        <w:r w:rsidRPr="00746F78">
          <w:rPr>
            <w:rFonts w:ascii="Garamond" w:hAnsi="Garamond"/>
          </w:rPr>
          <w:t>Eintheilung</w:t>
        </w:r>
        <w:proofErr w:type="spellEnd"/>
        <w:r w:rsidRPr="00746F78">
          <w:rPr>
            <w:rFonts w:ascii="Garamond" w:hAnsi="Garamond"/>
          </w:rPr>
          <w:t xml:space="preserve"> in </w:t>
        </w:r>
        <w:proofErr w:type="spellStart"/>
        <w:r w:rsidRPr="00746F78">
          <w:rPr>
            <w:rFonts w:ascii="Garamond" w:hAnsi="Garamond"/>
          </w:rPr>
          <w:t>Glieder</w:t>
        </w:r>
        <w:proofErr w:type="spellEnd"/>
        <w:r w:rsidRPr="00746F78">
          <w:rPr>
            <w:rFonts w:ascii="Garamond" w:hAnsi="Garamond"/>
          </w:rPr>
          <w:t xml:space="preserve"> dem Ohr </w:t>
        </w:r>
        <w:proofErr w:type="spellStart"/>
        <w:r w:rsidRPr="00746F78">
          <w:rPr>
            <w:rFonts w:ascii="Garamond" w:hAnsi="Garamond"/>
          </w:rPr>
          <w:t>merklich</w:t>
        </w:r>
        <w:proofErr w:type="spellEnd"/>
        <w:r w:rsidRPr="00746F78">
          <w:rPr>
            <w:rFonts w:ascii="Garamond" w:hAnsi="Garamond"/>
          </w:rPr>
          <w:t xml:space="preserve"> </w:t>
        </w:r>
        <w:proofErr w:type="spellStart"/>
        <w:r w:rsidRPr="00746F78">
          <w:rPr>
            <w:rFonts w:ascii="Garamond" w:hAnsi="Garamond"/>
          </w:rPr>
          <w:t>werde</w:t>
        </w:r>
        <w:proofErr w:type="spellEnd"/>
        <w:r w:rsidRPr="00746F78">
          <w:rPr>
            <w:rFonts w:ascii="Garamond" w:hAnsi="Garamond"/>
          </w:rPr>
          <w:t>.” (</w:t>
        </w:r>
        <w:proofErr w:type="spellStart"/>
        <w:r w:rsidRPr="00746F78">
          <w:rPr>
            <w:rFonts w:ascii="Garamond" w:hAnsi="Garamond"/>
          </w:rPr>
          <w:t>Kirnberger</w:t>
        </w:r>
        <w:proofErr w:type="spellEnd"/>
        <w:r w:rsidRPr="00746F78">
          <w:rPr>
            <w:rFonts w:ascii="Garamond" w:hAnsi="Garamond"/>
          </w:rPr>
          <w:t xml:space="preserve"> and Schulz 1794, 97, cited in Mirka 2009, 47). In the second volume of the first edition, this quotation and the notations cited here as Example 5 (Mirka’s example 2.11) are </w:t>
        </w:r>
      </w:ins>
      <w:ins w:id="219" w:author="Kyle Hutchinson" w:date="2025-08-22T09:27:00Z" w16du:dateUtc="2025-08-22T13:27:00Z">
        <w:r>
          <w:rPr>
            <w:rFonts w:ascii="Garamond" w:hAnsi="Garamond"/>
          </w:rPr>
          <w:t>from</w:t>
        </w:r>
      </w:ins>
      <w:ins w:id="220" w:author="Kyle Hutchinson" w:date="2025-08-22T09:23:00Z" w16du:dateUtc="2025-08-22T13:23:00Z">
        <w:r w:rsidRPr="00746F78">
          <w:rPr>
            <w:rFonts w:ascii="Garamond" w:hAnsi="Garamond"/>
          </w:rPr>
          <w:t xml:space="preserve"> </w:t>
        </w:r>
        <w:proofErr w:type="spellStart"/>
        <w:r w:rsidRPr="00746F78">
          <w:rPr>
            <w:rFonts w:ascii="Garamond" w:hAnsi="Garamond"/>
          </w:rPr>
          <w:t>Kirnberger</w:t>
        </w:r>
        <w:proofErr w:type="spellEnd"/>
        <w:r w:rsidRPr="00746F78">
          <w:rPr>
            <w:rFonts w:ascii="Garamond" w:hAnsi="Garamond"/>
          </w:rPr>
          <w:t xml:space="preserve"> and Schulz (1774, 980). This is the edition that would have been available to Bach while working on the symphony. See also the discussion of subjective </w:t>
        </w:r>
        <w:proofErr w:type="spellStart"/>
        <w:r w:rsidRPr="00746F78">
          <w:rPr>
            <w:rFonts w:ascii="Garamond" w:hAnsi="Garamond"/>
          </w:rPr>
          <w:t>rhythmization</w:t>
        </w:r>
        <w:proofErr w:type="spellEnd"/>
        <w:r w:rsidRPr="00746F78">
          <w:rPr>
            <w:rFonts w:ascii="Garamond" w:hAnsi="Garamond"/>
          </w:rPr>
          <w:t xml:space="preserve"> in London (2012, 13–15).</w:t>
        </w:r>
      </w:ins>
    </w:p>
  </w:footnote>
  <w:footnote w:id="14">
    <w:p w14:paraId="31B69AF8" w14:textId="0F837994" w:rsidR="00185CB6" w:rsidRPr="00746F78" w:rsidRDefault="00185CB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FA1D7B" w:rsidRPr="00746F78">
        <w:rPr>
          <w:rFonts w:ascii="Garamond" w:hAnsi="Garamond"/>
        </w:rPr>
        <w:t xml:space="preserve">This, of course, is </w:t>
      </w:r>
      <w:proofErr w:type="gramStart"/>
      <w:r w:rsidR="00FA1D7B" w:rsidRPr="00746F78">
        <w:rPr>
          <w:rFonts w:ascii="Garamond" w:hAnsi="Garamond"/>
        </w:rPr>
        <w:t>similar to</w:t>
      </w:r>
      <w:proofErr w:type="gramEnd"/>
      <w:r w:rsidR="00FA1D7B" w:rsidRPr="00746F78">
        <w:rPr>
          <w:rFonts w:ascii="Garamond" w:hAnsi="Garamond"/>
        </w:rPr>
        <w:t xml:space="preserve"> the presentation of the surface of Mozart’s G-minor Symphony (K. 550) opening in Lerdahl and </w:t>
      </w:r>
      <w:proofErr w:type="spellStart"/>
      <w:r w:rsidR="00FA1D7B" w:rsidRPr="00746F78">
        <w:rPr>
          <w:rFonts w:ascii="Garamond" w:hAnsi="Garamond"/>
        </w:rPr>
        <w:t>Jackendoff</w:t>
      </w:r>
      <w:proofErr w:type="spellEnd"/>
      <w:r w:rsidR="00FA1D7B" w:rsidRPr="00746F78">
        <w:rPr>
          <w:rFonts w:ascii="Garamond" w:hAnsi="Garamond"/>
        </w:rPr>
        <w:t xml:space="preserve"> (1983, 74); see also Mirka’s (2009, 49) survey of Koch’s discussion of metric notation. </w:t>
      </w:r>
      <w:r w:rsidRPr="00746F78">
        <w:rPr>
          <w:rFonts w:ascii="Garamond" w:hAnsi="Garamond"/>
        </w:rPr>
        <w:t xml:space="preserve">When </w:t>
      </w:r>
      <w:r w:rsidR="00812437" w:rsidRPr="00746F78">
        <w:rPr>
          <w:rFonts w:ascii="Garamond" w:hAnsi="Garamond"/>
        </w:rPr>
        <w:t xml:space="preserve">experimenting informally </w:t>
      </w:r>
      <w:r w:rsidRPr="00746F78">
        <w:rPr>
          <w:rFonts w:ascii="Garamond" w:hAnsi="Garamond"/>
        </w:rPr>
        <w:t>with a recording, a room full of music theorists was unsure how to conduct half notes in the opening passage of the symphony, though they</w:t>
      </w:r>
      <w:r w:rsidR="007C31EC">
        <w:rPr>
          <w:rFonts w:ascii="Garamond" w:hAnsi="Garamond"/>
        </w:rPr>
        <w:t xml:space="preserve"> agreed on the</w:t>
      </w:r>
      <w:r w:rsidR="00EA7E40" w:rsidRPr="00746F78">
        <w:rPr>
          <w:rFonts w:ascii="Garamond" w:hAnsi="Garamond"/>
        </w:rPr>
        <w:t xml:space="preserve"> </w:t>
      </w:r>
      <w:r w:rsidR="00812437" w:rsidRPr="00746F78">
        <w:rPr>
          <w:rFonts w:ascii="Garamond" w:hAnsi="Garamond"/>
        </w:rPr>
        <w:t xml:space="preserve">half-note </w:t>
      </w:r>
      <w:r w:rsidRPr="00746F78">
        <w:rPr>
          <w:rFonts w:ascii="Garamond" w:hAnsi="Garamond"/>
        </w:rPr>
        <w:t>tactus</w:t>
      </w:r>
      <w:r w:rsidR="00812437" w:rsidRPr="00746F78">
        <w:rPr>
          <w:rFonts w:ascii="Garamond" w:hAnsi="Garamond"/>
        </w:rPr>
        <w:t xml:space="preserve"> itself.</w:t>
      </w:r>
    </w:p>
  </w:footnote>
  <w:footnote w:id="15">
    <w:p w14:paraId="74732B49" w14:textId="3BD51BF0" w:rsidR="00614116" w:rsidRPr="00746F78" w:rsidRDefault="0061411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hyperlink r:id="rId1" w:history="1">
        <w:r w:rsidRPr="00746F78">
          <w:rPr>
            <w:rStyle w:val="Hyperlink"/>
            <w:rFonts w:ascii="Garamond" w:hAnsi="Garamond"/>
          </w:rPr>
          <w:t>https://www.youtube.com/watch?v=2PJ6TiWIw08</w:t>
        </w:r>
      </w:hyperlink>
      <w:r w:rsidRPr="00746F78">
        <w:rPr>
          <w:rFonts w:ascii="Garamond" w:hAnsi="Garamond"/>
        </w:rPr>
        <w:t xml:space="preserve"> accessed August 9, 2025.</w:t>
      </w:r>
    </w:p>
    <w:p w14:paraId="0150884F" w14:textId="77777777" w:rsidR="00614116" w:rsidRPr="00746F78" w:rsidRDefault="00614116" w:rsidP="002743CD">
      <w:pPr>
        <w:pStyle w:val="FootnoteText"/>
        <w:spacing w:line="480" w:lineRule="auto"/>
        <w:rPr>
          <w:rFonts w:ascii="Garamond" w:hAnsi="Garamond"/>
        </w:rPr>
      </w:pPr>
    </w:p>
  </w:footnote>
  <w:footnote w:id="16">
    <w:p w14:paraId="246C372E" w14:textId="77777777" w:rsidR="0064154C" w:rsidRPr="00746F78" w:rsidDel="00E033C8" w:rsidRDefault="0064154C" w:rsidP="002743CD">
      <w:pPr>
        <w:pStyle w:val="FootnoteText"/>
        <w:spacing w:line="480" w:lineRule="auto"/>
        <w:rPr>
          <w:del w:id="278" w:author="Kyle Hutchinson" w:date="2025-08-22T09:29:00Z" w16du:dateUtc="2025-08-22T13:29:00Z"/>
          <w:rFonts w:ascii="Garamond" w:hAnsi="Garamond"/>
        </w:rPr>
      </w:pPr>
      <w:del w:id="279" w:author="Kyle Hutchinson" w:date="2025-08-22T09:29:00Z" w16du:dateUtc="2025-08-22T13:29:00Z">
        <w:r w:rsidRPr="00746F78" w:rsidDel="00E033C8">
          <w:rPr>
            <w:rStyle w:val="FootnoteReference"/>
            <w:rFonts w:ascii="Garamond" w:hAnsi="Garamond"/>
          </w:rPr>
          <w:footnoteRef/>
        </w:r>
        <w:r w:rsidRPr="00746F78" w:rsidDel="00E033C8">
          <w:rPr>
            <w:rFonts w:ascii="Garamond" w:hAnsi="Garamond"/>
          </w:rPr>
          <w:delText xml:space="preserve"> For an entry point into discussions of authorial intent, see Haimo (1996).</w:delText>
        </w:r>
      </w:del>
    </w:p>
  </w:footnote>
  <w:footnote w:id="17">
    <w:p w14:paraId="14A59A0C" w14:textId="2A22E64F" w:rsidR="00233367" w:rsidRPr="00746F78" w:rsidDel="00E033C8" w:rsidRDefault="00233367" w:rsidP="002743CD">
      <w:pPr>
        <w:pStyle w:val="FootnoteText"/>
        <w:spacing w:line="480" w:lineRule="auto"/>
        <w:rPr>
          <w:del w:id="280" w:author="Kyle Hutchinson" w:date="2025-08-22T09:29:00Z" w16du:dateUtc="2025-08-22T13:29:00Z"/>
          <w:rFonts w:ascii="Garamond" w:hAnsi="Garamond"/>
        </w:rPr>
      </w:pPr>
      <w:del w:id="281" w:author="Kyle Hutchinson" w:date="2025-08-22T09:29:00Z" w16du:dateUtc="2025-08-22T13:29:00Z">
        <w:r w:rsidRPr="00746F78" w:rsidDel="00E033C8">
          <w:rPr>
            <w:rStyle w:val="FootnoteReference"/>
            <w:rFonts w:ascii="Garamond" w:hAnsi="Garamond"/>
          </w:rPr>
          <w:footnoteRef/>
        </w:r>
        <w:r w:rsidRPr="00746F78" w:rsidDel="00E033C8">
          <w:rPr>
            <w:rFonts w:ascii="Garamond" w:hAnsi="Garamond"/>
          </w:rPr>
          <w:delText xml:space="preserve"> This is letter #22 in Clark’s numbering (1997, 17–18). Frustratingly, Suchalla’s edition</w:delText>
        </w:r>
        <w:r w:rsidR="004C23B7" w:rsidRPr="00746F78" w:rsidDel="00E033C8">
          <w:rPr>
            <w:rFonts w:ascii="Garamond" w:hAnsi="Garamond"/>
          </w:rPr>
          <w:delText xml:space="preserve"> (1994, 1: 177–179, document 75)</w:delText>
        </w:r>
        <w:r w:rsidRPr="00746F78" w:rsidDel="00E033C8">
          <w:rPr>
            <w:rFonts w:ascii="Garamond" w:hAnsi="Garamond"/>
          </w:rPr>
          <w:delText xml:space="preserve"> has a fragmentary version of this letter</w:delText>
        </w:r>
        <w:r w:rsidR="004C23B7" w:rsidRPr="00746F78" w:rsidDel="00E033C8">
          <w:rPr>
            <w:rFonts w:ascii="Garamond" w:hAnsi="Garamond"/>
          </w:rPr>
          <w:delText>, which does not include this key phrase—hence I was unable to track the German original that underlies Clark’s translation.</w:delText>
        </w:r>
      </w:del>
    </w:p>
  </w:footnote>
  <w:footnote w:id="18">
    <w:p w14:paraId="227A4CFF" w14:textId="55FF4AB0" w:rsidR="00280B96" w:rsidRPr="00746F78" w:rsidDel="00E033C8" w:rsidRDefault="00280B96" w:rsidP="002743CD">
      <w:pPr>
        <w:pStyle w:val="FootnoteText"/>
        <w:spacing w:line="480" w:lineRule="auto"/>
        <w:rPr>
          <w:del w:id="282" w:author="Kyle Hutchinson" w:date="2025-08-22T09:29:00Z" w16du:dateUtc="2025-08-22T13:29:00Z"/>
          <w:rFonts w:ascii="Garamond" w:hAnsi="Garamond"/>
        </w:rPr>
      </w:pPr>
      <w:del w:id="283" w:author="Kyle Hutchinson" w:date="2025-08-22T09:29:00Z" w16du:dateUtc="2025-08-22T13:29:00Z">
        <w:r w:rsidRPr="00746F78" w:rsidDel="00E033C8">
          <w:rPr>
            <w:rStyle w:val="FootnoteReference"/>
            <w:rFonts w:ascii="Garamond" w:hAnsi="Garamond"/>
          </w:rPr>
          <w:footnoteRef/>
        </w:r>
        <w:r w:rsidRPr="00746F78" w:rsidDel="00E033C8">
          <w:rPr>
            <w:rFonts w:ascii="Garamond" w:hAnsi="Garamond"/>
          </w:rPr>
          <w:delText xml:space="preserve"> Kidger (2005, vii).</w:delText>
        </w:r>
      </w:del>
    </w:p>
  </w:footnote>
  <w:footnote w:id="19">
    <w:p w14:paraId="4BCC952E" w14:textId="01649571" w:rsidR="006A2F2E" w:rsidRPr="00746F78" w:rsidDel="00E033C8" w:rsidRDefault="006A2F2E" w:rsidP="002743CD">
      <w:pPr>
        <w:pStyle w:val="FootnoteText"/>
        <w:spacing w:line="480" w:lineRule="auto"/>
        <w:rPr>
          <w:del w:id="290" w:author="Kyle Hutchinson" w:date="2025-08-22T09:23:00Z" w16du:dateUtc="2025-08-22T13:23:00Z"/>
          <w:rFonts w:ascii="Garamond" w:hAnsi="Garamond"/>
        </w:rPr>
      </w:pPr>
      <w:del w:id="291" w:author="Kyle Hutchinson" w:date="2025-08-22T09:23:00Z" w16du:dateUtc="2025-08-22T13:23:00Z">
        <w:r w:rsidRPr="00746F78" w:rsidDel="00E033C8">
          <w:rPr>
            <w:rStyle w:val="FootnoteReference"/>
            <w:rFonts w:ascii="Garamond" w:hAnsi="Garamond"/>
          </w:rPr>
          <w:footnoteRef/>
        </w:r>
        <w:r w:rsidRPr="00746F78" w:rsidDel="00E033C8">
          <w:rPr>
            <w:rFonts w:ascii="Garamond" w:hAnsi="Garamond"/>
          </w:rPr>
          <w:delText xml:space="preserve"> In the original: “Der Fa</w:delText>
        </w:r>
        <w:r w:rsidRPr="00746F78" w:rsidDel="00E033C8">
          <w:rPr>
            <w:rFonts w:ascii="Garamond" w:hAnsi="Garamond" w:cstheme="minorHAnsi"/>
          </w:rPr>
          <w:delText>ß</w:delText>
        </w:r>
        <w:r w:rsidRPr="00746F78" w:rsidDel="00E033C8">
          <w:rPr>
            <w:rFonts w:ascii="Garamond" w:hAnsi="Garamond"/>
          </w:rPr>
          <w:delText>binder, oder B</w:delText>
        </w:r>
        <w:r w:rsidRPr="00746F78" w:rsidDel="00E033C8">
          <w:rPr>
            <w:rFonts w:ascii="Garamond" w:hAnsi="Garamond" w:cstheme="minorHAnsi"/>
          </w:rPr>
          <w:delText>ö</w:delText>
        </w:r>
        <w:r w:rsidRPr="00746F78" w:rsidDel="00E033C8">
          <w:rPr>
            <w:rFonts w:ascii="Garamond" w:hAnsi="Garamond"/>
          </w:rPr>
          <w:delText>ttcher, der einen Reifen antreibt, der Kupferschmied, der einen Kessel h</w:delText>
        </w:r>
        <w:r w:rsidRPr="00746F78" w:rsidDel="00E033C8">
          <w:rPr>
            <w:rFonts w:ascii="Garamond" w:hAnsi="Garamond" w:cstheme="minorHAnsi"/>
          </w:rPr>
          <w:delText>ä</w:delText>
        </w:r>
        <w:r w:rsidRPr="00746F78" w:rsidDel="00E033C8">
          <w:rPr>
            <w:rFonts w:ascii="Garamond" w:hAnsi="Garamond"/>
          </w:rPr>
          <w:delText>mmert, f</w:delText>
        </w:r>
        <w:r w:rsidRPr="00746F78" w:rsidDel="00E033C8">
          <w:rPr>
            <w:rFonts w:ascii="Garamond" w:hAnsi="Garamond" w:cstheme="minorHAnsi"/>
          </w:rPr>
          <w:delText>ä</w:delText>
        </w:r>
        <w:r w:rsidRPr="00746F78" w:rsidDel="00E033C8">
          <w:rPr>
            <w:rFonts w:ascii="Garamond" w:hAnsi="Garamond"/>
          </w:rPr>
          <w:delText>llt gar bald darauf, seine Schl</w:delText>
        </w:r>
        <w:r w:rsidRPr="00746F78" w:rsidDel="00E033C8">
          <w:rPr>
            <w:rFonts w:ascii="Garamond" w:hAnsi="Garamond" w:cstheme="minorHAnsi"/>
          </w:rPr>
          <w:delText>ä</w:delText>
        </w:r>
        <w:r w:rsidRPr="00746F78" w:rsidDel="00E033C8">
          <w:rPr>
            <w:rFonts w:ascii="Garamond" w:hAnsi="Garamond"/>
          </w:rPr>
          <w:delText>ge nicht einzeln in v</w:delText>
        </w:r>
        <w:r w:rsidRPr="00746F78" w:rsidDel="00E033C8">
          <w:rPr>
            <w:rFonts w:ascii="Garamond" w:hAnsi="Garamond" w:cstheme="minorHAnsi"/>
          </w:rPr>
          <w:delText>ö</w:delText>
        </w:r>
        <w:r w:rsidRPr="00746F78" w:rsidDel="00E033C8">
          <w:rPr>
            <w:rFonts w:ascii="Garamond" w:hAnsi="Garamond"/>
          </w:rPr>
          <w:delText>lliger Gl</w:delText>
        </w:r>
        <w:r w:rsidR="00E210C3" w:rsidRPr="00746F78" w:rsidDel="00E033C8">
          <w:rPr>
            <w:rFonts w:ascii="Garamond" w:hAnsi="Garamond"/>
          </w:rPr>
          <w:delText>e</w:delText>
        </w:r>
        <w:r w:rsidRPr="00746F78" w:rsidDel="00E033C8">
          <w:rPr>
            <w:rFonts w:ascii="Garamond" w:hAnsi="Garamond"/>
          </w:rPr>
          <w:delText>ichheit so zu thun [Example 2.10a] u. s. f.</w:delText>
        </w:r>
        <w:r w:rsidR="005C5196" w:rsidRPr="00746F78" w:rsidDel="00E033C8">
          <w:rPr>
            <w:rFonts w:ascii="Garamond" w:hAnsi="Garamond"/>
          </w:rPr>
          <w:delText xml:space="preserve"> er wird bald so schlagen: [Example 2.10b] u. s. f. oder so: [Example 2.10c] u. s. f. um die St</w:delText>
        </w:r>
        <w:r w:rsidR="005C5196" w:rsidRPr="00746F78" w:rsidDel="00E033C8">
          <w:rPr>
            <w:rFonts w:ascii="Garamond" w:hAnsi="Garamond" w:cstheme="minorHAnsi"/>
          </w:rPr>
          <w:delText>ä</w:delText>
        </w:r>
        <w:r w:rsidR="005C5196" w:rsidRPr="00746F78" w:rsidDel="00E033C8">
          <w:rPr>
            <w:rFonts w:ascii="Garamond" w:hAnsi="Garamond"/>
          </w:rPr>
          <w:delText>rke oder den Ton der drey, oder vier auf einen Takt gehenden Schl</w:delText>
        </w:r>
        <w:r w:rsidR="005C5196" w:rsidRPr="00746F78" w:rsidDel="00E033C8">
          <w:rPr>
            <w:rFonts w:ascii="Garamond" w:hAnsi="Garamond" w:cstheme="minorHAnsi"/>
          </w:rPr>
          <w:delText>ä</w:delText>
        </w:r>
        <w:r w:rsidR="005C5196" w:rsidRPr="00746F78" w:rsidDel="00E033C8">
          <w:rPr>
            <w:rFonts w:ascii="Garamond" w:hAnsi="Garamond"/>
          </w:rPr>
          <w:delText>gen etwas abzu</w:delText>
        </w:r>
        <w:r w:rsidR="005C5196" w:rsidRPr="00746F78" w:rsidDel="00E033C8">
          <w:rPr>
            <w:rFonts w:ascii="Garamond" w:hAnsi="Garamond" w:cstheme="minorHAnsi"/>
          </w:rPr>
          <w:delText>ä</w:delText>
        </w:r>
        <w:r w:rsidR="005C5196" w:rsidRPr="00746F78" w:rsidDel="00E033C8">
          <w:rPr>
            <w:rFonts w:ascii="Garamond" w:hAnsi="Garamond"/>
          </w:rPr>
          <w:delText xml:space="preserve">ndern, damit die Eintheilung </w:delText>
        </w:r>
        <w:r w:rsidR="00913D77" w:rsidRPr="00746F78" w:rsidDel="00E033C8">
          <w:rPr>
            <w:rFonts w:ascii="Garamond" w:hAnsi="Garamond"/>
          </w:rPr>
          <w:delText>in Glieder dem Ohr merklich werde.” (Kirnberger and Schulz 1794, 97, cited in Mirka 2009, 47).</w:delText>
        </w:r>
        <w:r w:rsidR="00E60863" w:rsidRPr="00746F78" w:rsidDel="00E033C8">
          <w:rPr>
            <w:rFonts w:ascii="Garamond" w:hAnsi="Garamond"/>
          </w:rPr>
          <w:delText xml:space="preserve"> </w:delText>
        </w:r>
        <w:r w:rsidR="00BF681E" w:rsidRPr="00746F78" w:rsidDel="00E033C8">
          <w:rPr>
            <w:rFonts w:ascii="Garamond" w:hAnsi="Garamond"/>
          </w:rPr>
          <w:delText xml:space="preserve">In the </w:delText>
        </w:r>
        <w:r w:rsidR="00074295" w:rsidRPr="00746F78" w:rsidDel="00E033C8">
          <w:rPr>
            <w:rFonts w:ascii="Garamond" w:hAnsi="Garamond"/>
          </w:rPr>
          <w:delText>second volume of the first</w:delText>
        </w:r>
        <w:r w:rsidR="00BF681E" w:rsidRPr="00746F78" w:rsidDel="00E033C8">
          <w:rPr>
            <w:rFonts w:ascii="Garamond" w:hAnsi="Garamond"/>
          </w:rPr>
          <w:delText xml:space="preserve"> edition, this quotation and the notat</w:delText>
        </w:r>
        <w:r w:rsidR="00727A4E" w:rsidRPr="00746F78" w:rsidDel="00E033C8">
          <w:rPr>
            <w:rFonts w:ascii="Garamond" w:hAnsi="Garamond"/>
          </w:rPr>
          <w:delText>ions</w:delText>
        </w:r>
        <w:r w:rsidR="00BF681E" w:rsidRPr="00746F78" w:rsidDel="00E033C8">
          <w:rPr>
            <w:rFonts w:ascii="Garamond" w:hAnsi="Garamond"/>
          </w:rPr>
          <w:delText xml:space="preserve"> cited here as Example </w:delText>
        </w:r>
        <w:r w:rsidR="00812437" w:rsidRPr="00746F78" w:rsidDel="00E033C8">
          <w:rPr>
            <w:rFonts w:ascii="Garamond" w:hAnsi="Garamond"/>
          </w:rPr>
          <w:delText>5</w:delText>
        </w:r>
        <w:r w:rsidR="00960117" w:rsidRPr="00746F78" w:rsidDel="00E033C8">
          <w:rPr>
            <w:rFonts w:ascii="Garamond" w:hAnsi="Garamond"/>
          </w:rPr>
          <w:delText xml:space="preserve"> (Mirka’s example 2.11)</w:delText>
        </w:r>
        <w:r w:rsidR="00BF681E" w:rsidRPr="00746F78" w:rsidDel="00E033C8">
          <w:rPr>
            <w:rFonts w:ascii="Garamond" w:hAnsi="Garamond"/>
          </w:rPr>
          <w:delText xml:space="preserve"> are at Kirnberger and Schulz (1774</w:delText>
        </w:r>
        <w:r w:rsidR="00040D4E" w:rsidRPr="00746F78" w:rsidDel="00E033C8">
          <w:rPr>
            <w:rFonts w:ascii="Garamond" w:hAnsi="Garamond"/>
          </w:rPr>
          <w:delText>, 980).</w:delText>
        </w:r>
        <w:r w:rsidR="00727A4E" w:rsidRPr="00746F78" w:rsidDel="00E033C8">
          <w:rPr>
            <w:rFonts w:ascii="Garamond" w:hAnsi="Garamond"/>
          </w:rPr>
          <w:delText xml:space="preserve"> This is the edition that </w:delText>
        </w:r>
        <w:r w:rsidR="00447A07" w:rsidRPr="00746F78" w:rsidDel="00E033C8">
          <w:rPr>
            <w:rFonts w:ascii="Garamond" w:hAnsi="Garamond"/>
          </w:rPr>
          <w:delText>would</w:delText>
        </w:r>
        <w:r w:rsidR="00727A4E" w:rsidRPr="00746F78" w:rsidDel="00E033C8">
          <w:rPr>
            <w:rFonts w:ascii="Garamond" w:hAnsi="Garamond"/>
          </w:rPr>
          <w:delText xml:space="preserve"> have been available to Bach while working on the symphony. </w:delText>
        </w:r>
        <w:r w:rsidR="00074295" w:rsidRPr="00746F78" w:rsidDel="00E033C8">
          <w:rPr>
            <w:rFonts w:ascii="Garamond" w:hAnsi="Garamond"/>
          </w:rPr>
          <w:delText xml:space="preserve">See </w:delText>
        </w:r>
        <w:r w:rsidR="00E60863" w:rsidRPr="00746F78" w:rsidDel="00E033C8">
          <w:rPr>
            <w:rFonts w:ascii="Garamond" w:hAnsi="Garamond"/>
          </w:rPr>
          <w:delText xml:space="preserve">also the </w:delText>
        </w:r>
        <w:r w:rsidR="00074295" w:rsidRPr="00746F78" w:rsidDel="00E033C8">
          <w:rPr>
            <w:rFonts w:ascii="Garamond" w:hAnsi="Garamond"/>
          </w:rPr>
          <w:delText>discussion</w:delText>
        </w:r>
        <w:r w:rsidR="00E60863" w:rsidRPr="00746F78" w:rsidDel="00E033C8">
          <w:rPr>
            <w:rFonts w:ascii="Garamond" w:hAnsi="Garamond"/>
          </w:rPr>
          <w:delText xml:space="preserve"> of subjective rhythmization in London (2012, 13–15).</w:delText>
        </w:r>
      </w:del>
    </w:p>
  </w:footnote>
  <w:footnote w:id="20">
    <w:p w14:paraId="779FC8AA" w14:textId="47C97D44" w:rsidR="00E23DAE" w:rsidRPr="00746F78" w:rsidRDefault="00E23DAE"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German original: “Der </w:t>
      </w:r>
      <w:proofErr w:type="spellStart"/>
      <w:r w:rsidRPr="00746F78">
        <w:rPr>
          <w:rFonts w:ascii="Garamond" w:hAnsi="Garamond"/>
        </w:rPr>
        <w:t>unaccentuirte</w:t>
      </w:r>
      <w:proofErr w:type="spellEnd"/>
      <w:r w:rsidRPr="00746F78">
        <w:rPr>
          <w:rFonts w:ascii="Garamond" w:hAnsi="Garamond"/>
        </w:rPr>
        <w:t xml:space="preserve"> </w:t>
      </w:r>
      <w:proofErr w:type="spellStart"/>
      <w:r w:rsidRPr="00746F78">
        <w:rPr>
          <w:rFonts w:ascii="Garamond" w:hAnsi="Garamond"/>
        </w:rPr>
        <w:t>blos</w:t>
      </w:r>
      <w:proofErr w:type="spellEnd"/>
      <w:r w:rsidRPr="00746F78">
        <w:rPr>
          <w:rFonts w:ascii="Garamond" w:hAnsi="Garamond"/>
        </w:rPr>
        <w:t xml:space="preserve"> </w:t>
      </w:r>
      <w:proofErr w:type="spellStart"/>
      <w:r w:rsidRPr="00746F78">
        <w:rPr>
          <w:rFonts w:ascii="Garamond" w:hAnsi="Garamond"/>
        </w:rPr>
        <w:t>str</w:t>
      </w:r>
      <w:r w:rsidRPr="00746F78">
        <w:rPr>
          <w:rFonts w:ascii="Garamond" w:hAnsi="Garamond" w:cstheme="minorHAnsi"/>
        </w:rPr>
        <w:t>ö</w:t>
      </w:r>
      <w:r w:rsidRPr="00746F78">
        <w:rPr>
          <w:rFonts w:ascii="Garamond" w:hAnsi="Garamond"/>
        </w:rPr>
        <w:t>mende</w:t>
      </w:r>
      <w:proofErr w:type="spellEnd"/>
      <w:r w:rsidRPr="00746F78">
        <w:rPr>
          <w:rFonts w:ascii="Garamond" w:hAnsi="Garamond"/>
        </w:rPr>
        <w:t xml:space="preserve"> Gesang </w:t>
      </w:r>
      <w:proofErr w:type="spellStart"/>
      <w:r w:rsidRPr="00746F78">
        <w:rPr>
          <w:rFonts w:ascii="Garamond" w:hAnsi="Garamond"/>
        </w:rPr>
        <w:t>gleichet</w:t>
      </w:r>
      <w:proofErr w:type="spellEnd"/>
      <w:r w:rsidRPr="00746F78">
        <w:rPr>
          <w:rFonts w:ascii="Garamond" w:hAnsi="Garamond"/>
        </w:rPr>
        <w:t xml:space="preserve"> </w:t>
      </w:r>
      <w:proofErr w:type="spellStart"/>
      <w:r w:rsidRPr="00746F78">
        <w:rPr>
          <w:rFonts w:ascii="Garamond" w:hAnsi="Garamond"/>
        </w:rPr>
        <w:t>einer</w:t>
      </w:r>
      <w:proofErr w:type="spellEnd"/>
      <w:r w:rsidRPr="00746F78">
        <w:rPr>
          <w:rFonts w:ascii="Garamond" w:hAnsi="Garamond"/>
        </w:rPr>
        <w:t xml:space="preserve"> </w:t>
      </w:r>
      <w:proofErr w:type="spellStart"/>
      <w:r w:rsidRPr="00746F78">
        <w:rPr>
          <w:rFonts w:ascii="Garamond" w:hAnsi="Garamond"/>
        </w:rPr>
        <w:t>durchaus</w:t>
      </w:r>
      <w:proofErr w:type="spellEnd"/>
      <w:r w:rsidRPr="00746F78">
        <w:rPr>
          <w:rFonts w:ascii="Garamond" w:hAnsi="Garamond"/>
        </w:rPr>
        <w:t xml:space="preserve"> </w:t>
      </w:r>
      <w:proofErr w:type="spellStart"/>
      <w:r w:rsidRPr="00746F78">
        <w:rPr>
          <w:rFonts w:ascii="Garamond" w:hAnsi="Garamond"/>
        </w:rPr>
        <w:t>steten</w:t>
      </w:r>
      <w:proofErr w:type="spellEnd"/>
      <w:r w:rsidRPr="00746F78">
        <w:rPr>
          <w:rFonts w:ascii="Garamond" w:hAnsi="Garamond"/>
        </w:rPr>
        <w:t xml:space="preserve"> </w:t>
      </w:r>
      <w:proofErr w:type="spellStart"/>
      <w:r w:rsidRPr="00746F78">
        <w:rPr>
          <w:rFonts w:ascii="Garamond" w:hAnsi="Garamond"/>
        </w:rPr>
        <w:t>Bewegung</w:t>
      </w:r>
      <w:proofErr w:type="spellEnd"/>
      <w:r w:rsidRPr="00746F78">
        <w:rPr>
          <w:rFonts w:ascii="Garamond" w:hAnsi="Garamond"/>
        </w:rPr>
        <w:t xml:space="preserve">, </w:t>
      </w:r>
      <w:proofErr w:type="spellStart"/>
      <w:r w:rsidRPr="00746F78">
        <w:rPr>
          <w:rFonts w:ascii="Garamond" w:hAnsi="Garamond"/>
        </w:rPr>
        <w:t>wie</w:t>
      </w:r>
      <w:proofErr w:type="spellEnd"/>
      <w:r w:rsidRPr="00746F78">
        <w:rPr>
          <w:rFonts w:ascii="Garamond" w:hAnsi="Garamond"/>
        </w:rPr>
        <w:t xml:space="preserve"> die </w:t>
      </w:r>
      <w:proofErr w:type="spellStart"/>
      <w:r w:rsidRPr="00746F78">
        <w:rPr>
          <w:rFonts w:ascii="Garamond" w:hAnsi="Garamond"/>
        </w:rPr>
        <w:t>ist</w:t>
      </w:r>
      <w:proofErr w:type="spellEnd"/>
      <w:r w:rsidRPr="00746F78">
        <w:rPr>
          <w:rFonts w:ascii="Garamond" w:hAnsi="Garamond"/>
        </w:rPr>
        <w:t xml:space="preserve">, </w:t>
      </w:r>
      <w:proofErr w:type="spellStart"/>
      <w:r w:rsidRPr="00746F78">
        <w:rPr>
          <w:rFonts w:ascii="Garamond" w:hAnsi="Garamond"/>
        </w:rPr>
        <w:t>durch</w:t>
      </w:r>
      <w:proofErr w:type="spellEnd"/>
      <w:r w:rsidRPr="00746F78">
        <w:rPr>
          <w:rFonts w:ascii="Garamond" w:hAnsi="Garamond"/>
        </w:rPr>
        <w:t xml:space="preserve"> </w:t>
      </w:r>
      <w:proofErr w:type="spellStart"/>
      <w:r w:rsidRPr="00746F78">
        <w:rPr>
          <w:rFonts w:ascii="Garamond" w:hAnsi="Garamond"/>
        </w:rPr>
        <w:t>welche</w:t>
      </w:r>
      <w:proofErr w:type="spellEnd"/>
      <w:r w:rsidRPr="00746F78">
        <w:rPr>
          <w:rFonts w:ascii="Garamond" w:hAnsi="Garamond"/>
        </w:rPr>
        <w:t xml:space="preserve"> </w:t>
      </w:r>
      <w:proofErr w:type="spellStart"/>
      <w:r w:rsidRPr="00746F78">
        <w:rPr>
          <w:rFonts w:ascii="Garamond" w:hAnsi="Garamond"/>
        </w:rPr>
        <w:t>ein</w:t>
      </w:r>
      <w:proofErr w:type="spellEnd"/>
      <w:r w:rsidRPr="00746F78">
        <w:rPr>
          <w:rFonts w:ascii="Garamond" w:hAnsi="Garamond"/>
        </w:rPr>
        <w:t xml:space="preserve"> K</w:t>
      </w:r>
      <w:r w:rsidRPr="00746F78">
        <w:rPr>
          <w:rFonts w:ascii="Garamond" w:hAnsi="Garamond" w:cstheme="minorHAnsi"/>
        </w:rPr>
        <w:t>ö</w:t>
      </w:r>
      <w:r w:rsidRPr="00746F78">
        <w:rPr>
          <w:rFonts w:ascii="Garamond" w:hAnsi="Garamond"/>
        </w:rPr>
        <w:t xml:space="preserve">rper </w:t>
      </w:r>
      <w:proofErr w:type="spellStart"/>
      <w:r w:rsidRPr="00746F78">
        <w:rPr>
          <w:rFonts w:ascii="Garamond" w:hAnsi="Garamond"/>
        </w:rPr>
        <w:t>durch</w:t>
      </w:r>
      <w:proofErr w:type="spellEnd"/>
      <w:r w:rsidRPr="00746F78">
        <w:rPr>
          <w:rFonts w:ascii="Garamond" w:hAnsi="Garamond"/>
        </w:rPr>
        <w:t xml:space="preserve"> die Luft </w:t>
      </w:r>
      <w:proofErr w:type="spellStart"/>
      <w:r w:rsidRPr="00746F78">
        <w:rPr>
          <w:rFonts w:ascii="Garamond" w:hAnsi="Garamond"/>
        </w:rPr>
        <w:t>f</w:t>
      </w:r>
      <w:r w:rsidRPr="00746F78">
        <w:rPr>
          <w:rFonts w:ascii="Garamond" w:hAnsi="Garamond" w:cstheme="minorHAnsi"/>
        </w:rPr>
        <w:t>ä</w:t>
      </w:r>
      <w:r w:rsidRPr="00746F78">
        <w:rPr>
          <w:rFonts w:ascii="Garamond" w:hAnsi="Garamond"/>
        </w:rPr>
        <w:t>llt</w:t>
      </w:r>
      <w:proofErr w:type="spellEnd"/>
      <w:r w:rsidRPr="00746F78">
        <w:rPr>
          <w:rFonts w:ascii="Garamond" w:hAnsi="Garamond"/>
        </w:rPr>
        <w:t xml:space="preserve">, </w:t>
      </w:r>
      <w:proofErr w:type="spellStart"/>
      <w:r w:rsidRPr="00746F78">
        <w:rPr>
          <w:rFonts w:ascii="Garamond" w:hAnsi="Garamond"/>
        </w:rPr>
        <w:t>oder</w:t>
      </w:r>
      <w:proofErr w:type="spellEnd"/>
      <w:r w:rsidRPr="00746F78">
        <w:rPr>
          <w:rFonts w:ascii="Garamond" w:hAnsi="Garamond"/>
        </w:rPr>
        <w:t xml:space="preserve"> </w:t>
      </w:r>
      <w:proofErr w:type="spellStart"/>
      <w:r w:rsidRPr="00746F78">
        <w:rPr>
          <w:rFonts w:ascii="Garamond" w:hAnsi="Garamond"/>
        </w:rPr>
        <w:t>geworfen</w:t>
      </w:r>
      <w:proofErr w:type="spellEnd"/>
      <w:r w:rsidRPr="00746F78">
        <w:rPr>
          <w:rFonts w:ascii="Garamond" w:hAnsi="Garamond"/>
        </w:rPr>
        <w:t xml:space="preserve"> </w:t>
      </w:r>
      <w:proofErr w:type="spellStart"/>
      <w:r w:rsidRPr="00746F78">
        <w:rPr>
          <w:rFonts w:ascii="Garamond" w:hAnsi="Garamond"/>
        </w:rPr>
        <w:t>wird</w:t>
      </w:r>
      <w:proofErr w:type="spellEnd"/>
      <w:r w:rsidRPr="00746F78">
        <w:rPr>
          <w:rFonts w:ascii="Garamond" w:hAnsi="Garamond"/>
        </w:rPr>
        <w:t xml:space="preserve">; der </w:t>
      </w:r>
      <w:proofErr w:type="spellStart"/>
      <w:r w:rsidRPr="00746F78">
        <w:rPr>
          <w:rFonts w:ascii="Garamond" w:hAnsi="Garamond"/>
        </w:rPr>
        <w:t>accentuirte</w:t>
      </w:r>
      <w:proofErr w:type="spellEnd"/>
      <w:r w:rsidRPr="00746F78">
        <w:rPr>
          <w:rFonts w:ascii="Garamond" w:hAnsi="Garamond"/>
        </w:rPr>
        <w:t xml:space="preserve"> Gesang </w:t>
      </w:r>
      <w:proofErr w:type="spellStart"/>
      <w:r w:rsidRPr="00746F78">
        <w:rPr>
          <w:rFonts w:ascii="Garamond" w:hAnsi="Garamond"/>
        </w:rPr>
        <w:t>aber</w:t>
      </w:r>
      <w:proofErr w:type="spellEnd"/>
      <w:r w:rsidRPr="00746F78">
        <w:rPr>
          <w:rFonts w:ascii="Garamond" w:hAnsi="Garamond"/>
        </w:rPr>
        <w:t xml:space="preserve"> hat </w:t>
      </w:r>
      <w:proofErr w:type="spellStart"/>
      <w:r w:rsidRPr="00746F78">
        <w:rPr>
          <w:rFonts w:ascii="Garamond" w:hAnsi="Garamond"/>
        </w:rPr>
        <w:t>Aehnlichkeit</w:t>
      </w:r>
      <w:proofErr w:type="spellEnd"/>
      <w:r w:rsidRPr="00746F78">
        <w:rPr>
          <w:rFonts w:ascii="Garamond" w:hAnsi="Garamond"/>
        </w:rPr>
        <w:t xml:space="preserve"> </w:t>
      </w:r>
      <w:proofErr w:type="spellStart"/>
      <w:r w:rsidRPr="00746F78">
        <w:rPr>
          <w:rFonts w:ascii="Garamond" w:hAnsi="Garamond"/>
        </w:rPr>
        <w:t>mit</w:t>
      </w:r>
      <w:proofErr w:type="spellEnd"/>
      <w:r w:rsidRPr="00746F78">
        <w:rPr>
          <w:rFonts w:ascii="Garamond" w:hAnsi="Garamond"/>
        </w:rPr>
        <w:t xml:space="preserve"> </w:t>
      </w:r>
      <w:proofErr w:type="spellStart"/>
      <w:r w:rsidRPr="00746F78">
        <w:rPr>
          <w:rFonts w:ascii="Garamond" w:hAnsi="Garamond"/>
        </w:rPr>
        <w:t>einer</w:t>
      </w:r>
      <w:proofErr w:type="spellEnd"/>
      <w:r w:rsidRPr="00746F78">
        <w:rPr>
          <w:rFonts w:ascii="Garamond" w:hAnsi="Garamond"/>
        </w:rPr>
        <w:t xml:space="preserve"> in </w:t>
      </w:r>
      <w:proofErr w:type="spellStart"/>
      <w:r w:rsidRPr="00746F78">
        <w:rPr>
          <w:rFonts w:ascii="Garamond" w:hAnsi="Garamond"/>
        </w:rPr>
        <w:t>Schritte</w:t>
      </w:r>
      <w:proofErr w:type="spellEnd"/>
      <w:r w:rsidRPr="00746F78">
        <w:rPr>
          <w:rFonts w:ascii="Garamond" w:hAnsi="Garamond"/>
        </w:rPr>
        <w:t xml:space="preserve"> </w:t>
      </w:r>
      <w:proofErr w:type="spellStart"/>
      <w:r w:rsidRPr="00746F78">
        <w:rPr>
          <w:rFonts w:ascii="Garamond" w:hAnsi="Garamond"/>
        </w:rPr>
        <w:t>abgetheilten</w:t>
      </w:r>
      <w:proofErr w:type="spellEnd"/>
      <w:r w:rsidRPr="00746F78">
        <w:rPr>
          <w:rFonts w:ascii="Garamond" w:hAnsi="Garamond"/>
        </w:rPr>
        <w:t xml:space="preserve"> </w:t>
      </w:r>
      <w:proofErr w:type="spellStart"/>
      <w:r w:rsidRPr="00746F78">
        <w:rPr>
          <w:rFonts w:ascii="Garamond" w:hAnsi="Garamond"/>
        </w:rPr>
        <w:t>Bewegung</w:t>
      </w:r>
      <w:proofErr w:type="spellEnd"/>
      <w:r w:rsidRPr="00746F78">
        <w:rPr>
          <w:rFonts w:ascii="Garamond" w:hAnsi="Garamond"/>
        </w:rPr>
        <w:t xml:space="preserve">, </w:t>
      </w:r>
      <w:proofErr w:type="spellStart"/>
      <w:r w:rsidRPr="00746F78">
        <w:rPr>
          <w:rFonts w:ascii="Garamond" w:hAnsi="Garamond"/>
        </w:rPr>
        <w:t>oder</w:t>
      </w:r>
      <w:proofErr w:type="spellEnd"/>
      <w:r w:rsidRPr="00746F78">
        <w:rPr>
          <w:rFonts w:ascii="Garamond" w:hAnsi="Garamond"/>
        </w:rPr>
        <w:t xml:space="preserve"> das Ganges. Wie nun der Gang, </w:t>
      </w:r>
      <w:proofErr w:type="spellStart"/>
      <w:r w:rsidRPr="00746F78">
        <w:rPr>
          <w:rFonts w:ascii="Garamond" w:hAnsi="Garamond"/>
        </w:rPr>
        <w:t>noch</w:t>
      </w:r>
      <w:proofErr w:type="spellEnd"/>
      <w:r w:rsidRPr="00746F78">
        <w:rPr>
          <w:rFonts w:ascii="Garamond" w:hAnsi="Garamond"/>
        </w:rPr>
        <w:t xml:space="preserve"> </w:t>
      </w:r>
      <w:proofErr w:type="spellStart"/>
      <w:r w:rsidRPr="00746F78">
        <w:rPr>
          <w:rFonts w:ascii="Garamond" w:hAnsi="Garamond"/>
        </w:rPr>
        <w:t>au</w:t>
      </w:r>
      <w:r w:rsidRPr="00746F78">
        <w:rPr>
          <w:rFonts w:ascii="Garamond" w:hAnsi="Garamond" w:cstheme="minorHAnsi"/>
        </w:rPr>
        <w:t>ß</w:t>
      </w:r>
      <w:r w:rsidRPr="00746F78">
        <w:rPr>
          <w:rFonts w:ascii="Garamond" w:hAnsi="Garamond"/>
        </w:rPr>
        <w:t>er</w:t>
      </w:r>
      <w:proofErr w:type="spellEnd"/>
      <w:r w:rsidRPr="00746F78">
        <w:rPr>
          <w:rFonts w:ascii="Garamond" w:hAnsi="Garamond"/>
        </w:rPr>
        <w:t xml:space="preserve"> dem </w:t>
      </w:r>
      <w:proofErr w:type="spellStart"/>
      <w:r w:rsidRPr="00746F78">
        <w:rPr>
          <w:rFonts w:ascii="Garamond" w:hAnsi="Garamond"/>
        </w:rPr>
        <w:t>langsamen</w:t>
      </w:r>
      <w:proofErr w:type="spellEnd"/>
      <w:r w:rsidRPr="00746F78">
        <w:rPr>
          <w:rFonts w:ascii="Garamond" w:hAnsi="Garamond"/>
        </w:rPr>
        <w:t xml:space="preserve"> und </w:t>
      </w:r>
      <w:proofErr w:type="spellStart"/>
      <w:r w:rsidRPr="00746F78">
        <w:rPr>
          <w:rFonts w:ascii="Garamond" w:hAnsi="Garamond"/>
        </w:rPr>
        <w:t>geschwinden</w:t>
      </w:r>
      <w:proofErr w:type="spellEnd"/>
      <w:r w:rsidRPr="00746F78">
        <w:rPr>
          <w:rFonts w:ascii="Garamond" w:hAnsi="Garamond"/>
        </w:rPr>
        <w:t xml:space="preserve">, </w:t>
      </w:r>
      <w:proofErr w:type="spellStart"/>
      <w:r w:rsidRPr="00746F78">
        <w:rPr>
          <w:rFonts w:ascii="Garamond" w:hAnsi="Garamond"/>
        </w:rPr>
        <w:t>noch</w:t>
      </w:r>
      <w:proofErr w:type="spellEnd"/>
      <w:r w:rsidRPr="00746F78">
        <w:rPr>
          <w:rFonts w:ascii="Garamond" w:hAnsi="Garamond"/>
        </w:rPr>
        <w:t xml:space="preserve"> </w:t>
      </w:r>
      <w:proofErr w:type="spellStart"/>
      <w:r w:rsidRPr="00746F78">
        <w:rPr>
          <w:rFonts w:ascii="Garamond" w:hAnsi="Garamond"/>
        </w:rPr>
        <w:t>durch</w:t>
      </w:r>
      <w:proofErr w:type="spellEnd"/>
      <w:r w:rsidRPr="00746F78">
        <w:rPr>
          <w:rFonts w:ascii="Garamond" w:hAnsi="Garamond"/>
        </w:rPr>
        <w:t xml:space="preserve"> die Art der </w:t>
      </w:r>
      <w:proofErr w:type="spellStart"/>
      <w:r w:rsidRPr="00746F78">
        <w:rPr>
          <w:rFonts w:ascii="Garamond" w:hAnsi="Garamond"/>
        </w:rPr>
        <w:t>Schritte</w:t>
      </w:r>
      <w:proofErr w:type="spellEnd"/>
      <w:r w:rsidRPr="00746F78">
        <w:rPr>
          <w:rFonts w:ascii="Garamond" w:hAnsi="Garamond"/>
        </w:rPr>
        <w:t xml:space="preserve"> seinen </w:t>
      </w:r>
      <w:proofErr w:type="spellStart"/>
      <w:r w:rsidRPr="00746F78">
        <w:rPr>
          <w:rFonts w:ascii="Garamond" w:hAnsi="Garamond"/>
        </w:rPr>
        <w:t>bestimmten</w:t>
      </w:r>
      <w:proofErr w:type="spellEnd"/>
      <w:r w:rsidRPr="00746F78">
        <w:rPr>
          <w:rFonts w:ascii="Garamond" w:hAnsi="Garamond"/>
        </w:rPr>
        <w:t xml:space="preserve"> Charakter </w:t>
      </w:r>
      <w:proofErr w:type="spellStart"/>
      <w:r w:rsidRPr="00746F78">
        <w:rPr>
          <w:rFonts w:ascii="Garamond" w:hAnsi="Garamond"/>
        </w:rPr>
        <w:t>bekommt</w:t>
      </w:r>
      <w:proofErr w:type="spellEnd"/>
      <w:r w:rsidRPr="00746F78">
        <w:rPr>
          <w:rFonts w:ascii="Garamond" w:hAnsi="Garamond"/>
        </w:rPr>
        <w:t xml:space="preserve">, so </w:t>
      </w:r>
      <w:proofErr w:type="spellStart"/>
      <w:r w:rsidRPr="00746F78">
        <w:rPr>
          <w:rFonts w:ascii="Garamond" w:hAnsi="Garamond"/>
        </w:rPr>
        <w:t>geschieht</w:t>
      </w:r>
      <w:proofErr w:type="spellEnd"/>
      <w:r w:rsidRPr="00746F78">
        <w:rPr>
          <w:rFonts w:ascii="Garamond" w:hAnsi="Garamond"/>
        </w:rPr>
        <w:t xml:space="preserve"> es auf </w:t>
      </w:r>
      <w:proofErr w:type="spellStart"/>
      <w:r w:rsidRPr="00746F78">
        <w:rPr>
          <w:rFonts w:ascii="Garamond" w:hAnsi="Garamond"/>
        </w:rPr>
        <w:t>eine</w:t>
      </w:r>
      <w:proofErr w:type="spellEnd"/>
      <w:r w:rsidRPr="00746F78">
        <w:rPr>
          <w:rFonts w:ascii="Garamond" w:hAnsi="Garamond"/>
        </w:rPr>
        <w:t xml:space="preserve"> </w:t>
      </w:r>
      <w:proofErr w:type="spellStart"/>
      <w:r w:rsidRPr="00746F78">
        <w:rPr>
          <w:rFonts w:ascii="Garamond" w:hAnsi="Garamond"/>
        </w:rPr>
        <w:t>ganz</w:t>
      </w:r>
      <w:proofErr w:type="spellEnd"/>
      <w:r w:rsidRPr="00746F78">
        <w:rPr>
          <w:rFonts w:ascii="Garamond" w:hAnsi="Garamond"/>
        </w:rPr>
        <w:t xml:space="preserve"> </w:t>
      </w:r>
      <w:proofErr w:type="spellStart"/>
      <w:r w:rsidRPr="00746F78">
        <w:rPr>
          <w:rFonts w:ascii="Garamond" w:hAnsi="Garamond" w:cstheme="minorHAnsi"/>
        </w:rPr>
        <w:t>ä</w:t>
      </w:r>
      <w:r w:rsidRPr="00746F78">
        <w:rPr>
          <w:rFonts w:ascii="Garamond" w:hAnsi="Garamond"/>
        </w:rPr>
        <w:t>hnliche</w:t>
      </w:r>
      <w:proofErr w:type="spellEnd"/>
      <w:r w:rsidRPr="00746F78">
        <w:rPr>
          <w:rFonts w:ascii="Garamond" w:hAnsi="Garamond"/>
        </w:rPr>
        <w:t xml:space="preserve"> Weise, </w:t>
      </w:r>
      <w:proofErr w:type="spellStart"/>
      <w:r w:rsidRPr="00746F78">
        <w:rPr>
          <w:rFonts w:ascii="Garamond" w:hAnsi="Garamond"/>
        </w:rPr>
        <w:t>da</w:t>
      </w:r>
      <w:r w:rsidRPr="00746F78">
        <w:rPr>
          <w:rFonts w:ascii="Garamond" w:hAnsi="Garamond" w:cstheme="minorHAnsi"/>
        </w:rPr>
        <w:t>ß</w:t>
      </w:r>
      <w:proofErr w:type="spellEnd"/>
      <w:r w:rsidRPr="00746F78">
        <w:rPr>
          <w:rFonts w:ascii="Garamond" w:hAnsi="Garamond"/>
        </w:rPr>
        <w:t xml:space="preserve"> </w:t>
      </w:r>
      <w:proofErr w:type="spellStart"/>
      <w:r w:rsidRPr="00746F78">
        <w:rPr>
          <w:rFonts w:ascii="Garamond" w:hAnsi="Garamond"/>
        </w:rPr>
        <w:t>auch</w:t>
      </w:r>
      <w:proofErr w:type="spellEnd"/>
      <w:r w:rsidRPr="00746F78">
        <w:rPr>
          <w:rFonts w:ascii="Garamond" w:hAnsi="Garamond"/>
        </w:rPr>
        <w:t xml:space="preserve"> der Gesang seinen Charakter und </w:t>
      </w:r>
      <w:proofErr w:type="spellStart"/>
      <w:r w:rsidRPr="00746F78">
        <w:rPr>
          <w:rFonts w:ascii="Garamond" w:hAnsi="Garamond"/>
        </w:rPr>
        <w:t>Ausdruck</w:t>
      </w:r>
      <w:proofErr w:type="spellEnd"/>
      <w:r w:rsidRPr="00746F78">
        <w:rPr>
          <w:rFonts w:ascii="Garamond" w:hAnsi="Garamond"/>
        </w:rPr>
        <w:t xml:space="preserve"> </w:t>
      </w:r>
      <w:proofErr w:type="spellStart"/>
      <w:r w:rsidRPr="00746F78">
        <w:rPr>
          <w:rFonts w:ascii="Garamond" w:hAnsi="Garamond"/>
        </w:rPr>
        <w:t>erh</w:t>
      </w:r>
      <w:r w:rsidRPr="00746F78">
        <w:rPr>
          <w:rFonts w:ascii="Garamond" w:hAnsi="Garamond" w:cstheme="minorHAnsi"/>
        </w:rPr>
        <w:t>ä</w:t>
      </w:r>
      <w:r w:rsidRPr="00746F78">
        <w:rPr>
          <w:rFonts w:ascii="Garamond" w:hAnsi="Garamond"/>
        </w:rPr>
        <w:t>lt</w:t>
      </w:r>
      <w:proofErr w:type="spellEnd"/>
      <w:r w:rsidRPr="00746F78">
        <w:rPr>
          <w:rFonts w:ascii="Garamond" w:hAnsi="Garamond"/>
        </w:rPr>
        <w:t xml:space="preserve"> (1776, 114).</w:t>
      </w:r>
    </w:p>
  </w:footnote>
  <w:footnote w:id="21">
    <w:p w14:paraId="11894E1C" w14:textId="6781F394" w:rsidR="00185CB6" w:rsidRPr="00746F78" w:rsidRDefault="00185CB6"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German original: “Der </w:t>
      </w:r>
      <w:proofErr w:type="spellStart"/>
      <w:r w:rsidRPr="00746F78">
        <w:rPr>
          <w:rFonts w:ascii="Garamond" w:hAnsi="Garamond"/>
        </w:rPr>
        <w:t>Dreyzweyteltackt</w:t>
      </w:r>
      <w:proofErr w:type="spellEnd"/>
      <w:r w:rsidRPr="00746F78">
        <w:rPr>
          <w:rFonts w:ascii="Garamond" w:hAnsi="Garamond"/>
        </w:rPr>
        <w:t xml:space="preserve"> </w:t>
      </w:r>
      <w:proofErr w:type="spellStart"/>
      <w:r w:rsidRPr="00746F78">
        <w:rPr>
          <w:rFonts w:ascii="Garamond" w:hAnsi="Garamond"/>
        </w:rPr>
        <w:t>ist</w:t>
      </w:r>
      <w:proofErr w:type="spellEnd"/>
      <w:r w:rsidRPr="00746F78">
        <w:rPr>
          <w:rFonts w:ascii="Garamond" w:hAnsi="Garamond"/>
        </w:rPr>
        <w:t xml:space="preserve"> </w:t>
      </w:r>
      <w:proofErr w:type="spellStart"/>
      <w:r w:rsidRPr="00746F78">
        <w:rPr>
          <w:rFonts w:ascii="Garamond" w:hAnsi="Garamond"/>
        </w:rPr>
        <w:t>wegen</w:t>
      </w:r>
      <w:proofErr w:type="spellEnd"/>
      <w:r w:rsidRPr="00746F78">
        <w:rPr>
          <w:rFonts w:ascii="Garamond" w:hAnsi="Garamond"/>
        </w:rPr>
        <w:t xml:space="preserve"> des </w:t>
      </w:r>
      <w:proofErr w:type="spellStart"/>
      <w:r w:rsidRPr="00746F78">
        <w:rPr>
          <w:rFonts w:ascii="Garamond" w:hAnsi="Garamond"/>
        </w:rPr>
        <w:t>schweren</w:t>
      </w:r>
      <w:proofErr w:type="spellEnd"/>
      <w:r w:rsidRPr="00746F78">
        <w:rPr>
          <w:rFonts w:ascii="Garamond" w:hAnsi="Garamond"/>
        </w:rPr>
        <w:t xml:space="preserve"> und </w:t>
      </w:r>
      <w:proofErr w:type="spellStart"/>
      <w:r w:rsidRPr="00746F78">
        <w:rPr>
          <w:rFonts w:ascii="Garamond" w:hAnsi="Garamond"/>
        </w:rPr>
        <w:t>langsamen</w:t>
      </w:r>
      <w:proofErr w:type="spellEnd"/>
      <w:r w:rsidRPr="00746F78">
        <w:rPr>
          <w:rFonts w:ascii="Garamond" w:hAnsi="Garamond"/>
        </w:rPr>
        <w:t xml:space="preserve"> </w:t>
      </w:r>
      <w:proofErr w:type="spellStart"/>
      <w:r w:rsidRPr="00746F78">
        <w:rPr>
          <w:rFonts w:ascii="Garamond" w:hAnsi="Garamond"/>
        </w:rPr>
        <w:t>Vortrags</w:t>
      </w:r>
      <w:proofErr w:type="spellEnd"/>
      <w:r w:rsidRPr="00746F78">
        <w:rPr>
          <w:rFonts w:ascii="Garamond" w:hAnsi="Garamond"/>
        </w:rPr>
        <w:t xml:space="preserve">, den seine </w:t>
      </w:r>
      <w:proofErr w:type="spellStart"/>
      <w:r w:rsidRPr="00746F78">
        <w:rPr>
          <w:rFonts w:ascii="Garamond" w:hAnsi="Garamond"/>
        </w:rPr>
        <w:t>Notengattungen</w:t>
      </w:r>
      <w:proofErr w:type="spellEnd"/>
      <w:r w:rsidRPr="00746F78">
        <w:rPr>
          <w:rFonts w:ascii="Garamond" w:hAnsi="Garamond"/>
        </w:rPr>
        <w:t xml:space="preserve"> </w:t>
      </w:r>
      <w:proofErr w:type="spellStart"/>
      <w:r w:rsidRPr="00746F78">
        <w:rPr>
          <w:rFonts w:ascii="Garamond" w:hAnsi="Garamond"/>
        </w:rPr>
        <w:t>bezeichen</w:t>
      </w:r>
      <w:proofErr w:type="spellEnd"/>
      <w:r w:rsidRPr="00746F78">
        <w:rPr>
          <w:rFonts w:ascii="Garamond" w:hAnsi="Garamond"/>
        </w:rPr>
        <w:t xml:space="preserve">, </w:t>
      </w:r>
      <w:proofErr w:type="spellStart"/>
      <w:r w:rsidRPr="00746F78">
        <w:rPr>
          <w:rFonts w:ascii="Garamond" w:hAnsi="Garamond"/>
        </w:rPr>
        <w:t>zumal</w:t>
      </w:r>
      <w:proofErr w:type="spellEnd"/>
      <w:r w:rsidRPr="00746F78">
        <w:rPr>
          <w:rFonts w:ascii="Garamond" w:hAnsi="Garamond"/>
        </w:rPr>
        <w:t xml:space="preserve"> in </w:t>
      </w:r>
      <w:proofErr w:type="spellStart"/>
      <w:r w:rsidRPr="00746F78">
        <w:rPr>
          <w:rFonts w:ascii="Garamond" w:hAnsi="Garamond"/>
        </w:rPr>
        <w:t>Kirchenst</w:t>
      </w:r>
      <w:r w:rsidRPr="00746F78">
        <w:rPr>
          <w:rFonts w:ascii="Garamond" w:hAnsi="Garamond" w:cstheme="minorHAnsi"/>
        </w:rPr>
        <w:t>ü</w:t>
      </w:r>
      <w:r w:rsidRPr="00746F78">
        <w:rPr>
          <w:rFonts w:ascii="Garamond" w:hAnsi="Garamond"/>
        </w:rPr>
        <w:t>cken</w:t>
      </w:r>
      <w:proofErr w:type="spellEnd"/>
      <w:r w:rsidRPr="00746F78">
        <w:rPr>
          <w:rFonts w:ascii="Garamond" w:hAnsi="Garamond"/>
        </w:rPr>
        <w:t xml:space="preserve">, von dem </w:t>
      </w:r>
      <w:proofErr w:type="spellStart"/>
      <w:r w:rsidRPr="00746F78">
        <w:rPr>
          <w:rFonts w:ascii="Garamond" w:hAnsi="Garamond"/>
        </w:rPr>
        <w:t>vielf</w:t>
      </w:r>
      <w:r w:rsidRPr="00746F78">
        <w:rPr>
          <w:rFonts w:ascii="Garamond" w:hAnsi="Garamond" w:cstheme="minorHAnsi"/>
        </w:rPr>
        <w:t>ä</w:t>
      </w:r>
      <w:r w:rsidRPr="00746F78">
        <w:rPr>
          <w:rFonts w:ascii="Garamond" w:hAnsi="Garamond"/>
        </w:rPr>
        <w:t>ltigen</w:t>
      </w:r>
      <w:proofErr w:type="spellEnd"/>
      <w:r w:rsidRPr="00746F78">
        <w:rPr>
          <w:rFonts w:ascii="Garamond" w:hAnsi="Garamond"/>
        </w:rPr>
        <w:t xml:space="preserve"> </w:t>
      </w:r>
      <w:proofErr w:type="spellStart"/>
      <w:r w:rsidRPr="00746F78">
        <w:rPr>
          <w:rFonts w:ascii="Garamond" w:hAnsi="Garamond"/>
        </w:rPr>
        <w:t>Gebrauch</w:t>
      </w:r>
      <w:proofErr w:type="spellEnd"/>
      <w:r w:rsidRPr="00746F78">
        <w:rPr>
          <w:rFonts w:ascii="Garamond" w:hAnsi="Garamond"/>
        </w:rPr>
        <w:t xml:space="preserve">. In </w:t>
      </w:r>
      <w:proofErr w:type="spellStart"/>
      <w:r w:rsidRPr="00746F78">
        <w:rPr>
          <w:rFonts w:ascii="Garamond" w:hAnsi="Garamond"/>
        </w:rPr>
        <w:t>diesem</w:t>
      </w:r>
      <w:proofErr w:type="spellEnd"/>
      <w:r w:rsidRPr="00746F78">
        <w:rPr>
          <w:rFonts w:ascii="Garamond" w:hAnsi="Garamond"/>
        </w:rPr>
        <w:t xml:space="preserve"> Styl </w:t>
      </w:r>
      <w:proofErr w:type="spellStart"/>
      <w:r w:rsidRPr="00746F78">
        <w:rPr>
          <w:rFonts w:ascii="Garamond" w:hAnsi="Garamond"/>
        </w:rPr>
        <w:t>sind</w:t>
      </w:r>
      <w:proofErr w:type="spellEnd"/>
      <w:r w:rsidRPr="00746F78">
        <w:rPr>
          <w:rFonts w:ascii="Garamond" w:hAnsi="Garamond"/>
        </w:rPr>
        <w:t xml:space="preserve"> Viertel, </w:t>
      </w:r>
      <w:proofErr w:type="spellStart"/>
      <w:r w:rsidRPr="00746F78">
        <w:rPr>
          <w:rFonts w:ascii="Garamond" w:hAnsi="Garamond"/>
        </w:rPr>
        <w:t>h</w:t>
      </w:r>
      <w:r w:rsidRPr="00746F78">
        <w:rPr>
          <w:rFonts w:ascii="Garamond" w:hAnsi="Garamond" w:cstheme="minorHAnsi"/>
        </w:rPr>
        <w:t>ö</w:t>
      </w:r>
      <w:r w:rsidRPr="00746F78">
        <w:rPr>
          <w:rFonts w:ascii="Garamond" w:hAnsi="Garamond"/>
        </w:rPr>
        <w:t>chstens</w:t>
      </w:r>
      <w:proofErr w:type="spellEnd"/>
      <w:r w:rsidRPr="00746F78">
        <w:rPr>
          <w:rFonts w:ascii="Garamond" w:hAnsi="Garamond"/>
        </w:rPr>
        <w:t xml:space="preserve"> </w:t>
      </w:r>
      <w:proofErr w:type="spellStart"/>
      <w:r w:rsidRPr="00746F78">
        <w:rPr>
          <w:rFonts w:ascii="Garamond" w:hAnsi="Garamond"/>
        </w:rPr>
        <w:t>Achtel</w:t>
      </w:r>
      <w:proofErr w:type="spellEnd"/>
      <w:r w:rsidRPr="00746F78">
        <w:rPr>
          <w:rFonts w:ascii="Garamond" w:hAnsi="Garamond"/>
        </w:rPr>
        <w:t xml:space="preserve">, seine </w:t>
      </w:r>
      <w:proofErr w:type="spellStart"/>
      <w:r w:rsidRPr="00746F78">
        <w:rPr>
          <w:rFonts w:ascii="Garamond" w:hAnsi="Garamond"/>
        </w:rPr>
        <w:t>geschwindesten</w:t>
      </w:r>
      <w:proofErr w:type="spellEnd"/>
      <w:r w:rsidRPr="00746F78">
        <w:rPr>
          <w:rFonts w:ascii="Garamond" w:hAnsi="Garamond"/>
        </w:rPr>
        <w:t xml:space="preserve"> </w:t>
      </w:r>
      <w:proofErr w:type="spellStart"/>
      <w:r w:rsidRPr="00746F78">
        <w:rPr>
          <w:rFonts w:ascii="Garamond" w:hAnsi="Garamond"/>
        </w:rPr>
        <w:t>Notengattungen</w:t>
      </w:r>
      <w:proofErr w:type="spellEnd"/>
      <w:r w:rsidRPr="00746F78">
        <w:rPr>
          <w:rFonts w:ascii="Garamond" w:hAnsi="Garamond"/>
        </w:rPr>
        <w:t xml:space="preserve">. </w:t>
      </w:r>
      <w:proofErr w:type="spellStart"/>
      <w:r w:rsidRPr="00746F78">
        <w:rPr>
          <w:rFonts w:ascii="Garamond" w:hAnsi="Garamond"/>
        </w:rPr>
        <w:t>Im</w:t>
      </w:r>
      <w:proofErr w:type="spellEnd"/>
      <w:r w:rsidRPr="00746F78">
        <w:rPr>
          <w:rFonts w:ascii="Garamond" w:hAnsi="Garamond"/>
        </w:rPr>
        <w:t xml:space="preserve"> </w:t>
      </w:r>
      <w:proofErr w:type="spellStart"/>
      <w:r w:rsidRPr="00746F78">
        <w:rPr>
          <w:rFonts w:ascii="Garamond" w:hAnsi="Garamond"/>
        </w:rPr>
        <w:t>Cammerstyle</w:t>
      </w:r>
      <w:proofErr w:type="spellEnd"/>
      <w:r w:rsidRPr="00746F78">
        <w:rPr>
          <w:rFonts w:ascii="Garamond" w:hAnsi="Garamond"/>
        </w:rPr>
        <w:t xml:space="preserve"> </w:t>
      </w:r>
      <w:proofErr w:type="spellStart"/>
      <w:r w:rsidRPr="00746F78">
        <w:rPr>
          <w:rFonts w:ascii="Garamond" w:hAnsi="Garamond"/>
        </w:rPr>
        <w:t>k</w:t>
      </w:r>
      <w:r w:rsidRPr="00746F78">
        <w:rPr>
          <w:rFonts w:ascii="Garamond" w:hAnsi="Garamond" w:cstheme="minorHAnsi"/>
        </w:rPr>
        <w:t>ö</w:t>
      </w:r>
      <w:r w:rsidRPr="00746F78">
        <w:rPr>
          <w:rFonts w:ascii="Garamond" w:hAnsi="Garamond"/>
        </w:rPr>
        <w:t>nnen</w:t>
      </w:r>
      <w:proofErr w:type="spellEnd"/>
      <w:r w:rsidRPr="00746F78">
        <w:rPr>
          <w:rFonts w:ascii="Garamond" w:hAnsi="Garamond"/>
        </w:rPr>
        <w:t xml:space="preserve"> </w:t>
      </w:r>
      <w:proofErr w:type="spellStart"/>
      <w:r w:rsidRPr="00746F78">
        <w:rPr>
          <w:rFonts w:ascii="Garamond" w:hAnsi="Garamond"/>
        </w:rPr>
        <w:t>auch</w:t>
      </w:r>
      <w:proofErr w:type="spellEnd"/>
      <w:r w:rsidRPr="00746F78">
        <w:rPr>
          <w:rFonts w:ascii="Garamond" w:hAnsi="Garamond"/>
        </w:rPr>
        <w:t xml:space="preserve"> </w:t>
      </w:r>
      <w:proofErr w:type="spellStart"/>
      <w:r w:rsidRPr="00746F78">
        <w:rPr>
          <w:rFonts w:ascii="Garamond" w:hAnsi="Garamond"/>
        </w:rPr>
        <w:t>wol</w:t>
      </w:r>
      <w:proofErr w:type="spellEnd"/>
      <w:r w:rsidRPr="00746F78">
        <w:rPr>
          <w:rFonts w:ascii="Garamond" w:hAnsi="Garamond"/>
        </w:rPr>
        <w:t xml:space="preserve"> </w:t>
      </w:r>
      <w:proofErr w:type="spellStart"/>
      <w:r w:rsidRPr="00746F78">
        <w:rPr>
          <w:rFonts w:ascii="Garamond" w:hAnsi="Garamond"/>
        </w:rPr>
        <w:t>Sechszehntel</w:t>
      </w:r>
      <w:proofErr w:type="spellEnd"/>
      <w:r w:rsidRPr="00746F78">
        <w:rPr>
          <w:rFonts w:ascii="Garamond" w:hAnsi="Garamond"/>
        </w:rPr>
        <w:t xml:space="preserve"> in dem 3/2 Tackt </w:t>
      </w:r>
      <w:proofErr w:type="spellStart"/>
      <w:r w:rsidRPr="00746F78">
        <w:rPr>
          <w:rFonts w:ascii="Garamond" w:hAnsi="Garamond"/>
        </w:rPr>
        <w:t>angebracht</w:t>
      </w:r>
      <w:proofErr w:type="spellEnd"/>
      <w:r w:rsidRPr="00746F78">
        <w:rPr>
          <w:rFonts w:ascii="Garamond" w:hAnsi="Garamond"/>
        </w:rPr>
        <w:t xml:space="preserve"> </w:t>
      </w:r>
      <w:proofErr w:type="spellStart"/>
      <w:r w:rsidRPr="00746F78">
        <w:rPr>
          <w:rFonts w:ascii="Garamond" w:hAnsi="Garamond"/>
        </w:rPr>
        <w:t>w</w:t>
      </w:r>
      <w:r w:rsidR="00B15A34" w:rsidRPr="00746F78">
        <w:rPr>
          <w:rFonts w:ascii="Garamond" w:hAnsi="Garamond"/>
        </w:rPr>
        <w:t>e</w:t>
      </w:r>
      <w:r w:rsidRPr="00746F78">
        <w:rPr>
          <w:rFonts w:ascii="Garamond" w:hAnsi="Garamond"/>
        </w:rPr>
        <w:t>rden</w:t>
      </w:r>
      <w:proofErr w:type="spellEnd"/>
      <w:r w:rsidRPr="00746F78">
        <w:rPr>
          <w:rFonts w:ascii="Garamond" w:hAnsi="Garamond"/>
        </w:rPr>
        <w:t xml:space="preserve">, ja hr. C. P. E. Bach hat </w:t>
      </w:r>
      <w:proofErr w:type="spellStart"/>
      <w:r w:rsidRPr="00746F78">
        <w:rPr>
          <w:rFonts w:ascii="Garamond" w:hAnsi="Garamond"/>
        </w:rPr>
        <w:t>sogar</w:t>
      </w:r>
      <w:proofErr w:type="spellEnd"/>
      <w:r w:rsidRPr="00746F78">
        <w:rPr>
          <w:rFonts w:ascii="Garamond" w:hAnsi="Garamond"/>
        </w:rPr>
        <w:t xml:space="preserve"> </w:t>
      </w:r>
      <w:proofErr w:type="spellStart"/>
      <w:r w:rsidRPr="00746F78">
        <w:rPr>
          <w:rFonts w:ascii="Garamond" w:hAnsi="Garamond"/>
        </w:rPr>
        <w:t>eine</w:t>
      </w:r>
      <w:proofErr w:type="spellEnd"/>
      <w:r w:rsidRPr="00746F78">
        <w:rPr>
          <w:rFonts w:ascii="Garamond" w:hAnsi="Garamond"/>
        </w:rPr>
        <w:t xml:space="preserve"> </w:t>
      </w:r>
      <w:proofErr w:type="spellStart"/>
      <w:r w:rsidRPr="00746F78">
        <w:rPr>
          <w:rFonts w:ascii="Garamond" w:hAnsi="Garamond"/>
        </w:rPr>
        <w:t>Sinfonie</w:t>
      </w:r>
      <w:proofErr w:type="spellEnd"/>
      <w:r w:rsidRPr="00746F78">
        <w:rPr>
          <w:rFonts w:ascii="Garamond" w:hAnsi="Garamond"/>
        </w:rPr>
        <w:t xml:space="preserve"> in </w:t>
      </w:r>
      <w:proofErr w:type="spellStart"/>
      <w:r w:rsidRPr="00746F78">
        <w:rPr>
          <w:rFonts w:ascii="Garamond" w:hAnsi="Garamond"/>
        </w:rPr>
        <w:t>dieser</w:t>
      </w:r>
      <w:proofErr w:type="spellEnd"/>
      <w:r w:rsidRPr="00746F78">
        <w:rPr>
          <w:rFonts w:ascii="Garamond" w:hAnsi="Garamond"/>
        </w:rPr>
        <w:t xml:space="preserve"> </w:t>
      </w:r>
      <w:proofErr w:type="spellStart"/>
      <w:r w:rsidRPr="00746F78">
        <w:rPr>
          <w:rFonts w:ascii="Garamond" w:hAnsi="Garamond"/>
        </w:rPr>
        <w:t>Tacktart</w:t>
      </w:r>
      <w:proofErr w:type="spellEnd"/>
      <w:r w:rsidRPr="00746F78">
        <w:rPr>
          <w:rFonts w:ascii="Garamond" w:hAnsi="Garamond"/>
        </w:rPr>
        <w:t xml:space="preserve"> </w:t>
      </w:r>
      <w:proofErr w:type="spellStart"/>
      <w:r w:rsidRPr="00746F78">
        <w:rPr>
          <w:rFonts w:ascii="Garamond" w:hAnsi="Garamond"/>
        </w:rPr>
        <w:t>mit</w:t>
      </w:r>
      <w:proofErr w:type="spellEnd"/>
      <w:r w:rsidRPr="00746F78">
        <w:rPr>
          <w:rFonts w:ascii="Garamond" w:hAnsi="Garamond"/>
        </w:rPr>
        <w:t xml:space="preserve"> </w:t>
      </w:r>
      <w:proofErr w:type="spellStart"/>
      <w:r w:rsidRPr="00746F78">
        <w:rPr>
          <w:rFonts w:ascii="Garamond" w:hAnsi="Garamond"/>
        </w:rPr>
        <w:t>vielen</w:t>
      </w:r>
      <w:proofErr w:type="spellEnd"/>
      <w:r w:rsidRPr="00746F78">
        <w:rPr>
          <w:rFonts w:ascii="Garamond" w:hAnsi="Garamond"/>
        </w:rPr>
        <w:t xml:space="preserve"> </w:t>
      </w:r>
      <w:proofErr w:type="spellStart"/>
      <w:r w:rsidRPr="00746F78">
        <w:rPr>
          <w:rFonts w:ascii="Garamond" w:hAnsi="Garamond"/>
        </w:rPr>
        <w:t>nach</w:t>
      </w:r>
      <w:proofErr w:type="spellEnd"/>
      <w:r w:rsidRPr="00746F78">
        <w:rPr>
          <w:rFonts w:ascii="Garamond" w:hAnsi="Garamond"/>
        </w:rPr>
        <w:t xml:space="preserve"> </w:t>
      </w:r>
      <w:proofErr w:type="spellStart"/>
      <w:r w:rsidRPr="00746F78">
        <w:rPr>
          <w:rFonts w:ascii="Garamond" w:hAnsi="Garamond"/>
        </w:rPr>
        <w:t>einander</w:t>
      </w:r>
      <w:proofErr w:type="spellEnd"/>
      <w:r w:rsidRPr="00746F78">
        <w:rPr>
          <w:rFonts w:ascii="Garamond" w:hAnsi="Garamond"/>
        </w:rPr>
        <w:t xml:space="preserve"> </w:t>
      </w:r>
      <w:proofErr w:type="spellStart"/>
      <w:r w:rsidRPr="00746F78">
        <w:rPr>
          <w:rFonts w:ascii="Garamond" w:hAnsi="Garamond"/>
        </w:rPr>
        <w:t>folgenden</w:t>
      </w:r>
      <w:proofErr w:type="spellEnd"/>
      <w:r w:rsidRPr="00746F78">
        <w:rPr>
          <w:rFonts w:ascii="Garamond" w:hAnsi="Garamond"/>
        </w:rPr>
        <w:t xml:space="preserve"> </w:t>
      </w:r>
      <w:proofErr w:type="spellStart"/>
      <w:r w:rsidRPr="00746F78">
        <w:rPr>
          <w:rFonts w:ascii="Garamond" w:hAnsi="Garamond"/>
        </w:rPr>
        <w:t>Zweyunddrey</w:t>
      </w:r>
      <w:r w:rsidR="00B15A34" w:rsidRPr="00746F78">
        <w:rPr>
          <w:rFonts w:ascii="Garamond" w:hAnsi="Garamond" w:cstheme="minorHAnsi"/>
        </w:rPr>
        <w:t>ß</w:t>
      </w:r>
      <w:r w:rsidR="00B15A34" w:rsidRPr="00746F78">
        <w:rPr>
          <w:rFonts w:ascii="Garamond" w:hAnsi="Garamond"/>
        </w:rPr>
        <w:t>igtheilen</w:t>
      </w:r>
      <w:proofErr w:type="spellEnd"/>
      <w:r w:rsidR="00B15A34" w:rsidRPr="00746F78">
        <w:rPr>
          <w:rFonts w:ascii="Garamond" w:hAnsi="Garamond"/>
        </w:rPr>
        <w:t xml:space="preserve"> </w:t>
      </w:r>
      <w:proofErr w:type="spellStart"/>
      <w:r w:rsidR="00B15A34" w:rsidRPr="00746F78">
        <w:rPr>
          <w:rFonts w:ascii="Garamond" w:hAnsi="Garamond"/>
        </w:rPr>
        <w:t>angefangen</w:t>
      </w:r>
      <w:proofErr w:type="spellEnd"/>
      <w:r w:rsidR="00B15A34" w:rsidRPr="00746F78">
        <w:rPr>
          <w:rFonts w:ascii="Garamond" w:hAnsi="Garamond"/>
        </w:rPr>
        <w:t xml:space="preserve">. Bey </w:t>
      </w:r>
      <w:proofErr w:type="spellStart"/>
      <w:r w:rsidR="00B15A34" w:rsidRPr="00746F78">
        <w:rPr>
          <w:rFonts w:ascii="Garamond" w:hAnsi="Garamond"/>
        </w:rPr>
        <w:t>solchen</w:t>
      </w:r>
      <w:proofErr w:type="spellEnd"/>
      <w:r w:rsidR="00B15A34" w:rsidRPr="00746F78">
        <w:rPr>
          <w:rFonts w:ascii="Garamond" w:hAnsi="Garamond"/>
        </w:rPr>
        <w:t xml:space="preserve"> </w:t>
      </w:r>
      <w:proofErr w:type="spellStart"/>
      <w:r w:rsidR="00B15A34" w:rsidRPr="00746F78">
        <w:rPr>
          <w:rFonts w:ascii="Garamond" w:hAnsi="Garamond"/>
        </w:rPr>
        <w:t>Notengattungen</w:t>
      </w:r>
      <w:proofErr w:type="spellEnd"/>
      <w:r w:rsidR="00B15A34" w:rsidRPr="00746F78">
        <w:rPr>
          <w:rFonts w:ascii="Garamond" w:hAnsi="Garamond"/>
        </w:rPr>
        <w:t xml:space="preserve"> </w:t>
      </w:r>
      <w:proofErr w:type="spellStart"/>
      <w:r w:rsidR="00B15A34" w:rsidRPr="00746F78">
        <w:rPr>
          <w:rFonts w:ascii="Garamond" w:hAnsi="Garamond"/>
        </w:rPr>
        <w:t>m</w:t>
      </w:r>
      <w:r w:rsidR="00B15A34" w:rsidRPr="00746F78">
        <w:rPr>
          <w:rFonts w:ascii="Garamond" w:hAnsi="Garamond" w:cstheme="minorHAnsi"/>
        </w:rPr>
        <w:t>üß</w:t>
      </w:r>
      <w:r w:rsidR="00B15A34" w:rsidRPr="00746F78">
        <w:rPr>
          <w:rFonts w:ascii="Garamond" w:hAnsi="Garamond"/>
        </w:rPr>
        <w:t>en</w:t>
      </w:r>
      <w:proofErr w:type="spellEnd"/>
      <w:r w:rsidR="00B15A34" w:rsidRPr="00746F78">
        <w:rPr>
          <w:rFonts w:ascii="Garamond" w:hAnsi="Garamond"/>
        </w:rPr>
        <w:t xml:space="preserve"> die drey </w:t>
      </w:r>
      <w:proofErr w:type="spellStart"/>
      <w:r w:rsidR="00B15A34" w:rsidRPr="00746F78">
        <w:rPr>
          <w:rFonts w:ascii="Garamond" w:hAnsi="Garamond"/>
        </w:rPr>
        <w:t>Zeiten</w:t>
      </w:r>
      <w:proofErr w:type="spellEnd"/>
      <w:r w:rsidR="00B15A34" w:rsidRPr="00746F78">
        <w:rPr>
          <w:rFonts w:ascii="Garamond" w:hAnsi="Garamond"/>
        </w:rPr>
        <w:t xml:space="preserve"> </w:t>
      </w:r>
      <w:proofErr w:type="spellStart"/>
      <w:r w:rsidR="00B15A34" w:rsidRPr="00746F78">
        <w:rPr>
          <w:rFonts w:ascii="Garamond" w:hAnsi="Garamond"/>
        </w:rPr>
        <w:t>dieser</w:t>
      </w:r>
      <w:proofErr w:type="spellEnd"/>
      <w:r w:rsidR="00B15A34" w:rsidRPr="00746F78">
        <w:rPr>
          <w:rFonts w:ascii="Garamond" w:hAnsi="Garamond"/>
        </w:rPr>
        <w:t xml:space="preserve"> </w:t>
      </w:r>
      <w:proofErr w:type="spellStart"/>
      <w:r w:rsidR="00B15A34" w:rsidRPr="00746F78">
        <w:rPr>
          <w:rFonts w:ascii="Garamond" w:hAnsi="Garamond"/>
        </w:rPr>
        <w:t>Tacktart</w:t>
      </w:r>
      <w:proofErr w:type="spellEnd"/>
      <w:r w:rsidR="00B15A34" w:rsidRPr="00746F78">
        <w:rPr>
          <w:rFonts w:ascii="Garamond" w:hAnsi="Garamond"/>
        </w:rPr>
        <w:t xml:space="preserve"> in den </w:t>
      </w:r>
      <w:proofErr w:type="spellStart"/>
      <w:r w:rsidR="00B15A34" w:rsidRPr="00746F78">
        <w:rPr>
          <w:rFonts w:ascii="Garamond" w:hAnsi="Garamond" w:cstheme="minorHAnsi"/>
        </w:rPr>
        <w:t>ü</w:t>
      </w:r>
      <w:r w:rsidR="00B15A34" w:rsidRPr="00746F78">
        <w:rPr>
          <w:rFonts w:ascii="Garamond" w:hAnsi="Garamond"/>
        </w:rPr>
        <w:t>brigen</w:t>
      </w:r>
      <w:proofErr w:type="spellEnd"/>
      <w:r w:rsidR="00B15A34" w:rsidRPr="00746F78">
        <w:rPr>
          <w:rFonts w:ascii="Garamond" w:hAnsi="Garamond"/>
        </w:rPr>
        <w:t xml:space="preserve"> </w:t>
      </w:r>
      <w:proofErr w:type="spellStart"/>
      <w:r w:rsidR="00B15A34" w:rsidRPr="00746F78">
        <w:rPr>
          <w:rFonts w:ascii="Garamond" w:hAnsi="Garamond"/>
        </w:rPr>
        <w:t>Stimmen</w:t>
      </w:r>
      <w:proofErr w:type="spellEnd"/>
      <w:r w:rsidR="00B15A34" w:rsidRPr="00746F78">
        <w:rPr>
          <w:rFonts w:ascii="Garamond" w:hAnsi="Garamond"/>
        </w:rPr>
        <w:t xml:space="preserve"> </w:t>
      </w:r>
      <w:proofErr w:type="spellStart"/>
      <w:r w:rsidR="00B15A34" w:rsidRPr="00746F78">
        <w:rPr>
          <w:rFonts w:ascii="Garamond" w:hAnsi="Garamond"/>
        </w:rPr>
        <w:t>aufs</w:t>
      </w:r>
      <w:proofErr w:type="spellEnd"/>
      <w:r w:rsidR="00B15A34" w:rsidRPr="00746F78">
        <w:rPr>
          <w:rFonts w:ascii="Garamond" w:hAnsi="Garamond"/>
        </w:rPr>
        <w:t xml:space="preserve"> </w:t>
      </w:r>
      <w:proofErr w:type="spellStart"/>
      <w:r w:rsidR="00B15A34" w:rsidRPr="00746F78">
        <w:rPr>
          <w:rFonts w:ascii="Garamond" w:hAnsi="Garamond"/>
        </w:rPr>
        <w:t>deutlichste</w:t>
      </w:r>
      <w:proofErr w:type="spellEnd"/>
      <w:r w:rsidR="00B15A34" w:rsidRPr="00746F78">
        <w:rPr>
          <w:rFonts w:ascii="Garamond" w:hAnsi="Garamond"/>
        </w:rPr>
        <w:t xml:space="preserve"> </w:t>
      </w:r>
      <w:proofErr w:type="spellStart"/>
      <w:r w:rsidR="00B15A34" w:rsidRPr="00746F78">
        <w:rPr>
          <w:rFonts w:ascii="Garamond" w:hAnsi="Garamond"/>
        </w:rPr>
        <w:t>marquirt</w:t>
      </w:r>
      <w:proofErr w:type="spellEnd"/>
      <w:r w:rsidR="00B15A34" w:rsidRPr="00746F78">
        <w:rPr>
          <w:rFonts w:ascii="Garamond" w:hAnsi="Garamond"/>
        </w:rPr>
        <w:t xml:space="preserve"> </w:t>
      </w:r>
      <w:proofErr w:type="spellStart"/>
      <w:r w:rsidR="00B15A34" w:rsidRPr="00746F78">
        <w:rPr>
          <w:rFonts w:ascii="Garamond" w:hAnsi="Garamond"/>
        </w:rPr>
        <w:t>w</w:t>
      </w:r>
      <w:r w:rsidR="00812437" w:rsidRPr="00746F78">
        <w:rPr>
          <w:rFonts w:ascii="Garamond" w:hAnsi="Garamond"/>
        </w:rPr>
        <w:t>e</w:t>
      </w:r>
      <w:r w:rsidR="00B15A34" w:rsidRPr="00746F78">
        <w:rPr>
          <w:rFonts w:ascii="Garamond" w:hAnsi="Garamond"/>
        </w:rPr>
        <w:t>rden</w:t>
      </w:r>
      <w:proofErr w:type="spellEnd"/>
      <w:r w:rsidR="00B15A34" w:rsidRPr="00746F78">
        <w:rPr>
          <w:rFonts w:ascii="Garamond" w:hAnsi="Garamond"/>
        </w:rPr>
        <w:t xml:space="preserve">, </w:t>
      </w:r>
      <w:proofErr w:type="spellStart"/>
      <w:r w:rsidR="00B15A34" w:rsidRPr="00746F78">
        <w:rPr>
          <w:rFonts w:ascii="Garamond" w:hAnsi="Garamond"/>
        </w:rPr>
        <w:t>ohnedem</w:t>
      </w:r>
      <w:proofErr w:type="spellEnd"/>
      <w:r w:rsidR="00B15A34" w:rsidRPr="00746F78">
        <w:rPr>
          <w:rFonts w:ascii="Garamond" w:hAnsi="Garamond"/>
        </w:rPr>
        <w:t xml:space="preserve"> </w:t>
      </w:r>
      <w:proofErr w:type="spellStart"/>
      <w:r w:rsidR="00B15A34" w:rsidRPr="00746F78">
        <w:rPr>
          <w:rFonts w:ascii="Garamond" w:hAnsi="Garamond"/>
        </w:rPr>
        <w:t>bleibet</w:t>
      </w:r>
      <w:proofErr w:type="spellEnd"/>
      <w:r w:rsidR="00B15A34" w:rsidRPr="00746F78">
        <w:rPr>
          <w:rFonts w:ascii="Garamond" w:hAnsi="Garamond"/>
        </w:rPr>
        <w:t xml:space="preserve"> der Gesang f</w:t>
      </w:r>
      <w:r w:rsidR="00B15A34" w:rsidRPr="00746F78">
        <w:rPr>
          <w:rFonts w:ascii="Garamond" w:hAnsi="Garamond" w:cstheme="minorHAnsi"/>
        </w:rPr>
        <w:t>ü</w:t>
      </w:r>
      <w:r w:rsidR="00B15A34" w:rsidRPr="00746F78">
        <w:rPr>
          <w:rFonts w:ascii="Garamond" w:hAnsi="Garamond"/>
        </w:rPr>
        <w:t xml:space="preserve">r den </w:t>
      </w:r>
      <w:proofErr w:type="spellStart"/>
      <w:r w:rsidR="00B15A34" w:rsidRPr="00746F78">
        <w:rPr>
          <w:rFonts w:ascii="Garamond" w:hAnsi="Garamond"/>
        </w:rPr>
        <w:t>Zuh</w:t>
      </w:r>
      <w:r w:rsidR="00B15A34" w:rsidRPr="00746F78">
        <w:rPr>
          <w:rFonts w:ascii="Garamond" w:hAnsi="Garamond" w:cstheme="minorHAnsi"/>
        </w:rPr>
        <w:t>ö</w:t>
      </w:r>
      <w:r w:rsidR="00B15A34" w:rsidRPr="00746F78">
        <w:rPr>
          <w:rFonts w:ascii="Garamond" w:hAnsi="Garamond"/>
        </w:rPr>
        <w:t>rer</w:t>
      </w:r>
      <w:proofErr w:type="spellEnd"/>
      <w:r w:rsidR="00B15A34" w:rsidRPr="00746F78">
        <w:rPr>
          <w:rFonts w:ascii="Garamond" w:hAnsi="Garamond"/>
        </w:rPr>
        <w:t xml:space="preserve"> </w:t>
      </w:r>
      <w:proofErr w:type="spellStart"/>
      <w:r w:rsidR="00B15A34" w:rsidRPr="00746F78">
        <w:rPr>
          <w:rFonts w:ascii="Garamond" w:hAnsi="Garamond"/>
        </w:rPr>
        <w:t>dunkel</w:t>
      </w:r>
      <w:proofErr w:type="spellEnd"/>
      <w:r w:rsidR="00B15A34" w:rsidRPr="00746F78">
        <w:rPr>
          <w:rFonts w:ascii="Garamond" w:hAnsi="Garamond"/>
        </w:rPr>
        <w:t xml:space="preserve"> und </w:t>
      </w:r>
      <w:proofErr w:type="spellStart"/>
      <w:r w:rsidR="00B15A34" w:rsidRPr="00746F78">
        <w:rPr>
          <w:rFonts w:ascii="Garamond" w:hAnsi="Garamond"/>
        </w:rPr>
        <w:t>unverst</w:t>
      </w:r>
      <w:r w:rsidR="00B15A34" w:rsidRPr="00746F78">
        <w:rPr>
          <w:rFonts w:ascii="Garamond" w:hAnsi="Garamond" w:cstheme="minorHAnsi"/>
        </w:rPr>
        <w:t>ä</w:t>
      </w:r>
      <w:r w:rsidR="00B15A34" w:rsidRPr="00746F78">
        <w:rPr>
          <w:rFonts w:ascii="Garamond" w:hAnsi="Garamond"/>
        </w:rPr>
        <w:t>ndlich</w:t>
      </w:r>
      <w:proofErr w:type="spellEnd"/>
      <w:r w:rsidR="00B15A34" w:rsidRPr="00746F78">
        <w:rPr>
          <w:rFonts w:ascii="Garamond" w:hAnsi="Garamond"/>
        </w:rPr>
        <w:t>.” (1776, 127)</w:t>
      </w:r>
    </w:p>
  </w:footnote>
  <w:footnote w:id="22">
    <w:p w14:paraId="344B8830" w14:textId="5AA77C7B" w:rsidR="004E0C13" w:rsidRPr="00D12413" w:rsidRDefault="004E0C13"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 the original (1776, 123),</w:t>
      </w:r>
      <w:r w:rsidR="00746F78" w:rsidRPr="00746F78">
        <w:rPr>
          <w:rFonts w:ascii="Garamond" w:hAnsi="Garamond"/>
        </w:rPr>
        <w:t xml:space="preserve"> see </w:t>
      </w:r>
      <w:r w:rsidR="00746F78">
        <w:rPr>
          <w:rFonts w:ascii="Garamond" w:hAnsi="Garamond"/>
        </w:rPr>
        <w:t>the discussion of</w:t>
      </w:r>
      <w:r w:rsidRPr="00746F78">
        <w:rPr>
          <w:rFonts w:ascii="Garamond" w:hAnsi="Garamond"/>
        </w:rPr>
        <w:t xml:space="preserve"> “Der </w:t>
      </w:r>
      <w:proofErr w:type="spellStart"/>
      <w:r w:rsidRPr="00746F78">
        <w:rPr>
          <w:rFonts w:ascii="Garamond" w:hAnsi="Garamond"/>
        </w:rPr>
        <w:t>grosse</w:t>
      </w:r>
      <w:proofErr w:type="spellEnd"/>
      <w:r w:rsidRPr="00746F78">
        <w:rPr>
          <w:rFonts w:ascii="Garamond" w:hAnsi="Garamond"/>
        </w:rPr>
        <w:t xml:space="preserve"> </w:t>
      </w:r>
      <w:proofErr w:type="spellStart"/>
      <w:r w:rsidRPr="00746F78">
        <w:rPr>
          <w:rFonts w:ascii="Garamond" w:hAnsi="Garamond"/>
        </w:rPr>
        <w:t>Viervierteltackt</w:t>
      </w:r>
      <w:proofErr w:type="spellEnd"/>
      <w:r w:rsidRPr="00746F78">
        <w:rPr>
          <w:rFonts w:ascii="Garamond" w:hAnsi="Garamond"/>
        </w:rPr>
        <w:t xml:space="preserve">” </w:t>
      </w:r>
      <w:r w:rsidR="00746F78">
        <w:rPr>
          <w:rFonts w:ascii="Garamond" w:hAnsi="Garamond"/>
        </w:rPr>
        <w:t>and</w:t>
      </w:r>
      <w:r w:rsidRPr="00746F78">
        <w:rPr>
          <w:rFonts w:ascii="Garamond" w:hAnsi="Garamond"/>
        </w:rPr>
        <w:t xml:space="preserve"> “Der </w:t>
      </w:r>
      <w:proofErr w:type="spellStart"/>
      <w:r w:rsidRPr="00746F78">
        <w:rPr>
          <w:rFonts w:ascii="Garamond" w:hAnsi="Garamond"/>
        </w:rPr>
        <w:t>kleine</w:t>
      </w:r>
      <w:proofErr w:type="spellEnd"/>
      <w:r w:rsidRPr="00746F78">
        <w:rPr>
          <w:rFonts w:ascii="Garamond" w:hAnsi="Garamond"/>
        </w:rPr>
        <w:t xml:space="preserve"> </w:t>
      </w:r>
      <w:proofErr w:type="spellStart"/>
      <w:r w:rsidRPr="00746F78">
        <w:rPr>
          <w:rFonts w:ascii="Garamond" w:hAnsi="Garamond"/>
        </w:rPr>
        <w:t>Viervierteltackt</w:t>
      </w:r>
      <w:proofErr w:type="spellEnd"/>
      <w:r w:rsidRPr="00746F78">
        <w:rPr>
          <w:rFonts w:ascii="Garamond" w:hAnsi="Garamond"/>
        </w:rPr>
        <w:t>.”</w:t>
      </w:r>
      <w:r w:rsidR="00D12413">
        <w:rPr>
          <w:rFonts w:ascii="Garamond" w:hAnsi="Garamond"/>
        </w:rPr>
        <w:t xml:space="preserve"> See also the discussion</w:t>
      </w:r>
      <w:r w:rsidR="0027256F">
        <w:rPr>
          <w:rFonts w:ascii="Garamond" w:hAnsi="Garamond"/>
        </w:rPr>
        <w:t xml:space="preserve"> of</w:t>
      </w:r>
      <w:r w:rsidR="00D12413">
        <w:rPr>
          <w:rFonts w:ascii="Garamond" w:hAnsi="Garamond"/>
        </w:rPr>
        <w:t xml:space="preserve"> </w:t>
      </w:r>
      <w:proofErr w:type="spellStart"/>
      <w:r w:rsidR="00D12413">
        <w:rPr>
          <w:rFonts w:ascii="Garamond" w:hAnsi="Garamond"/>
          <w:i/>
          <w:iCs/>
        </w:rPr>
        <w:t>alla</w:t>
      </w:r>
      <w:proofErr w:type="spellEnd"/>
      <w:r w:rsidR="00D12413">
        <w:rPr>
          <w:rFonts w:ascii="Garamond" w:hAnsi="Garamond"/>
          <w:i/>
          <w:iCs/>
        </w:rPr>
        <w:t xml:space="preserve"> breve</w:t>
      </w:r>
      <w:r w:rsidR="00D12413">
        <w:rPr>
          <w:rFonts w:ascii="Garamond" w:hAnsi="Garamond"/>
        </w:rPr>
        <w:t xml:space="preserve"> in </w:t>
      </w:r>
      <w:proofErr w:type="spellStart"/>
      <w:r w:rsidR="00D12413">
        <w:rPr>
          <w:rFonts w:ascii="Garamond" w:hAnsi="Garamond"/>
        </w:rPr>
        <w:t>Kirnberger</w:t>
      </w:r>
      <w:proofErr w:type="spellEnd"/>
      <w:r w:rsidR="00D12413">
        <w:rPr>
          <w:rFonts w:ascii="Garamond" w:hAnsi="Garamond"/>
        </w:rPr>
        <w:t xml:space="preserve"> (1982 [1776], 386–7</w:t>
      </w:r>
      <w:r w:rsidR="00E2644A">
        <w:rPr>
          <w:rFonts w:ascii="Garamond" w:hAnsi="Garamond"/>
        </w:rPr>
        <w:t>)</w:t>
      </w:r>
      <w:r w:rsidR="00D12413">
        <w:rPr>
          <w:rFonts w:ascii="Garamond" w:hAnsi="Garamond"/>
        </w:rPr>
        <w:t xml:space="preserve"> and in the original (1776, 118–9) as well as the counterpoint-exercise</w:t>
      </w:r>
      <w:r w:rsidR="0011040C">
        <w:rPr>
          <w:rFonts w:ascii="Garamond" w:hAnsi="Garamond"/>
        </w:rPr>
        <w:t>-</w:t>
      </w:r>
      <w:r w:rsidR="00D12413">
        <w:rPr>
          <w:rFonts w:ascii="Garamond" w:hAnsi="Garamond"/>
        </w:rPr>
        <w:t>like mm. 35–48</w:t>
      </w:r>
      <w:r w:rsidR="00AE436E">
        <w:rPr>
          <w:rFonts w:ascii="Garamond" w:hAnsi="Garamond"/>
        </w:rPr>
        <w:t xml:space="preserve"> of Bach’s symphony</w:t>
      </w:r>
      <w:r w:rsidR="00D12413">
        <w:rPr>
          <w:rFonts w:ascii="Garamond" w:hAnsi="Garamond"/>
        </w:rPr>
        <w:t>, reproduced below in Example 14</w:t>
      </w:r>
      <w:r w:rsidR="0038434B">
        <w:rPr>
          <w:rFonts w:ascii="Garamond" w:hAnsi="Garamond"/>
        </w:rPr>
        <w:t>.</w:t>
      </w:r>
    </w:p>
  </w:footnote>
  <w:footnote w:id="23">
    <w:p w14:paraId="22501229" w14:textId="26B7E62C" w:rsidR="00DE65B8" w:rsidRPr="00746F78" w:rsidRDefault="00DE65B8"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On tonally open and linked movements</w:t>
      </w:r>
      <w:r w:rsidR="00EC5D5E" w:rsidRPr="00746F78">
        <w:rPr>
          <w:rFonts w:ascii="Garamond" w:hAnsi="Garamond"/>
        </w:rPr>
        <w:t xml:space="preserve"> in Bach’s fantasy-influenced compositions</w:t>
      </w:r>
      <w:r w:rsidRPr="00746F78">
        <w:rPr>
          <w:rFonts w:ascii="Garamond" w:hAnsi="Garamond"/>
        </w:rPr>
        <w:t>, see</w:t>
      </w:r>
      <w:r w:rsidR="00CB4DF2" w:rsidRPr="00746F78">
        <w:rPr>
          <w:rFonts w:ascii="Garamond" w:hAnsi="Garamond"/>
        </w:rPr>
        <w:t xml:space="preserve"> also</w:t>
      </w:r>
      <w:r w:rsidRPr="00746F78">
        <w:rPr>
          <w:rFonts w:ascii="Garamond" w:hAnsi="Garamond"/>
        </w:rPr>
        <w:t xml:space="preserve"> Wollenberg (2007, 126–7). </w:t>
      </w:r>
    </w:p>
  </w:footnote>
  <w:footnote w:id="24">
    <w:p w14:paraId="634F6963" w14:textId="6D14881B" w:rsidR="00F776C7" w:rsidRPr="00746F78" w:rsidRDefault="00F776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See also the comments in Mirka (2009, 45–46) and her example 2.9 (from </w:t>
      </w:r>
      <w:proofErr w:type="spellStart"/>
      <w:r w:rsidRPr="00746F78">
        <w:rPr>
          <w:rFonts w:ascii="Garamond" w:hAnsi="Garamond"/>
        </w:rPr>
        <w:t>Kirnberger</w:t>
      </w:r>
      <w:proofErr w:type="spellEnd"/>
      <w:r w:rsidRPr="00746F78">
        <w:rPr>
          <w:rFonts w:ascii="Garamond" w:hAnsi="Garamond"/>
        </w:rPr>
        <w:t xml:space="preserve"> and Schulz 1794, 101), regarding the affinity between </w:t>
      </w:r>
      <w:ins w:id="702" w:author="Kyle Hutchinson" w:date="2025-08-22T15:00:00Z" w16du:dateUtc="2025-08-22T19:00:00Z">
        <w:r w:rsidR="00CB024A">
          <w:rPr>
            <w:rFonts w:ascii="Garamond" w:hAnsi="Garamond"/>
          </w:rPr>
          <w:t xml:space="preserve">higher </w:t>
        </w:r>
      </w:ins>
      <w:r w:rsidRPr="00746F78">
        <w:rPr>
          <w:rFonts w:ascii="Garamond" w:hAnsi="Garamond"/>
        </w:rPr>
        <w:t xml:space="preserve">pitch </w:t>
      </w:r>
      <w:del w:id="703" w:author="Kyle Hutchinson" w:date="2025-08-22T15:00:00Z" w16du:dateUtc="2025-08-22T19:00:00Z">
        <w:r w:rsidRPr="00746F78" w:rsidDel="00CB024A">
          <w:rPr>
            <w:rFonts w:ascii="Garamond" w:hAnsi="Garamond"/>
          </w:rPr>
          <w:delText>height</w:delText>
        </w:r>
      </w:del>
      <w:ins w:id="704" w:author="Kyle Hutchinson" w:date="2025-08-22T15:00:00Z" w16du:dateUtc="2025-08-22T19:00:00Z">
        <w:r w:rsidR="00CB024A">
          <w:rPr>
            <w:rFonts w:ascii="Garamond" w:hAnsi="Garamond"/>
          </w:rPr>
          <w:t>frequencies</w:t>
        </w:r>
      </w:ins>
      <w:r w:rsidRPr="00746F78">
        <w:rPr>
          <w:rFonts w:ascii="Garamond" w:hAnsi="Garamond"/>
        </w:rPr>
        <w:t xml:space="preserve"> and dynamic accents. In the first edition of Sulzer’s encyclopedia, this is </w:t>
      </w:r>
      <w:ins w:id="705" w:author="Kyle Hutchinson" w:date="2025-08-22T15:00:00Z" w16du:dateUtc="2025-08-22T19:00:00Z">
        <w:r w:rsidR="00CB024A">
          <w:rPr>
            <w:rFonts w:ascii="Garamond" w:hAnsi="Garamond"/>
          </w:rPr>
          <w:t>found in</w:t>
        </w:r>
      </w:ins>
      <w:del w:id="706" w:author="Kyle Hutchinson" w:date="2025-08-22T15:00:00Z" w16du:dateUtc="2025-08-22T19:00:00Z">
        <w:r w:rsidRPr="00746F78" w:rsidDel="00CB024A">
          <w:rPr>
            <w:rFonts w:ascii="Garamond" w:hAnsi="Garamond"/>
          </w:rPr>
          <w:delText>at</w:delText>
        </w:r>
      </w:del>
      <w:r w:rsidRPr="00746F78">
        <w:rPr>
          <w:rFonts w:ascii="Garamond" w:hAnsi="Garamond"/>
        </w:rPr>
        <w:t xml:space="preserve"> </w:t>
      </w:r>
      <w:proofErr w:type="spellStart"/>
      <w:r w:rsidRPr="00746F78">
        <w:rPr>
          <w:rFonts w:ascii="Garamond" w:hAnsi="Garamond"/>
        </w:rPr>
        <w:t>Kirnberger</w:t>
      </w:r>
      <w:proofErr w:type="spellEnd"/>
      <w:r w:rsidRPr="00746F78">
        <w:rPr>
          <w:rFonts w:ascii="Garamond" w:hAnsi="Garamond"/>
        </w:rPr>
        <w:t xml:space="preserve"> and Schulz (1774, 983).</w:t>
      </w:r>
      <w:r w:rsidR="00FD5C34" w:rsidRPr="00746F78">
        <w:rPr>
          <w:rFonts w:ascii="Garamond" w:hAnsi="Garamond"/>
        </w:rPr>
        <w:t xml:space="preserve"> </w:t>
      </w:r>
      <w:r w:rsidRPr="00746F78">
        <w:rPr>
          <w:rFonts w:ascii="Garamond" w:hAnsi="Garamond"/>
        </w:rPr>
        <w:t xml:space="preserve">  </w:t>
      </w:r>
    </w:p>
  </w:footnote>
  <w:footnote w:id="25">
    <w:p w14:paraId="1A3F84AC" w14:textId="77777777" w:rsidR="00EF0389" w:rsidRPr="00746F78" w:rsidRDefault="00EF0389" w:rsidP="00EF0389">
      <w:pPr>
        <w:pStyle w:val="FootnoteText"/>
        <w:spacing w:line="480" w:lineRule="auto"/>
        <w:rPr>
          <w:ins w:id="716" w:author="Kyle Hutchinson" w:date="2025-08-22T15:04:00Z" w16du:dateUtc="2025-08-22T19:04:00Z"/>
          <w:rFonts w:ascii="Garamond" w:hAnsi="Garamond"/>
        </w:rPr>
      </w:pPr>
      <w:ins w:id="717" w:author="Kyle Hutchinson" w:date="2025-08-22T15:04:00Z" w16du:dateUtc="2025-08-22T19:04:00Z">
        <w:r w:rsidRPr="00746F78">
          <w:rPr>
            <w:rStyle w:val="FootnoteReference"/>
            <w:rFonts w:ascii="Garamond" w:hAnsi="Garamond"/>
          </w:rPr>
          <w:footnoteRef/>
        </w:r>
        <w:r w:rsidRPr="00746F78">
          <w:rPr>
            <w:rFonts w:ascii="Garamond" w:hAnsi="Garamond"/>
          </w:rPr>
          <w:t xml:space="preserve"> Compare this to Mirka’s (2009, 35) observations about her initial Haydn example for meter finding, example 2.1 (</w:t>
        </w:r>
        <w:r w:rsidRPr="00746F78">
          <w:rPr>
            <w:rFonts w:ascii="Garamond" w:hAnsi="Garamond"/>
            <w:i/>
            <w:iCs/>
          </w:rPr>
          <w:t>Ibid</w:t>
        </w:r>
        <w:r w:rsidRPr="00746F78">
          <w:rPr>
            <w:rFonts w:ascii="Garamond" w:hAnsi="Garamond"/>
          </w:rPr>
          <w:t xml:space="preserve">., 34), the opening of Haydn’s Quartet Op. 50, no. 6, </w:t>
        </w:r>
        <w:proofErr w:type="spellStart"/>
        <w:r w:rsidRPr="00746F78">
          <w:rPr>
            <w:rFonts w:ascii="Garamond" w:hAnsi="Garamond"/>
          </w:rPr>
          <w:t>mvt</w:t>
        </w:r>
        <w:proofErr w:type="spellEnd"/>
        <w:r w:rsidRPr="00746F78">
          <w:rPr>
            <w:rFonts w:ascii="Garamond" w:hAnsi="Garamond"/>
          </w:rPr>
          <w:t>. 1.</w:t>
        </w:r>
      </w:ins>
    </w:p>
  </w:footnote>
  <w:footnote w:id="26">
    <w:p w14:paraId="33736475" w14:textId="3D2D64B1" w:rsidR="00EF0389" w:rsidRDefault="00EF0389">
      <w:pPr>
        <w:pStyle w:val="FootnoteText"/>
        <w:spacing w:line="480" w:lineRule="auto"/>
        <w:pPrChange w:id="725" w:author="Kyle Hutchinson" w:date="2025-08-22T15:05:00Z" w16du:dateUtc="2025-08-22T19:05:00Z">
          <w:pPr>
            <w:pStyle w:val="FootnoteText"/>
          </w:pPr>
        </w:pPrChange>
      </w:pPr>
      <w:ins w:id="726" w:author="Kyle Hutchinson" w:date="2025-08-22T15:05:00Z" w16du:dateUtc="2025-08-22T19:05:00Z">
        <w:r>
          <w:rPr>
            <w:rStyle w:val="FootnoteReference"/>
          </w:rPr>
          <w:footnoteRef/>
        </w:r>
        <w:r>
          <w:t xml:space="preserve"> </w:t>
        </w:r>
        <w:r w:rsidRPr="0085486B">
          <w:rPr>
            <w:rFonts w:ascii="Garamond" w:hAnsi="Garamond"/>
            <w:sz w:val="24"/>
            <w:szCs w:val="24"/>
          </w:rPr>
          <w:t>Again, though I do not mirror Mirka’s projective analysis or graphics literally, one could paraphrase my observations about preference factors for the notated meter vs. 3/2 in terms of real-time projections (and, indeed, these preference factors are responsible for the ambiguity in perceived meter at the opening of this piece).</w:t>
        </w:r>
        <w:r>
          <w:rPr>
            <w:rStyle w:val="CommentReference"/>
          </w:rPr>
          <w:annotationRef/>
        </w:r>
      </w:ins>
    </w:p>
  </w:footnote>
  <w:footnote w:id="27">
    <w:p w14:paraId="1A418B73" w14:textId="27D494F9" w:rsidR="00C15CDB" w:rsidRPr="00746F78" w:rsidDel="00EF0389" w:rsidRDefault="00C15CDB" w:rsidP="002743CD">
      <w:pPr>
        <w:pStyle w:val="FootnoteText"/>
        <w:spacing w:line="480" w:lineRule="auto"/>
        <w:rPr>
          <w:del w:id="731" w:author="Kyle Hutchinson" w:date="2025-08-22T15:04:00Z" w16du:dateUtc="2025-08-22T19:04:00Z"/>
          <w:rFonts w:ascii="Garamond" w:hAnsi="Garamond"/>
        </w:rPr>
      </w:pPr>
      <w:del w:id="732" w:author="Kyle Hutchinson" w:date="2025-08-22T15:04:00Z" w16du:dateUtc="2025-08-22T19:04:00Z">
        <w:r w:rsidRPr="00746F78" w:rsidDel="00EF0389">
          <w:rPr>
            <w:rStyle w:val="FootnoteReference"/>
            <w:rFonts w:ascii="Garamond" w:hAnsi="Garamond"/>
          </w:rPr>
          <w:footnoteRef/>
        </w:r>
        <w:r w:rsidRPr="00746F78" w:rsidDel="00EF0389">
          <w:rPr>
            <w:rFonts w:ascii="Garamond" w:hAnsi="Garamond"/>
          </w:rPr>
          <w:delText xml:space="preserve"> Compare this to Mirka’s </w:delText>
        </w:r>
        <w:r w:rsidR="00AA352C" w:rsidRPr="00746F78" w:rsidDel="00EF0389">
          <w:rPr>
            <w:rFonts w:ascii="Garamond" w:hAnsi="Garamond"/>
          </w:rPr>
          <w:delText>(2009, 35) observations about her initial Haydn example for meter</w:delText>
        </w:r>
        <w:r w:rsidR="00CF072B" w:rsidRPr="00746F78" w:rsidDel="00EF0389">
          <w:rPr>
            <w:rFonts w:ascii="Garamond" w:hAnsi="Garamond"/>
          </w:rPr>
          <w:delText xml:space="preserve"> finding</w:delText>
        </w:r>
        <w:r w:rsidR="00AA352C" w:rsidRPr="00746F78" w:rsidDel="00EF0389">
          <w:rPr>
            <w:rFonts w:ascii="Garamond" w:hAnsi="Garamond"/>
          </w:rPr>
          <w:delText>, example 2.1 (</w:delText>
        </w:r>
        <w:r w:rsidR="00AA352C" w:rsidRPr="00746F78" w:rsidDel="00EF0389">
          <w:rPr>
            <w:rFonts w:ascii="Garamond" w:hAnsi="Garamond"/>
            <w:i/>
            <w:iCs/>
          </w:rPr>
          <w:delText>Ibid</w:delText>
        </w:r>
        <w:r w:rsidR="00AA352C" w:rsidRPr="00746F78" w:rsidDel="00EF0389">
          <w:rPr>
            <w:rFonts w:ascii="Garamond" w:hAnsi="Garamond"/>
          </w:rPr>
          <w:delText>., 34), the opening of Haydn’s Quartet Op. 50, no. 6, mvt. 1.</w:delText>
        </w:r>
      </w:del>
    </w:p>
  </w:footnote>
  <w:footnote w:id="28">
    <w:p w14:paraId="7E6461AF" w14:textId="77777777" w:rsidR="00284757" w:rsidRPr="00746F78" w:rsidRDefault="0028475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Mirka (2009, 39 table 2.1) lists these factors as “initial accent” and “binary regularity” (equivalent to Lerdahl and Jackendoff’s 1983 MPR 2, “strong beat early,” and MPR 10, “binary regularity”). Lerdahl and Jackendoff’s (1983) parallelism rule </w:t>
      </w:r>
      <w:proofErr w:type="gramStart"/>
      <w:r w:rsidRPr="00746F78">
        <w:rPr>
          <w:rFonts w:ascii="Garamond" w:hAnsi="Garamond"/>
        </w:rPr>
        <w:t>is</w:t>
      </w:r>
      <w:proofErr w:type="gramEnd"/>
      <w:r w:rsidRPr="00746F78">
        <w:rPr>
          <w:rFonts w:ascii="Garamond" w:hAnsi="Garamond"/>
        </w:rPr>
        <w:t xml:space="preserve"> MPR1.</w:t>
      </w:r>
    </w:p>
  </w:footnote>
  <w:footnote w:id="29">
    <w:p w14:paraId="73E9AA8B" w14:textId="07164E94" w:rsidR="00D66F85" w:rsidRPr="00746F78" w:rsidRDefault="00D66F85"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As Temperley </w:t>
      </w:r>
      <w:r w:rsidR="00D20308" w:rsidRPr="00746F78">
        <w:rPr>
          <w:rFonts w:ascii="Garamond" w:hAnsi="Garamond"/>
        </w:rPr>
        <w:t xml:space="preserve">(2008, 318) </w:t>
      </w:r>
      <w:r w:rsidRPr="00746F78">
        <w:rPr>
          <w:rFonts w:ascii="Garamond" w:hAnsi="Garamond"/>
        </w:rPr>
        <w:t>observes</w:t>
      </w:r>
      <w:r w:rsidR="00981C3E" w:rsidRPr="00746F78">
        <w:rPr>
          <w:rFonts w:ascii="Garamond" w:hAnsi="Garamond"/>
        </w:rPr>
        <w:t>, “not all harmonic changes are equal”</w:t>
      </w:r>
      <w:r w:rsidR="001E56BE" w:rsidRPr="00746F78">
        <w:rPr>
          <w:rFonts w:ascii="Garamond" w:hAnsi="Garamond"/>
        </w:rPr>
        <w:t>:</w:t>
      </w:r>
      <w:r w:rsidR="00D20308" w:rsidRPr="00746F78">
        <w:rPr>
          <w:rFonts w:ascii="Garamond" w:hAnsi="Garamond"/>
        </w:rPr>
        <w:t xml:space="preserve"> The root-preserving harmonic</w:t>
      </w:r>
      <w:r w:rsidR="00D90ECC" w:rsidRPr="00746F78">
        <w:rPr>
          <w:rFonts w:ascii="Garamond" w:hAnsi="Garamond"/>
        </w:rPr>
        <w:t xml:space="preserve"> change from I to V</w:t>
      </w:r>
      <w:r w:rsidR="00D90ECC" w:rsidRPr="00746F78">
        <w:rPr>
          <w:rFonts w:ascii="Garamond" w:hAnsi="Garamond"/>
          <w:vertAlign w:val="superscript"/>
        </w:rPr>
        <w:t>7</w:t>
      </w:r>
      <w:r w:rsidR="00D90ECC" w:rsidRPr="00746F78">
        <w:rPr>
          <w:rFonts w:ascii="Garamond" w:hAnsi="Garamond"/>
        </w:rPr>
        <w:t xml:space="preserve">/IV is not as strong as the change to </w:t>
      </w:r>
      <w:proofErr w:type="gramStart"/>
      <w:r w:rsidR="00D90ECC" w:rsidRPr="00746F78">
        <w:rPr>
          <w:rFonts w:ascii="Garamond" w:hAnsi="Garamond"/>
        </w:rPr>
        <w:t>a</w:t>
      </w:r>
      <w:proofErr w:type="gramEnd"/>
      <w:r w:rsidR="00D90ECC" w:rsidRPr="00746F78">
        <w:rPr>
          <w:rFonts w:ascii="Garamond" w:hAnsi="Garamond"/>
        </w:rPr>
        <w:t xml:space="preserve"> IV chord</w:t>
      </w:r>
      <w:r w:rsidR="00DD63DE" w:rsidRPr="00746F78">
        <w:rPr>
          <w:rFonts w:ascii="Garamond" w:hAnsi="Garamond"/>
        </w:rPr>
        <w:t xml:space="preserve"> in Bach’s m. 6.</w:t>
      </w:r>
      <w:r w:rsidR="00CD0142" w:rsidRPr="00746F78">
        <w:rPr>
          <w:rFonts w:ascii="Garamond" w:hAnsi="Garamond"/>
        </w:rPr>
        <w:t xml:space="preserve"> As Mirka (2009, </w:t>
      </w:r>
      <w:r w:rsidR="00D7127A" w:rsidRPr="00746F78">
        <w:rPr>
          <w:rFonts w:ascii="Garamond" w:hAnsi="Garamond"/>
        </w:rPr>
        <w:t xml:space="preserve">39, </w:t>
      </w:r>
      <w:r w:rsidR="00CD0142" w:rsidRPr="00746F78">
        <w:rPr>
          <w:rFonts w:ascii="Garamond" w:hAnsi="Garamond"/>
        </w:rPr>
        <w:t>50–52)</w:t>
      </w:r>
      <w:r w:rsidR="005749B1" w:rsidRPr="00746F78">
        <w:rPr>
          <w:rFonts w:ascii="Garamond" w:hAnsi="Garamond"/>
        </w:rPr>
        <w:t xml:space="preserve"> surveys</w:t>
      </w:r>
      <w:r w:rsidR="00CD0142" w:rsidRPr="00746F78">
        <w:rPr>
          <w:rFonts w:ascii="Garamond" w:hAnsi="Garamond"/>
        </w:rPr>
        <w:t xml:space="preserve">, </w:t>
      </w:r>
      <w:r w:rsidR="00BE5E90" w:rsidRPr="00746F78">
        <w:rPr>
          <w:rFonts w:ascii="Garamond" w:hAnsi="Garamond"/>
        </w:rPr>
        <w:t>harmonic change is a</w:t>
      </w:r>
      <w:r w:rsidR="00D7127A" w:rsidRPr="00746F78">
        <w:rPr>
          <w:rFonts w:ascii="Garamond" w:hAnsi="Garamond"/>
        </w:rPr>
        <w:t xml:space="preserve"> most</w:t>
      </w:r>
      <w:r w:rsidR="00BE5E90" w:rsidRPr="00746F78">
        <w:rPr>
          <w:rFonts w:ascii="Garamond" w:hAnsi="Garamond"/>
        </w:rPr>
        <w:t xml:space="preserve"> powerful</w:t>
      </w:r>
      <w:r w:rsidR="00240748" w:rsidRPr="00746F78">
        <w:rPr>
          <w:rFonts w:ascii="Garamond" w:hAnsi="Garamond"/>
        </w:rPr>
        <w:t xml:space="preserve"> preference</w:t>
      </w:r>
      <w:r w:rsidR="00BE5E90" w:rsidRPr="00746F78">
        <w:rPr>
          <w:rFonts w:ascii="Garamond" w:hAnsi="Garamond"/>
        </w:rPr>
        <w:t xml:space="preserve"> </w:t>
      </w:r>
      <w:proofErr w:type="gramStart"/>
      <w:r w:rsidR="00BE5E90" w:rsidRPr="00746F78">
        <w:rPr>
          <w:rFonts w:ascii="Garamond" w:hAnsi="Garamond"/>
        </w:rPr>
        <w:t>factor</w:t>
      </w:r>
      <w:proofErr w:type="gramEnd"/>
      <w:r w:rsidR="00BE5E90" w:rsidRPr="00746F78">
        <w:rPr>
          <w:rFonts w:ascii="Garamond" w:hAnsi="Garamond"/>
        </w:rPr>
        <w:t xml:space="preserve"> and it is </w:t>
      </w:r>
      <w:r w:rsidR="00F16048" w:rsidRPr="00746F78">
        <w:rPr>
          <w:rFonts w:ascii="Garamond" w:hAnsi="Garamond"/>
        </w:rPr>
        <w:t xml:space="preserve">de facto </w:t>
      </w:r>
      <w:r w:rsidR="00BE5E90" w:rsidRPr="00746F78">
        <w:rPr>
          <w:rFonts w:ascii="Garamond" w:hAnsi="Garamond"/>
        </w:rPr>
        <w:t xml:space="preserve">subsumed under Lerdahl and Jackendoff’s </w:t>
      </w:r>
      <w:r w:rsidR="00D7127A" w:rsidRPr="00746F78">
        <w:rPr>
          <w:rFonts w:ascii="Garamond" w:hAnsi="Garamond"/>
        </w:rPr>
        <w:t>MPR5f and MPR8.</w:t>
      </w:r>
    </w:p>
  </w:footnote>
  <w:footnote w:id="30">
    <w:p w14:paraId="7CC86759" w14:textId="2BDC492C" w:rsidR="005D43C5" w:rsidRPr="00746F78" w:rsidRDefault="00FA34E9" w:rsidP="002743CD">
      <w:pPr>
        <w:pStyle w:val="FootnoteText"/>
        <w:spacing w:line="480" w:lineRule="auto"/>
        <w:rPr>
          <w:rFonts w:ascii="Garamond" w:hAnsi="Garamond"/>
        </w:rPr>
      </w:pPr>
      <w:r w:rsidRPr="00746F78">
        <w:rPr>
          <w:rStyle w:val="FootnoteReference"/>
          <w:rFonts w:ascii="Garamond" w:hAnsi="Garamond"/>
        </w:rPr>
        <w:footnoteRef/>
      </w:r>
      <w:r w:rsidR="00D614A9" w:rsidRPr="00746F78">
        <w:rPr>
          <w:rFonts w:ascii="Garamond" w:hAnsi="Garamond"/>
        </w:rPr>
        <w:t xml:space="preserve"> </w:t>
      </w:r>
      <w:hyperlink r:id="rId2" w:history="1">
        <w:r w:rsidR="00DD72A0" w:rsidRPr="00746F78">
          <w:rPr>
            <w:rStyle w:val="Hyperlink"/>
            <w:rFonts w:ascii="Garamond" w:hAnsi="Garamond"/>
          </w:rPr>
          <w:t>https://www.youtube.com/watch?v=2PJ6TiWIw08</w:t>
        </w:r>
      </w:hyperlink>
      <w:r w:rsidR="00DD72A0" w:rsidRPr="00746F78">
        <w:rPr>
          <w:rFonts w:ascii="Garamond" w:hAnsi="Garamond"/>
        </w:rPr>
        <w:t>.</w:t>
      </w:r>
      <w:r w:rsidR="00994BB2" w:rsidRPr="00746F78">
        <w:rPr>
          <w:rFonts w:ascii="Garamond" w:hAnsi="Garamond"/>
        </w:rPr>
        <w:t xml:space="preserve"> </w:t>
      </w:r>
      <w:r w:rsidR="005D43C5" w:rsidRPr="00746F78">
        <w:rPr>
          <w:rFonts w:ascii="Garamond" w:hAnsi="Garamond"/>
        </w:rPr>
        <w:t>In the recording conduct</w:t>
      </w:r>
      <w:r w:rsidR="0056708D" w:rsidRPr="00746F78">
        <w:rPr>
          <w:rFonts w:ascii="Garamond" w:hAnsi="Garamond"/>
        </w:rPr>
        <w:t>ed</w:t>
      </w:r>
      <w:r w:rsidR="005D43C5" w:rsidRPr="00746F78">
        <w:rPr>
          <w:rFonts w:ascii="Garamond" w:hAnsi="Garamond"/>
        </w:rPr>
        <w:t xml:space="preserve"> by Ton Koopman, the </w:t>
      </w:r>
      <w:r w:rsidR="0056708D" w:rsidRPr="00746F78">
        <w:rPr>
          <w:rFonts w:ascii="Garamond" w:hAnsi="Garamond"/>
        </w:rPr>
        <w:t>metronomic approach</w:t>
      </w:r>
      <w:r w:rsidR="005D43C5" w:rsidRPr="00746F78">
        <w:rPr>
          <w:rFonts w:ascii="Garamond" w:hAnsi="Garamond"/>
        </w:rPr>
        <w:t xml:space="preserve"> supports the notated meter: </w:t>
      </w:r>
      <w:hyperlink r:id="rId3" w:history="1">
        <w:r w:rsidR="005D43C5" w:rsidRPr="00746F78">
          <w:rPr>
            <w:rStyle w:val="Hyperlink"/>
            <w:rFonts w:ascii="Garamond" w:hAnsi="Garamond"/>
          </w:rPr>
          <w:t>https://www.youtube.com/watch?v=2M8LvIcWD_g</w:t>
        </w:r>
      </w:hyperlink>
      <w:r w:rsidR="00927736" w:rsidRPr="00746F78">
        <w:rPr>
          <w:rFonts w:ascii="Garamond" w:hAnsi="Garamond"/>
        </w:rPr>
        <w:t xml:space="preserve"> accessed Aug 9, 2025.</w:t>
      </w:r>
    </w:p>
  </w:footnote>
  <w:footnote w:id="31">
    <w:p w14:paraId="78E5E8EE" w14:textId="48B26386" w:rsidR="002B2B2C" w:rsidRPr="00746F78" w:rsidRDefault="002B2B2C"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This timbral differentiation is </w:t>
      </w:r>
      <w:r w:rsidR="00D312D3" w:rsidRPr="00746F78">
        <w:rPr>
          <w:rFonts w:ascii="Garamond" w:hAnsi="Garamond"/>
        </w:rPr>
        <w:t xml:space="preserve">brought out </w:t>
      </w:r>
      <w:r w:rsidR="00FD5E1A">
        <w:rPr>
          <w:rFonts w:ascii="Garamond" w:hAnsi="Garamond"/>
        </w:rPr>
        <w:t xml:space="preserve">particularly </w:t>
      </w:r>
      <w:r w:rsidR="00D312D3" w:rsidRPr="00746F78">
        <w:rPr>
          <w:rFonts w:ascii="Garamond" w:hAnsi="Garamond"/>
        </w:rPr>
        <w:t xml:space="preserve">clearly in </w:t>
      </w:r>
      <w:r w:rsidR="0022114D" w:rsidRPr="00746F78">
        <w:rPr>
          <w:rFonts w:ascii="Garamond" w:hAnsi="Garamond"/>
        </w:rPr>
        <w:t xml:space="preserve">a </w:t>
      </w:r>
      <w:r w:rsidR="00D312D3" w:rsidRPr="00746F78">
        <w:rPr>
          <w:rFonts w:ascii="Garamond" w:hAnsi="Garamond"/>
        </w:rPr>
        <w:t xml:space="preserve">recording </w:t>
      </w:r>
      <w:r w:rsidR="0022114D" w:rsidRPr="00746F78">
        <w:rPr>
          <w:rFonts w:ascii="Garamond" w:hAnsi="Garamond"/>
        </w:rPr>
        <w:t>by</w:t>
      </w:r>
      <w:r w:rsidR="00D312D3" w:rsidRPr="00746F78">
        <w:rPr>
          <w:rFonts w:ascii="Garamond" w:hAnsi="Garamond"/>
        </w:rPr>
        <w:t xml:space="preserve"> </w:t>
      </w:r>
      <w:r w:rsidRPr="00746F78">
        <w:rPr>
          <w:rFonts w:ascii="Garamond" w:hAnsi="Garamond"/>
        </w:rPr>
        <w:t xml:space="preserve">the WDR symphony conducted by Andrea Marcon (accessed </w:t>
      </w:r>
      <w:r w:rsidR="00927736" w:rsidRPr="00746F78">
        <w:rPr>
          <w:rFonts w:ascii="Garamond" w:hAnsi="Garamond"/>
        </w:rPr>
        <w:t>August</w:t>
      </w:r>
      <w:r w:rsidR="00572043" w:rsidRPr="00746F78">
        <w:rPr>
          <w:rFonts w:ascii="Garamond" w:hAnsi="Garamond"/>
        </w:rPr>
        <w:t xml:space="preserve"> </w:t>
      </w:r>
      <w:r w:rsidR="00927736" w:rsidRPr="00746F78">
        <w:rPr>
          <w:rFonts w:ascii="Garamond" w:hAnsi="Garamond"/>
        </w:rPr>
        <w:t>9, 2025</w:t>
      </w:r>
      <w:r w:rsidRPr="00746F78">
        <w:rPr>
          <w:rFonts w:ascii="Garamond" w:hAnsi="Garamond"/>
        </w:rPr>
        <w:t xml:space="preserve">): </w:t>
      </w:r>
      <w:hyperlink r:id="rId4" w:history="1">
        <w:r w:rsidRPr="00746F78">
          <w:rPr>
            <w:rStyle w:val="Hyperlink"/>
            <w:rFonts w:ascii="Garamond" w:hAnsi="Garamond"/>
          </w:rPr>
          <w:t>https://www.youtube.com/watch?v=bVhV-Qwlc5Y</w:t>
        </w:r>
      </w:hyperlink>
      <w:r w:rsidRPr="00746F78">
        <w:rPr>
          <w:rFonts w:ascii="Garamond" w:hAnsi="Garamond"/>
        </w:rPr>
        <w:t xml:space="preserve"> </w:t>
      </w:r>
    </w:p>
  </w:footnote>
  <w:footnote w:id="32">
    <w:p w14:paraId="19A5AA75" w14:textId="02A25529" w:rsidR="000A784C" w:rsidRPr="00746F78" w:rsidRDefault="000A784C"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The tonally open ending of the first two movements and the unusual tonal relation of the inner movement (key of </w:t>
      </w:r>
      <w:proofErr w:type="spellStart"/>
      <w:r w:rsidR="00812FA8" w:rsidRPr="00746F78">
        <w:rPr>
          <w:rFonts w:ascii="Garamond" w:hAnsi="Garamond"/>
        </w:rPr>
        <w:t>ß</w:t>
      </w:r>
      <w:r w:rsidRPr="00746F78">
        <w:rPr>
          <w:rFonts w:ascii="Garamond" w:hAnsi="Garamond"/>
        </w:rPr>
        <w:t>II</w:t>
      </w:r>
      <w:proofErr w:type="spellEnd"/>
      <w:r w:rsidRPr="00746F78">
        <w:rPr>
          <w:rFonts w:ascii="Garamond" w:hAnsi="Garamond"/>
        </w:rPr>
        <w:t>) also give</w:t>
      </w:r>
      <w:r w:rsidR="00F44661" w:rsidRPr="00746F78">
        <w:rPr>
          <w:rFonts w:ascii="Garamond" w:hAnsi="Garamond"/>
        </w:rPr>
        <w:t xml:space="preserve"> this symphony a fantasy-like character</w:t>
      </w:r>
      <w:r w:rsidR="00473906" w:rsidRPr="00746F78">
        <w:rPr>
          <w:rFonts w:ascii="Garamond" w:hAnsi="Garamond"/>
        </w:rPr>
        <w:t xml:space="preserve"> (</w:t>
      </w:r>
      <w:r w:rsidR="00003EA8" w:rsidRPr="00746F78">
        <w:rPr>
          <w:rFonts w:ascii="Garamond" w:hAnsi="Garamond"/>
        </w:rPr>
        <w:t xml:space="preserve">see also </w:t>
      </w:r>
      <w:r w:rsidR="00473906" w:rsidRPr="00746F78">
        <w:rPr>
          <w:rFonts w:ascii="Garamond" w:hAnsi="Garamond"/>
        </w:rPr>
        <w:t>fn. 1</w:t>
      </w:r>
      <w:r w:rsidR="006C6450">
        <w:rPr>
          <w:rFonts w:ascii="Garamond" w:hAnsi="Garamond"/>
        </w:rPr>
        <w:t>6</w:t>
      </w:r>
      <w:r w:rsidR="00473906" w:rsidRPr="00746F78">
        <w:rPr>
          <w:rFonts w:ascii="Garamond" w:hAnsi="Garamond"/>
        </w:rPr>
        <w:t xml:space="preserve"> above)</w:t>
      </w:r>
      <w:r w:rsidR="002300EB" w:rsidRPr="00746F78">
        <w:rPr>
          <w:rFonts w:ascii="Garamond" w:hAnsi="Garamond"/>
        </w:rPr>
        <w:t>. Such factors, however, are not quite as disorienting as the first movement’s opening.</w:t>
      </w:r>
    </w:p>
  </w:footnote>
  <w:footnote w:id="33">
    <w:p w14:paraId="7D0CB09B" w14:textId="32C5AD3F" w:rsidR="00DB2A91" w:rsidRPr="00DB2A91" w:rsidRDefault="00DB2A91" w:rsidP="00DB2A91">
      <w:pPr>
        <w:spacing w:after="0" w:line="480" w:lineRule="auto"/>
        <w:rPr>
          <w:rFonts w:ascii="Garamond" w:hAnsi="Garamond"/>
          <w:sz w:val="24"/>
          <w:szCs w:val="24"/>
          <w:rPrChange w:id="893" w:author="Kyle Hutchinson" w:date="2025-08-24T08:23:00Z" w16du:dateUtc="2025-08-24T12:23:00Z">
            <w:rPr/>
          </w:rPrChange>
        </w:rPr>
        <w:pPrChange w:id="894" w:author="Kyle Hutchinson" w:date="2025-08-24T08:23:00Z" w16du:dateUtc="2025-08-24T12:23:00Z">
          <w:pPr>
            <w:pStyle w:val="FootnoteText"/>
          </w:pPr>
        </w:pPrChange>
      </w:pPr>
      <w:ins w:id="895" w:author="Kyle Hutchinson" w:date="2025-08-24T08:23:00Z" w16du:dateUtc="2025-08-24T12:23:00Z">
        <w:r>
          <w:rPr>
            <w:rStyle w:val="FootnoteReference"/>
          </w:rPr>
          <w:footnoteRef/>
        </w:r>
        <w:r>
          <w:t xml:space="preserve"> </w:t>
        </w:r>
        <w:r w:rsidRPr="0085486B">
          <w:rPr>
            <w:rFonts w:ascii="Garamond" w:hAnsi="Garamond"/>
            <w:sz w:val="24"/>
            <w:szCs w:val="24"/>
          </w:rPr>
          <w:t>I follow here Burstein’s (2020) neo-</w:t>
        </w:r>
        <w:proofErr w:type="spellStart"/>
        <w:r w:rsidRPr="0085486B">
          <w:rPr>
            <w:rFonts w:ascii="Garamond" w:hAnsi="Garamond"/>
            <w:sz w:val="24"/>
            <w:szCs w:val="24"/>
          </w:rPr>
          <w:t>Kochian</w:t>
        </w:r>
        <w:proofErr w:type="spellEnd"/>
        <w:r w:rsidRPr="0085486B">
          <w:rPr>
            <w:rFonts w:ascii="Garamond" w:hAnsi="Garamond"/>
            <w:sz w:val="24"/>
            <w:szCs w:val="24"/>
          </w:rPr>
          <w:t xml:space="preserve"> terms (and adapt his graphic representation) for presenting the punctuation form of </w:t>
        </w:r>
        <w:proofErr w:type="spellStart"/>
        <w:r w:rsidRPr="0085486B">
          <w:rPr>
            <w:rFonts w:ascii="Garamond" w:hAnsi="Garamond"/>
            <w:sz w:val="24"/>
            <w:szCs w:val="24"/>
          </w:rPr>
          <w:t>galant</w:t>
        </w:r>
        <w:proofErr w:type="spellEnd"/>
        <w:r w:rsidRPr="0085486B">
          <w:rPr>
            <w:rFonts w:ascii="Garamond" w:hAnsi="Garamond"/>
            <w:sz w:val="24"/>
            <w:szCs w:val="24"/>
          </w:rPr>
          <w:t xml:space="preserve"> expositions. My motivation in understanding the punctuation sequence has less to do with the fact that it was explicitly described in the period and more with the fact that these were the formal conventions with which Bach worked, rather than with those of the (later) high-classical exposition. To be sure, we might be more familiar with high-classical expositions both through musical exposure and through influential theoretical descriptions (</w:t>
        </w:r>
        <w:r w:rsidRPr="0085486B">
          <w:rPr>
            <w:rFonts w:ascii="Garamond" w:hAnsi="Garamond"/>
            <w:color w:val="000000" w:themeColor="text1"/>
            <w:sz w:val="24"/>
            <w:szCs w:val="24"/>
          </w:rPr>
          <w:t>Caplin 1998</w:t>
        </w:r>
        <w:r w:rsidRPr="0085486B">
          <w:rPr>
            <w:rFonts w:ascii="Garamond" w:hAnsi="Garamond"/>
            <w:sz w:val="24"/>
            <w:szCs w:val="24"/>
          </w:rPr>
          <w:t xml:space="preserve">; Hepokoski and Darcy 2006), yet this later formal mold is misleading when dealing with </w:t>
        </w:r>
        <w:proofErr w:type="spellStart"/>
        <w:r w:rsidRPr="0085486B">
          <w:rPr>
            <w:rFonts w:ascii="Garamond" w:hAnsi="Garamond"/>
            <w:sz w:val="24"/>
            <w:szCs w:val="24"/>
          </w:rPr>
          <w:t>galant</w:t>
        </w:r>
        <w:proofErr w:type="spellEnd"/>
        <w:r w:rsidRPr="0085486B">
          <w:rPr>
            <w:rFonts w:ascii="Garamond" w:hAnsi="Garamond"/>
            <w:sz w:val="24"/>
            <w:szCs w:val="24"/>
          </w:rPr>
          <w:t xml:space="preserve">-style expositions. </w:t>
        </w:r>
        <w:r>
          <w:rPr>
            <w:rStyle w:val="CommentReference"/>
          </w:rPr>
          <w:annotationRef/>
        </w:r>
      </w:ins>
    </w:p>
  </w:footnote>
  <w:footnote w:id="34">
    <w:p w14:paraId="07862A75" w14:textId="01352CB5" w:rsidR="00700FFA" w:rsidRPr="00746F78" w:rsidRDefault="00700FFA"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del w:id="908" w:author="Kyle Hutchinson" w:date="2025-08-24T08:27:00Z" w16du:dateUtc="2025-08-24T12:27:00Z">
        <w:r w:rsidRPr="00746F78" w:rsidDel="00695964">
          <w:rPr>
            <w:rFonts w:ascii="Garamond" w:hAnsi="Garamond"/>
          </w:rPr>
          <w:delText>For instance, see the summary of</w:delText>
        </w:r>
      </w:del>
      <w:ins w:id="909" w:author="Kyle Hutchinson" w:date="2025-08-24T08:27:00Z" w16du:dateUtc="2025-08-24T12:27:00Z">
        <w:r w:rsidR="00695964">
          <w:rPr>
            <w:rFonts w:ascii="Garamond" w:hAnsi="Garamond"/>
          </w:rPr>
          <w:t>See, for instance,</w:t>
        </w:r>
      </w:ins>
      <w:r w:rsidRPr="00746F78">
        <w:rPr>
          <w:rFonts w:ascii="Garamond" w:hAnsi="Garamond"/>
        </w:rPr>
        <w:t xml:space="preserve"> Burstein </w:t>
      </w:r>
      <w:del w:id="910" w:author="Kyle Hutchinson" w:date="2025-08-24T08:27:00Z" w16du:dateUtc="2025-08-24T12:27:00Z">
        <w:r w:rsidRPr="00746F78" w:rsidDel="00695964">
          <w:rPr>
            <w:rFonts w:ascii="Garamond" w:hAnsi="Garamond"/>
          </w:rPr>
          <w:delText>(</w:delText>
        </w:r>
      </w:del>
      <w:r w:rsidRPr="00746F78">
        <w:rPr>
          <w:rFonts w:ascii="Garamond" w:hAnsi="Garamond"/>
        </w:rPr>
        <w:t>2020, 8–9</w:t>
      </w:r>
      <w:del w:id="911" w:author="Kyle Hutchinson" w:date="2025-08-24T08:27:00Z" w16du:dateUtc="2025-08-24T12:27:00Z">
        <w:r w:rsidRPr="00746F78" w:rsidDel="00695964">
          <w:rPr>
            <w:rFonts w:ascii="Garamond" w:hAnsi="Garamond"/>
          </w:rPr>
          <w:delText>)</w:delText>
        </w:r>
      </w:del>
      <w:r w:rsidRPr="00746F78">
        <w:rPr>
          <w:rFonts w:ascii="Garamond" w:hAnsi="Garamond"/>
        </w:rPr>
        <w:t>.</w:t>
      </w:r>
    </w:p>
  </w:footnote>
  <w:footnote w:id="35">
    <w:p w14:paraId="5519D71F" w14:textId="55144B73" w:rsidR="003F61C7" w:rsidRPr="00746F78" w:rsidRDefault="003F61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Burstein dedicates his Chapter 11 to expositions with two half-cadential breaks.</w:t>
      </w:r>
    </w:p>
  </w:footnote>
  <w:footnote w:id="36">
    <w:p w14:paraId="1EE77100" w14:textId="07937B83" w:rsidR="00B853E7" w:rsidRPr="00746F78" w:rsidRDefault="00B853E7" w:rsidP="002743CD">
      <w:pPr>
        <w:pStyle w:val="FootnoteText"/>
        <w:spacing w:line="480" w:lineRule="auto"/>
        <w:rPr>
          <w:rFonts w:ascii="Garamond" w:hAnsi="Garamond"/>
          <w:lang w:val="it-IT"/>
        </w:rPr>
      </w:pPr>
      <w:r w:rsidRPr="00746F78">
        <w:rPr>
          <w:rStyle w:val="FootnoteReference"/>
          <w:rFonts w:ascii="Garamond" w:hAnsi="Garamond"/>
        </w:rPr>
        <w:footnoteRef/>
      </w:r>
      <w:r w:rsidRPr="00746F78">
        <w:rPr>
          <w:rFonts w:ascii="Garamond" w:hAnsi="Garamond"/>
          <w:lang w:val="it-IT"/>
        </w:rPr>
        <w:t xml:space="preserve"> </w:t>
      </w:r>
      <w:r w:rsidRPr="00746F78">
        <w:rPr>
          <w:rFonts w:ascii="Garamond" w:hAnsi="Garamond"/>
          <w:lang w:val="it-IT"/>
        </w:rPr>
        <w:t xml:space="preserve">See Burstein’s (2020, 94–95) discussion of Galeazzi’s </w:t>
      </w:r>
      <w:r w:rsidRPr="00746F78">
        <w:rPr>
          <w:rFonts w:ascii="Garamond" w:hAnsi="Garamond"/>
          <w:i/>
          <w:iCs/>
          <w:lang w:val="it-IT"/>
        </w:rPr>
        <w:t>Passo di mezzo</w:t>
      </w:r>
      <w:r w:rsidRPr="00746F78">
        <w:rPr>
          <w:rFonts w:ascii="Garamond" w:hAnsi="Garamond"/>
          <w:lang w:val="it-IT"/>
        </w:rPr>
        <w:t>.</w:t>
      </w:r>
    </w:p>
  </w:footnote>
  <w:footnote w:id="37">
    <w:p w14:paraId="20FEB94D" w14:textId="5F903828" w:rsidR="00700FFA" w:rsidRPr="00746F78" w:rsidRDefault="008B0F08"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700FFA" w:rsidRPr="00746F78">
        <w:rPr>
          <w:rFonts w:ascii="Garamond" w:hAnsi="Garamond"/>
        </w:rPr>
        <w:t xml:space="preserve">For instance, see Burstein’s observation (2020, 272n21) that “it would be too restrictive and tautological to argue that the first half-cadential break that precedes a new-key theme must </w:t>
      </w:r>
      <w:proofErr w:type="gramStart"/>
      <w:r w:rsidR="00700FFA" w:rsidRPr="00746F78">
        <w:rPr>
          <w:rFonts w:ascii="Garamond" w:hAnsi="Garamond"/>
        </w:rPr>
        <w:t>by definition be</w:t>
      </w:r>
      <w:proofErr w:type="gramEnd"/>
      <w:r w:rsidR="00700FFA" w:rsidRPr="00746F78">
        <w:rPr>
          <w:rFonts w:ascii="Garamond" w:hAnsi="Garamond"/>
        </w:rPr>
        <w:t xml:space="preserve"> regarded as the medial caesura. If the concepts of the medial caesura and post-medial caesura are to have implications for interpretation and performance, some features must suggest that the medial caesura proper could be fairly portrayed as having greater formal weight …” </w:t>
      </w:r>
    </w:p>
    <w:p w14:paraId="0DD62A8D" w14:textId="35FD2B18" w:rsidR="008B0F08" w:rsidRPr="00746F78" w:rsidRDefault="008B0F08" w:rsidP="002743CD">
      <w:pPr>
        <w:pStyle w:val="FootnoteText"/>
        <w:spacing w:line="480" w:lineRule="auto"/>
        <w:rPr>
          <w:rFonts w:ascii="Garamond" w:hAnsi="Garamond"/>
        </w:rPr>
      </w:pPr>
      <w:r w:rsidRPr="00746F78">
        <w:rPr>
          <w:rFonts w:ascii="Garamond" w:hAnsi="Garamond"/>
        </w:rPr>
        <w:t xml:space="preserve">Perhaps the fact that the paired </w:t>
      </w:r>
      <w:proofErr w:type="spellStart"/>
      <w:r w:rsidRPr="00746F78">
        <w:rPr>
          <w:rFonts w:ascii="Garamond" w:hAnsi="Garamond"/>
          <w:i/>
          <w:iCs/>
        </w:rPr>
        <w:t>Quintabs</w:t>
      </w:r>
      <w:r w:rsidRPr="00746F78">
        <w:rPr>
          <w:rFonts w:ascii="Garamond" w:hAnsi="Garamond" w:cstheme="minorHAnsi"/>
          <w:i/>
          <w:iCs/>
        </w:rPr>
        <w:t>ä</w:t>
      </w:r>
      <w:r w:rsidRPr="00746F78">
        <w:rPr>
          <w:rFonts w:ascii="Garamond" w:hAnsi="Garamond"/>
          <w:i/>
          <w:iCs/>
        </w:rPr>
        <w:t>tze</w:t>
      </w:r>
      <w:proofErr w:type="spellEnd"/>
      <w:r w:rsidRPr="00746F78">
        <w:rPr>
          <w:rFonts w:ascii="Garamond" w:hAnsi="Garamond"/>
        </w:rPr>
        <w:t xml:space="preserve"> in V follow the order “cantabile” then more active and “</w:t>
      </w:r>
      <w:proofErr w:type="spellStart"/>
      <w:r w:rsidRPr="00746F78">
        <w:rPr>
          <w:rFonts w:ascii="Garamond" w:hAnsi="Garamond"/>
          <w:i/>
          <w:iCs/>
        </w:rPr>
        <w:t>rauschend</w:t>
      </w:r>
      <w:proofErr w:type="spellEnd"/>
      <w:r w:rsidRPr="00746F78">
        <w:rPr>
          <w:rFonts w:ascii="Garamond" w:hAnsi="Garamond"/>
        </w:rPr>
        <w:t xml:space="preserve">” can be viewed as a deviation from </w:t>
      </w:r>
      <w:r w:rsidR="00700FFA" w:rsidRPr="00746F78">
        <w:rPr>
          <w:rFonts w:ascii="Garamond" w:hAnsi="Garamond"/>
        </w:rPr>
        <w:t xml:space="preserve">the </w:t>
      </w:r>
      <w:r w:rsidRPr="00746F78">
        <w:rPr>
          <w:rFonts w:ascii="Garamond" w:hAnsi="Garamond"/>
        </w:rPr>
        <w:t>convention</w:t>
      </w:r>
      <w:r w:rsidR="00700FFA" w:rsidRPr="00746F78">
        <w:rPr>
          <w:rFonts w:ascii="Garamond" w:hAnsi="Garamond"/>
        </w:rPr>
        <w:t xml:space="preserve"> of starting with a more active </w:t>
      </w:r>
      <w:proofErr w:type="spellStart"/>
      <w:r w:rsidR="00700FFA" w:rsidRPr="00746F78">
        <w:rPr>
          <w:rFonts w:ascii="Garamond" w:hAnsi="Garamond"/>
          <w:i/>
          <w:iCs/>
        </w:rPr>
        <w:t>Quintabsatz</w:t>
      </w:r>
      <w:proofErr w:type="spellEnd"/>
      <w:r w:rsidR="00700FFA" w:rsidRPr="00746F78">
        <w:rPr>
          <w:rFonts w:ascii="Garamond" w:hAnsi="Garamond"/>
        </w:rPr>
        <w:t xml:space="preserve"> and moving to a more cantabile one (see Burstein 2020, 61</w:t>
      </w:r>
      <w:r w:rsidR="00B853E7" w:rsidRPr="00746F78">
        <w:rPr>
          <w:rFonts w:ascii="Garamond" w:hAnsi="Garamond"/>
        </w:rPr>
        <w:t>–</w:t>
      </w:r>
      <w:r w:rsidR="00700FFA" w:rsidRPr="00746F78">
        <w:rPr>
          <w:rFonts w:ascii="Garamond" w:hAnsi="Garamond"/>
        </w:rPr>
        <w:t>63</w:t>
      </w:r>
      <w:r w:rsidR="00B853E7" w:rsidRPr="00746F78">
        <w:rPr>
          <w:rFonts w:ascii="Garamond" w:hAnsi="Garamond"/>
        </w:rPr>
        <w:t xml:space="preserve"> and the analysis of Mariana Martines’s Sonata no. 3 there</w:t>
      </w:r>
      <w:r w:rsidR="00A342D5" w:rsidRPr="00746F78">
        <w:rPr>
          <w:rFonts w:ascii="Garamond" w:hAnsi="Garamond"/>
        </w:rPr>
        <w:t xml:space="preserve">: </w:t>
      </w:r>
      <w:r w:rsidR="00B853E7" w:rsidRPr="00746F78">
        <w:rPr>
          <w:rFonts w:ascii="Garamond" w:hAnsi="Garamond"/>
        </w:rPr>
        <w:t xml:space="preserve">such a pairing does not necessarily correspond to what we would now label as transition and secondary theme, </w:t>
      </w:r>
      <w:r w:rsidR="00B853E7" w:rsidRPr="00746F78">
        <w:rPr>
          <w:rFonts w:ascii="Garamond" w:hAnsi="Garamond"/>
          <w:i/>
          <w:iCs/>
        </w:rPr>
        <w:t>Ibid.</w:t>
      </w:r>
      <w:r w:rsidR="00B853E7" w:rsidRPr="00746F78">
        <w:rPr>
          <w:rFonts w:ascii="Garamond" w:hAnsi="Garamond"/>
        </w:rPr>
        <w:t xml:space="preserve">, 86). </w:t>
      </w:r>
      <w:r w:rsidR="003F61C7" w:rsidRPr="00746F78">
        <w:rPr>
          <w:rFonts w:ascii="Garamond" w:hAnsi="Garamond"/>
        </w:rPr>
        <w:t>In any case, the piece under consideration is so unusual that a flipped order of cantabile–</w:t>
      </w:r>
      <w:proofErr w:type="spellStart"/>
      <w:r w:rsidR="003F61C7" w:rsidRPr="00746F78">
        <w:rPr>
          <w:rFonts w:ascii="Garamond" w:hAnsi="Garamond"/>
          <w:i/>
          <w:iCs/>
        </w:rPr>
        <w:t>rauschend</w:t>
      </w:r>
      <w:proofErr w:type="spellEnd"/>
      <w:r w:rsidR="003F61C7" w:rsidRPr="00746F78">
        <w:rPr>
          <w:rFonts w:ascii="Garamond" w:hAnsi="Garamond"/>
        </w:rPr>
        <w:t xml:space="preserve"> seems like a minor </w:t>
      </w:r>
      <w:r w:rsidR="007666C9" w:rsidRPr="00746F78">
        <w:rPr>
          <w:rFonts w:ascii="Garamond" w:hAnsi="Garamond"/>
        </w:rPr>
        <w:t xml:space="preserve">deviation from the formal mold of a </w:t>
      </w:r>
      <w:proofErr w:type="spellStart"/>
      <w:r w:rsidR="007666C9" w:rsidRPr="00746F78">
        <w:rPr>
          <w:rFonts w:ascii="Garamond" w:hAnsi="Garamond"/>
        </w:rPr>
        <w:t>galant</w:t>
      </w:r>
      <w:proofErr w:type="spellEnd"/>
      <w:r w:rsidR="007666C9" w:rsidRPr="00746F78">
        <w:rPr>
          <w:rFonts w:ascii="Garamond" w:hAnsi="Garamond"/>
        </w:rPr>
        <w:t xml:space="preserve"> exposition.</w:t>
      </w:r>
      <w:r w:rsidR="003F61C7" w:rsidRPr="00746F78">
        <w:rPr>
          <w:rFonts w:ascii="Garamond" w:hAnsi="Garamond"/>
        </w:rPr>
        <w:t xml:space="preserve">  </w:t>
      </w:r>
    </w:p>
  </w:footnote>
  <w:footnote w:id="38">
    <w:p w14:paraId="4E3E6C66" w14:textId="2C512933" w:rsidR="009A108D" w:rsidRPr="00746F78" w:rsidRDefault="009A108D"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C</w:t>
      </w:r>
      <w:r w:rsidR="00FA0CEB" w:rsidRPr="00746F78">
        <w:rPr>
          <w:rFonts w:ascii="Garamond" w:hAnsi="Garamond"/>
        </w:rPr>
        <w:t xml:space="preserve">f. Caplin’s (2015, 41) discussion of the respective “syntactical strength” of a </w:t>
      </w:r>
      <w:proofErr w:type="spellStart"/>
      <w:r w:rsidR="00FA0CEB" w:rsidRPr="00746F78">
        <w:rPr>
          <w:rFonts w:ascii="Garamond" w:hAnsi="Garamond"/>
        </w:rPr>
        <w:t>Prinner</w:t>
      </w:r>
      <w:proofErr w:type="spellEnd"/>
      <w:r w:rsidR="00FA0CEB" w:rsidRPr="00746F78">
        <w:rPr>
          <w:rFonts w:ascii="Garamond" w:hAnsi="Garamond"/>
        </w:rPr>
        <w:t xml:space="preserve"> ending on ^3 answered by a phrase in which the </w:t>
      </w:r>
      <w:proofErr w:type="spellStart"/>
      <w:r w:rsidR="00FA0CEB" w:rsidRPr="00746F78">
        <w:rPr>
          <w:rFonts w:ascii="Garamond" w:hAnsi="Garamond"/>
        </w:rPr>
        <w:t>Prinner</w:t>
      </w:r>
      <w:proofErr w:type="spellEnd"/>
      <w:r w:rsidR="00FA0CEB" w:rsidRPr="00746F78">
        <w:rPr>
          <w:rFonts w:ascii="Garamond" w:hAnsi="Garamond"/>
        </w:rPr>
        <w:t xml:space="preserve"> </w:t>
      </w:r>
      <w:proofErr w:type="gramStart"/>
      <w:r w:rsidR="00FA0CEB" w:rsidRPr="00746F78">
        <w:rPr>
          <w:rFonts w:ascii="Garamond" w:hAnsi="Garamond"/>
        </w:rPr>
        <w:t>continues on</w:t>
      </w:r>
      <w:proofErr w:type="gramEnd"/>
      <w:r w:rsidR="00FA0CEB" w:rsidRPr="00746F78">
        <w:rPr>
          <w:rFonts w:ascii="Garamond" w:hAnsi="Garamond"/>
        </w:rPr>
        <w:t xml:space="preserve"> to a HC ending on ^2. Though Caplin </w:t>
      </w:r>
      <w:r w:rsidR="009A32B0" w:rsidRPr="00746F78">
        <w:rPr>
          <w:rFonts w:ascii="Garamond" w:hAnsi="Garamond"/>
        </w:rPr>
        <w:t xml:space="preserve">de facto </w:t>
      </w:r>
      <w:r w:rsidR="00FA0CEB" w:rsidRPr="00746F78">
        <w:rPr>
          <w:rFonts w:ascii="Garamond" w:hAnsi="Garamond"/>
        </w:rPr>
        <w:t>subsumes</w:t>
      </w:r>
      <w:r w:rsidR="00F01A0E" w:rsidRPr="00746F78">
        <w:rPr>
          <w:rFonts w:ascii="Garamond" w:hAnsi="Garamond"/>
        </w:rPr>
        <w:t xml:space="preserve"> the </w:t>
      </w:r>
      <w:r w:rsidR="00DB0858" w:rsidRPr="00746F78">
        <w:rPr>
          <w:rFonts w:ascii="Garamond" w:hAnsi="Garamond"/>
        </w:rPr>
        <w:t>analytical object “</w:t>
      </w:r>
      <w:proofErr w:type="spellStart"/>
      <w:r w:rsidR="00FA0CEB" w:rsidRPr="00746F78">
        <w:rPr>
          <w:rFonts w:ascii="Garamond" w:hAnsi="Garamond"/>
        </w:rPr>
        <w:t>Prinner</w:t>
      </w:r>
      <w:proofErr w:type="spellEnd"/>
      <w:r w:rsidR="00DB0858" w:rsidRPr="00746F78">
        <w:rPr>
          <w:rFonts w:ascii="Garamond" w:hAnsi="Garamond"/>
        </w:rPr>
        <w:t>”</w:t>
      </w:r>
      <w:r w:rsidR="00FA0CEB" w:rsidRPr="00746F78">
        <w:rPr>
          <w:rFonts w:ascii="Garamond" w:hAnsi="Garamond"/>
        </w:rPr>
        <w:t xml:space="preserve"> under his form-functional </w:t>
      </w:r>
      <w:r w:rsidR="00F01A0E" w:rsidRPr="00746F78">
        <w:rPr>
          <w:rFonts w:ascii="Garamond" w:hAnsi="Garamond"/>
        </w:rPr>
        <w:t>apparatus</w:t>
      </w:r>
      <w:r w:rsidR="00FA0CEB" w:rsidRPr="00746F78">
        <w:rPr>
          <w:rFonts w:ascii="Garamond" w:hAnsi="Garamond"/>
        </w:rPr>
        <w:t>, his discussion demonstrates the wealth of possibilities associate</w:t>
      </w:r>
      <w:r w:rsidR="00D70AC5" w:rsidRPr="00746F78">
        <w:rPr>
          <w:rFonts w:ascii="Garamond" w:hAnsi="Garamond"/>
        </w:rPr>
        <w:t>d</w:t>
      </w:r>
      <w:r w:rsidR="00FA0CEB" w:rsidRPr="00746F78">
        <w:rPr>
          <w:rFonts w:ascii="Garamond" w:hAnsi="Garamond"/>
        </w:rPr>
        <w:t xml:space="preserve"> with this </w:t>
      </w:r>
      <w:r w:rsidR="00DB0858" w:rsidRPr="00746F78">
        <w:rPr>
          <w:rFonts w:ascii="Garamond" w:hAnsi="Garamond"/>
        </w:rPr>
        <w:t>conventional skeleton.</w:t>
      </w:r>
    </w:p>
  </w:footnote>
  <w:footnote w:id="39">
    <w:p w14:paraId="55B7F757" w14:textId="0D927DB5" w:rsidR="00D00B23" w:rsidRPr="00746F78" w:rsidRDefault="00D00B23"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Indeed, Example</w:t>
      </w:r>
      <w:r w:rsidR="00551A05" w:rsidRPr="00746F78">
        <w:rPr>
          <w:rFonts w:ascii="Garamond" w:hAnsi="Garamond"/>
        </w:rPr>
        <w:t xml:space="preserve"> 12d stresses </w:t>
      </w:r>
      <w:r w:rsidRPr="00746F78">
        <w:rPr>
          <w:rFonts w:ascii="Garamond" w:hAnsi="Garamond"/>
        </w:rPr>
        <w:t xml:space="preserve">that the cantabile materials of mm. 35–48 are a kind of “insert” that blunts the momentum towards further punctuation points in the formal script of the </w:t>
      </w:r>
      <w:proofErr w:type="spellStart"/>
      <w:r w:rsidRPr="00746F78">
        <w:rPr>
          <w:rFonts w:ascii="Garamond" w:hAnsi="Garamond"/>
        </w:rPr>
        <w:t>galant</w:t>
      </w:r>
      <w:proofErr w:type="spellEnd"/>
      <w:r w:rsidRPr="00746F78">
        <w:rPr>
          <w:rFonts w:ascii="Garamond" w:hAnsi="Garamond"/>
        </w:rPr>
        <w:t xml:space="preserve"> exposition.</w:t>
      </w:r>
    </w:p>
  </w:footnote>
  <w:footnote w:id="40">
    <w:p w14:paraId="0A089B91" w14:textId="61E3A2D3" w:rsidR="00CF1520" w:rsidRPr="00746F78" w:rsidRDefault="00CF1520"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w:t>
      </w:r>
      <w:r w:rsidR="005B6665" w:rsidRPr="00746F78">
        <w:rPr>
          <w:rFonts w:ascii="Garamond" w:hAnsi="Garamond"/>
        </w:rPr>
        <w:t>Note that the recognition of the le-sol-fi-sol schema was responsible both for historical listeners</w:t>
      </w:r>
      <w:r w:rsidR="00B36040" w:rsidRPr="00746F78">
        <w:rPr>
          <w:rFonts w:ascii="Garamond" w:hAnsi="Garamond"/>
        </w:rPr>
        <w:t>’</w:t>
      </w:r>
      <w:r w:rsidR="005B6665" w:rsidRPr="00746F78">
        <w:rPr>
          <w:rFonts w:ascii="Garamond" w:hAnsi="Garamond"/>
        </w:rPr>
        <w:t xml:space="preserve"> hearing a clear shift to G minor at the opening of Beethoven’s Eroica Symphony as well as </w:t>
      </w:r>
      <w:r w:rsidR="00E909AA" w:rsidRPr="00746F78">
        <w:rPr>
          <w:rFonts w:ascii="Garamond" w:hAnsi="Garamond"/>
        </w:rPr>
        <w:t xml:space="preserve">to invocations of improvisation, as in the 1807 review by Friedrich Rochlitz cited by </w:t>
      </w:r>
      <w:proofErr w:type="spellStart"/>
      <w:r w:rsidR="00E909AA" w:rsidRPr="00746F78">
        <w:rPr>
          <w:rFonts w:ascii="Garamond" w:hAnsi="Garamond"/>
        </w:rPr>
        <w:t>Byros</w:t>
      </w:r>
      <w:proofErr w:type="spellEnd"/>
      <w:r w:rsidR="00E909AA" w:rsidRPr="00746F78">
        <w:rPr>
          <w:rFonts w:ascii="Garamond" w:hAnsi="Garamond"/>
        </w:rPr>
        <w:t xml:space="preserve"> (2012, 285). </w:t>
      </w:r>
    </w:p>
  </w:footnote>
  <w:footnote w:id="41">
    <w:p w14:paraId="3622E6FB" w14:textId="3B6977FC" w:rsidR="00515FC7" w:rsidRPr="00746F78" w:rsidRDefault="00515FC7"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On the association between le-sol-fi-sol and HCs, see </w:t>
      </w:r>
      <w:proofErr w:type="spellStart"/>
      <w:r w:rsidRPr="00746F78">
        <w:rPr>
          <w:rFonts w:ascii="Garamond" w:hAnsi="Garamond"/>
        </w:rPr>
        <w:t>Byros</w:t>
      </w:r>
      <w:proofErr w:type="spellEnd"/>
      <w:r w:rsidRPr="00746F78">
        <w:rPr>
          <w:rFonts w:ascii="Garamond" w:hAnsi="Garamond"/>
        </w:rPr>
        <w:t xml:space="preserve"> (2012, 295–299).</w:t>
      </w:r>
    </w:p>
  </w:footnote>
  <w:footnote w:id="42">
    <w:p w14:paraId="4AA70FCC" w14:textId="3D2197F2" w:rsidR="00305394" w:rsidRPr="00746F78" w:rsidRDefault="00305394"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Hepokoski and Darcy (2006, 25) note the possibility of reaching a V: HC MC by way of a “darkened pathway” with a shift to the parallel minor. </w:t>
      </w:r>
    </w:p>
  </w:footnote>
  <w:footnote w:id="43">
    <w:p w14:paraId="20322D39" w14:textId="504B20B4" w:rsidR="00657DE4" w:rsidRPr="00746F78" w:rsidDel="00EC4E9D" w:rsidRDefault="00657DE4" w:rsidP="002743CD">
      <w:pPr>
        <w:pStyle w:val="FootnoteText"/>
        <w:spacing w:line="480" w:lineRule="auto"/>
        <w:rPr>
          <w:del w:id="980" w:author="Kyle Hutchinson" w:date="2025-08-24T08:52:00Z" w16du:dateUtc="2025-08-24T12:52:00Z"/>
          <w:rFonts w:ascii="Garamond" w:hAnsi="Garamond"/>
        </w:rPr>
      </w:pPr>
      <w:r w:rsidRPr="00746F78">
        <w:rPr>
          <w:rStyle w:val="FootnoteReference"/>
          <w:rFonts w:ascii="Garamond" w:hAnsi="Garamond"/>
        </w:rPr>
        <w:footnoteRef/>
      </w:r>
      <w:r w:rsidRPr="00746F78">
        <w:rPr>
          <w:rFonts w:ascii="Garamond" w:hAnsi="Garamond"/>
        </w:rPr>
        <w:t xml:space="preserve"> </w:t>
      </w:r>
      <w:r w:rsidR="00CA4607" w:rsidRPr="00746F78">
        <w:rPr>
          <w:rFonts w:ascii="Garamond" w:hAnsi="Garamond"/>
        </w:rPr>
        <w:t xml:space="preserve">See also the recent discussion </w:t>
      </w:r>
      <w:r w:rsidRPr="00746F78">
        <w:rPr>
          <w:rFonts w:ascii="Garamond" w:hAnsi="Garamond"/>
        </w:rPr>
        <w:t xml:space="preserve">of minor-mode shifts in </w:t>
      </w:r>
      <w:proofErr w:type="spellStart"/>
      <w:r w:rsidRPr="00746F78">
        <w:rPr>
          <w:rFonts w:ascii="Garamond" w:hAnsi="Garamond"/>
        </w:rPr>
        <w:t>galant</w:t>
      </w:r>
      <w:proofErr w:type="spellEnd"/>
      <w:r w:rsidRPr="00746F78">
        <w:rPr>
          <w:rFonts w:ascii="Garamond" w:hAnsi="Garamond"/>
        </w:rPr>
        <w:t xml:space="preserve"> expositions</w:t>
      </w:r>
      <w:r w:rsidR="005B615B" w:rsidRPr="00746F78">
        <w:rPr>
          <w:rFonts w:ascii="Garamond" w:hAnsi="Garamond"/>
        </w:rPr>
        <w:t xml:space="preserve"> in</w:t>
      </w:r>
      <w:r w:rsidRPr="00746F78">
        <w:rPr>
          <w:rFonts w:ascii="Garamond" w:hAnsi="Garamond"/>
        </w:rPr>
        <w:t xml:space="preserve"> Long (2024).</w:t>
      </w:r>
    </w:p>
    <w:p w14:paraId="34C98386" w14:textId="77777777" w:rsidR="00657DE4" w:rsidRPr="00746F78" w:rsidRDefault="00657DE4" w:rsidP="002743CD">
      <w:pPr>
        <w:pStyle w:val="FootnoteText"/>
        <w:spacing w:line="480" w:lineRule="auto"/>
        <w:rPr>
          <w:rFonts w:ascii="Garamond" w:hAnsi="Garamond"/>
        </w:rPr>
      </w:pPr>
    </w:p>
  </w:footnote>
  <w:footnote w:id="44">
    <w:p w14:paraId="10DC543A" w14:textId="401654E3" w:rsidR="00FB0D00" w:rsidRPr="00746F78" w:rsidRDefault="00FB0D00" w:rsidP="002743CD">
      <w:pPr>
        <w:pStyle w:val="FootnoteText"/>
        <w:spacing w:line="480" w:lineRule="auto"/>
        <w:rPr>
          <w:rFonts w:ascii="Garamond" w:hAnsi="Garamond"/>
        </w:rPr>
      </w:pPr>
      <w:r w:rsidRPr="00746F78">
        <w:rPr>
          <w:rStyle w:val="FootnoteReference"/>
          <w:rFonts w:ascii="Garamond" w:hAnsi="Garamond"/>
        </w:rPr>
        <w:footnoteRef/>
      </w:r>
      <w:r w:rsidRPr="00746F78">
        <w:rPr>
          <w:rFonts w:ascii="Garamond" w:hAnsi="Garamond"/>
        </w:rPr>
        <w:t xml:space="preserve"> Both the single-note idea and the suspension-chain idea (in a 7</w:t>
      </w:r>
      <w:r w:rsidR="00CA4C7E" w:rsidRPr="00746F78">
        <w:rPr>
          <w:rFonts w:ascii="Garamond" w:hAnsi="Garamond"/>
        </w:rPr>
        <w:t>–</w:t>
      </w:r>
      <w:r w:rsidRPr="00746F78">
        <w:rPr>
          <w:rFonts w:ascii="Garamond" w:hAnsi="Garamond"/>
        </w:rPr>
        <w:t>6 guise) are foreshadowed in the oboes and horns in mm. 27–30 and 31–32, respectively. The former idea is also reinforced stereophonically through the first and second violins in alternation in mm. 27–30 (</w:t>
      </w:r>
      <w:proofErr w:type="gramStart"/>
      <w:r w:rsidRPr="00746F78">
        <w:rPr>
          <w:rFonts w:ascii="Garamond" w:hAnsi="Garamond"/>
        </w:rPr>
        <w:t>refer back</w:t>
      </w:r>
      <w:proofErr w:type="gramEnd"/>
      <w:r w:rsidRPr="00746F78">
        <w:rPr>
          <w:rFonts w:ascii="Garamond" w:hAnsi="Garamond"/>
        </w:rPr>
        <w:t xml:space="preserve"> to</w:t>
      </w:r>
      <w:r w:rsidR="00A51489" w:rsidRPr="00746F78">
        <w:rPr>
          <w:rFonts w:ascii="Garamond" w:hAnsi="Garamond"/>
        </w:rPr>
        <w:t xml:space="preserve"> Example </w:t>
      </w:r>
      <w:r w:rsidR="000F49DF" w:rsidRPr="00746F78">
        <w:rPr>
          <w:rFonts w:ascii="Garamond" w:hAnsi="Garamond"/>
        </w:rPr>
        <w:t>11</w:t>
      </w:r>
      <w:r w:rsidR="00A51489" w:rsidRPr="00746F78">
        <w:rPr>
          <w:rFonts w:ascii="Garamond" w:hAnsi="Garamond"/>
        </w:rPr>
        <w:t>)</w:t>
      </w:r>
      <w:r w:rsidRPr="00746F78">
        <w:rPr>
          <w:rFonts w:ascii="Garamond" w:hAnsi="Garamond"/>
        </w:rPr>
        <w:t>.</w:t>
      </w:r>
    </w:p>
  </w:footnote>
  <w:footnote w:id="45">
    <w:p w14:paraId="2CC68721" w14:textId="0A86698C" w:rsidR="00357975" w:rsidRPr="00357975" w:rsidRDefault="00357975" w:rsidP="00357975">
      <w:pPr>
        <w:spacing w:after="0" w:line="480" w:lineRule="auto"/>
        <w:rPr>
          <w:rFonts w:ascii="Garamond" w:hAnsi="Garamond"/>
          <w:sz w:val="24"/>
          <w:szCs w:val="24"/>
          <w:rPrChange w:id="1005" w:author="Kyle Hutchinson" w:date="2025-08-24T08:59:00Z" w16du:dateUtc="2025-08-24T12:59:00Z">
            <w:rPr/>
          </w:rPrChange>
        </w:rPr>
        <w:pPrChange w:id="1006" w:author="Kyle Hutchinson" w:date="2025-08-24T08:59:00Z" w16du:dateUtc="2025-08-24T12:59:00Z">
          <w:pPr>
            <w:pStyle w:val="FootnoteText"/>
          </w:pPr>
        </w:pPrChange>
      </w:pPr>
      <w:ins w:id="1007" w:author="Kyle Hutchinson" w:date="2025-08-24T08:59:00Z" w16du:dateUtc="2025-08-24T12:59:00Z">
        <w:r>
          <w:rPr>
            <w:rStyle w:val="FootnoteReference"/>
          </w:rPr>
          <w:footnoteRef/>
        </w:r>
        <w:r>
          <w:t xml:space="preserve"> </w:t>
        </w:r>
        <w:r w:rsidRPr="0085486B">
          <w:rPr>
            <w:rFonts w:ascii="Garamond" w:hAnsi="Garamond"/>
            <w:sz w:val="24"/>
            <w:szCs w:val="24"/>
          </w:rPr>
          <w:t>The relation</w:t>
        </w:r>
        <w:r>
          <w:rPr>
            <w:rFonts w:ascii="Garamond" w:hAnsi="Garamond"/>
            <w:sz w:val="24"/>
            <w:szCs w:val="24"/>
          </w:rPr>
          <w:t>ship</w:t>
        </w:r>
        <w:r w:rsidRPr="0085486B">
          <w:rPr>
            <w:rFonts w:ascii="Garamond" w:hAnsi="Garamond"/>
            <w:sz w:val="24"/>
            <w:szCs w:val="24"/>
          </w:rPr>
          <w:t xml:space="preserve"> between the strict counterpoint of the oboes and the bassoon’s </w:t>
        </w:r>
        <w:proofErr w:type="spellStart"/>
        <w:r w:rsidRPr="0085486B">
          <w:rPr>
            <w:rFonts w:ascii="Garamond" w:hAnsi="Garamond"/>
            <w:sz w:val="24"/>
            <w:szCs w:val="24"/>
          </w:rPr>
          <w:t>galant</w:t>
        </w:r>
        <w:proofErr w:type="spellEnd"/>
        <w:r w:rsidRPr="0085486B">
          <w:rPr>
            <w:rFonts w:ascii="Garamond" w:hAnsi="Garamond"/>
            <w:sz w:val="24"/>
            <w:szCs w:val="24"/>
          </w:rPr>
          <w:t xml:space="preserve"> activity </w:t>
        </w:r>
        <w:proofErr w:type="gramStart"/>
        <w:r w:rsidRPr="0085486B">
          <w:rPr>
            <w:rFonts w:ascii="Garamond" w:hAnsi="Garamond"/>
            <w:sz w:val="24"/>
            <w:szCs w:val="24"/>
          </w:rPr>
          <w:t>brings to mind</w:t>
        </w:r>
        <w:proofErr w:type="gramEnd"/>
        <w:r w:rsidRPr="0085486B">
          <w:rPr>
            <w:rFonts w:ascii="Garamond" w:hAnsi="Garamond"/>
            <w:sz w:val="24"/>
            <w:szCs w:val="24"/>
          </w:rPr>
          <w:t xml:space="preserve"> </w:t>
        </w:r>
        <w:proofErr w:type="spellStart"/>
        <w:r w:rsidRPr="0085486B">
          <w:rPr>
            <w:rFonts w:ascii="Garamond" w:hAnsi="Garamond"/>
            <w:sz w:val="24"/>
            <w:szCs w:val="24"/>
          </w:rPr>
          <w:t>Kirnberger’s</w:t>
        </w:r>
        <w:proofErr w:type="spellEnd"/>
        <w:r w:rsidRPr="0085486B">
          <w:rPr>
            <w:rFonts w:ascii="Garamond" w:hAnsi="Garamond"/>
            <w:sz w:val="24"/>
            <w:szCs w:val="24"/>
          </w:rPr>
          <w:t xml:space="preserve"> discussion of strict counterpoint and the </w:t>
        </w:r>
        <w:proofErr w:type="spellStart"/>
        <w:r w:rsidRPr="0085486B">
          <w:rPr>
            <w:rFonts w:ascii="Garamond" w:hAnsi="Garamond"/>
            <w:sz w:val="24"/>
            <w:szCs w:val="24"/>
          </w:rPr>
          <w:t>galant</w:t>
        </w:r>
        <w:proofErr w:type="spellEnd"/>
        <w:r w:rsidRPr="0085486B">
          <w:rPr>
            <w:rFonts w:ascii="Garamond" w:hAnsi="Garamond"/>
            <w:sz w:val="24"/>
            <w:szCs w:val="24"/>
          </w:rPr>
          <w:t xml:space="preserve"> style, as well as his distinction between essential and nonessential dissonances</w:t>
        </w:r>
        <w:r>
          <w:rPr>
            <w:rFonts w:ascii="Garamond" w:hAnsi="Garamond"/>
            <w:sz w:val="24"/>
            <w:szCs w:val="24"/>
          </w:rPr>
          <w:t>. T</w:t>
        </w:r>
        <w:r w:rsidRPr="0085486B">
          <w:rPr>
            <w:rFonts w:ascii="Garamond" w:hAnsi="Garamond"/>
            <w:sz w:val="24"/>
            <w:szCs w:val="24"/>
          </w:rPr>
          <w:t>he oboes’ strict-style suspensions consistently fall on downbeats</w:t>
        </w:r>
        <w:r>
          <w:rPr>
            <w:rFonts w:ascii="Garamond" w:hAnsi="Garamond"/>
            <w:sz w:val="24"/>
            <w:szCs w:val="24"/>
          </w:rPr>
          <w:t xml:space="preserve">, while </w:t>
        </w:r>
        <w:r w:rsidRPr="0085486B">
          <w:rPr>
            <w:rFonts w:ascii="Garamond" w:hAnsi="Garamond"/>
            <w:sz w:val="24"/>
            <w:szCs w:val="24"/>
          </w:rPr>
          <w:t xml:space="preserve">the bassoon’s sinuous </w:t>
        </w:r>
        <w:proofErr w:type="spellStart"/>
        <w:r w:rsidRPr="0085486B">
          <w:rPr>
            <w:rFonts w:ascii="Garamond" w:hAnsi="Garamond"/>
            <w:sz w:val="24"/>
            <w:szCs w:val="24"/>
          </w:rPr>
          <w:t>galant</w:t>
        </w:r>
        <w:proofErr w:type="spellEnd"/>
        <w:r w:rsidRPr="0085486B">
          <w:rPr>
            <w:rFonts w:ascii="Garamond" w:hAnsi="Garamond"/>
            <w:sz w:val="24"/>
            <w:szCs w:val="24"/>
          </w:rPr>
          <w:t xml:space="preserve"> line outlines some dominant seventh chords. </w:t>
        </w:r>
        <w:proofErr w:type="spellStart"/>
        <w:r w:rsidRPr="0085486B">
          <w:rPr>
            <w:rFonts w:ascii="Garamond" w:hAnsi="Garamond"/>
            <w:sz w:val="24"/>
            <w:szCs w:val="24"/>
          </w:rPr>
          <w:t>Kirnberger</w:t>
        </w:r>
        <w:proofErr w:type="spellEnd"/>
        <w:r w:rsidRPr="0085486B">
          <w:rPr>
            <w:rFonts w:ascii="Garamond" w:hAnsi="Garamond"/>
            <w:sz w:val="24"/>
            <w:szCs w:val="24"/>
          </w:rPr>
          <w:t xml:space="preserve"> recognizes that an essential dissonance may fall not only on a weak beat but sometimes on a strong beat, while a suspension never falls on a weak beat (1982, 97; [1771, 78]). To put it in terms inspired by </w:t>
        </w:r>
        <w:proofErr w:type="spellStart"/>
        <w:r w:rsidRPr="0085486B">
          <w:rPr>
            <w:rFonts w:ascii="Garamond" w:hAnsi="Garamond"/>
            <w:sz w:val="24"/>
            <w:szCs w:val="24"/>
          </w:rPr>
          <w:t>Klorman</w:t>
        </w:r>
        <w:proofErr w:type="spellEnd"/>
        <w:r w:rsidRPr="0085486B">
          <w:rPr>
            <w:rFonts w:ascii="Garamond" w:hAnsi="Garamond"/>
            <w:sz w:val="24"/>
            <w:szCs w:val="24"/>
          </w:rPr>
          <w:t xml:space="preserve"> (2016), the oboes and the bassoons are having a conversation on this topic of dissonance treatment, in which the bassoon’s line defines the terms of the conversation. After all, it is the bassoon—with its more </w:t>
        </w:r>
        <w:proofErr w:type="spellStart"/>
        <w:r w:rsidRPr="0085486B">
          <w:rPr>
            <w:rFonts w:ascii="Garamond" w:hAnsi="Garamond"/>
            <w:sz w:val="24"/>
            <w:szCs w:val="24"/>
          </w:rPr>
          <w:t>galant</w:t>
        </w:r>
        <w:proofErr w:type="spellEnd"/>
        <w:r w:rsidRPr="0085486B">
          <w:rPr>
            <w:rFonts w:ascii="Garamond" w:hAnsi="Garamond"/>
            <w:sz w:val="24"/>
            <w:szCs w:val="24"/>
          </w:rPr>
          <w:t xml:space="preserve"> and up-to-date perspective—that determines whether a particular suspension is just a suspension or also the seventh of a dominant</w:t>
        </w:r>
        <w:r>
          <w:rPr>
            <w:rFonts w:ascii="Garamond" w:hAnsi="Garamond"/>
            <w:sz w:val="24"/>
            <w:szCs w:val="24"/>
          </w:rPr>
          <w:t xml:space="preserve"> </w:t>
        </w:r>
        <w:r w:rsidRPr="0085486B">
          <w:rPr>
            <w:rFonts w:ascii="Garamond" w:hAnsi="Garamond"/>
            <w:sz w:val="24"/>
            <w:szCs w:val="24"/>
          </w:rPr>
          <w:t xml:space="preserve">seventh chord.  </w:t>
        </w:r>
      </w:ins>
    </w:p>
  </w:footnote>
  <w:footnote w:id="46">
    <w:p w14:paraId="7EE1B7A3" w14:textId="2B16EDD6" w:rsidR="005B4E21" w:rsidRPr="00746F78" w:rsidDel="008E4ECD" w:rsidRDefault="005B4E21" w:rsidP="002743CD">
      <w:pPr>
        <w:pStyle w:val="FootnoteText"/>
        <w:spacing w:line="480" w:lineRule="auto"/>
        <w:rPr>
          <w:del w:id="1051" w:author="Kyle Hutchinson" w:date="2025-08-24T09:13:00Z" w16du:dateUtc="2025-08-24T13:13:00Z"/>
          <w:rFonts w:ascii="Garamond" w:hAnsi="Garamond"/>
        </w:rPr>
      </w:pPr>
      <w:del w:id="1052" w:author="Kyle Hutchinson" w:date="2025-08-24T09:13:00Z" w16du:dateUtc="2025-08-24T13:13:00Z">
        <w:r w:rsidRPr="00746F78" w:rsidDel="008E4ECD">
          <w:rPr>
            <w:rStyle w:val="FootnoteReference"/>
            <w:rFonts w:ascii="Garamond" w:hAnsi="Garamond"/>
          </w:rPr>
          <w:footnoteRef/>
        </w:r>
        <w:r w:rsidRPr="00746F78" w:rsidDel="008E4ECD">
          <w:rPr>
            <w:rFonts w:ascii="Garamond" w:hAnsi="Garamond"/>
          </w:rPr>
          <w:delText xml:space="preserve"> Though Gjerdingen </w:delText>
        </w:r>
        <w:r w:rsidR="00E755B1" w:rsidRPr="00746F78" w:rsidDel="008E4ECD">
          <w:rPr>
            <w:rFonts w:ascii="Garamond" w:hAnsi="Garamond"/>
          </w:rPr>
          <w:delText xml:space="preserve">(2007) </w:delText>
        </w:r>
        <w:r w:rsidR="00A623DE" w:rsidRPr="00746F78" w:rsidDel="008E4ECD">
          <w:rPr>
            <w:rFonts w:ascii="Garamond" w:hAnsi="Garamond"/>
          </w:rPr>
          <w:delText>might</w:delText>
        </w:r>
        <w:r w:rsidRPr="00746F78" w:rsidDel="008E4ECD">
          <w:rPr>
            <w:rFonts w:ascii="Garamond" w:hAnsi="Garamond"/>
          </w:rPr>
          <w:delText xml:space="preserve"> frown upon my </w:delText>
        </w:r>
        <w:r w:rsidR="00EC451F" w:rsidRPr="00746F78" w:rsidDel="008E4ECD">
          <w:rPr>
            <w:rFonts w:ascii="Garamond" w:hAnsi="Garamond"/>
          </w:rPr>
          <w:delText>anachronistic</w:delText>
        </w:r>
        <w:r w:rsidRPr="00746F78" w:rsidDel="008E4ECD">
          <w:rPr>
            <w:rFonts w:ascii="Garamond" w:hAnsi="Garamond"/>
          </w:rPr>
          <w:delText xml:space="preserve"> Roman numerals, his definition of schemata through </w:delText>
        </w:r>
        <w:r w:rsidR="00EC451F" w:rsidRPr="00746F78" w:rsidDel="008E4ECD">
          <w:rPr>
            <w:rFonts w:ascii="Garamond" w:hAnsi="Garamond"/>
          </w:rPr>
          <w:delText>bass (and soprano) scale degrees and figured-bass symbols corresponds to</w:delText>
        </w:r>
        <w:r w:rsidR="00D97BE1" w:rsidRPr="00746F78" w:rsidDel="008E4ECD">
          <w:rPr>
            <w:rFonts w:ascii="Garamond" w:hAnsi="Garamond"/>
          </w:rPr>
          <w:delText xml:space="preserve"> the analytical information contained in Roman numerals + soprano skeletal scale degrees.</w:delText>
        </w:r>
      </w:del>
    </w:p>
  </w:footnote>
  <w:footnote w:id="47">
    <w:p w14:paraId="3A3A5677" w14:textId="1DFC0A18" w:rsidR="00551545" w:rsidRPr="00551545" w:rsidRDefault="00551545" w:rsidP="00551545">
      <w:pPr>
        <w:spacing w:after="0" w:line="480" w:lineRule="auto"/>
        <w:rPr>
          <w:rFonts w:ascii="Garamond" w:eastAsiaTheme="minorEastAsia" w:hAnsi="Garamond"/>
          <w:color w:val="000000" w:themeColor="text1"/>
          <w:sz w:val="24"/>
          <w:szCs w:val="24"/>
          <w:rPrChange w:id="1065" w:author="Kyle Hutchinson" w:date="2025-08-24T09:10:00Z" w16du:dateUtc="2025-08-24T13:10:00Z">
            <w:rPr/>
          </w:rPrChange>
        </w:rPr>
        <w:pPrChange w:id="1066" w:author="Kyle Hutchinson" w:date="2025-08-24T09:10:00Z" w16du:dateUtc="2025-08-24T13:10:00Z">
          <w:pPr>
            <w:pStyle w:val="FootnoteText"/>
          </w:pPr>
        </w:pPrChange>
      </w:pPr>
      <w:ins w:id="1067" w:author="Kyle Hutchinson" w:date="2025-08-24T09:10:00Z" w16du:dateUtc="2025-08-24T13:10:00Z">
        <w:r>
          <w:rPr>
            <w:rStyle w:val="FootnoteReference"/>
          </w:rPr>
          <w:footnoteRef/>
        </w:r>
        <w:r>
          <w:t xml:space="preserve"> </w:t>
        </w:r>
        <w:r w:rsidRPr="0085486B">
          <w:rPr>
            <w:rFonts w:ascii="Garamond" w:hAnsi="Garamond"/>
            <w:color w:val="000000" w:themeColor="text1"/>
            <w:sz w:val="24"/>
            <w:szCs w:val="24"/>
          </w:rPr>
          <w:t xml:space="preserve">Bach revisits </w:t>
        </w:r>
        <w:r>
          <w:rPr>
            <w:rFonts w:ascii="Garamond" w:hAnsi="Garamond"/>
            <w:color w:val="000000" w:themeColor="text1"/>
            <w:sz w:val="24"/>
            <w:szCs w:val="24"/>
          </w:rPr>
          <w:t>the play on</w:t>
        </w:r>
        <w:r w:rsidRPr="0085486B">
          <w:rPr>
            <w:rFonts w:ascii="Garamond" w:hAnsi="Garamond"/>
            <w:color w:val="000000" w:themeColor="text1"/>
            <w:sz w:val="24"/>
            <w:szCs w:val="24"/>
          </w:rPr>
          <w:t xml:space="preserve"> undivided motion vs. cadential schemata in the third and final movement of this symphony</w:t>
        </w:r>
        <w:r>
          <w:rPr>
            <w:rFonts w:ascii="Garamond" w:hAnsi="Garamond"/>
            <w:color w:val="000000" w:themeColor="text1"/>
            <w:sz w:val="24"/>
            <w:szCs w:val="24"/>
          </w:rPr>
          <w:t>.</w:t>
        </w:r>
      </w:ins>
      <w:ins w:id="1068" w:author="Kyle Hutchinson" w:date="2025-08-24T09:11:00Z" w16du:dateUtc="2025-08-24T13:11:00Z">
        <w:r>
          <w:rPr>
            <w:rFonts w:ascii="Garamond" w:hAnsi="Garamond"/>
            <w:color w:val="000000" w:themeColor="text1"/>
            <w:sz w:val="24"/>
            <w:szCs w:val="24"/>
          </w:rPr>
          <w:t xml:space="preserve"> A</w:t>
        </w:r>
      </w:ins>
      <w:ins w:id="1069" w:author="Kyle Hutchinson" w:date="2025-08-24T09:10:00Z" w16du:dateUtc="2025-08-24T13:10:00Z">
        <w:r w:rsidRPr="0085486B">
          <w:rPr>
            <w:rFonts w:ascii="Garamond" w:hAnsi="Garamond"/>
            <w:color w:val="000000" w:themeColor="text1"/>
            <w:sz w:val="24"/>
            <w:szCs w:val="24"/>
          </w:rPr>
          <w:t>t the conclusion</w:t>
        </w:r>
      </w:ins>
      <w:ins w:id="1070" w:author="Kyle Hutchinson" w:date="2025-08-24T09:11:00Z" w16du:dateUtc="2025-08-24T13:11:00Z">
        <w:r>
          <w:rPr>
            <w:rFonts w:ascii="Garamond" w:hAnsi="Garamond"/>
            <w:color w:val="000000" w:themeColor="text1"/>
            <w:sz w:val="24"/>
            <w:szCs w:val="24"/>
          </w:rPr>
          <w:t>,</w:t>
        </w:r>
      </w:ins>
      <w:ins w:id="1071" w:author="Kyle Hutchinson" w:date="2025-08-24T09:10:00Z" w16du:dateUtc="2025-08-24T13:10:00Z">
        <w:r w:rsidRPr="0085486B">
          <w:rPr>
            <w:rFonts w:ascii="Garamond" w:hAnsi="Garamond"/>
            <w:color w:val="000000" w:themeColor="text1"/>
            <w:sz w:val="24"/>
            <w:szCs w:val="24"/>
          </w:rPr>
          <w:t xml:space="preserve"> an undifferentiated ascent through </w:t>
        </w:r>
        <w:r>
          <w:rPr>
            <w:rFonts w:ascii="Garamond" w:hAnsi="Garamond"/>
            <w:color w:val="000000" w:themeColor="text1"/>
            <w:sz w:val="24"/>
            <w:szCs w:val="24"/>
          </w:rPr>
          <w:t>thirteen</w:t>
        </w:r>
        <w:r w:rsidRPr="0085486B">
          <w:rPr>
            <w:rFonts w:ascii="Garamond" w:hAnsi="Garamond"/>
            <w:color w:val="000000" w:themeColor="text1"/>
            <w:sz w:val="24"/>
            <w:szCs w:val="24"/>
          </w:rPr>
          <w:t xml:space="preserve"> pitches culminates in</w:t>
        </w:r>
        <w:r>
          <w:rPr>
            <w:rFonts w:ascii="Garamond" w:hAnsi="Garamond"/>
            <w:color w:val="000000" w:themeColor="text1"/>
            <w:sz w:val="24"/>
            <w:szCs w:val="24"/>
          </w:rPr>
          <w:t xml:space="preserve"> ^3</w:t>
        </w:r>
        <w:r w:rsidRPr="0085486B">
          <w:rPr>
            <w:rFonts w:ascii="Garamond" w:eastAsiaTheme="minorEastAsia" w:hAnsi="Garamond"/>
            <w:color w:val="000000" w:themeColor="text1"/>
            <w:sz w:val="24"/>
            <w:szCs w:val="24"/>
          </w:rPr>
          <w:t>, which triggers a further ascent through</w:t>
        </w:r>
        <w:r>
          <w:rPr>
            <w:rFonts w:ascii="Garamond" w:eastAsiaTheme="minorEastAsia" w:hAnsi="Garamond"/>
            <w:color w:val="000000" w:themeColor="text1"/>
            <w:sz w:val="24"/>
            <w:szCs w:val="24"/>
          </w:rPr>
          <w:t xml:space="preserve"> ^3–^4–^5–^6</w:t>
        </w:r>
        <w:r w:rsidRPr="0085486B">
          <w:rPr>
            <w:rFonts w:ascii="Garamond" w:eastAsiaTheme="minorEastAsia" w:hAnsi="Garamond"/>
            <w:color w:val="000000" w:themeColor="text1"/>
            <w:sz w:val="24"/>
            <w:szCs w:val="24"/>
          </w:rPr>
          <w:t>, that is, a Deceptive Cadence bass schema string, followed by</w:t>
        </w:r>
        <w:r>
          <w:rPr>
            <w:rFonts w:ascii="Garamond" w:eastAsiaTheme="minorEastAsia" w:hAnsi="Garamond"/>
            <w:color w:val="000000" w:themeColor="text1"/>
            <w:sz w:val="24"/>
            <w:szCs w:val="24"/>
          </w:rPr>
          <w:t xml:space="preserve"> ^4–^5–^1</w:t>
        </w:r>
        <w:r w:rsidRPr="0085486B">
          <w:rPr>
            <w:rFonts w:ascii="Garamond" w:eastAsiaTheme="minorEastAsia" w:hAnsi="Garamond"/>
            <w:color w:val="000000" w:themeColor="text1"/>
            <w:sz w:val="24"/>
            <w:szCs w:val="24"/>
          </w:rPr>
          <w:t>, i.e., a Complete Cadence (Gjerdingen 2007). The swarm of undifferentiated sixteenth notes leads to a (“statistical”) local high point on ^3, which initiates a conventional Deceptive Cadence</w:t>
        </w:r>
        <w:r w:rsidRPr="0085486B">
          <w:rPr>
            <w:rFonts w:ascii="Garamond" w:eastAsiaTheme="minorEastAsia" w:hAnsi="Garamond"/>
            <w:color w:val="000000" w:themeColor="text1"/>
            <w:sz w:val="24"/>
            <w:szCs w:val="24"/>
          </w:rPr>
          <w:sym w:font="Wingdings" w:char="F0E0"/>
        </w:r>
        <w:r w:rsidRPr="0085486B">
          <w:rPr>
            <w:rFonts w:ascii="Garamond" w:eastAsiaTheme="minorEastAsia" w:hAnsi="Garamond"/>
            <w:color w:val="000000" w:themeColor="text1"/>
            <w:sz w:val="24"/>
            <w:szCs w:val="24"/>
          </w:rPr>
          <w:t>Complete Cadence schematic pairing. Of course, the understanding that the highpoint on</w:t>
        </w:r>
        <w:r>
          <w:rPr>
            <w:rFonts w:ascii="Garamond" w:eastAsiaTheme="minorEastAsia" w:hAnsi="Garamond"/>
            <w:color w:val="000000" w:themeColor="text1"/>
            <w:sz w:val="24"/>
            <w:szCs w:val="24"/>
          </w:rPr>
          <w:t xml:space="preserve"> ^3</w:t>
        </w:r>
        <w:r w:rsidRPr="0085486B">
          <w:rPr>
            <w:rFonts w:ascii="Garamond" w:eastAsiaTheme="minorEastAsia" w:hAnsi="Garamond"/>
            <w:color w:val="000000" w:themeColor="text1"/>
            <w:sz w:val="24"/>
            <w:szCs w:val="24"/>
          </w:rPr>
          <w:t xml:space="preserve"> is a detached, </w:t>
        </w:r>
        <w:r>
          <w:rPr>
            <w:rFonts w:ascii="Garamond" w:eastAsiaTheme="minorEastAsia" w:hAnsi="Garamond"/>
            <w:color w:val="000000" w:themeColor="text1"/>
            <w:sz w:val="24"/>
            <w:szCs w:val="24"/>
          </w:rPr>
          <w:t>activating</w:t>
        </w:r>
        <w:r w:rsidRPr="0085486B">
          <w:rPr>
            <w:rFonts w:ascii="Garamond" w:eastAsiaTheme="minorEastAsia" w:hAnsi="Garamond"/>
            <w:color w:val="000000" w:themeColor="text1"/>
            <w:sz w:val="24"/>
            <w:szCs w:val="24"/>
          </w:rPr>
          <w:t xml:space="preserve"> schema event can happen only in retrospect, as the formulaic succession of scale degrees,</w:t>
        </w:r>
        <w:r>
          <w:rPr>
            <w:rFonts w:ascii="Garamond" w:eastAsiaTheme="minorEastAsia" w:hAnsi="Garamond"/>
            <w:color w:val="000000" w:themeColor="text1"/>
            <w:sz w:val="24"/>
            <w:szCs w:val="24"/>
          </w:rPr>
          <w:t xml:space="preserve"> ^4–^5–^6 and ^4–^5–^1</w:t>
        </w:r>
        <w:r w:rsidRPr="0085486B">
          <w:rPr>
            <w:rFonts w:ascii="Garamond" w:eastAsiaTheme="minorEastAsia" w:hAnsi="Garamond"/>
            <w:color w:val="000000" w:themeColor="text1"/>
            <w:sz w:val="24"/>
            <w:szCs w:val="24"/>
          </w:rPr>
          <w:t>, brings the movement to a close.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504403"/>
      <w:docPartObj>
        <w:docPartGallery w:val="Page Numbers (Top of Page)"/>
        <w:docPartUnique/>
      </w:docPartObj>
    </w:sdtPr>
    <w:sdtEndPr>
      <w:rPr>
        <w:noProof/>
      </w:rPr>
    </w:sdtEndPr>
    <w:sdtContent>
      <w:p w14:paraId="184ABC8B" w14:textId="77B51D28" w:rsidR="00D937E1" w:rsidRDefault="00D937E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66EA36" w14:textId="77777777" w:rsidR="00F16A79" w:rsidRDefault="00F16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1BF"/>
    <w:multiLevelType w:val="hybridMultilevel"/>
    <w:tmpl w:val="E5522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01403"/>
    <w:multiLevelType w:val="hybridMultilevel"/>
    <w:tmpl w:val="74F429BE"/>
    <w:lvl w:ilvl="0" w:tplc="C6AEA1D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E58DD"/>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30FA0"/>
    <w:multiLevelType w:val="hybridMultilevel"/>
    <w:tmpl w:val="910AB372"/>
    <w:lvl w:ilvl="0" w:tplc="65DC0FC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F58CD"/>
    <w:multiLevelType w:val="hybridMultilevel"/>
    <w:tmpl w:val="115C63D2"/>
    <w:lvl w:ilvl="0" w:tplc="B6A0998C">
      <w:start w:val="1"/>
      <w:numFmt w:val="decimal"/>
      <w:lvlText w:val="%1."/>
      <w:lvlJc w:val="left"/>
      <w:pPr>
        <w:ind w:left="720" w:hanging="360"/>
      </w:pPr>
      <w:rPr>
        <w:rFonts w:cstheme="minorBid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B0457"/>
    <w:multiLevelType w:val="hybridMultilevel"/>
    <w:tmpl w:val="66565DA2"/>
    <w:lvl w:ilvl="0" w:tplc="B7B4FC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BB021B"/>
    <w:multiLevelType w:val="hybridMultilevel"/>
    <w:tmpl w:val="CA06BBA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B04B8"/>
    <w:multiLevelType w:val="hybridMultilevel"/>
    <w:tmpl w:val="48508A92"/>
    <w:lvl w:ilvl="0" w:tplc="822C3EBE">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A51E4"/>
    <w:multiLevelType w:val="hybridMultilevel"/>
    <w:tmpl w:val="EFEA6D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30348"/>
    <w:multiLevelType w:val="multilevel"/>
    <w:tmpl w:val="02C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D7090"/>
    <w:multiLevelType w:val="hybridMultilevel"/>
    <w:tmpl w:val="C1F6A2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8F5D67"/>
    <w:multiLevelType w:val="hybridMultilevel"/>
    <w:tmpl w:val="3F202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F2F19"/>
    <w:multiLevelType w:val="hybridMultilevel"/>
    <w:tmpl w:val="9B7C92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1514B"/>
    <w:multiLevelType w:val="hybridMultilevel"/>
    <w:tmpl w:val="12CC9EB0"/>
    <w:lvl w:ilvl="0" w:tplc="70DAC84A">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5EA4C9E"/>
    <w:multiLevelType w:val="hybridMultilevel"/>
    <w:tmpl w:val="0C12828C"/>
    <w:lvl w:ilvl="0" w:tplc="99F25398">
      <w:start w:val="1"/>
      <w:numFmt w:val="lowerLetter"/>
      <w:lvlText w:val="%1)"/>
      <w:lvlJc w:val="left"/>
      <w:pPr>
        <w:ind w:left="1020" w:hanging="360"/>
      </w:pPr>
    </w:lvl>
    <w:lvl w:ilvl="1" w:tplc="7F2C2380">
      <w:start w:val="1"/>
      <w:numFmt w:val="lowerLetter"/>
      <w:lvlText w:val="%2)"/>
      <w:lvlJc w:val="left"/>
      <w:pPr>
        <w:ind w:left="1020" w:hanging="360"/>
      </w:pPr>
    </w:lvl>
    <w:lvl w:ilvl="2" w:tplc="5F0CC86A">
      <w:start w:val="1"/>
      <w:numFmt w:val="lowerLetter"/>
      <w:lvlText w:val="%3)"/>
      <w:lvlJc w:val="left"/>
      <w:pPr>
        <w:ind w:left="1020" w:hanging="360"/>
      </w:pPr>
    </w:lvl>
    <w:lvl w:ilvl="3" w:tplc="27568928">
      <w:start w:val="1"/>
      <w:numFmt w:val="lowerLetter"/>
      <w:lvlText w:val="%4)"/>
      <w:lvlJc w:val="left"/>
      <w:pPr>
        <w:ind w:left="1020" w:hanging="360"/>
      </w:pPr>
    </w:lvl>
    <w:lvl w:ilvl="4" w:tplc="690EA72A">
      <w:start w:val="1"/>
      <w:numFmt w:val="lowerLetter"/>
      <w:lvlText w:val="%5)"/>
      <w:lvlJc w:val="left"/>
      <w:pPr>
        <w:ind w:left="1020" w:hanging="360"/>
      </w:pPr>
    </w:lvl>
    <w:lvl w:ilvl="5" w:tplc="A4DE4130">
      <w:start w:val="1"/>
      <w:numFmt w:val="lowerLetter"/>
      <w:lvlText w:val="%6)"/>
      <w:lvlJc w:val="left"/>
      <w:pPr>
        <w:ind w:left="1020" w:hanging="360"/>
      </w:pPr>
    </w:lvl>
    <w:lvl w:ilvl="6" w:tplc="514ADF3A">
      <w:start w:val="1"/>
      <w:numFmt w:val="lowerLetter"/>
      <w:lvlText w:val="%7)"/>
      <w:lvlJc w:val="left"/>
      <w:pPr>
        <w:ind w:left="1020" w:hanging="360"/>
      </w:pPr>
    </w:lvl>
    <w:lvl w:ilvl="7" w:tplc="51825F0A">
      <w:start w:val="1"/>
      <w:numFmt w:val="lowerLetter"/>
      <w:lvlText w:val="%8)"/>
      <w:lvlJc w:val="left"/>
      <w:pPr>
        <w:ind w:left="1020" w:hanging="360"/>
      </w:pPr>
    </w:lvl>
    <w:lvl w:ilvl="8" w:tplc="7F1CBA1A">
      <w:start w:val="1"/>
      <w:numFmt w:val="lowerLetter"/>
      <w:lvlText w:val="%9)"/>
      <w:lvlJc w:val="left"/>
      <w:pPr>
        <w:ind w:left="1020" w:hanging="360"/>
      </w:pPr>
    </w:lvl>
  </w:abstractNum>
  <w:abstractNum w:abstractNumId="15" w15:restartNumberingAfterBreak="0">
    <w:nsid w:val="57256B4D"/>
    <w:multiLevelType w:val="hybridMultilevel"/>
    <w:tmpl w:val="C51415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A00D9E"/>
    <w:multiLevelType w:val="hybridMultilevel"/>
    <w:tmpl w:val="0DAE2A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3466AA"/>
    <w:multiLevelType w:val="hybridMultilevel"/>
    <w:tmpl w:val="9A10EFF0"/>
    <w:lvl w:ilvl="0" w:tplc="7CE6FC80">
      <w:start w:val="1"/>
      <w:numFmt w:val="lowerLetter"/>
      <w:lvlText w:val="%1)"/>
      <w:lvlJc w:val="left"/>
      <w:pPr>
        <w:ind w:left="1020" w:hanging="360"/>
      </w:pPr>
    </w:lvl>
    <w:lvl w:ilvl="1" w:tplc="75A237D2">
      <w:start w:val="1"/>
      <w:numFmt w:val="lowerLetter"/>
      <w:lvlText w:val="%2)"/>
      <w:lvlJc w:val="left"/>
      <w:pPr>
        <w:ind w:left="1020" w:hanging="360"/>
      </w:pPr>
    </w:lvl>
    <w:lvl w:ilvl="2" w:tplc="CAFA54BA">
      <w:start w:val="1"/>
      <w:numFmt w:val="lowerLetter"/>
      <w:lvlText w:val="%3)"/>
      <w:lvlJc w:val="left"/>
      <w:pPr>
        <w:ind w:left="1020" w:hanging="360"/>
      </w:pPr>
    </w:lvl>
    <w:lvl w:ilvl="3" w:tplc="EF1A4886">
      <w:start w:val="1"/>
      <w:numFmt w:val="lowerLetter"/>
      <w:lvlText w:val="%4)"/>
      <w:lvlJc w:val="left"/>
      <w:pPr>
        <w:ind w:left="1020" w:hanging="360"/>
      </w:pPr>
    </w:lvl>
    <w:lvl w:ilvl="4" w:tplc="A8DC8B10">
      <w:start w:val="1"/>
      <w:numFmt w:val="lowerLetter"/>
      <w:lvlText w:val="%5)"/>
      <w:lvlJc w:val="left"/>
      <w:pPr>
        <w:ind w:left="1020" w:hanging="360"/>
      </w:pPr>
    </w:lvl>
    <w:lvl w:ilvl="5" w:tplc="5CE8A350">
      <w:start w:val="1"/>
      <w:numFmt w:val="lowerLetter"/>
      <w:lvlText w:val="%6)"/>
      <w:lvlJc w:val="left"/>
      <w:pPr>
        <w:ind w:left="1020" w:hanging="360"/>
      </w:pPr>
    </w:lvl>
    <w:lvl w:ilvl="6" w:tplc="B79EE186">
      <w:start w:val="1"/>
      <w:numFmt w:val="lowerLetter"/>
      <w:lvlText w:val="%7)"/>
      <w:lvlJc w:val="left"/>
      <w:pPr>
        <w:ind w:left="1020" w:hanging="360"/>
      </w:pPr>
    </w:lvl>
    <w:lvl w:ilvl="7" w:tplc="5FD6F810">
      <w:start w:val="1"/>
      <w:numFmt w:val="lowerLetter"/>
      <w:lvlText w:val="%8)"/>
      <w:lvlJc w:val="left"/>
      <w:pPr>
        <w:ind w:left="1020" w:hanging="360"/>
      </w:pPr>
    </w:lvl>
    <w:lvl w:ilvl="8" w:tplc="32B255A4">
      <w:start w:val="1"/>
      <w:numFmt w:val="lowerLetter"/>
      <w:lvlText w:val="%9)"/>
      <w:lvlJc w:val="left"/>
      <w:pPr>
        <w:ind w:left="1020" w:hanging="360"/>
      </w:pPr>
    </w:lvl>
  </w:abstractNum>
  <w:num w:numId="1" w16cid:durableId="1980569139">
    <w:abstractNumId w:val="12"/>
  </w:num>
  <w:num w:numId="2" w16cid:durableId="198124364">
    <w:abstractNumId w:val="11"/>
  </w:num>
  <w:num w:numId="3" w16cid:durableId="984511864">
    <w:abstractNumId w:val="15"/>
  </w:num>
  <w:num w:numId="4" w16cid:durableId="728723238">
    <w:abstractNumId w:val="7"/>
  </w:num>
  <w:num w:numId="5" w16cid:durableId="1500389184">
    <w:abstractNumId w:val="6"/>
  </w:num>
  <w:num w:numId="6" w16cid:durableId="574322951">
    <w:abstractNumId w:val="9"/>
  </w:num>
  <w:num w:numId="7" w16cid:durableId="423653671">
    <w:abstractNumId w:val="8"/>
  </w:num>
  <w:num w:numId="8" w16cid:durableId="1126855980">
    <w:abstractNumId w:val="4"/>
  </w:num>
  <w:num w:numId="9" w16cid:durableId="583149695">
    <w:abstractNumId w:val="16"/>
  </w:num>
  <w:num w:numId="10" w16cid:durableId="495148097">
    <w:abstractNumId w:val="13"/>
  </w:num>
  <w:num w:numId="11" w16cid:durableId="1904757834">
    <w:abstractNumId w:val="1"/>
  </w:num>
  <w:num w:numId="12" w16cid:durableId="96564566">
    <w:abstractNumId w:val="10"/>
  </w:num>
  <w:num w:numId="13" w16cid:durableId="628125145">
    <w:abstractNumId w:val="2"/>
  </w:num>
  <w:num w:numId="14" w16cid:durableId="1916471846">
    <w:abstractNumId w:val="0"/>
  </w:num>
  <w:num w:numId="15" w16cid:durableId="1637833881">
    <w:abstractNumId w:val="3"/>
  </w:num>
  <w:num w:numId="16" w16cid:durableId="144467858">
    <w:abstractNumId w:val="5"/>
  </w:num>
  <w:num w:numId="17" w16cid:durableId="1686899276">
    <w:abstractNumId w:val="17"/>
  </w:num>
  <w:num w:numId="18" w16cid:durableId="22125387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Hutchinson">
    <w15:presenceInfo w15:providerId="AD" w15:userId="S::khutchinson1@colgate.edu::33347bf5-e317-4abd-b3c3-00be8c921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1B"/>
    <w:rsid w:val="000006B3"/>
    <w:rsid w:val="00000C0B"/>
    <w:rsid w:val="00000D82"/>
    <w:rsid w:val="00002390"/>
    <w:rsid w:val="0000303C"/>
    <w:rsid w:val="0000380A"/>
    <w:rsid w:val="00003EA8"/>
    <w:rsid w:val="00004C78"/>
    <w:rsid w:val="00004D3C"/>
    <w:rsid w:val="00005165"/>
    <w:rsid w:val="000057E6"/>
    <w:rsid w:val="0000598E"/>
    <w:rsid w:val="000106B4"/>
    <w:rsid w:val="00010AE0"/>
    <w:rsid w:val="00011171"/>
    <w:rsid w:val="000117CC"/>
    <w:rsid w:val="00011948"/>
    <w:rsid w:val="0001210D"/>
    <w:rsid w:val="00012605"/>
    <w:rsid w:val="000142EF"/>
    <w:rsid w:val="00014D9C"/>
    <w:rsid w:val="00015816"/>
    <w:rsid w:val="00016530"/>
    <w:rsid w:val="00017373"/>
    <w:rsid w:val="00017779"/>
    <w:rsid w:val="00020932"/>
    <w:rsid w:val="00021464"/>
    <w:rsid w:val="00021B39"/>
    <w:rsid w:val="00023FA4"/>
    <w:rsid w:val="000241D2"/>
    <w:rsid w:val="000251B8"/>
    <w:rsid w:val="000264EA"/>
    <w:rsid w:val="00027743"/>
    <w:rsid w:val="00027BBA"/>
    <w:rsid w:val="000300E6"/>
    <w:rsid w:val="00030738"/>
    <w:rsid w:val="00030977"/>
    <w:rsid w:val="00030A98"/>
    <w:rsid w:val="0003145D"/>
    <w:rsid w:val="00031D0A"/>
    <w:rsid w:val="000332EF"/>
    <w:rsid w:val="00033BDA"/>
    <w:rsid w:val="00033DC8"/>
    <w:rsid w:val="0003472D"/>
    <w:rsid w:val="000364B2"/>
    <w:rsid w:val="000364D8"/>
    <w:rsid w:val="00036D55"/>
    <w:rsid w:val="00036FA8"/>
    <w:rsid w:val="00037017"/>
    <w:rsid w:val="000374C6"/>
    <w:rsid w:val="00040082"/>
    <w:rsid w:val="00040328"/>
    <w:rsid w:val="000406D3"/>
    <w:rsid w:val="00040D4E"/>
    <w:rsid w:val="00041345"/>
    <w:rsid w:val="0004168C"/>
    <w:rsid w:val="000419A8"/>
    <w:rsid w:val="00041A01"/>
    <w:rsid w:val="00041AEF"/>
    <w:rsid w:val="00041EDF"/>
    <w:rsid w:val="00042528"/>
    <w:rsid w:val="00042FEE"/>
    <w:rsid w:val="00043D8B"/>
    <w:rsid w:val="000446D3"/>
    <w:rsid w:val="000452E3"/>
    <w:rsid w:val="00045CA0"/>
    <w:rsid w:val="00046A6E"/>
    <w:rsid w:val="00046B14"/>
    <w:rsid w:val="00046BC3"/>
    <w:rsid w:val="000470AE"/>
    <w:rsid w:val="000470CE"/>
    <w:rsid w:val="00047CA9"/>
    <w:rsid w:val="00050A36"/>
    <w:rsid w:val="00050DB0"/>
    <w:rsid w:val="000517E3"/>
    <w:rsid w:val="000534B4"/>
    <w:rsid w:val="000535A5"/>
    <w:rsid w:val="000542F7"/>
    <w:rsid w:val="0005477E"/>
    <w:rsid w:val="00054F80"/>
    <w:rsid w:val="00056A88"/>
    <w:rsid w:val="0006044B"/>
    <w:rsid w:val="00060DC9"/>
    <w:rsid w:val="00060F8A"/>
    <w:rsid w:val="00061A5E"/>
    <w:rsid w:val="00061F74"/>
    <w:rsid w:val="000623C0"/>
    <w:rsid w:val="00062685"/>
    <w:rsid w:val="00062DF3"/>
    <w:rsid w:val="00064049"/>
    <w:rsid w:val="0006462B"/>
    <w:rsid w:val="0006497D"/>
    <w:rsid w:val="0006539B"/>
    <w:rsid w:val="0006543E"/>
    <w:rsid w:val="00065C59"/>
    <w:rsid w:val="000661A9"/>
    <w:rsid w:val="000668B9"/>
    <w:rsid w:val="00066BF9"/>
    <w:rsid w:val="000675B8"/>
    <w:rsid w:val="00067DAA"/>
    <w:rsid w:val="00067E94"/>
    <w:rsid w:val="000701EE"/>
    <w:rsid w:val="00070A39"/>
    <w:rsid w:val="00071459"/>
    <w:rsid w:val="00071F81"/>
    <w:rsid w:val="0007394C"/>
    <w:rsid w:val="00074295"/>
    <w:rsid w:val="0007454A"/>
    <w:rsid w:val="000749ED"/>
    <w:rsid w:val="000751F7"/>
    <w:rsid w:val="0007562C"/>
    <w:rsid w:val="00076419"/>
    <w:rsid w:val="00076B26"/>
    <w:rsid w:val="000775BA"/>
    <w:rsid w:val="000777DA"/>
    <w:rsid w:val="00080473"/>
    <w:rsid w:val="00080DC4"/>
    <w:rsid w:val="0008202E"/>
    <w:rsid w:val="0008218C"/>
    <w:rsid w:val="00082E02"/>
    <w:rsid w:val="0008340E"/>
    <w:rsid w:val="0008383C"/>
    <w:rsid w:val="00083DF7"/>
    <w:rsid w:val="00084197"/>
    <w:rsid w:val="00086ADC"/>
    <w:rsid w:val="00086FD6"/>
    <w:rsid w:val="000901E3"/>
    <w:rsid w:val="00090A94"/>
    <w:rsid w:val="00090C11"/>
    <w:rsid w:val="0009164E"/>
    <w:rsid w:val="00091744"/>
    <w:rsid w:val="00091787"/>
    <w:rsid w:val="00091B99"/>
    <w:rsid w:val="00093EF4"/>
    <w:rsid w:val="0009455B"/>
    <w:rsid w:val="00094661"/>
    <w:rsid w:val="00094902"/>
    <w:rsid w:val="00094D1B"/>
    <w:rsid w:val="000952E9"/>
    <w:rsid w:val="00096E26"/>
    <w:rsid w:val="000A188D"/>
    <w:rsid w:val="000A23E1"/>
    <w:rsid w:val="000A2643"/>
    <w:rsid w:val="000A3061"/>
    <w:rsid w:val="000A4623"/>
    <w:rsid w:val="000A4689"/>
    <w:rsid w:val="000A51CF"/>
    <w:rsid w:val="000A547B"/>
    <w:rsid w:val="000A5941"/>
    <w:rsid w:val="000A5BBF"/>
    <w:rsid w:val="000A5F75"/>
    <w:rsid w:val="000A784C"/>
    <w:rsid w:val="000B03BF"/>
    <w:rsid w:val="000B0A58"/>
    <w:rsid w:val="000B0DD8"/>
    <w:rsid w:val="000B1479"/>
    <w:rsid w:val="000B1A8F"/>
    <w:rsid w:val="000B5770"/>
    <w:rsid w:val="000B5978"/>
    <w:rsid w:val="000B5FCD"/>
    <w:rsid w:val="000B69E9"/>
    <w:rsid w:val="000B6F42"/>
    <w:rsid w:val="000B6F62"/>
    <w:rsid w:val="000B71D1"/>
    <w:rsid w:val="000B752A"/>
    <w:rsid w:val="000B75FA"/>
    <w:rsid w:val="000B79CD"/>
    <w:rsid w:val="000C0627"/>
    <w:rsid w:val="000C0656"/>
    <w:rsid w:val="000C16F4"/>
    <w:rsid w:val="000C2676"/>
    <w:rsid w:val="000C3039"/>
    <w:rsid w:val="000C3117"/>
    <w:rsid w:val="000C4259"/>
    <w:rsid w:val="000C4B70"/>
    <w:rsid w:val="000C4FA2"/>
    <w:rsid w:val="000C5661"/>
    <w:rsid w:val="000C7934"/>
    <w:rsid w:val="000C7D00"/>
    <w:rsid w:val="000D04DA"/>
    <w:rsid w:val="000D1F8C"/>
    <w:rsid w:val="000D25EF"/>
    <w:rsid w:val="000D2C40"/>
    <w:rsid w:val="000D333F"/>
    <w:rsid w:val="000D6264"/>
    <w:rsid w:val="000D6E2B"/>
    <w:rsid w:val="000D7387"/>
    <w:rsid w:val="000D79A5"/>
    <w:rsid w:val="000D7D7B"/>
    <w:rsid w:val="000E2494"/>
    <w:rsid w:val="000E3125"/>
    <w:rsid w:val="000E36D3"/>
    <w:rsid w:val="000E389A"/>
    <w:rsid w:val="000E4840"/>
    <w:rsid w:val="000E4B9C"/>
    <w:rsid w:val="000E4E14"/>
    <w:rsid w:val="000E54F6"/>
    <w:rsid w:val="000E5921"/>
    <w:rsid w:val="000E5BE2"/>
    <w:rsid w:val="000E6AE6"/>
    <w:rsid w:val="000E7730"/>
    <w:rsid w:val="000E79B7"/>
    <w:rsid w:val="000F2017"/>
    <w:rsid w:val="000F3BA3"/>
    <w:rsid w:val="000F4662"/>
    <w:rsid w:val="000F49DF"/>
    <w:rsid w:val="000F502B"/>
    <w:rsid w:val="000F6012"/>
    <w:rsid w:val="000F60BB"/>
    <w:rsid w:val="000F63AF"/>
    <w:rsid w:val="000F661D"/>
    <w:rsid w:val="000F6937"/>
    <w:rsid w:val="000F7116"/>
    <w:rsid w:val="000F717D"/>
    <w:rsid w:val="0010111A"/>
    <w:rsid w:val="00101AB9"/>
    <w:rsid w:val="00103626"/>
    <w:rsid w:val="00103CE0"/>
    <w:rsid w:val="00103E7C"/>
    <w:rsid w:val="00104770"/>
    <w:rsid w:val="00105269"/>
    <w:rsid w:val="001060A9"/>
    <w:rsid w:val="0010620F"/>
    <w:rsid w:val="00106715"/>
    <w:rsid w:val="00106968"/>
    <w:rsid w:val="00107D21"/>
    <w:rsid w:val="0011040C"/>
    <w:rsid w:val="0011067C"/>
    <w:rsid w:val="001112C3"/>
    <w:rsid w:val="00111549"/>
    <w:rsid w:val="00111D7B"/>
    <w:rsid w:val="001128F9"/>
    <w:rsid w:val="00113FE0"/>
    <w:rsid w:val="0011542F"/>
    <w:rsid w:val="00116988"/>
    <w:rsid w:val="001169C6"/>
    <w:rsid w:val="00116B86"/>
    <w:rsid w:val="00116BE8"/>
    <w:rsid w:val="00116E84"/>
    <w:rsid w:val="001171AE"/>
    <w:rsid w:val="00117503"/>
    <w:rsid w:val="00120027"/>
    <w:rsid w:val="001208D4"/>
    <w:rsid w:val="00120A32"/>
    <w:rsid w:val="001216C1"/>
    <w:rsid w:val="00122571"/>
    <w:rsid w:val="00123043"/>
    <w:rsid w:val="001242F7"/>
    <w:rsid w:val="00124300"/>
    <w:rsid w:val="0012551A"/>
    <w:rsid w:val="001256DD"/>
    <w:rsid w:val="00126141"/>
    <w:rsid w:val="0012678E"/>
    <w:rsid w:val="001269DB"/>
    <w:rsid w:val="00127AB7"/>
    <w:rsid w:val="001310D0"/>
    <w:rsid w:val="00131AE7"/>
    <w:rsid w:val="00131F55"/>
    <w:rsid w:val="001345EB"/>
    <w:rsid w:val="00135109"/>
    <w:rsid w:val="001352B9"/>
    <w:rsid w:val="0013563E"/>
    <w:rsid w:val="0013591E"/>
    <w:rsid w:val="00135CB6"/>
    <w:rsid w:val="00135F2C"/>
    <w:rsid w:val="00136CD9"/>
    <w:rsid w:val="00136F28"/>
    <w:rsid w:val="001405B3"/>
    <w:rsid w:val="00140881"/>
    <w:rsid w:val="0014109F"/>
    <w:rsid w:val="0014112F"/>
    <w:rsid w:val="00141991"/>
    <w:rsid w:val="00141DD2"/>
    <w:rsid w:val="00141E06"/>
    <w:rsid w:val="00143952"/>
    <w:rsid w:val="00143BDE"/>
    <w:rsid w:val="00143C34"/>
    <w:rsid w:val="00145619"/>
    <w:rsid w:val="00146283"/>
    <w:rsid w:val="00147610"/>
    <w:rsid w:val="00147780"/>
    <w:rsid w:val="00147996"/>
    <w:rsid w:val="00147EB1"/>
    <w:rsid w:val="00147F82"/>
    <w:rsid w:val="00147FF9"/>
    <w:rsid w:val="00150A9A"/>
    <w:rsid w:val="0015119B"/>
    <w:rsid w:val="00152999"/>
    <w:rsid w:val="00153137"/>
    <w:rsid w:val="00153F80"/>
    <w:rsid w:val="001556B1"/>
    <w:rsid w:val="00155963"/>
    <w:rsid w:val="001562BC"/>
    <w:rsid w:val="001570E6"/>
    <w:rsid w:val="00157432"/>
    <w:rsid w:val="0015752B"/>
    <w:rsid w:val="00157DEF"/>
    <w:rsid w:val="0016151D"/>
    <w:rsid w:val="00161677"/>
    <w:rsid w:val="00162454"/>
    <w:rsid w:val="00165ACE"/>
    <w:rsid w:val="00165ADF"/>
    <w:rsid w:val="00166F72"/>
    <w:rsid w:val="001673F8"/>
    <w:rsid w:val="00167437"/>
    <w:rsid w:val="00167780"/>
    <w:rsid w:val="001704BB"/>
    <w:rsid w:val="001708BE"/>
    <w:rsid w:val="001710A8"/>
    <w:rsid w:val="00172A04"/>
    <w:rsid w:val="00172AA6"/>
    <w:rsid w:val="00172CA1"/>
    <w:rsid w:val="0017333F"/>
    <w:rsid w:val="00173D85"/>
    <w:rsid w:val="00173E1A"/>
    <w:rsid w:val="001740F3"/>
    <w:rsid w:val="00174F5B"/>
    <w:rsid w:val="0017510D"/>
    <w:rsid w:val="00175C74"/>
    <w:rsid w:val="00177865"/>
    <w:rsid w:val="001805F0"/>
    <w:rsid w:val="001805F5"/>
    <w:rsid w:val="00183A3A"/>
    <w:rsid w:val="00184BD3"/>
    <w:rsid w:val="00185764"/>
    <w:rsid w:val="00185B85"/>
    <w:rsid w:val="00185CB6"/>
    <w:rsid w:val="00186542"/>
    <w:rsid w:val="00186870"/>
    <w:rsid w:val="0018761C"/>
    <w:rsid w:val="00191FAA"/>
    <w:rsid w:val="001930C4"/>
    <w:rsid w:val="001934D6"/>
    <w:rsid w:val="001946B9"/>
    <w:rsid w:val="00194DA6"/>
    <w:rsid w:val="0019545F"/>
    <w:rsid w:val="001955A8"/>
    <w:rsid w:val="001A0B77"/>
    <w:rsid w:val="001A210C"/>
    <w:rsid w:val="001A2446"/>
    <w:rsid w:val="001A2A68"/>
    <w:rsid w:val="001A3AAD"/>
    <w:rsid w:val="001A3B5F"/>
    <w:rsid w:val="001A3D19"/>
    <w:rsid w:val="001A4939"/>
    <w:rsid w:val="001A4DAC"/>
    <w:rsid w:val="001A50F1"/>
    <w:rsid w:val="001A5289"/>
    <w:rsid w:val="001A56CA"/>
    <w:rsid w:val="001A643B"/>
    <w:rsid w:val="001A6668"/>
    <w:rsid w:val="001A6ABD"/>
    <w:rsid w:val="001A7D5A"/>
    <w:rsid w:val="001B03B2"/>
    <w:rsid w:val="001B07DD"/>
    <w:rsid w:val="001B0AC4"/>
    <w:rsid w:val="001B0CB1"/>
    <w:rsid w:val="001B169D"/>
    <w:rsid w:val="001B2ADD"/>
    <w:rsid w:val="001B2E72"/>
    <w:rsid w:val="001B2E95"/>
    <w:rsid w:val="001B2F30"/>
    <w:rsid w:val="001B3243"/>
    <w:rsid w:val="001B3497"/>
    <w:rsid w:val="001B50ED"/>
    <w:rsid w:val="001B5390"/>
    <w:rsid w:val="001B5AF8"/>
    <w:rsid w:val="001B6B85"/>
    <w:rsid w:val="001B6B8A"/>
    <w:rsid w:val="001B6BD5"/>
    <w:rsid w:val="001B71BA"/>
    <w:rsid w:val="001B71C9"/>
    <w:rsid w:val="001B7BAB"/>
    <w:rsid w:val="001C0C67"/>
    <w:rsid w:val="001C0CD7"/>
    <w:rsid w:val="001C13C9"/>
    <w:rsid w:val="001C1517"/>
    <w:rsid w:val="001C1AD9"/>
    <w:rsid w:val="001C3161"/>
    <w:rsid w:val="001C32FA"/>
    <w:rsid w:val="001C43A0"/>
    <w:rsid w:val="001C4462"/>
    <w:rsid w:val="001C693F"/>
    <w:rsid w:val="001C69A7"/>
    <w:rsid w:val="001C700A"/>
    <w:rsid w:val="001C7288"/>
    <w:rsid w:val="001C7E91"/>
    <w:rsid w:val="001D1E54"/>
    <w:rsid w:val="001D1F59"/>
    <w:rsid w:val="001D2559"/>
    <w:rsid w:val="001D29B3"/>
    <w:rsid w:val="001D355B"/>
    <w:rsid w:val="001D384B"/>
    <w:rsid w:val="001D458A"/>
    <w:rsid w:val="001D4F7D"/>
    <w:rsid w:val="001D59F2"/>
    <w:rsid w:val="001D5BDB"/>
    <w:rsid w:val="001D6609"/>
    <w:rsid w:val="001D660B"/>
    <w:rsid w:val="001D708D"/>
    <w:rsid w:val="001D7175"/>
    <w:rsid w:val="001D72DE"/>
    <w:rsid w:val="001D75C3"/>
    <w:rsid w:val="001D7A72"/>
    <w:rsid w:val="001E0598"/>
    <w:rsid w:val="001E2C1B"/>
    <w:rsid w:val="001E373A"/>
    <w:rsid w:val="001E3C37"/>
    <w:rsid w:val="001E5232"/>
    <w:rsid w:val="001E527E"/>
    <w:rsid w:val="001E5360"/>
    <w:rsid w:val="001E56BE"/>
    <w:rsid w:val="001E5969"/>
    <w:rsid w:val="001E60F4"/>
    <w:rsid w:val="001E6B75"/>
    <w:rsid w:val="001F09AF"/>
    <w:rsid w:val="001F0B3F"/>
    <w:rsid w:val="001F1490"/>
    <w:rsid w:val="001F179E"/>
    <w:rsid w:val="001F2BE7"/>
    <w:rsid w:val="001F4173"/>
    <w:rsid w:val="001F48A2"/>
    <w:rsid w:val="001F4E23"/>
    <w:rsid w:val="001F537F"/>
    <w:rsid w:val="001F59C1"/>
    <w:rsid w:val="001F5DA8"/>
    <w:rsid w:val="001F6503"/>
    <w:rsid w:val="001F6E70"/>
    <w:rsid w:val="0020035C"/>
    <w:rsid w:val="0020159D"/>
    <w:rsid w:val="002015A1"/>
    <w:rsid w:val="00201C3A"/>
    <w:rsid w:val="0020305E"/>
    <w:rsid w:val="00203588"/>
    <w:rsid w:val="00205067"/>
    <w:rsid w:val="00205A43"/>
    <w:rsid w:val="00206D10"/>
    <w:rsid w:val="002073BC"/>
    <w:rsid w:val="0020750D"/>
    <w:rsid w:val="002107AE"/>
    <w:rsid w:val="00210C0C"/>
    <w:rsid w:val="00211E1C"/>
    <w:rsid w:val="00212AE7"/>
    <w:rsid w:val="00212DF1"/>
    <w:rsid w:val="00212F6F"/>
    <w:rsid w:val="0021417E"/>
    <w:rsid w:val="00214292"/>
    <w:rsid w:val="002147A0"/>
    <w:rsid w:val="00214863"/>
    <w:rsid w:val="00214C9B"/>
    <w:rsid w:val="00215688"/>
    <w:rsid w:val="00215DDB"/>
    <w:rsid w:val="00215F67"/>
    <w:rsid w:val="00217118"/>
    <w:rsid w:val="0022114D"/>
    <w:rsid w:val="00221604"/>
    <w:rsid w:val="00222BC2"/>
    <w:rsid w:val="00222D38"/>
    <w:rsid w:val="00223996"/>
    <w:rsid w:val="0022435B"/>
    <w:rsid w:val="00225134"/>
    <w:rsid w:val="00225AF8"/>
    <w:rsid w:val="002262BB"/>
    <w:rsid w:val="00226548"/>
    <w:rsid w:val="002265EF"/>
    <w:rsid w:val="002270A0"/>
    <w:rsid w:val="00227100"/>
    <w:rsid w:val="002273ED"/>
    <w:rsid w:val="002277A3"/>
    <w:rsid w:val="00227E2A"/>
    <w:rsid w:val="002300C0"/>
    <w:rsid w:val="002300EB"/>
    <w:rsid w:val="00231246"/>
    <w:rsid w:val="0023150F"/>
    <w:rsid w:val="00231856"/>
    <w:rsid w:val="00233367"/>
    <w:rsid w:val="0023438F"/>
    <w:rsid w:val="002349D8"/>
    <w:rsid w:val="002355E3"/>
    <w:rsid w:val="00236465"/>
    <w:rsid w:val="00236E4E"/>
    <w:rsid w:val="002377FB"/>
    <w:rsid w:val="00237FB6"/>
    <w:rsid w:val="00240748"/>
    <w:rsid w:val="002416B1"/>
    <w:rsid w:val="0024224B"/>
    <w:rsid w:val="00242BC4"/>
    <w:rsid w:val="00243024"/>
    <w:rsid w:val="00243106"/>
    <w:rsid w:val="00243A95"/>
    <w:rsid w:val="002441E6"/>
    <w:rsid w:val="00244A38"/>
    <w:rsid w:val="00245696"/>
    <w:rsid w:val="00246279"/>
    <w:rsid w:val="0024724A"/>
    <w:rsid w:val="00247653"/>
    <w:rsid w:val="00247C3E"/>
    <w:rsid w:val="00250A22"/>
    <w:rsid w:val="00250C4A"/>
    <w:rsid w:val="00251989"/>
    <w:rsid w:val="00252F4F"/>
    <w:rsid w:val="00253A77"/>
    <w:rsid w:val="00254B8D"/>
    <w:rsid w:val="002550D6"/>
    <w:rsid w:val="00256224"/>
    <w:rsid w:val="002573F1"/>
    <w:rsid w:val="0026170D"/>
    <w:rsid w:val="0026217E"/>
    <w:rsid w:val="002627EF"/>
    <w:rsid w:val="00263469"/>
    <w:rsid w:val="002636FD"/>
    <w:rsid w:val="0026405A"/>
    <w:rsid w:val="00266072"/>
    <w:rsid w:val="00266C63"/>
    <w:rsid w:val="00266CF3"/>
    <w:rsid w:val="002678E0"/>
    <w:rsid w:val="00267DFA"/>
    <w:rsid w:val="0027135F"/>
    <w:rsid w:val="00271742"/>
    <w:rsid w:val="0027226C"/>
    <w:rsid w:val="0027256F"/>
    <w:rsid w:val="0027271B"/>
    <w:rsid w:val="002732F8"/>
    <w:rsid w:val="002737F8"/>
    <w:rsid w:val="002739FF"/>
    <w:rsid w:val="00273C1E"/>
    <w:rsid w:val="002743CD"/>
    <w:rsid w:val="002744BD"/>
    <w:rsid w:val="002747A1"/>
    <w:rsid w:val="0027482B"/>
    <w:rsid w:val="002748E6"/>
    <w:rsid w:val="00274C4B"/>
    <w:rsid w:val="00274D60"/>
    <w:rsid w:val="002752A1"/>
    <w:rsid w:val="00275678"/>
    <w:rsid w:val="00275847"/>
    <w:rsid w:val="00275927"/>
    <w:rsid w:val="00276200"/>
    <w:rsid w:val="00277010"/>
    <w:rsid w:val="00277AFC"/>
    <w:rsid w:val="002805F0"/>
    <w:rsid w:val="00280B96"/>
    <w:rsid w:val="002810BA"/>
    <w:rsid w:val="0028192F"/>
    <w:rsid w:val="002819A4"/>
    <w:rsid w:val="00282E3F"/>
    <w:rsid w:val="00283185"/>
    <w:rsid w:val="00284757"/>
    <w:rsid w:val="00284FBB"/>
    <w:rsid w:val="002850B6"/>
    <w:rsid w:val="002858D8"/>
    <w:rsid w:val="00285915"/>
    <w:rsid w:val="002859EE"/>
    <w:rsid w:val="00285B11"/>
    <w:rsid w:val="0028606F"/>
    <w:rsid w:val="00286B3B"/>
    <w:rsid w:val="0028735E"/>
    <w:rsid w:val="00290C98"/>
    <w:rsid w:val="00291C78"/>
    <w:rsid w:val="0029223C"/>
    <w:rsid w:val="00292872"/>
    <w:rsid w:val="00292F4D"/>
    <w:rsid w:val="002934A7"/>
    <w:rsid w:val="002945FE"/>
    <w:rsid w:val="002947D2"/>
    <w:rsid w:val="0029518D"/>
    <w:rsid w:val="002952F1"/>
    <w:rsid w:val="002A102E"/>
    <w:rsid w:val="002A25EC"/>
    <w:rsid w:val="002A29D8"/>
    <w:rsid w:val="002A2ABA"/>
    <w:rsid w:val="002A3521"/>
    <w:rsid w:val="002A3B25"/>
    <w:rsid w:val="002A3BE2"/>
    <w:rsid w:val="002A3C12"/>
    <w:rsid w:val="002A4897"/>
    <w:rsid w:val="002A5284"/>
    <w:rsid w:val="002A5335"/>
    <w:rsid w:val="002A67AA"/>
    <w:rsid w:val="002A6E8A"/>
    <w:rsid w:val="002B02FC"/>
    <w:rsid w:val="002B06EC"/>
    <w:rsid w:val="002B0DCE"/>
    <w:rsid w:val="002B0F2F"/>
    <w:rsid w:val="002B18A0"/>
    <w:rsid w:val="002B2B2C"/>
    <w:rsid w:val="002B40EB"/>
    <w:rsid w:val="002B5302"/>
    <w:rsid w:val="002B554A"/>
    <w:rsid w:val="002B557E"/>
    <w:rsid w:val="002B5E52"/>
    <w:rsid w:val="002B6CCC"/>
    <w:rsid w:val="002B6EEB"/>
    <w:rsid w:val="002C0661"/>
    <w:rsid w:val="002C0676"/>
    <w:rsid w:val="002C06AA"/>
    <w:rsid w:val="002C3A12"/>
    <w:rsid w:val="002C3EB2"/>
    <w:rsid w:val="002C3F2C"/>
    <w:rsid w:val="002C4611"/>
    <w:rsid w:val="002C4801"/>
    <w:rsid w:val="002C5858"/>
    <w:rsid w:val="002C5D47"/>
    <w:rsid w:val="002C607E"/>
    <w:rsid w:val="002C65D7"/>
    <w:rsid w:val="002C6662"/>
    <w:rsid w:val="002D06CB"/>
    <w:rsid w:val="002D0E54"/>
    <w:rsid w:val="002D125E"/>
    <w:rsid w:val="002D1D9B"/>
    <w:rsid w:val="002D2879"/>
    <w:rsid w:val="002D2DD1"/>
    <w:rsid w:val="002D3315"/>
    <w:rsid w:val="002D41D8"/>
    <w:rsid w:val="002D44FA"/>
    <w:rsid w:val="002D56AD"/>
    <w:rsid w:val="002D5816"/>
    <w:rsid w:val="002D6811"/>
    <w:rsid w:val="002E0068"/>
    <w:rsid w:val="002E0140"/>
    <w:rsid w:val="002E0226"/>
    <w:rsid w:val="002E17A2"/>
    <w:rsid w:val="002E20D0"/>
    <w:rsid w:val="002E22F0"/>
    <w:rsid w:val="002E31B0"/>
    <w:rsid w:val="002E327C"/>
    <w:rsid w:val="002E44E6"/>
    <w:rsid w:val="002E459A"/>
    <w:rsid w:val="002E4CB0"/>
    <w:rsid w:val="002E55B3"/>
    <w:rsid w:val="002E5890"/>
    <w:rsid w:val="002E7B41"/>
    <w:rsid w:val="002E7EBF"/>
    <w:rsid w:val="002F08D9"/>
    <w:rsid w:val="002F240D"/>
    <w:rsid w:val="002F305E"/>
    <w:rsid w:val="002F4013"/>
    <w:rsid w:val="002F5467"/>
    <w:rsid w:val="002F5821"/>
    <w:rsid w:val="002F6867"/>
    <w:rsid w:val="002F773E"/>
    <w:rsid w:val="0030117A"/>
    <w:rsid w:val="003011A9"/>
    <w:rsid w:val="00302913"/>
    <w:rsid w:val="00303400"/>
    <w:rsid w:val="00303D6F"/>
    <w:rsid w:val="00304770"/>
    <w:rsid w:val="00305394"/>
    <w:rsid w:val="00306264"/>
    <w:rsid w:val="003067D6"/>
    <w:rsid w:val="00306CCD"/>
    <w:rsid w:val="00306D0E"/>
    <w:rsid w:val="00307BC5"/>
    <w:rsid w:val="00310481"/>
    <w:rsid w:val="003106CE"/>
    <w:rsid w:val="00310A50"/>
    <w:rsid w:val="00310BD4"/>
    <w:rsid w:val="00310DB5"/>
    <w:rsid w:val="0031119C"/>
    <w:rsid w:val="00311476"/>
    <w:rsid w:val="00311943"/>
    <w:rsid w:val="00311D3D"/>
    <w:rsid w:val="00314EA1"/>
    <w:rsid w:val="003154EC"/>
    <w:rsid w:val="003157D3"/>
    <w:rsid w:val="00315931"/>
    <w:rsid w:val="003159EA"/>
    <w:rsid w:val="00317CE9"/>
    <w:rsid w:val="003213D7"/>
    <w:rsid w:val="0032232B"/>
    <w:rsid w:val="0032258E"/>
    <w:rsid w:val="0032290D"/>
    <w:rsid w:val="003232E3"/>
    <w:rsid w:val="0032344C"/>
    <w:rsid w:val="003252D3"/>
    <w:rsid w:val="003257A0"/>
    <w:rsid w:val="003259EE"/>
    <w:rsid w:val="00326429"/>
    <w:rsid w:val="00326A51"/>
    <w:rsid w:val="00326F12"/>
    <w:rsid w:val="003277EE"/>
    <w:rsid w:val="00327F4B"/>
    <w:rsid w:val="00330083"/>
    <w:rsid w:val="00330F33"/>
    <w:rsid w:val="00331A0C"/>
    <w:rsid w:val="00331D15"/>
    <w:rsid w:val="00332434"/>
    <w:rsid w:val="00332A0D"/>
    <w:rsid w:val="00332BD3"/>
    <w:rsid w:val="00332D6B"/>
    <w:rsid w:val="00332E23"/>
    <w:rsid w:val="00333F4D"/>
    <w:rsid w:val="00334372"/>
    <w:rsid w:val="0033527E"/>
    <w:rsid w:val="0033610E"/>
    <w:rsid w:val="00336B01"/>
    <w:rsid w:val="00337261"/>
    <w:rsid w:val="003379D0"/>
    <w:rsid w:val="00337CAE"/>
    <w:rsid w:val="00340D43"/>
    <w:rsid w:val="00340D4F"/>
    <w:rsid w:val="00341400"/>
    <w:rsid w:val="00342755"/>
    <w:rsid w:val="0034338A"/>
    <w:rsid w:val="00343D8B"/>
    <w:rsid w:val="00343E6C"/>
    <w:rsid w:val="003441F7"/>
    <w:rsid w:val="00345C49"/>
    <w:rsid w:val="00345C8A"/>
    <w:rsid w:val="003465BD"/>
    <w:rsid w:val="00346828"/>
    <w:rsid w:val="00347721"/>
    <w:rsid w:val="00347CD2"/>
    <w:rsid w:val="003504E0"/>
    <w:rsid w:val="003509AF"/>
    <w:rsid w:val="00351FC9"/>
    <w:rsid w:val="003525AB"/>
    <w:rsid w:val="00352D53"/>
    <w:rsid w:val="00354349"/>
    <w:rsid w:val="003544BB"/>
    <w:rsid w:val="003551B1"/>
    <w:rsid w:val="0035639C"/>
    <w:rsid w:val="00356CCF"/>
    <w:rsid w:val="00357639"/>
    <w:rsid w:val="00357975"/>
    <w:rsid w:val="0036027A"/>
    <w:rsid w:val="00362E52"/>
    <w:rsid w:val="00363D03"/>
    <w:rsid w:val="00364B52"/>
    <w:rsid w:val="00366820"/>
    <w:rsid w:val="003669E1"/>
    <w:rsid w:val="00366F1D"/>
    <w:rsid w:val="00367272"/>
    <w:rsid w:val="003676BA"/>
    <w:rsid w:val="00367AEE"/>
    <w:rsid w:val="00370670"/>
    <w:rsid w:val="00370948"/>
    <w:rsid w:val="003717B7"/>
    <w:rsid w:val="00371CBC"/>
    <w:rsid w:val="00373223"/>
    <w:rsid w:val="003735E1"/>
    <w:rsid w:val="00373D5E"/>
    <w:rsid w:val="00374576"/>
    <w:rsid w:val="003749FC"/>
    <w:rsid w:val="0037505B"/>
    <w:rsid w:val="00376524"/>
    <w:rsid w:val="00376975"/>
    <w:rsid w:val="00376C37"/>
    <w:rsid w:val="003773AC"/>
    <w:rsid w:val="00377BBF"/>
    <w:rsid w:val="00377C0C"/>
    <w:rsid w:val="00380B41"/>
    <w:rsid w:val="00381CEE"/>
    <w:rsid w:val="00381F75"/>
    <w:rsid w:val="003821FB"/>
    <w:rsid w:val="00382239"/>
    <w:rsid w:val="003830AA"/>
    <w:rsid w:val="00383380"/>
    <w:rsid w:val="003835EB"/>
    <w:rsid w:val="0038369D"/>
    <w:rsid w:val="003836D2"/>
    <w:rsid w:val="0038434B"/>
    <w:rsid w:val="0038570A"/>
    <w:rsid w:val="00385A5F"/>
    <w:rsid w:val="00385DBD"/>
    <w:rsid w:val="00385F3C"/>
    <w:rsid w:val="00386BF7"/>
    <w:rsid w:val="00387081"/>
    <w:rsid w:val="00387458"/>
    <w:rsid w:val="003874EE"/>
    <w:rsid w:val="003902D2"/>
    <w:rsid w:val="00391EE6"/>
    <w:rsid w:val="003927E3"/>
    <w:rsid w:val="00392AE3"/>
    <w:rsid w:val="00392E79"/>
    <w:rsid w:val="00392F6A"/>
    <w:rsid w:val="00393718"/>
    <w:rsid w:val="003937C4"/>
    <w:rsid w:val="00393C96"/>
    <w:rsid w:val="00394872"/>
    <w:rsid w:val="003953CD"/>
    <w:rsid w:val="003959BB"/>
    <w:rsid w:val="00395A6C"/>
    <w:rsid w:val="00395B21"/>
    <w:rsid w:val="0039628C"/>
    <w:rsid w:val="00397520"/>
    <w:rsid w:val="00397864"/>
    <w:rsid w:val="003A0896"/>
    <w:rsid w:val="003A1563"/>
    <w:rsid w:val="003A22FF"/>
    <w:rsid w:val="003A27D1"/>
    <w:rsid w:val="003A2B8B"/>
    <w:rsid w:val="003A368D"/>
    <w:rsid w:val="003A476D"/>
    <w:rsid w:val="003A49DC"/>
    <w:rsid w:val="003A4F97"/>
    <w:rsid w:val="003A58E7"/>
    <w:rsid w:val="003A655F"/>
    <w:rsid w:val="003A681C"/>
    <w:rsid w:val="003A692D"/>
    <w:rsid w:val="003A736E"/>
    <w:rsid w:val="003A73B0"/>
    <w:rsid w:val="003A76EB"/>
    <w:rsid w:val="003B06BB"/>
    <w:rsid w:val="003B0A4B"/>
    <w:rsid w:val="003B136B"/>
    <w:rsid w:val="003B1C2B"/>
    <w:rsid w:val="003B2B07"/>
    <w:rsid w:val="003B319B"/>
    <w:rsid w:val="003B554D"/>
    <w:rsid w:val="003B625D"/>
    <w:rsid w:val="003B69C3"/>
    <w:rsid w:val="003B75BA"/>
    <w:rsid w:val="003B7FC4"/>
    <w:rsid w:val="003C0416"/>
    <w:rsid w:val="003C05C8"/>
    <w:rsid w:val="003C0BA3"/>
    <w:rsid w:val="003C169C"/>
    <w:rsid w:val="003C3858"/>
    <w:rsid w:val="003C3929"/>
    <w:rsid w:val="003C5838"/>
    <w:rsid w:val="003C6564"/>
    <w:rsid w:val="003C6BDC"/>
    <w:rsid w:val="003C7A6E"/>
    <w:rsid w:val="003D0475"/>
    <w:rsid w:val="003D054C"/>
    <w:rsid w:val="003D1906"/>
    <w:rsid w:val="003D22C4"/>
    <w:rsid w:val="003D314A"/>
    <w:rsid w:val="003D354B"/>
    <w:rsid w:val="003D3AB6"/>
    <w:rsid w:val="003D3F53"/>
    <w:rsid w:val="003D424A"/>
    <w:rsid w:val="003D47AA"/>
    <w:rsid w:val="003D48A8"/>
    <w:rsid w:val="003D7682"/>
    <w:rsid w:val="003D7D0E"/>
    <w:rsid w:val="003E0FF5"/>
    <w:rsid w:val="003E136A"/>
    <w:rsid w:val="003E18B9"/>
    <w:rsid w:val="003E2B33"/>
    <w:rsid w:val="003E3A22"/>
    <w:rsid w:val="003E6B1C"/>
    <w:rsid w:val="003F021D"/>
    <w:rsid w:val="003F0F4C"/>
    <w:rsid w:val="003F1390"/>
    <w:rsid w:val="003F3213"/>
    <w:rsid w:val="003F3B08"/>
    <w:rsid w:val="003F4789"/>
    <w:rsid w:val="003F5C97"/>
    <w:rsid w:val="003F5E69"/>
    <w:rsid w:val="003F61C7"/>
    <w:rsid w:val="003F6335"/>
    <w:rsid w:val="003F6917"/>
    <w:rsid w:val="003F69D5"/>
    <w:rsid w:val="003F79D8"/>
    <w:rsid w:val="003F7BCA"/>
    <w:rsid w:val="003F7CD4"/>
    <w:rsid w:val="003F7DC9"/>
    <w:rsid w:val="003F7F17"/>
    <w:rsid w:val="0040092F"/>
    <w:rsid w:val="00400EDE"/>
    <w:rsid w:val="004013B4"/>
    <w:rsid w:val="00401D9C"/>
    <w:rsid w:val="004025D9"/>
    <w:rsid w:val="00402E9F"/>
    <w:rsid w:val="00403484"/>
    <w:rsid w:val="00403AE5"/>
    <w:rsid w:val="00403BA0"/>
    <w:rsid w:val="00403F0B"/>
    <w:rsid w:val="004042B2"/>
    <w:rsid w:val="00405EEB"/>
    <w:rsid w:val="00406273"/>
    <w:rsid w:val="004066CE"/>
    <w:rsid w:val="00406964"/>
    <w:rsid w:val="00406AF4"/>
    <w:rsid w:val="004102C1"/>
    <w:rsid w:val="00410779"/>
    <w:rsid w:val="00411166"/>
    <w:rsid w:val="00411716"/>
    <w:rsid w:val="004119FE"/>
    <w:rsid w:val="00412E9B"/>
    <w:rsid w:val="00413A2E"/>
    <w:rsid w:val="00413D62"/>
    <w:rsid w:val="00413DCE"/>
    <w:rsid w:val="00414D55"/>
    <w:rsid w:val="00415C5A"/>
    <w:rsid w:val="00416B3A"/>
    <w:rsid w:val="004171B0"/>
    <w:rsid w:val="00417B27"/>
    <w:rsid w:val="00417C91"/>
    <w:rsid w:val="00420A0F"/>
    <w:rsid w:val="00420BD2"/>
    <w:rsid w:val="004213EC"/>
    <w:rsid w:val="00421765"/>
    <w:rsid w:val="00423358"/>
    <w:rsid w:val="0042474B"/>
    <w:rsid w:val="0042489E"/>
    <w:rsid w:val="00425112"/>
    <w:rsid w:val="0042528B"/>
    <w:rsid w:val="004253B4"/>
    <w:rsid w:val="00426B0D"/>
    <w:rsid w:val="004271FB"/>
    <w:rsid w:val="00432EF2"/>
    <w:rsid w:val="004335E7"/>
    <w:rsid w:val="004336CC"/>
    <w:rsid w:val="00433785"/>
    <w:rsid w:val="00434846"/>
    <w:rsid w:val="00434E28"/>
    <w:rsid w:val="004350F1"/>
    <w:rsid w:val="004351CF"/>
    <w:rsid w:val="00435932"/>
    <w:rsid w:val="00435BEB"/>
    <w:rsid w:val="00435FD2"/>
    <w:rsid w:val="004367A9"/>
    <w:rsid w:val="00440FEA"/>
    <w:rsid w:val="00441BD8"/>
    <w:rsid w:val="004421B7"/>
    <w:rsid w:val="0044305E"/>
    <w:rsid w:val="00443688"/>
    <w:rsid w:val="0044392E"/>
    <w:rsid w:val="00444BD5"/>
    <w:rsid w:val="004452D9"/>
    <w:rsid w:val="0044669F"/>
    <w:rsid w:val="00447813"/>
    <w:rsid w:val="00447A07"/>
    <w:rsid w:val="00447A13"/>
    <w:rsid w:val="0045070E"/>
    <w:rsid w:val="00450BEB"/>
    <w:rsid w:val="00450F79"/>
    <w:rsid w:val="004515FB"/>
    <w:rsid w:val="0045200F"/>
    <w:rsid w:val="0045248F"/>
    <w:rsid w:val="00453386"/>
    <w:rsid w:val="00455BCE"/>
    <w:rsid w:val="00456D1F"/>
    <w:rsid w:val="004575E1"/>
    <w:rsid w:val="004600F5"/>
    <w:rsid w:val="004619AD"/>
    <w:rsid w:val="004634A0"/>
    <w:rsid w:val="004640F3"/>
    <w:rsid w:val="004649FB"/>
    <w:rsid w:val="00465303"/>
    <w:rsid w:val="0046574A"/>
    <w:rsid w:val="00466144"/>
    <w:rsid w:val="004662FA"/>
    <w:rsid w:val="00466BC5"/>
    <w:rsid w:val="00467017"/>
    <w:rsid w:val="00467AA6"/>
    <w:rsid w:val="004706FF"/>
    <w:rsid w:val="00470EE5"/>
    <w:rsid w:val="004715E9"/>
    <w:rsid w:val="004716C0"/>
    <w:rsid w:val="00471C27"/>
    <w:rsid w:val="00472548"/>
    <w:rsid w:val="0047285B"/>
    <w:rsid w:val="00472E22"/>
    <w:rsid w:val="00472EBF"/>
    <w:rsid w:val="004738A8"/>
    <w:rsid w:val="00473906"/>
    <w:rsid w:val="00473F15"/>
    <w:rsid w:val="0047425A"/>
    <w:rsid w:val="00475AED"/>
    <w:rsid w:val="00480658"/>
    <w:rsid w:val="004819F4"/>
    <w:rsid w:val="00482225"/>
    <w:rsid w:val="00482227"/>
    <w:rsid w:val="0048260E"/>
    <w:rsid w:val="00484693"/>
    <w:rsid w:val="004846E4"/>
    <w:rsid w:val="00484928"/>
    <w:rsid w:val="004851D2"/>
    <w:rsid w:val="004859E5"/>
    <w:rsid w:val="00485C37"/>
    <w:rsid w:val="004869C7"/>
    <w:rsid w:val="00486CE0"/>
    <w:rsid w:val="0048715B"/>
    <w:rsid w:val="00490C8A"/>
    <w:rsid w:val="00490D7D"/>
    <w:rsid w:val="0049104E"/>
    <w:rsid w:val="0049143E"/>
    <w:rsid w:val="0049229C"/>
    <w:rsid w:val="00493573"/>
    <w:rsid w:val="00495FFC"/>
    <w:rsid w:val="004962CB"/>
    <w:rsid w:val="00496C91"/>
    <w:rsid w:val="004A0C6C"/>
    <w:rsid w:val="004A1446"/>
    <w:rsid w:val="004A17DD"/>
    <w:rsid w:val="004A1DF3"/>
    <w:rsid w:val="004A3123"/>
    <w:rsid w:val="004A57A5"/>
    <w:rsid w:val="004A61ED"/>
    <w:rsid w:val="004A69C9"/>
    <w:rsid w:val="004A6A27"/>
    <w:rsid w:val="004A6B9C"/>
    <w:rsid w:val="004B136A"/>
    <w:rsid w:val="004B145F"/>
    <w:rsid w:val="004B1520"/>
    <w:rsid w:val="004B1AA2"/>
    <w:rsid w:val="004B1F14"/>
    <w:rsid w:val="004B3AF7"/>
    <w:rsid w:val="004B4637"/>
    <w:rsid w:val="004B4EE3"/>
    <w:rsid w:val="004B4F7C"/>
    <w:rsid w:val="004B50B0"/>
    <w:rsid w:val="004B5253"/>
    <w:rsid w:val="004B5BC2"/>
    <w:rsid w:val="004B65A1"/>
    <w:rsid w:val="004B6652"/>
    <w:rsid w:val="004B6830"/>
    <w:rsid w:val="004B7019"/>
    <w:rsid w:val="004B7351"/>
    <w:rsid w:val="004B7496"/>
    <w:rsid w:val="004C0542"/>
    <w:rsid w:val="004C066E"/>
    <w:rsid w:val="004C0912"/>
    <w:rsid w:val="004C23B7"/>
    <w:rsid w:val="004C2D4F"/>
    <w:rsid w:val="004C364D"/>
    <w:rsid w:val="004C4762"/>
    <w:rsid w:val="004C4951"/>
    <w:rsid w:val="004C4E32"/>
    <w:rsid w:val="004C544F"/>
    <w:rsid w:val="004C5A77"/>
    <w:rsid w:val="004C6EE4"/>
    <w:rsid w:val="004C714B"/>
    <w:rsid w:val="004D031A"/>
    <w:rsid w:val="004D09C5"/>
    <w:rsid w:val="004D1272"/>
    <w:rsid w:val="004D17E2"/>
    <w:rsid w:val="004D1F9B"/>
    <w:rsid w:val="004D2027"/>
    <w:rsid w:val="004D24E6"/>
    <w:rsid w:val="004D2D58"/>
    <w:rsid w:val="004D3448"/>
    <w:rsid w:val="004D3D34"/>
    <w:rsid w:val="004D47DE"/>
    <w:rsid w:val="004D64C0"/>
    <w:rsid w:val="004D6DBC"/>
    <w:rsid w:val="004D742F"/>
    <w:rsid w:val="004D7E5C"/>
    <w:rsid w:val="004E03DD"/>
    <w:rsid w:val="004E0C13"/>
    <w:rsid w:val="004E0DF0"/>
    <w:rsid w:val="004E221C"/>
    <w:rsid w:val="004E2BD1"/>
    <w:rsid w:val="004E2DC6"/>
    <w:rsid w:val="004E2F9E"/>
    <w:rsid w:val="004E49A6"/>
    <w:rsid w:val="004E4EC5"/>
    <w:rsid w:val="004E63E4"/>
    <w:rsid w:val="004E6F04"/>
    <w:rsid w:val="004E71B8"/>
    <w:rsid w:val="004E72B0"/>
    <w:rsid w:val="004E75AA"/>
    <w:rsid w:val="004F0C1E"/>
    <w:rsid w:val="004F1649"/>
    <w:rsid w:val="004F18DC"/>
    <w:rsid w:val="004F2E1A"/>
    <w:rsid w:val="004F32FA"/>
    <w:rsid w:val="004F3AF3"/>
    <w:rsid w:val="004F40FC"/>
    <w:rsid w:val="004F4A6E"/>
    <w:rsid w:val="004F4CD7"/>
    <w:rsid w:val="004F4E33"/>
    <w:rsid w:val="004F515B"/>
    <w:rsid w:val="004F5684"/>
    <w:rsid w:val="004F5818"/>
    <w:rsid w:val="004F6B74"/>
    <w:rsid w:val="004F729D"/>
    <w:rsid w:val="004F7DAA"/>
    <w:rsid w:val="00500188"/>
    <w:rsid w:val="00500E67"/>
    <w:rsid w:val="005010B2"/>
    <w:rsid w:val="005018D4"/>
    <w:rsid w:val="00501999"/>
    <w:rsid w:val="00501C71"/>
    <w:rsid w:val="00501CA8"/>
    <w:rsid w:val="00502108"/>
    <w:rsid w:val="0050238B"/>
    <w:rsid w:val="00502445"/>
    <w:rsid w:val="0050354A"/>
    <w:rsid w:val="00503DE5"/>
    <w:rsid w:val="00504231"/>
    <w:rsid w:val="00504480"/>
    <w:rsid w:val="005052E4"/>
    <w:rsid w:val="005055B9"/>
    <w:rsid w:val="0050587B"/>
    <w:rsid w:val="00505A85"/>
    <w:rsid w:val="00506D55"/>
    <w:rsid w:val="00507308"/>
    <w:rsid w:val="005102D9"/>
    <w:rsid w:val="00510847"/>
    <w:rsid w:val="00510D23"/>
    <w:rsid w:val="00514633"/>
    <w:rsid w:val="00514D74"/>
    <w:rsid w:val="00514EFD"/>
    <w:rsid w:val="00515675"/>
    <w:rsid w:val="0051574A"/>
    <w:rsid w:val="00515993"/>
    <w:rsid w:val="00515F84"/>
    <w:rsid w:val="00515FC7"/>
    <w:rsid w:val="005161B9"/>
    <w:rsid w:val="0051772D"/>
    <w:rsid w:val="00521B2C"/>
    <w:rsid w:val="005230F1"/>
    <w:rsid w:val="0052354E"/>
    <w:rsid w:val="00523D91"/>
    <w:rsid w:val="00524544"/>
    <w:rsid w:val="00524778"/>
    <w:rsid w:val="00524B6A"/>
    <w:rsid w:val="00526C27"/>
    <w:rsid w:val="00526DBB"/>
    <w:rsid w:val="00526EEA"/>
    <w:rsid w:val="0053025D"/>
    <w:rsid w:val="00531CE4"/>
    <w:rsid w:val="00532031"/>
    <w:rsid w:val="00532599"/>
    <w:rsid w:val="0053294D"/>
    <w:rsid w:val="00532987"/>
    <w:rsid w:val="005329F3"/>
    <w:rsid w:val="00532DAB"/>
    <w:rsid w:val="00533CD0"/>
    <w:rsid w:val="00534778"/>
    <w:rsid w:val="005368CA"/>
    <w:rsid w:val="0053738C"/>
    <w:rsid w:val="0054000E"/>
    <w:rsid w:val="005404EF"/>
    <w:rsid w:val="005406F3"/>
    <w:rsid w:val="005409AE"/>
    <w:rsid w:val="005411E8"/>
    <w:rsid w:val="005415FF"/>
    <w:rsid w:val="005418AF"/>
    <w:rsid w:val="00541A92"/>
    <w:rsid w:val="005421FF"/>
    <w:rsid w:val="005423EF"/>
    <w:rsid w:val="00542A8A"/>
    <w:rsid w:val="00542C28"/>
    <w:rsid w:val="00542E00"/>
    <w:rsid w:val="00543FD1"/>
    <w:rsid w:val="005441C7"/>
    <w:rsid w:val="005442D8"/>
    <w:rsid w:val="0054482A"/>
    <w:rsid w:val="005448E7"/>
    <w:rsid w:val="00546A08"/>
    <w:rsid w:val="00546F0A"/>
    <w:rsid w:val="0054732F"/>
    <w:rsid w:val="0054795B"/>
    <w:rsid w:val="00547CA8"/>
    <w:rsid w:val="00550177"/>
    <w:rsid w:val="00551545"/>
    <w:rsid w:val="00551590"/>
    <w:rsid w:val="0055174E"/>
    <w:rsid w:val="00551A05"/>
    <w:rsid w:val="00551A7E"/>
    <w:rsid w:val="00552A19"/>
    <w:rsid w:val="00553676"/>
    <w:rsid w:val="00553D66"/>
    <w:rsid w:val="00553E2A"/>
    <w:rsid w:val="00553F3A"/>
    <w:rsid w:val="0055512F"/>
    <w:rsid w:val="00555C33"/>
    <w:rsid w:val="00555F6E"/>
    <w:rsid w:val="005564B3"/>
    <w:rsid w:val="00556F34"/>
    <w:rsid w:val="00556F6D"/>
    <w:rsid w:val="00557355"/>
    <w:rsid w:val="0056034B"/>
    <w:rsid w:val="00561621"/>
    <w:rsid w:val="00564413"/>
    <w:rsid w:val="00564FF2"/>
    <w:rsid w:val="005650FF"/>
    <w:rsid w:val="00566697"/>
    <w:rsid w:val="0056708D"/>
    <w:rsid w:val="00567A70"/>
    <w:rsid w:val="0057027B"/>
    <w:rsid w:val="00570DD9"/>
    <w:rsid w:val="00570F72"/>
    <w:rsid w:val="00571975"/>
    <w:rsid w:val="00572043"/>
    <w:rsid w:val="00572048"/>
    <w:rsid w:val="005729BF"/>
    <w:rsid w:val="005745A9"/>
    <w:rsid w:val="005749B1"/>
    <w:rsid w:val="00574EF2"/>
    <w:rsid w:val="00574FD7"/>
    <w:rsid w:val="00575907"/>
    <w:rsid w:val="00576421"/>
    <w:rsid w:val="0057686D"/>
    <w:rsid w:val="005770D5"/>
    <w:rsid w:val="00577878"/>
    <w:rsid w:val="00577C64"/>
    <w:rsid w:val="00577E35"/>
    <w:rsid w:val="005800F8"/>
    <w:rsid w:val="0058014C"/>
    <w:rsid w:val="00581711"/>
    <w:rsid w:val="00582326"/>
    <w:rsid w:val="005833FE"/>
    <w:rsid w:val="005843A4"/>
    <w:rsid w:val="00584E07"/>
    <w:rsid w:val="00585930"/>
    <w:rsid w:val="005870AB"/>
    <w:rsid w:val="00590BA0"/>
    <w:rsid w:val="0059118F"/>
    <w:rsid w:val="005911C6"/>
    <w:rsid w:val="00591DF4"/>
    <w:rsid w:val="00591F0F"/>
    <w:rsid w:val="00591F10"/>
    <w:rsid w:val="00592546"/>
    <w:rsid w:val="00592835"/>
    <w:rsid w:val="00594166"/>
    <w:rsid w:val="005969E4"/>
    <w:rsid w:val="00597F5D"/>
    <w:rsid w:val="005A029D"/>
    <w:rsid w:val="005A12B7"/>
    <w:rsid w:val="005A140B"/>
    <w:rsid w:val="005A1B0C"/>
    <w:rsid w:val="005A241B"/>
    <w:rsid w:val="005A2F99"/>
    <w:rsid w:val="005A3160"/>
    <w:rsid w:val="005A38EB"/>
    <w:rsid w:val="005A42FB"/>
    <w:rsid w:val="005A45B4"/>
    <w:rsid w:val="005A4A1E"/>
    <w:rsid w:val="005A534C"/>
    <w:rsid w:val="005A5EF3"/>
    <w:rsid w:val="005A68FB"/>
    <w:rsid w:val="005A75B1"/>
    <w:rsid w:val="005A771B"/>
    <w:rsid w:val="005A785D"/>
    <w:rsid w:val="005A7A4D"/>
    <w:rsid w:val="005B0811"/>
    <w:rsid w:val="005B0B2B"/>
    <w:rsid w:val="005B1004"/>
    <w:rsid w:val="005B15A3"/>
    <w:rsid w:val="005B20DE"/>
    <w:rsid w:val="005B2159"/>
    <w:rsid w:val="005B2F22"/>
    <w:rsid w:val="005B36DA"/>
    <w:rsid w:val="005B3830"/>
    <w:rsid w:val="005B39F7"/>
    <w:rsid w:val="005B48C3"/>
    <w:rsid w:val="005B4E21"/>
    <w:rsid w:val="005B4F2A"/>
    <w:rsid w:val="005B5C45"/>
    <w:rsid w:val="005B5D0A"/>
    <w:rsid w:val="005B615B"/>
    <w:rsid w:val="005B61A5"/>
    <w:rsid w:val="005B61F8"/>
    <w:rsid w:val="005B6465"/>
    <w:rsid w:val="005B6665"/>
    <w:rsid w:val="005B7096"/>
    <w:rsid w:val="005B72AC"/>
    <w:rsid w:val="005C0A35"/>
    <w:rsid w:val="005C1EBE"/>
    <w:rsid w:val="005C289D"/>
    <w:rsid w:val="005C2AE8"/>
    <w:rsid w:val="005C2B89"/>
    <w:rsid w:val="005C3195"/>
    <w:rsid w:val="005C337B"/>
    <w:rsid w:val="005C4576"/>
    <w:rsid w:val="005C4E90"/>
    <w:rsid w:val="005C5196"/>
    <w:rsid w:val="005C6ACD"/>
    <w:rsid w:val="005C76D5"/>
    <w:rsid w:val="005D0179"/>
    <w:rsid w:val="005D0413"/>
    <w:rsid w:val="005D098C"/>
    <w:rsid w:val="005D130E"/>
    <w:rsid w:val="005D1B6E"/>
    <w:rsid w:val="005D2090"/>
    <w:rsid w:val="005D3555"/>
    <w:rsid w:val="005D3912"/>
    <w:rsid w:val="005D3AA6"/>
    <w:rsid w:val="005D43C5"/>
    <w:rsid w:val="005D51B3"/>
    <w:rsid w:val="005D588B"/>
    <w:rsid w:val="005D5952"/>
    <w:rsid w:val="005D62AF"/>
    <w:rsid w:val="005D7897"/>
    <w:rsid w:val="005E0565"/>
    <w:rsid w:val="005E1744"/>
    <w:rsid w:val="005E1F53"/>
    <w:rsid w:val="005E20F2"/>
    <w:rsid w:val="005E20FA"/>
    <w:rsid w:val="005E2423"/>
    <w:rsid w:val="005E3F99"/>
    <w:rsid w:val="005E50DD"/>
    <w:rsid w:val="005E5C0B"/>
    <w:rsid w:val="005E5FE6"/>
    <w:rsid w:val="005E63C6"/>
    <w:rsid w:val="005E6DD4"/>
    <w:rsid w:val="005E7146"/>
    <w:rsid w:val="005E71B2"/>
    <w:rsid w:val="005E731E"/>
    <w:rsid w:val="005E7DD5"/>
    <w:rsid w:val="005F024B"/>
    <w:rsid w:val="005F0FBE"/>
    <w:rsid w:val="005F130C"/>
    <w:rsid w:val="005F2801"/>
    <w:rsid w:val="005F2E3D"/>
    <w:rsid w:val="005F3F17"/>
    <w:rsid w:val="005F4DD8"/>
    <w:rsid w:val="005F5C53"/>
    <w:rsid w:val="005F5CCA"/>
    <w:rsid w:val="005F6B79"/>
    <w:rsid w:val="00600048"/>
    <w:rsid w:val="006004A0"/>
    <w:rsid w:val="00600809"/>
    <w:rsid w:val="0060086C"/>
    <w:rsid w:val="00601135"/>
    <w:rsid w:val="00601893"/>
    <w:rsid w:val="0060198E"/>
    <w:rsid w:val="0060230C"/>
    <w:rsid w:val="00602BE9"/>
    <w:rsid w:val="00602C31"/>
    <w:rsid w:val="006033DA"/>
    <w:rsid w:val="006037CE"/>
    <w:rsid w:val="006043A9"/>
    <w:rsid w:val="006045BE"/>
    <w:rsid w:val="006048B6"/>
    <w:rsid w:val="00604F0C"/>
    <w:rsid w:val="00605252"/>
    <w:rsid w:val="006055D7"/>
    <w:rsid w:val="006055F9"/>
    <w:rsid w:val="00606020"/>
    <w:rsid w:val="0060683F"/>
    <w:rsid w:val="00606EF0"/>
    <w:rsid w:val="00607D35"/>
    <w:rsid w:val="0061329B"/>
    <w:rsid w:val="00613324"/>
    <w:rsid w:val="00613695"/>
    <w:rsid w:val="00613944"/>
    <w:rsid w:val="00614116"/>
    <w:rsid w:val="006144A7"/>
    <w:rsid w:val="0061478E"/>
    <w:rsid w:val="00616142"/>
    <w:rsid w:val="006161D4"/>
    <w:rsid w:val="00617400"/>
    <w:rsid w:val="0062025F"/>
    <w:rsid w:val="006211CC"/>
    <w:rsid w:val="00621D15"/>
    <w:rsid w:val="0062202E"/>
    <w:rsid w:val="006220B3"/>
    <w:rsid w:val="006221F9"/>
    <w:rsid w:val="00623EA8"/>
    <w:rsid w:val="006243E0"/>
    <w:rsid w:val="00625A34"/>
    <w:rsid w:val="006268B7"/>
    <w:rsid w:val="006269CA"/>
    <w:rsid w:val="006301A3"/>
    <w:rsid w:val="00632514"/>
    <w:rsid w:val="00632AD6"/>
    <w:rsid w:val="00634072"/>
    <w:rsid w:val="0063437A"/>
    <w:rsid w:val="006353A9"/>
    <w:rsid w:val="0063680E"/>
    <w:rsid w:val="00636F78"/>
    <w:rsid w:val="00636FB8"/>
    <w:rsid w:val="00637061"/>
    <w:rsid w:val="006371BF"/>
    <w:rsid w:val="006373F7"/>
    <w:rsid w:val="00640C9D"/>
    <w:rsid w:val="0064154C"/>
    <w:rsid w:val="006425AD"/>
    <w:rsid w:val="00642CFD"/>
    <w:rsid w:val="00642D6A"/>
    <w:rsid w:val="00643537"/>
    <w:rsid w:val="00643AA1"/>
    <w:rsid w:val="00644701"/>
    <w:rsid w:val="00645A54"/>
    <w:rsid w:val="00646D8F"/>
    <w:rsid w:val="006500C0"/>
    <w:rsid w:val="006513CF"/>
    <w:rsid w:val="0065162E"/>
    <w:rsid w:val="00652446"/>
    <w:rsid w:val="00652C0C"/>
    <w:rsid w:val="006530B9"/>
    <w:rsid w:val="00656FF5"/>
    <w:rsid w:val="006576CB"/>
    <w:rsid w:val="00657DE4"/>
    <w:rsid w:val="006608BA"/>
    <w:rsid w:val="00660A89"/>
    <w:rsid w:val="00660D2E"/>
    <w:rsid w:val="00660D42"/>
    <w:rsid w:val="00661B5C"/>
    <w:rsid w:val="00662752"/>
    <w:rsid w:val="00663E2E"/>
    <w:rsid w:val="00664956"/>
    <w:rsid w:val="00666058"/>
    <w:rsid w:val="0066660E"/>
    <w:rsid w:val="00666C1E"/>
    <w:rsid w:val="00667B2E"/>
    <w:rsid w:val="00667DFD"/>
    <w:rsid w:val="00667FAC"/>
    <w:rsid w:val="00671304"/>
    <w:rsid w:val="00673553"/>
    <w:rsid w:val="00673D5A"/>
    <w:rsid w:val="0067473B"/>
    <w:rsid w:val="006764EA"/>
    <w:rsid w:val="00676817"/>
    <w:rsid w:val="00676ABB"/>
    <w:rsid w:val="00676C31"/>
    <w:rsid w:val="0067734E"/>
    <w:rsid w:val="00677423"/>
    <w:rsid w:val="00680201"/>
    <w:rsid w:val="006805FC"/>
    <w:rsid w:val="00680FDE"/>
    <w:rsid w:val="0068188C"/>
    <w:rsid w:val="006818A3"/>
    <w:rsid w:val="0068238A"/>
    <w:rsid w:val="0068414C"/>
    <w:rsid w:val="00684285"/>
    <w:rsid w:val="00684DEE"/>
    <w:rsid w:val="006855D3"/>
    <w:rsid w:val="006858D4"/>
    <w:rsid w:val="00686183"/>
    <w:rsid w:val="00686749"/>
    <w:rsid w:val="00687575"/>
    <w:rsid w:val="006909C9"/>
    <w:rsid w:val="00690DC8"/>
    <w:rsid w:val="00692C95"/>
    <w:rsid w:val="00693BF2"/>
    <w:rsid w:val="00694555"/>
    <w:rsid w:val="00694EFD"/>
    <w:rsid w:val="006953B8"/>
    <w:rsid w:val="00695964"/>
    <w:rsid w:val="00695B9C"/>
    <w:rsid w:val="00696552"/>
    <w:rsid w:val="00696562"/>
    <w:rsid w:val="006979E5"/>
    <w:rsid w:val="00697E7D"/>
    <w:rsid w:val="006A0BB8"/>
    <w:rsid w:val="006A13F2"/>
    <w:rsid w:val="006A1B85"/>
    <w:rsid w:val="006A1C19"/>
    <w:rsid w:val="006A2879"/>
    <w:rsid w:val="006A2F2E"/>
    <w:rsid w:val="006A3201"/>
    <w:rsid w:val="006A36F7"/>
    <w:rsid w:val="006A3B72"/>
    <w:rsid w:val="006A3F67"/>
    <w:rsid w:val="006A41A6"/>
    <w:rsid w:val="006A4DC8"/>
    <w:rsid w:val="006A5D58"/>
    <w:rsid w:val="006A5FA3"/>
    <w:rsid w:val="006A75B6"/>
    <w:rsid w:val="006B0902"/>
    <w:rsid w:val="006B0D65"/>
    <w:rsid w:val="006B3B43"/>
    <w:rsid w:val="006B3D8C"/>
    <w:rsid w:val="006B411D"/>
    <w:rsid w:val="006B6410"/>
    <w:rsid w:val="006B654A"/>
    <w:rsid w:val="006B66FC"/>
    <w:rsid w:val="006B6EA9"/>
    <w:rsid w:val="006B75A2"/>
    <w:rsid w:val="006C0316"/>
    <w:rsid w:val="006C0505"/>
    <w:rsid w:val="006C0C46"/>
    <w:rsid w:val="006C0FC6"/>
    <w:rsid w:val="006C1EDD"/>
    <w:rsid w:val="006C1F79"/>
    <w:rsid w:val="006C23B4"/>
    <w:rsid w:val="006C25BC"/>
    <w:rsid w:val="006C26C4"/>
    <w:rsid w:val="006C4665"/>
    <w:rsid w:val="006C4FF8"/>
    <w:rsid w:val="006C59AA"/>
    <w:rsid w:val="006C5BF1"/>
    <w:rsid w:val="006C6450"/>
    <w:rsid w:val="006C6F74"/>
    <w:rsid w:val="006C7993"/>
    <w:rsid w:val="006C7AAF"/>
    <w:rsid w:val="006D184D"/>
    <w:rsid w:val="006D1A26"/>
    <w:rsid w:val="006D2CD3"/>
    <w:rsid w:val="006D3777"/>
    <w:rsid w:val="006D4FC2"/>
    <w:rsid w:val="006D507A"/>
    <w:rsid w:val="006D58B4"/>
    <w:rsid w:val="006E0134"/>
    <w:rsid w:val="006E01B6"/>
    <w:rsid w:val="006E0B6D"/>
    <w:rsid w:val="006E0BC9"/>
    <w:rsid w:val="006E0D3D"/>
    <w:rsid w:val="006E0D47"/>
    <w:rsid w:val="006E1767"/>
    <w:rsid w:val="006E2093"/>
    <w:rsid w:val="006E25C5"/>
    <w:rsid w:val="006E27E1"/>
    <w:rsid w:val="006E2E81"/>
    <w:rsid w:val="006E36E6"/>
    <w:rsid w:val="006E3790"/>
    <w:rsid w:val="006E3909"/>
    <w:rsid w:val="006E3928"/>
    <w:rsid w:val="006E3A82"/>
    <w:rsid w:val="006E4AEB"/>
    <w:rsid w:val="006E5961"/>
    <w:rsid w:val="006E6720"/>
    <w:rsid w:val="006E674A"/>
    <w:rsid w:val="006E73EA"/>
    <w:rsid w:val="006E75DF"/>
    <w:rsid w:val="006E75E2"/>
    <w:rsid w:val="006E762B"/>
    <w:rsid w:val="006E7F37"/>
    <w:rsid w:val="006F0B6D"/>
    <w:rsid w:val="006F0D60"/>
    <w:rsid w:val="006F1407"/>
    <w:rsid w:val="006F1C05"/>
    <w:rsid w:val="006F2821"/>
    <w:rsid w:val="006F44BF"/>
    <w:rsid w:val="006F49CD"/>
    <w:rsid w:val="006F51A9"/>
    <w:rsid w:val="006F524E"/>
    <w:rsid w:val="006F7E95"/>
    <w:rsid w:val="00700BB1"/>
    <w:rsid w:val="00700FFA"/>
    <w:rsid w:val="0070165B"/>
    <w:rsid w:val="007019B9"/>
    <w:rsid w:val="0070375E"/>
    <w:rsid w:val="00703B9B"/>
    <w:rsid w:val="00703E28"/>
    <w:rsid w:val="007048A7"/>
    <w:rsid w:val="00704912"/>
    <w:rsid w:val="007049D4"/>
    <w:rsid w:val="007051AC"/>
    <w:rsid w:val="00705B1C"/>
    <w:rsid w:val="00706033"/>
    <w:rsid w:val="00706DE2"/>
    <w:rsid w:val="00707923"/>
    <w:rsid w:val="0071074A"/>
    <w:rsid w:val="00710999"/>
    <w:rsid w:val="00712235"/>
    <w:rsid w:val="00712482"/>
    <w:rsid w:val="007124E2"/>
    <w:rsid w:val="00712517"/>
    <w:rsid w:val="00712911"/>
    <w:rsid w:val="00712E3A"/>
    <w:rsid w:val="007131C4"/>
    <w:rsid w:val="00713C58"/>
    <w:rsid w:val="00713E80"/>
    <w:rsid w:val="0071436E"/>
    <w:rsid w:val="00714B15"/>
    <w:rsid w:val="00714B4B"/>
    <w:rsid w:val="00714EA8"/>
    <w:rsid w:val="0071521C"/>
    <w:rsid w:val="007152AF"/>
    <w:rsid w:val="00715AC8"/>
    <w:rsid w:val="007162D8"/>
    <w:rsid w:val="00716A17"/>
    <w:rsid w:val="00717E29"/>
    <w:rsid w:val="007204A0"/>
    <w:rsid w:val="00720DFB"/>
    <w:rsid w:val="0072149D"/>
    <w:rsid w:val="00722169"/>
    <w:rsid w:val="00723465"/>
    <w:rsid w:val="00723868"/>
    <w:rsid w:val="007254C6"/>
    <w:rsid w:val="007261AF"/>
    <w:rsid w:val="00726430"/>
    <w:rsid w:val="00727840"/>
    <w:rsid w:val="00727A4E"/>
    <w:rsid w:val="00727BFF"/>
    <w:rsid w:val="007318D6"/>
    <w:rsid w:val="007318E7"/>
    <w:rsid w:val="007318F9"/>
    <w:rsid w:val="007319D2"/>
    <w:rsid w:val="007327C4"/>
    <w:rsid w:val="00732F8A"/>
    <w:rsid w:val="00733E1F"/>
    <w:rsid w:val="00733FC4"/>
    <w:rsid w:val="00735347"/>
    <w:rsid w:val="00735936"/>
    <w:rsid w:val="00735BE4"/>
    <w:rsid w:val="0073685F"/>
    <w:rsid w:val="00736C83"/>
    <w:rsid w:val="007377E1"/>
    <w:rsid w:val="00737C96"/>
    <w:rsid w:val="00737F6C"/>
    <w:rsid w:val="007403F8"/>
    <w:rsid w:val="007408A9"/>
    <w:rsid w:val="00741233"/>
    <w:rsid w:val="0074290E"/>
    <w:rsid w:val="00742922"/>
    <w:rsid w:val="00742D48"/>
    <w:rsid w:val="00742FAD"/>
    <w:rsid w:val="00743903"/>
    <w:rsid w:val="00744BE8"/>
    <w:rsid w:val="00744D5D"/>
    <w:rsid w:val="00744FEE"/>
    <w:rsid w:val="00745029"/>
    <w:rsid w:val="0074504A"/>
    <w:rsid w:val="00745D21"/>
    <w:rsid w:val="007469D9"/>
    <w:rsid w:val="00746F78"/>
    <w:rsid w:val="00747349"/>
    <w:rsid w:val="00747759"/>
    <w:rsid w:val="00750EDF"/>
    <w:rsid w:val="0075182E"/>
    <w:rsid w:val="00752520"/>
    <w:rsid w:val="00752D63"/>
    <w:rsid w:val="00753963"/>
    <w:rsid w:val="00753BF2"/>
    <w:rsid w:val="00754715"/>
    <w:rsid w:val="00754D29"/>
    <w:rsid w:val="00754DD8"/>
    <w:rsid w:val="007558F2"/>
    <w:rsid w:val="00756CEF"/>
    <w:rsid w:val="0076083F"/>
    <w:rsid w:val="007614D7"/>
    <w:rsid w:val="00762900"/>
    <w:rsid w:val="00762F09"/>
    <w:rsid w:val="00763175"/>
    <w:rsid w:val="007641B3"/>
    <w:rsid w:val="00764365"/>
    <w:rsid w:val="0076495B"/>
    <w:rsid w:val="00765AC4"/>
    <w:rsid w:val="00766522"/>
    <w:rsid w:val="007666B8"/>
    <w:rsid w:val="007666C9"/>
    <w:rsid w:val="00766FDB"/>
    <w:rsid w:val="0076765B"/>
    <w:rsid w:val="00767A82"/>
    <w:rsid w:val="00770080"/>
    <w:rsid w:val="00770B88"/>
    <w:rsid w:val="00771F87"/>
    <w:rsid w:val="00772A15"/>
    <w:rsid w:val="00772B10"/>
    <w:rsid w:val="00773DC7"/>
    <w:rsid w:val="00774122"/>
    <w:rsid w:val="00774729"/>
    <w:rsid w:val="007751B8"/>
    <w:rsid w:val="0077672F"/>
    <w:rsid w:val="0077745F"/>
    <w:rsid w:val="00777AE9"/>
    <w:rsid w:val="00780EC3"/>
    <w:rsid w:val="00780FD6"/>
    <w:rsid w:val="00781193"/>
    <w:rsid w:val="00781195"/>
    <w:rsid w:val="00781564"/>
    <w:rsid w:val="00782C1E"/>
    <w:rsid w:val="00783033"/>
    <w:rsid w:val="0078370D"/>
    <w:rsid w:val="00784FD4"/>
    <w:rsid w:val="00784FEA"/>
    <w:rsid w:val="007857F1"/>
    <w:rsid w:val="00785DA8"/>
    <w:rsid w:val="00786841"/>
    <w:rsid w:val="007871A5"/>
    <w:rsid w:val="00787346"/>
    <w:rsid w:val="00787DCF"/>
    <w:rsid w:val="00790D10"/>
    <w:rsid w:val="007910BC"/>
    <w:rsid w:val="00791465"/>
    <w:rsid w:val="0079239D"/>
    <w:rsid w:val="00792443"/>
    <w:rsid w:val="00793D55"/>
    <w:rsid w:val="007949AB"/>
    <w:rsid w:val="00794F0E"/>
    <w:rsid w:val="00795AAE"/>
    <w:rsid w:val="00795E4D"/>
    <w:rsid w:val="007961EA"/>
    <w:rsid w:val="007962AC"/>
    <w:rsid w:val="00797CDE"/>
    <w:rsid w:val="007A0953"/>
    <w:rsid w:val="007A1416"/>
    <w:rsid w:val="007A171D"/>
    <w:rsid w:val="007A1C86"/>
    <w:rsid w:val="007A1D0F"/>
    <w:rsid w:val="007A2201"/>
    <w:rsid w:val="007A3801"/>
    <w:rsid w:val="007A3999"/>
    <w:rsid w:val="007A3BC8"/>
    <w:rsid w:val="007A3CAA"/>
    <w:rsid w:val="007A3CF8"/>
    <w:rsid w:val="007A587D"/>
    <w:rsid w:val="007A61A0"/>
    <w:rsid w:val="007A6A9C"/>
    <w:rsid w:val="007A6ABB"/>
    <w:rsid w:val="007A7251"/>
    <w:rsid w:val="007B01AE"/>
    <w:rsid w:val="007B04B8"/>
    <w:rsid w:val="007B06EF"/>
    <w:rsid w:val="007B0D04"/>
    <w:rsid w:val="007B1B70"/>
    <w:rsid w:val="007B20BB"/>
    <w:rsid w:val="007B4487"/>
    <w:rsid w:val="007B4C19"/>
    <w:rsid w:val="007B6590"/>
    <w:rsid w:val="007B6A0A"/>
    <w:rsid w:val="007B6B0F"/>
    <w:rsid w:val="007B7043"/>
    <w:rsid w:val="007B7380"/>
    <w:rsid w:val="007C02BC"/>
    <w:rsid w:val="007C061D"/>
    <w:rsid w:val="007C0C54"/>
    <w:rsid w:val="007C0C7A"/>
    <w:rsid w:val="007C0ECB"/>
    <w:rsid w:val="007C2A79"/>
    <w:rsid w:val="007C2CB5"/>
    <w:rsid w:val="007C2D39"/>
    <w:rsid w:val="007C31EC"/>
    <w:rsid w:val="007C3581"/>
    <w:rsid w:val="007C4275"/>
    <w:rsid w:val="007C4668"/>
    <w:rsid w:val="007C4BFF"/>
    <w:rsid w:val="007C5616"/>
    <w:rsid w:val="007C59EC"/>
    <w:rsid w:val="007C5C0C"/>
    <w:rsid w:val="007C65E9"/>
    <w:rsid w:val="007C6FD5"/>
    <w:rsid w:val="007C7C70"/>
    <w:rsid w:val="007D05E3"/>
    <w:rsid w:val="007D0F1B"/>
    <w:rsid w:val="007D0F9E"/>
    <w:rsid w:val="007D1C01"/>
    <w:rsid w:val="007D1C7B"/>
    <w:rsid w:val="007D21E0"/>
    <w:rsid w:val="007D3C35"/>
    <w:rsid w:val="007D5717"/>
    <w:rsid w:val="007D6283"/>
    <w:rsid w:val="007D62DF"/>
    <w:rsid w:val="007D72AB"/>
    <w:rsid w:val="007D7985"/>
    <w:rsid w:val="007E0928"/>
    <w:rsid w:val="007E1ACB"/>
    <w:rsid w:val="007E1E44"/>
    <w:rsid w:val="007E1FAE"/>
    <w:rsid w:val="007E2365"/>
    <w:rsid w:val="007E2C18"/>
    <w:rsid w:val="007E32C0"/>
    <w:rsid w:val="007E34E3"/>
    <w:rsid w:val="007E3890"/>
    <w:rsid w:val="007E51A1"/>
    <w:rsid w:val="007E5C07"/>
    <w:rsid w:val="007E5D44"/>
    <w:rsid w:val="007E63E1"/>
    <w:rsid w:val="007E749C"/>
    <w:rsid w:val="007F0B65"/>
    <w:rsid w:val="007F14FC"/>
    <w:rsid w:val="007F29BF"/>
    <w:rsid w:val="007F3150"/>
    <w:rsid w:val="007F4327"/>
    <w:rsid w:val="007F4586"/>
    <w:rsid w:val="007F48FA"/>
    <w:rsid w:val="007F4AE6"/>
    <w:rsid w:val="007F64F4"/>
    <w:rsid w:val="007F6B29"/>
    <w:rsid w:val="007F7994"/>
    <w:rsid w:val="00801FA6"/>
    <w:rsid w:val="008024CB"/>
    <w:rsid w:val="00802D31"/>
    <w:rsid w:val="00803F58"/>
    <w:rsid w:val="00804284"/>
    <w:rsid w:val="00804995"/>
    <w:rsid w:val="008050CB"/>
    <w:rsid w:val="00805DD0"/>
    <w:rsid w:val="00806251"/>
    <w:rsid w:val="00806485"/>
    <w:rsid w:val="008066C2"/>
    <w:rsid w:val="00807491"/>
    <w:rsid w:val="00807E10"/>
    <w:rsid w:val="00810973"/>
    <w:rsid w:val="00810B63"/>
    <w:rsid w:val="008118FD"/>
    <w:rsid w:val="00811CF1"/>
    <w:rsid w:val="00811F05"/>
    <w:rsid w:val="00812437"/>
    <w:rsid w:val="00812538"/>
    <w:rsid w:val="00812FA8"/>
    <w:rsid w:val="008142AB"/>
    <w:rsid w:val="00814BE4"/>
    <w:rsid w:val="008153AD"/>
    <w:rsid w:val="00820148"/>
    <w:rsid w:val="00820489"/>
    <w:rsid w:val="008208AC"/>
    <w:rsid w:val="00820C64"/>
    <w:rsid w:val="00821420"/>
    <w:rsid w:val="00824092"/>
    <w:rsid w:val="00824801"/>
    <w:rsid w:val="008250CB"/>
    <w:rsid w:val="00825848"/>
    <w:rsid w:val="00826684"/>
    <w:rsid w:val="00827C27"/>
    <w:rsid w:val="00830DBC"/>
    <w:rsid w:val="008314DF"/>
    <w:rsid w:val="00833435"/>
    <w:rsid w:val="00834531"/>
    <w:rsid w:val="00834CD3"/>
    <w:rsid w:val="008357E7"/>
    <w:rsid w:val="008376FB"/>
    <w:rsid w:val="00837F75"/>
    <w:rsid w:val="00841689"/>
    <w:rsid w:val="00841895"/>
    <w:rsid w:val="008424AE"/>
    <w:rsid w:val="0084291A"/>
    <w:rsid w:val="00842DBA"/>
    <w:rsid w:val="0084391C"/>
    <w:rsid w:val="0084446C"/>
    <w:rsid w:val="00844626"/>
    <w:rsid w:val="00844842"/>
    <w:rsid w:val="0084490D"/>
    <w:rsid w:val="00845203"/>
    <w:rsid w:val="0084554E"/>
    <w:rsid w:val="008456ED"/>
    <w:rsid w:val="00845CFE"/>
    <w:rsid w:val="00846310"/>
    <w:rsid w:val="0084676C"/>
    <w:rsid w:val="00847C94"/>
    <w:rsid w:val="00847D3B"/>
    <w:rsid w:val="0085075E"/>
    <w:rsid w:val="00851DD2"/>
    <w:rsid w:val="00852F25"/>
    <w:rsid w:val="008530F2"/>
    <w:rsid w:val="00853DD4"/>
    <w:rsid w:val="00854107"/>
    <w:rsid w:val="0085486B"/>
    <w:rsid w:val="00854C65"/>
    <w:rsid w:val="0085504B"/>
    <w:rsid w:val="008563B6"/>
    <w:rsid w:val="00857050"/>
    <w:rsid w:val="008574D9"/>
    <w:rsid w:val="00860958"/>
    <w:rsid w:val="0086106C"/>
    <w:rsid w:val="00861F32"/>
    <w:rsid w:val="0086216A"/>
    <w:rsid w:val="00862207"/>
    <w:rsid w:val="008633AE"/>
    <w:rsid w:val="008643C4"/>
    <w:rsid w:val="00865237"/>
    <w:rsid w:val="008652BC"/>
    <w:rsid w:val="008659A2"/>
    <w:rsid w:val="00867D0A"/>
    <w:rsid w:val="00867F84"/>
    <w:rsid w:val="00870B3C"/>
    <w:rsid w:val="008730DF"/>
    <w:rsid w:val="00873752"/>
    <w:rsid w:val="00873EAE"/>
    <w:rsid w:val="0087407B"/>
    <w:rsid w:val="00874BED"/>
    <w:rsid w:val="00874C58"/>
    <w:rsid w:val="00874EEF"/>
    <w:rsid w:val="00875CE0"/>
    <w:rsid w:val="0087610C"/>
    <w:rsid w:val="00876165"/>
    <w:rsid w:val="008768B9"/>
    <w:rsid w:val="0087790A"/>
    <w:rsid w:val="0088087B"/>
    <w:rsid w:val="00880A0A"/>
    <w:rsid w:val="00881481"/>
    <w:rsid w:val="008814F1"/>
    <w:rsid w:val="008821D6"/>
    <w:rsid w:val="00885BDC"/>
    <w:rsid w:val="008872BB"/>
    <w:rsid w:val="00887F60"/>
    <w:rsid w:val="00890ADE"/>
    <w:rsid w:val="00891CD6"/>
    <w:rsid w:val="008927D6"/>
    <w:rsid w:val="00892856"/>
    <w:rsid w:val="00892E76"/>
    <w:rsid w:val="00893345"/>
    <w:rsid w:val="008947B1"/>
    <w:rsid w:val="00894BCF"/>
    <w:rsid w:val="008957E6"/>
    <w:rsid w:val="008960DF"/>
    <w:rsid w:val="008970BA"/>
    <w:rsid w:val="0089788B"/>
    <w:rsid w:val="008A06D2"/>
    <w:rsid w:val="008A0DE7"/>
    <w:rsid w:val="008A1627"/>
    <w:rsid w:val="008A19D4"/>
    <w:rsid w:val="008A1AE5"/>
    <w:rsid w:val="008A279D"/>
    <w:rsid w:val="008A2EBF"/>
    <w:rsid w:val="008A3029"/>
    <w:rsid w:val="008A332D"/>
    <w:rsid w:val="008A38BF"/>
    <w:rsid w:val="008A3A58"/>
    <w:rsid w:val="008A4315"/>
    <w:rsid w:val="008A4425"/>
    <w:rsid w:val="008A5167"/>
    <w:rsid w:val="008A5C36"/>
    <w:rsid w:val="008A5E34"/>
    <w:rsid w:val="008A65AC"/>
    <w:rsid w:val="008A6782"/>
    <w:rsid w:val="008A7026"/>
    <w:rsid w:val="008B0F08"/>
    <w:rsid w:val="008B2094"/>
    <w:rsid w:val="008B2A9E"/>
    <w:rsid w:val="008B2FEC"/>
    <w:rsid w:val="008B367F"/>
    <w:rsid w:val="008B4D23"/>
    <w:rsid w:val="008B56B0"/>
    <w:rsid w:val="008B6735"/>
    <w:rsid w:val="008B6C4D"/>
    <w:rsid w:val="008B76A0"/>
    <w:rsid w:val="008B7D36"/>
    <w:rsid w:val="008C09E2"/>
    <w:rsid w:val="008C0F5A"/>
    <w:rsid w:val="008C0F6A"/>
    <w:rsid w:val="008C1344"/>
    <w:rsid w:val="008C1749"/>
    <w:rsid w:val="008C1A7E"/>
    <w:rsid w:val="008C2217"/>
    <w:rsid w:val="008C2D16"/>
    <w:rsid w:val="008C303A"/>
    <w:rsid w:val="008C3197"/>
    <w:rsid w:val="008C34B8"/>
    <w:rsid w:val="008C387C"/>
    <w:rsid w:val="008C3CE3"/>
    <w:rsid w:val="008C4BA9"/>
    <w:rsid w:val="008C76E5"/>
    <w:rsid w:val="008C7CF0"/>
    <w:rsid w:val="008D05AF"/>
    <w:rsid w:val="008D0C32"/>
    <w:rsid w:val="008D112A"/>
    <w:rsid w:val="008D136A"/>
    <w:rsid w:val="008D1B9B"/>
    <w:rsid w:val="008D26D8"/>
    <w:rsid w:val="008D33EE"/>
    <w:rsid w:val="008D3446"/>
    <w:rsid w:val="008D3D4C"/>
    <w:rsid w:val="008D4144"/>
    <w:rsid w:val="008D4176"/>
    <w:rsid w:val="008D477D"/>
    <w:rsid w:val="008D50CE"/>
    <w:rsid w:val="008D54E4"/>
    <w:rsid w:val="008D5B81"/>
    <w:rsid w:val="008D7F6C"/>
    <w:rsid w:val="008E00CF"/>
    <w:rsid w:val="008E019C"/>
    <w:rsid w:val="008E0F95"/>
    <w:rsid w:val="008E1082"/>
    <w:rsid w:val="008E12BA"/>
    <w:rsid w:val="008E131B"/>
    <w:rsid w:val="008E1661"/>
    <w:rsid w:val="008E458A"/>
    <w:rsid w:val="008E4ECD"/>
    <w:rsid w:val="008E5488"/>
    <w:rsid w:val="008E6634"/>
    <w:rsid w:val="008E6BE3"/>
    <w:rsid w:val="008E6E87"/>
    <w:rsid w:val="008F04BB"/>
    <w:rsid w:val="008F066A"/>
    <w:rsid w:val="008F10B2"/>
    <w:rsid w:val="008F1395"/>
    <w:rsid w:val="008F1928"/>
    <w:rsid w:val="008F21BF"/>
    <w:rsid w:val="008F2E7E"/>
    <w:rsid w:val="008F31AB"/>
    <w:rsid w:val="008F62C2"/>
    <w:rsid w:val="008F663B"/>
    <w:rsid w:val="008F6BD9"/>
    <w:rsid w:val="008F7C63"/>
    <w:rsid w:val="00900A4B"/>
    <w:rsid w:val="00902848"/>
    <w:rsid w:val="00902AD2"/>
    <w:rsid w:val="00902AF1"/>
    <w:rsid w:val="0090507C"/>
    <w:rsid w:val="00905A13"/>
    <w:rsid w:val="00905B1E"/>
    <w:rsid w:val="00906238"/>
    <w:rsid w:val="0090648B"/>
    <w:rsid w:val="00906638"/>
    <w:rsid w:val="009068DA"/>
    <w:rsid w:val="00907001"/>
    <w:rsid w:val="00907034"/>
    <w:rsid w:val="0091110E"/>
    <w:rsid w:val="0091141D"/>
    <w:rsid w:val="00911541"/>
    <w:rsid w:val="00911C85"/>
    <w:rsid w:val="00911DA5"/>
    <w:rsid w:val="0091253C"/>
    <w:rsid w:val="009137A3"/>
    <w:rsid w:val="00913BAF"/>
    <w:rsid w:val="00913D77"/>
    <w:rsid w:val="00914642"/>
    <w:rsid w:val="00914D10"/>
    <w:rsid w:val="00915C5F"/>
    <w:rsid w:val="00915E16"/>
    <w:rsid w:val="00915EC0"/>
    <w:rsid w:val="00916AC7"/>
    <w:rsid w:val="00916AEE"/>
    <w:rsid w:val="00917186"/>
    <w:rsid w:val="009174D1"/>
    <w:rsid w:val="00917AE5"/>
    <w:rsid w:val="00920250"/>
    <w:rsid w:val="00920DE6"/>
    <w:rsid w:val="00921EBC"/>
    <w:rsid w:val="00922297"/>
    <w:rsid w:val="00922577"/>
    <w:rsid w:val="00923AFC"/>
    <w:rsid w:val="00923C31"/>
    <w:rsid w:val="00924448"/>
    <w:rsid w:val="00924536"/>
    <w:rsid w:val="0092549B"/>
    <w:rsid w:val="009255E9"/>
    <w:rsid w:val="009260C3"/>
    <w:rsid w:val="00927736"/>
    <w:rsid w:val="00930218"/>
    <w:rsid w:val="0093054E"/>
    <w:rsid w:val="009309EC"/>
    <w:rsid w:val="00930F47"/>
    <w:rsid w:val="009315BE"/>
    <w:rsid w:val="00931673"/>
    <w:rsid w:val="009336F7"/>
    <w:rsid w:val="00933C24"/>
    <w:rsid w:val="00934975"/>
    <w:rsid w:val="00934BDB"/>
    <w:rsid w:val="00934FF9"/>
    <w:rsid w:val="009351B3"/>
    <w:rsid w:val="00935741"/>
    <w:rsid w:val="00936C15"/>
    <w:rsid w:val="00940B55"/>
    <w:rsid w:val="00940D5B"/>
    <w:rsid w:val="00941E5F"/>
    <w:rsid w:val="00942186"/>
    <w:rsid w:val="0094291E"/>
    <w:rsid w:val="00942E44"/>
    <w:rsid w:val="009433AF"/>
    <w:rsid w:val="00943BDD"/>
    <w:rsid w:val="00944765"/>
    <w:rsid w:val="00944827"/>
    <w:rsid w:val="009449F4"/>
    <w:rsid w:val="00945207"/>
    <w:rsid w:val="00945670"/>
    <w:rsid w:val="00945AAC"/>
    <w:rsid w:val="00946B53"/>
    <w:rsid w:val="009478C9"/>
    <w:rsid w:val="009508B9"/>
    <w:rsid w:val="00950F38"/>
    <w:rsid w:val="0095191C"/>
    <w:rsid w:val="00952413"/>
    <w:rsid w:val="00952592"/>
    <w:rsid w:val="0095493A"/>
    <w:rsid w:val="009555DB"/>
    <w:rsid w:val="0095584B"/>
    <w:rsid w:val="00956BAE"/>
    <w:rsid w:val="00957627"/>
    <w:rsid w:val="00957DA8"/>
    <w:rsid w:val="00960117"/>
    <w:rsid w:val="009604B4"/>
    <w:rsid w:val="00960E63"/>
    <w:rsid w:val="009613E7"/>
    <w:rsid w:val="00961CD0"/>
    <w:rsid w:val="00963505"/>
    <w:rsid w:val="00964477"/>
    <w:rsid w:val="00964D26"/>
    <w:rsid w:val="00964EFE"/>
    <w:rsid w:val="00964F71"/>
    <w:rsid w:val="0096593E"/>
    <w:rsid w:val="00966131"/>
    <w:rsid w:val="00966B38"/>
    <w:rsid w:val="009678B9"/>
    <w:rsid w:val="00967BDA"/>
    <w:rsid w:val="009703E8"/>
    <w:rsid w:val="009707D7"/>
    <w:rsid w:val="009719DA"/>
    <w:rsid w:val="009723C8"/>
    <w:rsid w:val="00972614"/>
    <w:rsid w:val="00972786"/>
    <w:rsid w:val="00972C13"/>
    <w:rsid w:val="009739EA"/>
    <w:rsid w:val="00974579"/>
    <w:rsid w:val="0097491C"/>
    <w:rsid w:val="0097563D"/>
    <w:rsid w:val="00975846"/>
    <w:rsid w:val="00975E10"/>
    <w:rsid w:val="00976242"/>
    <w:rsid w:val="0097659A"/>
    <w:rsid w:val="00976790"/>
    <w:rsid w:val="00976C6F"/>
    <w:rsid w:val="00977BA2"/>
    <w:rsid w:val="0098025F"/>
    <w:rsid w:val="0098050C"/>
    <w:rsid w:val="009808E1"/>
    <w:rsid w:val="009808F2"/>
    <w:rsid w:val="00981962"/>
    <w:rsid w:val="00981C3E"/>
    <w:rsid w:val="00982A2D"/>
    <w:rsid w:val="00983698"/>
    <w:rsid w:val="00983FAD"/>
    <w:rsid w:val="00984A4C"/>
    <w:rsid w:val="009868D3"/>
    <w:rsid w:val="00986A29"/>
    <w:rsid w:val="00986D2F"/>
    <w:rsid w:val="0098746B"/>
    <w:rsid w:val="00987F2A"/>
    <w:rsid w:val="009903CB"/>
    <w:rsid w:val="00990A29"/>
    <w:rsid w:val="00990DD6"/>
    <w:rsid w:val="009914EA"/>
    <w:rsid w:val="009927F6"/>
    <w:rsid w:val="009931F0"/>
    <w:rsid w:val="00993302"/>
    <w:rsid w:val="00993434"/>
    <w:rsid w:val="009938B8"/>
    <w:rsid w:val="00994BB2"/>
    <w:rsid w:val="009974BA"/>
    <w:rsid w:val="009A0040"/>
    <w:rsid w:val="009A0E07"/>
    <w:rsid w:val="009A108D"/>
    <w:rsid w:val="009A2041"/>
    <w:rsid w:val="009A23E9"/>
    <w:rsid w:val="009A2709"/>
    <w:rsid w:val="009A2F1E"/>
    <w:rsid w:val="009A32B0"/>
    <w:rsid w:val="009A33E2"/>
    <w:rsid w:val="009A36A0"/>
    <w:rsid w:val="009A39E6"/>
    <w:rsid w:val="009A47BC"/>
    <w:rsid w:val="009A4F44"/>
    <w:rsid w:val="009A5217"/>
    <w:rsid w:val="009A534C"/>
    <w:rsid w:val="009A6F25"/>
    <w:rsid w:val="009B1094"/>
    <w:rsid w:val="009B1DED"/>
    <w:rsid w:val="009B2440"/>
    <w:rsid w:val="009B2793"/>
    <w:rsid w:val="009B4782"/>
    <w:rsid w:val="009B49D3"/>
    <w:rsid w:val="009B4D11"/>
    <w:rsid w:val="009B4F0B"/>
    <w:rsid w:val="009B5143"/>
    <w:rsid w:val="009B5AF2"/>
    <w:rsid w:val="009B709B"/>
    <w:rsid w:val="009B7FFA"/>
    <w:rsid w:val="009C06EE"/>
    <w:rsid w:val="009C0971"/>
    <w:rsid w:val="009C2176"/>
    <w:rsid w:val="009C270F"/>
    <w:rsid w:val="009C31B3"/>
    <w:rsid w:val="009C38F9"/>
    <w:rsid w:val="009C4308"/>
    <w:rsid w:val="009C48AA"/>
    <w:rsid w:val="009C4940"/>
    <w:rsid w:val="009C4A29"/>
    <w:rsid w:val="009C5803"/>
    <w:rsid w:val="009C5F48"/>
    <w:rsid w:val="009C61EB"/>
    <w:rsid w:val="009C6ACE"/>
    <w:rsid w:val="009C6B51"/>
    <w:rsid w:val="009C6D30"/>
    <w:rsid w:val="009C6F5B"/>
    <w:rsid w:val="009D02EC"/>
    <w:rsid w:val="009D0951"/>
    <w:rsid w:val="009D15B9"/>
    <w:rsid w:val="009D193A"/>
    <w:rsid w:val="009D1FEA"/>
    <w:rsid w:val="009D3274"/>
    <w:rsid w:val="009D467D"/>
    <w:rsid w:val="009D4E35"/>
    <w:rsid w:val="009D5C5E"/>
    <w:rsid w:val="009D6080"/>
    <w:rsid w:val="009D688E"/>
    <w:rsid w:val="009D6B3D"/>
    <w:rsid w:val="009D79B6"/>
    <w:rsid w:val="009D7BEC"/>
    <w:rsid w:val="009E2C73"/>
    <w:rsid w:val="009E33B7"/>
    <w:rsid w:val="009E481E"/>
    <w:rsid w:val="009E5023"/>
    <w:rsid w:val="009E577A"/>
    <w:rsid w:val="009E5FA2"/>
    <w:rsid w:val="009E69F4"/>
    <w:rsid w:val="009E7646"/>
    <w:rsid w:val="009F0D80"/>
    <w:rsid w:val="009F1134"/>
    <w:rsid w:val="009F13F1"/>
    <w:rsid w:val="009F1F4D"/>
    <w:rsid w:val="009F2013"/>
    <w:rsid w:val="009F2BEA"/>
    <w:rsid w:val="009F2C88"/>
    <w:rsid w:val="009F5CC5"/>
    <w:rsid w:val="009F66FF"/>
    <w:rsid w:val="009F6D7E"/>
    <w:rsid w:val="009F6DBC"/>
    <w:rsid w:val="00A00038"/>
    <w:rsid w:val="00A0117B"/>
    <w:rsid w:val="00A01579"/>
    <w:rsid w:val="00A0177C"/>
    <w:rsid w:val="00A02BEF"/>
    <w:rsid w:val="00A0307A"/>
    <w:rsid w:val="00A0313D"/>
    <w:rsid w:val="00A0480D"/>
    <w:rsid w:val="00A04EE1"/>
    <w:rsid w:val="00A05A0A"/>
    <w:rsid w:val="00A070F9"/>
    <w:rsid w:val="00A073DD"/>
    <w:rsid w:val="00A07921"/>
    <w:rsid w:val="00A07C4B"/>
    <w:rsid w:val="00A07EA6"/>
    <w:rsid w:val="00A107F3"/>
    <w:rsid w:val="00A115EE"/>
    <w:rsid w:val="00A11685"/>
    <w:rsid w:val="00A124C8"/>
    <w:rsid w:val="00A12F50"/>
    <w:rsid w:val="00A138EE"/>
    <w:rsid w:val="00A13F00"/>
    <w:rsid w:val="00A14097"/>
    <w:rsid w:val="00A1436F"/>
    <w:rsid w:val="00A14931"/>
    <w:rsid w:val="00A1515C"/>
    <w:rsid w:val="00A157DB"/>
    <w:rsid w:val="00A173D9"/>
    <w:rsid w:val="00A17728"/>
    <w:rsid w:val="00A17A1A"/>
    <w:rsid w:val="00A201DF"/>
    <w:rsid w:val="00A205B6"/>
    <w:rsid w:val="00A20761"/>
    <w:rsid w:val="00A20872"/>
    <w:rsid w:val="00A209C1"/>
    <w:rsid w:val="00A20AFD"/>
    <w:rsid w:val="00A210C4"/>
    <w:rsid w:val="00A2135F"/>
    <w:rsid w:val="00A21F9F"/>
    <w:rsid w:val="00A22191"/>
    <w:rsid w:val="00A24C40"/>
    <w:rsid w:val="00A2505D"/>
    <w:rsid w:val="00A25A31"/>
    <w:rsid w:val="00A26342"/>
    <w:rsid w:val="00A26C73"/>
    <w:rsid w:val="00A30A91"/>
    <w:rsid w:val="00A315D7"/>
    <w:rsid w:val="00A322E6"/>
    <w:rsid w:val="00A324E3"/>
    <w:rsid w:val="00A32AC2"/>
    <w:rsid w:val="00A32E97"/>
    <w:rsid w:val="00A3317B"/>
    <w:rsid w:val="00A3351F"/>
    <w:rsid w:val="00A33B68"/>
    <w:rsid w:val="00A342D5"/>
    <w:rsid w:val="00A34B59"/>
    <w:rsid w:val="00A34B6F"/>
    <w:rsid w:val="00A35A57"/>
    <w:rsid w:val="00A35C85"/>
    <w:rsid w:val="00A3624B"/>
    <w:rsid w:val="00A400FC"/>
    <w:rsid w:val="00A41DC8"/>
    <w:rsid w:val="00A42418"/>
    <w:rsid w:val="00A426AE"/>
    <w:rsid w:val="00A42E33"/>
    <w:rsid w:val="00A42FC6"/>
    <w:rsid w:val="00A44B8D"/>
    <w:rsid w:val="00A45FA5"/>
    <w:rsid w:val="00A46957"/>
    <w:rsid w:val="00A47687"/>
    <w:rsid w:val="00A4771A"/>
    <w:rsid w:val="00A5099A"/>
    <w:rsid w:val="00A51489"/>
    <w:rsid w:val="00A53EBB"/>
    <w:rsid w:val="00A542CB"/>
    <w:rsid w:val="00A5475E"/>
    <w:rsid w:val="00A54B92"/>
    <w:rsid w:val="00A55424"/>
    <w:rsid w:val="00A561F9"/>
    <w:rsid w:val="00A56C0D"/>
    <w:rsid w:val="00A57777"/>
    <w:rsid w:val="00A6017B"/>
    <w:rsid w:val="00A617E9"/>
    <w:rsid w:val="00A623DE"/>
    <w:rsid w:val="00A6310F"/>
    <w:rsid w:val="00A63511"/>
    <w:rsid w:val="00A63E01"/>
    <w:rsid w:val="00A64787"/>
    <w:rsid w:val="00A650E7"/>
    <w:rsid w:val="00A65E99"/>
    <w:rsid w:val="00A65F10"/>
    <w:rsid w:val="00A66A49"/>
    <w:rsid w:val="00A66EA3"/>
    <w:rsid w:val="00A67FF6"/>
    <w:rsid w:val="00A70835"/>
    <w:rsid w:val="00A70915"/>
    <w:rsid w:val="00A72454"/>
    <w:rsid w:val="00A73446"/>
    <w:rsid w:val="00A739C7"/>
    <w:rsid w:val="00A73F67"/>
    <w:rsid w:val="00A74A1D"/>
    <w:rsid w:val="00A74A40"/>
    <w:rsid w:val="00A750F8"/>
    <w:rsid w:val="00A7620B"/>
    <w:rsid w:val="00A76C45"/>
    <w:rsid w:val="00A76D1E"/>
    <w:rsid w:val="00A774A3"/>
    <w:rsid w:val="00A77504"/>
    <w:rsid w:val="00A80C5E"/>
    <w:rsid w:val="00A82556"/>
    <w:rsid w:val="00A82AD5"/>
    <w:rsid w:val="00A82C10"/>
    <w:rsid w:val="00A839AB"/>
    <w:rsid w:val="00A83DA9"/>
    <w:rsid w:val="00A840F5"/>
    <w:rsid w:val="00A8479D"/>
    <w:rsid w:val="00A84A61"/>
    <w:rsid w:val="00A84AE0"/>
    <w:rsid w:val="00A84DEE"/>
    <w:rsid w:val="00A85281"/>
    <w:rsid w:val="00A85A7B"/>
    <w:rsid w:val="00A86AFD"/>
    <w:rsid w:val="00A87423"/>
    <w:rsid w:val="00A87627"/>
    <w:rsid w:val="00A87B6D"/>
    <w:rsid w:val="00A90470"/>
    <w:rsid w:val="00A907BD"/>
    <w:rsid w:val="00A909A8"/>
    <w:rsid w:val="00A90E4C"/>
    <w:rsid w:val="00A913A0"/>
    <w:rsid w:val="00A916FE"/>
    <w:rsid w:val="00A91AA2"/>
    <w:rsid w:val="00A92BAE"/>
    <w:rsid w:val="00A94210"/>
    <w:rsid w:val="00A956EA"/>
    <w:rsid w:val="00A95B4E"/>
    <w:rsid w:val="00A973CB"/>
    <w:rsid w:val="00AA013C"/>
    <w:rsid w:val="00AA0A3F"/>
    <w:rsid w:val="00AA352C"/>
    <w:rsid w:val="00AA370E"/>
    <w:rsid w:val="00AA3C0E"/>
    <w:rsid w:val="00AA46BF"/>
    <w:rsid w:val="00AA49A7"/>
    <w:rsid w:val="00AA50BA"/>
    <w:rsid w:val="00AA53F7"/>
    <w:rsid w:val="00AA5DAE"/>
    <w:rsid w:val="00AA6A02"/>
    <w:rsid w:val="00AA7367"/>
    <w:rsid w:val="00AA738B"/>
    <w:rsid w:val="00AA7C09"/>
    <w:rsid w:val="00AB13EF"/>
    <w:rsid w:val="00AB2272"/>
    <w:rsid w:val="00AB31C8"/>
    <w:rsid w:val="00AB3401"/>
    <w:rsid w:val="00AB3653"/>
    <w:rsid w:val="00AB3EB7"/>
    <w:rsid w:val="00AB4207"/>
    <w:rsid w:val="00AB43F7"/>
    <w:rsid w:val="00AB4604"/>
    <w:rsid w:val="00AB46EE"/>
    <w:rsid w:val="00AB5108"/>
    <w:rsid w:val="00AB5C2C"/>
    <w:rsid w:val="00AB5D25"/>
    <w:rsid w:val="00AB7179"/>
    <w:rsid w:val="00AC0141"/>
    <w:rsid w:val="00AC0B24"/>
    <w:rsid w:val="00AC1484"/>
    <w:rsid w:val="00AC15CA"/>
    <w:rsid w:val="00AC182C"/>
    <w:rsid w:val="00AC1EAC"/>
    <w:rsid w:val="00AC1EB8"/>
    <w:rsid w:val="00AC29C8"/>
    <w:rsid w:val="00AC336F"/>
    <w:rsid w:val="00AC369B"/>
    <w:rsid w:val="00AC36E8"/>
    <w:rsid w:val="00AC4719"/>
    <w:rsid w:val="00AC478C"/>
    <w:rsid w:val="00AC4DB8"/>
    <w:rsid w:val="00AC55F6"/>
    <w:rsid w:val="00AC5FFC"/>
    <w:rsid w:val="00AC7732"/>
    <w:rsid w:val="00AC7863"/>
    <w:rsid w:val="00AD0139"/>
    <w:rsid w:val="00AD19D8"/>
    <w:rsid w:val="00AD24DB"/>
    <w:rsid w:val="00AD2BD6"/>
    <w:rsid w:val="00AD3573"/>
    <w:rsid w:val="00AD3ADD"/>
    <w:rsid w:val="00AD47AD"/>
    <w:rsid w:val="00AD5137"/>
    <w:rsid w:val="00AD51AA"/>
    <w:rsid w:val="00AD535C"/>
    <w:rsid w:val="00AD5CEE"/>
    <w:rsid w:val="00AD5D62"/>
    <w:rsid w:val="00AD6100"/>
    <w:rsid w:val="00AD72C6"/>
    <w:rsid w:val="00AD72F4"/>
    <w:rsid w:val="00AE008C"/>
    <w:rsid w:val="00AE0635"/>
    <w:rsid w:val="00AE08BA"/>
    <w:rsid w:val="00AE0E06"/>
    <w:rsid w:val="00AE1207"/>
    <w:rsid w:val="00AE14CC"/>
    <w:rsid w:val="00AE1C45"/>
    <w:rsid w:val="00AE22DE"/>
    <w:rsid w:val="00AE2442"/>
    <w:rsid w:val="00AE2F81"/>
    <w:rsid w:val="00AE3DA3"/>
    <w:rsid w:val="00AE436E"/>
    <w:rsid w:val="00AE47CD"/>
    <w:rsid w:val="00AE4926"/>
    <w:rsid w:val="00AE4D45"/>
    <w:rsid w:val="00AE50F9"/>
    <w:rsid w:val="00AE5260"/>
    <w:rsid w:val="00AE5DF2"/>
    <w:rsid w:val="00AE796F"/>
    <w:rsid w:val="00AE7CC2"/>
    <w:rsid w:val="00AE7FF2"/>
    <w:rsid w:val="00AF0A6A"/>
    <w:rsid w:val="00AF0D05"/>
    <w:rsid w:val="00AF0D2D"/>
    <w:rsid w:val="00AF0FDF"/>
    <w:rsid w:val="00AF22B4"/>
    <w:rsid w:val="00AF3139"/>
    <w:rsid w:val="00AF32DD"/>
    <w:rsid w:val="00AF375F"/>
    <w:rsid w:val="00AF4365"/>
    <w:rsid w:val="00AF4970"/>
    <w:rsid w:val="00AF4B3F"/>
    <w:rsid w:val="00AF4D3E"/>
    <w:rsid w:val="00AF5222"/>
    <w:rsid w:val="00AF5A3E"/>
    <w:rsid w:val="00AF6795"/>
    <w:rsid w:val="00AF7EA6"/>
    <w:rsid w:val="00B0099B"/>
    <w:rsid w:val="00B009A5"/>
    <w:rsid w:val="00B0310F"/>
    <w:rsid w:val="00B03120"/>
    <w:rsid w:val="00B03B63"/>
    <w:rsid w:val="00B04096"/>
    <w:rsid w:val="00B052FE"/>
    <w:rsid w:val="00B05301"/>
    <w:rsid w:val="00B06F4D"/>
    <w:rsid w:val="00B0753A"/>
    <w:rsid w:val="00B10778"/>
    <w:rsid w:val="00B10FCF"/>
    <w:rsid w:val="00B11093"/>
    <w:rsid w:val="00B11591"/>
    <w:rsid w:val="00B118F3"/>
    <w:rsid w:val="00B1239B"/>
    <w:rsid w:val="00B12A26"/>
    <w:rsid w:val="00B12FB9"/>
    <w:rsid w:val="00B140F3"/>
    <w:rsid w:val="00B1450B"/>
    <w:rsid w:val="00B1475C"/>
    <w:rsid w:val="00B158B7"/>
    <w:rsid w:val="00B15A34"/>
    <w:rsid w:val="00B16990"/>
    <w:rsid w:val="00B16FA4"/>
    <w:rsid w:val="00B177FA"/>
    <w:rsid w:val="00B17919"/>
    <w:rsid w:val="00B17A3E"/>
    <w:rsid w:val="00B220B7"/>
    <w:rsid w:val="00B22618"/>
    <w:rsid w:val="00B2380F"/>
    <w:rsid w:val="00B23813"/>
    <w:rsid w:val="00B2458F"/>
    <w:rsid w:val="00B24B96"/>
    <w:rsid w:val="00B25193"/>
    <w:rsid w:val="00B252B9"/>
    <w:rsid w:val="00B25818"/>
    <w:rsid w:val="00B25CE3"/>
    <w:rsid w:val="00B25D74"/>
    <w:rsid w:val="00B27EC3"/>
    <w:rsid w:val="00B30047"/>
    <w:rsid w:val="00B32C4D"/>
    <w:rsid w:val="00B32E27"/>
    <w:rsid w:val="00B33922"/>
    <w:rsid w:val="00B350EC"/>
    <w:rsid w:val="00B36040"/>
    <w:rsid w:val="00B37390"/>
    <w:rsid w:val="00B4092D"/>
    <w:rsid w:val="00B40FD3"/>
    <w:rsid w:val="00B43094"/>
    <w:rsid w:val="00B4496A"/>
    <w:rsid w:val="00B45006"/>
    <w:rsid w:val="00B45E50"/>
    <w:rsid w:val="00B460E9"/>
    <w:rsid w:val="00B4637A"/>
    <w:rsid w:val="00B46DEC"/>
    <w:rsid w:val="00B46FC1"/>
    <w:rsid w:val="00B47164"/>
    <w:rsid w:val="00B47971"/>
    <w:rsid w:val="00B47DF9"/>
    <w:rsid w:val="00B504A1"/>
    <w:rsid w:val="00B5059D"/>
    <w:rsid w:val="00B5083F"/>
    <w:rsid w:val="00B52726"/>
    <w:rsid w:val="00B53DC3"/>
    <w:rsid w:val="00B54643"/>
    <w:rsid w:val="00B55069"/>
    <w:rsid w:val="00B55524"/>
    <w:rsid w:val="00B55CF1"/>
    <w:rsid w:val="00B55D86"/>
    <w:rsid w:val="00B55E1D"/>
    <w:rsid w:val="00B571B5"/>
    <w:rsid w:val="00B575A5"/>
    <w:rsid w:val="00B600D2"/>
    <w:rsid w:val="00B61323"/>
    <w:rsid w:val="00B61F03"/>
    <w:rsid w:val="00B62553"/>
    <w:rsid w:val="00B62D8B"/>
    <w:rsid w:val="00B62F46"/>
    <w:rsid w:val="00B63E67"/>
    <w:rsid w:val="00B63ED6"/>
    <w:rsid w:val="00B644FB"/>
    <w:rsid w:val="00B64CEB"/>
    <w:rsid w:val="00B6560A"/>
    <w:rsid w:val="00B6654F"/>
    <w:rsid w:val="00B6677B"/>
    <w:rsid w:val="00B66ED7"/>
    <w:rsid w:val="00B66FAB"/>
    <w:rsid w:val="00B671F4"/>
    <w:rsid w:val="00B6753A"/>
    <w:rsid w:val="00B67590"/>
    <w:rsid w:val="00B67CA2"/>
    <w:rsid w:val="00B7016B"/>
    <w:rsid w:val="00B70404"/>
    <w:rsid w:val="00B70B8D"/>
    <w:rsid w:val="00B713D7"/>
    <w:rsid w:val="00B71552"/>
    <w:rsid w:val="00B7178B"/>
    <w:rsid w:val="00B719B9"/>
    <w:rsid w:val="00B71A30"/>
    <w:rsid w:val="00B72A35"/>
    <w:rsid w:val="00B72AAE"/>
    <w:rsid w:val="00B72AE2"/>
    <w:rsid w:val="00B72E1F"/>
    <w:rsid w:val="00B7322F"/>
    <w:rsid w:val="00B7358E"/>
    <w:rsid w:val="00B769E5"/>
    <w:rsid w:val="00B77C04"/>
    <w:rsid w:val="00B803FA"/>
    <w:rsid w:val="00B80577"/>
    <w:rsid w:val="00B805ED"/>
    <w:rsid w:val="00B8070A"/>
    <w:rsid w:val="00B81AC4"/>
    <w:rsid w:val="00B820B0"/>
    <w:rsid w:val="00B82525"/>
    <w:rsid w:val="00B82738"/>
    <w:rsid w:val="00B8320C"/>
    <w:rsid w:val="00B832D1"/>
    <w:rsid w:val="00B83E3A"/>
    <w:rsid w:val="00B853E7"/>
    <w:rsid w:val="00B85B36"/>
    <w:rsid w:val="00B85E0B"/>
    <w:rsid w:val="00B8646B"/>
    <w:rsid w:val="00B872B3"/>
    <w:rsid w:val="00B87FB7"/>
    <w:rsid w:val="00B90901"/>
    <w:rsid w:val="00B9099E"/>
    <w:rsid w:val="00B91110"/>
    <w:rsid w:val="00B912BF"/>
    <w:rsid w:val="00B9161F"/>
    <w:rsid w:val="00B91A21"/>
    <w:rsid w:val="00B91B2A"/>
    <w:rsid w:val="00B926AC"/>
    <w:rsid w:val="00B92CA0"/>
    <w:rsid w:val="00B92DE3"/>
    <w:rsid w:val="00B93B6D"/>
    <w:rsid w:val="00B93C46"/>
    <w:rsid w:val="00B953D1"/>
    <w:rsid w:val="00B95F23"/>
    <w:rsid w:val="00B9624B"/>
    <w:rsid w:val="00B9647D"/>
    <w:rsid w:val="00B9659E"/>
    <w:rsid w:val="00B968B8"/>
    <w:rsid w:val="00B96B05"/>
    <w:rsid w:val="00B96EFB"/>
    <w:rsid w:val="00B97020"/>
    <w:rsid w:val="00B97E5B"/>
    <w:rsid w:val="00BA025F"/>
    <w:rsid w:val="00BA0971"/>
    <w:rsid w:val="00BA174B"/>
    <w:rsid w:val="00BA240D"/>
    <w:rsid w:val="00BA3655"/>
    <w:rsid w:val="00BA42FC"/>
    <w:rsid w:val="00BA4547"/>
    <w:rsid w:val="00BA4E30"/>
    <w:rsid w:val="00BA57EA"/>
    <w:rsid w:val="00BA691A"/>
    <w:rsid w:val="00BA7371"/>
    <w:rsid w:val="00BB1357"/>
    <w:rsid w:val="00BB156D"/>
    <w:rsid w:val="00BB1DF9"/>
    <w:rsid w:val="00BB3928"/>
    <w:rsid w:val="00BB3CD5"/>
    <w:rsid w:val="00BB488B"/>
    <w:rsid w:val="00BB498F"/>
    <w:rsid w:val="00BB4AD0"/>
    <w:rsid w:val="00BB551E"/>
    <w:rsid w:val="00BB5864"/>
    <w:rsid w:val="00BB6632"/>
    <w:rsid w:val="00BB6BF1"/>
    <w:rsid w:val="00BB783F"/>
    <w:rsid w:val="00BB7DBC"/>
    <w:rsid w:val="00BC0C48"/>
    <w:rsid w:val="00BC0DD9"/>
    <w:rsid w:val="00BC1506"/>
    <w:rsid w:val="00BC1C32"/>
    <w:rsid w:val="00BC2551"/>
    <w:rsid w:val="00BC271D"/>
    <w:rsid w:val="00BC33BD"/>
    <w:rsid w:val="00BC3F73"/>
    <w:rsid w:val="00BC41D4"/>
    <w:rsid w:val="00BC43C4"/>
    <w:rsid w:val="00BC540B"/>
    <w:rsid w:val="00BC5623"/>
    <w:rsid w:val="00BC5D17"/>
    <w:rsid w:val="00BC606F"/>
    <w:rsid w:val="00BC694D"/>
    <w:rsid w:val="00BC7491"/>
    <w:rsid w:val="00BC7626"/>
    <w:rsid w:val="00BD0938"/>
    <w:rsid w:val="00BD0E94"/>
    <w:rsid w:val="00BD101F"/>
    <w:rsid w:val="00BD1DE5"/>
    <w:rsid w:val="00BD2E34"/>
    <w:rsid w:val="00BD2F6E"/>
    <w:rsid w:val="00BD36FC"/>
    <w:rsid w:val="00BD38E1"/>
    <w:rsid w:val="00BD3B4B"/>
    <w:rsid w:val="00BD4603"/>
    <w:rsid w:val="00BD50C5"/>
    <w:rsid w:val="00BD5D9F"/>
    <w:rsid w:val="00BD61AE"/>
    <w:rsid w:val="00BD741B"/>
    <w:rsid w:val="00BD78F4"/>
    <w:rsid w:val="00BD7C23"/>
    <w:rsid w:val="00BE0590"/>
    <w:rsid w:val="00BE0FEB"/>
    <w:rsid w:val="00BE12BB"/>
    <w:rsid w:val="00BE1D02"/>
    <w:rsid w:val="00BE22EB"/>
    <w:rsid w:val="00BE2DCD"/>
    <w:rsid w:val="00BE3195"/>
    <w:rsid w:val="00BE34D7"/>
    <w:rsid w:val="00BE3AE4"/>
    <w:rsid w:val="00BE4CE7"/>
    <w:rsid w:val="00BE4F72"/>
    <w:rsid w:val="00BE57FD"/>
    <w:rsid w:val="00BE5E90"/>
    <w:rsid w:val="00BE69C2"/>
    <w:rsid w:val="00BE6A62"/>
    <w:rsid w:val="00BE7685"/>
    <w:rsid w:val="00BF0648"/>
    <w:rsid w:val="00BF08C5"/>
    <w:rsid w:val="00BF13DD"/>
    <w:rsid w:val="00BF2588"/>
    <w:rsid w:val="00BF2C7A"/>
    <w:rsid w:val="00BF30FF"/>
    <w:rsid w:val="00BF310A"/>
    <w:rsid w:val="00BF3EAA"/>
    <w:rsid w:val="00BF42E5"/>
    <w:rsid w:val="00BF4466"/>
    <w:rsid w:val="00BF5BEB"/>
    <w:rsid w:val="00BF5FAF"/>
    <w:rsid w:val="00BF65E2"/>
    <w:rsid w:val="00BF681E"/>
    <w:rsid w:val="00BF6A06"/>
    <w:rsid w:val="00BF7523"/>
    <w:rsid w:val="00BF76BD"/>
    <w:rsid w:val="00C0103F"/>
    <w:rsid w:val="00C015AD"/>
    <w:rsid w:val="00C01F89"/>
    <w:rsid w:val="00C02E78"/>
    <w:rsid w:val="00C03D45"/>
    <w:rsid w:val="00C043F2"/>
    <w:rsid w:val="00C051AD"/>
    <w:rsid w:val="00C059C3"/>
    <w:rsid w:val="00C05A7A"/>
    <w:rsid w:val="00C05B5D"/>
    <w:rsid w:val="00C0702E"/>
    <w:rsid w:val="00C07C4C"/>
    <w:rsid w:val="00C119E6"/>
    <w:rsid w:val="00C12424"/>
    <w:rsid w:val="00C13618"/>
    <w:rsid w:val="00C13B00"/>
    <w:rsid w:val="00C14114"/>
    <w:rsid w:val="00C15CDB"/>
    <w:rsid w:val="00C1627A"/>
    <w:rsid w:val="00C1627E"/>
    <w:rsid w:val="00C168B0"/>
    <w:rsid w:val="00C1759D"/>
    <w:rsid w:val="00C2021C"/>
    <w:rsid w:val="00C20411"/>
    <w:rsid w:val="00C20C08"/>
    <w:rsid w:val="00C2117D"/>
    <w:rsid w:val="00C21558"/>
    <w:rsid w:val="00C219F8"/>
    <w:rsid w:val="00C222C5"/>
    <w:rsid w:val="00C22CE5"/>
    <w:rsid w:val="00C22F94"/>
    <w:rsid w:val="00C24003"/>
    <w:rsid w:val="00C24D5E"/>
    <w:rsid w:val="00C2633E"/>
    <w:rsid w:val="00C26583"/>
    <w:rsid w:val="00C27505"/>
    <w:rsid w:val="00C31503"/>
    <w:rsid w:val="00C31AA8"/>
    <w:rsid w:val="00C33E74"/>
    <w:rsid w:val="00C33FD4"/>
    <w:rsid w:val="00C35205"/>
    <w:rsid w:val="00C35BC5"/>
    <w:rsid w:val="00C35D2F"/>
    <w:rsid w:val="00C36B44"/>
    <w:rsid w:val="00C36DE0"/>
    <w:rsid w:val="00C4045B"/>
    <w:rsid w:val="00C41056"/>
    <w:rsid w:val="00C41375"/>
    <w:rsid w:val="00C41B24"/>
    <w:rsid w:val="00C41D5D"/>
    <w:rsid w:val="00C41E08"/>
    <w:rsid w:val="00C420F8"/>
    <w:rsid w:val="00C42177"/>
    <w:rsid w:val="00C42CC0"/>
    <w:rsid w:val="00C42ED0"/>
    <w:rsid w:val="00C438EA"/>
    <w:rsid w:val="00C44D05"/>
    <w:rsid w:val="00C45A15"/>
    <w:rsid w:val="00C45CB4"/>
    <w:rsid w:val="00C46BCE"/>
    <w:rsid w:val="00C47A33"/>
    <w:rsid w:val="00C47E55"/>
    <w:rsid w:val="00C515B6"/>
    <w:rsid w:val="00C51A14"/>
    <w:rsid w:val="00C51B22"/>
    <w:rsid w:val="00C523AE"/>
    <w:rsid w:val="00C52654"/>
    <w:rsid w:val="00C538F9"/>
    <w:rsid w:val="00C53CD2"/>
    <w:rsid w:val="00C5479F"/>
    <w:rsid w:val="00C55431"/>
    <w:rsid w:val="00C559B5"/>
    <w:rsid w:val="00C562B0"/>
    <w:rsid w:val="00C568FB"/>
    <w:rsid w:val="00C56FC5"/>
    <w:rsid w:val="00C57BD2"/>
    <w:rsid w:val="00C604EA"/>
    <w:rsid w:val="00C61BF4"/>
    <w:rsid w:val="00C629EB"/>
    <w:rsid w:val="00C63933"/>
    <w:rsid w:val="00C6424C"/>
    <w:rsid w:val="00C6506A"/>
    <w:rsid w:val="00C65F3F"/>
    <w:rsid w:val="00C672EF"/>
    <w:rsid w:val="00C6731C"/>
    <w:rsid w:val="00C701DD"/>
    <w:rsid w:val="00C7028F"/>
    <w:rsid w:val="00C710B2"/>
    <w:rsid w:val="00C71DB1"/>
    <w:rsid w:val="00C72B33"/>
    <w:rsid w:val="00C7469E"/>
    <w:rsid w:val="00C74717"/>
    <w:rsid w:val="00C755EA"/>
    <w:rsid w:val="00C75619"/>
    <w:rsid w:val="00C7564B"/>
    <w:rsid w:val="00C76706"/>
    <w:rsid w:val="00C77115"/>
    <w:rsid w:val="00C774CE"/>
    <w:rsid w:val="00C77634"/>
    <w:rsid w:val="00C805D3"/>
    <w:rsid w:val="00C809EA"/>
    <w:rsid w:val="00C80C84"/>
    <w:rsid w:val="00C80C96"/>
    <w:rsid w:val="00C80F3D"/>
    <w:rsid w:val="00C81640"/>
    <w:rsid w:val="00C8537D"/>
    <w:rsid w:val="00C85DF8"/>
    <w:rsid w:val="00C865D6"/>
    <w:rsid w:val="00C86BA3"/>
    <w:rsid w:val="00C8729E"/>
    <w:rsid w:val="00C878D4"/>
    <w:rsid w:val="00C87DC9"/>
    <w:rsid w:val="00C9125D"/>
    <w:rsid w:val="00C91F73"/>
    <w:rsid w:val="00C928D0"/>
    <w:rsid w:val="00C92A6A"/>
    <w:rsid w:val="00C93BC9"/>
    <w:rsid w:val="00C93D1E"/>
    <w:rsid w:val="00C94115"/>
    <w:rsid w:val="00C941F3"/>
    <w:rsid w:val="00C949E6"/>
    <w:rsid w:val="00C9536D"/>
    <w:rsid w:val="00C96F67"/>
    <w:rsid w:val="00CA08C3"/>
    <w:rsid w:val="00CA188F"/>
    <w:rsid w:val="00CA1A08"/>
    <w:rsid w:val="00CA2858"/>
    <w:rsid w:val="00CA3908"/>
    <w:rsid w:val="00CA4246"/>
    <w:rsid w:val="00CA4607"/>
    <w:rsid w:val="00CA4C7E"/>
    <w:rsid w:val="00CA5734"/>
    <w:rsid w:val="00CA5DF5"/>
    <w:rsid w:val="00CA6501"/>
    <w:rsid w:val="00CA668D"/>
    <w:rsid w:val="00CA6827"/>
    <w:rsid w:val="00CA6E17"/>
    <w:rsid w:val="00CB00BA"/>
    <w:rsid w:val="00CB024A"/>
    <w:rsid w:val="00CB0F35"/>
    <w:rsid w:val="00CB2DB4"/>
    <w:rsid w:val="00CB2E37"/>
    <w:rsid w:val="00CB325E"/>
    <w:rsid w:val="00CB33F4"/>
    <w:rsid w:val="00CB3EAB"/>
    <w:rsid w:val="00CB4DF2"/>
    <w:rsid w:val="00CB4F5E"/>
    <w:rsid w:val="00CB5773"/>
    <w:rsid w:val="00CB59B5"/>
    <w:rsid w:val="00CB623C"/>
    <w:rsid w:val="00CB678F"/>
    <w:rsid w:val="00CB7967"/>
    <w:rsid w:val="00CC0869"/>
    <w:rsid w:val="00CC0A4E"/>
    <w:rsid w:val="00CC0AAE"/>
    <w:rsid w:val="00CC12D9"/>
    <w:rsid w:val="00CC13DC"/>
    <w:rsid w:val="00CC1803"/>
    <w:rsid w:val="00CC1D4E"/>
    <w:rsid w:val="00CC2761"/>
    <w:rsid w:val="00CC3269"/>
    <w:rsid w:val="00CC33BC"/>
    <w:rsid w:val="00CC3413"/>
    <w:rsid w:val="00CC3A65"/>
    <w:rsid w:val="00CC43FD"/>
    <w:rsid w:val="00CC5731"/>
    <w:rsid w:val="00CC5A34"/>
    <w:rsid w:val="00CC5AD2"/>
    <w:rsid w:val="00CC5F9E"/>
    <w:rsid w:val="00CC6F7A"/>
    <w:rsid w:val="00CC7B68"/>
    <w:rsid w:val="00CC7FF9"/>
    <w:rsid w:val="00CD0142"/>
    <w:rsid w:val="00CD2C45"/>
    <w:rsid w:val="00CD333A"/>
    <w:rsid w:val="00CD3529"/>
    <w:rsid w:val="00CD3C99"/>
    <w:rsid w:val="00CD4CB2"/>
    <w:rsid w:val="00CD53E4"/>
    <w:rsid w:val="00CD5416"/>
    <w:rsid w:val="00CD5DE5"/>
    <w:rsid w:val="00CE049C"/>
    <w:rsid w:val="00CE1243"/>
    <w:rsid w:val="00CE128F"/>
    <w:rsid w:val="00CE174D"/>
    <w:rsid w:val="00CE26A7"/>
    <w:rsid w:val="00CE29E0"/>
    <w:rsid w:val="00CE2CB4"/>
    <w:rsid w:val="00CE315E"/>
    <w:rsid w:val="00CE394E"/>
    <w:rsid w:val="00CE4162"/>
    <w:rsid w:val="00CE6E27"/>
    <w:rsid w:val="00CF072B"/>
    <w:rsid w:val="00CF1242"/>
    <w:rsid w:val="00CF1520"/>
    <w:rsid w:val="00CF1616"/>
    <w:rsid w:val="00CF1C1B"/>
    <w:rsid w:val="00CF212A"/>
    <w:rsid w:val="00CF28F5"/>
    <w:rsid w:val="00CF2DB2"/>
    <w:rsid w:val="00CF2ECD"/>
    <w:rsid w:val="00CF34D0"/>
    <w:rsid w:val="00CF34D7"/>
    <w:rsid w:val="00CF3B1D"/>
    <w:rsid w:val="00CF3B50"/>
    <w:rsid w:val="00CF3E0D"/>
    <w:rsid w:val="00CF5916"/>
    <w:rsid w:val="00CF5CBB"/>
    <w:rsid w:val="00CF5D04"/>
    <w:rsid w:val="00CF618F"/>
    <w:rsid w:val="00CF6344"/>
    <w:rsid w:val="00CF66E9"/>
    <w:rsid w:val="00D00664"/>
    <w:rsid w:val="00D00B1E"/>
    <w:rsid w:val="00D00B23"/>
    <w:rsid w:val="00D01B7C"/>
    <w:rsid w:val="00D02B85"/>
    <w:rsid w:val="00D02E6A"/>
    <w:rsid w:val="00D03E99"/>
    <w:rsid w:val="00D0490F"/>
    <w:rsid w:val="00D050E5"/>
    <w:rsid w:val="00D052A2"/>
    <w:rsid w:val="00D0566C"/>
    <w:rsid w:val="00D056AB"/>
    <w:rsid w:val="00D056DC"/>
    <w:rsid w:val="00D07731"/>
    <w:rsid w:val="00D07BEF"/>
    <w:rsid w:val="00D07E52"/>
    <w:rsid w:val="00D1092F"/>
    <w:rsid w:val="00D116F0"/>
    <w:rsid w:val="00D1176B"/>
    <w:rsid w:val="00D12332"/>
    <w:rsid w:val="00D12413"/>
    <w:rsid w:val="00D1312C"/>
    <w:rsid w:val="00D14405"/>
    <w:rsid w:val="00D1448F"/>
    <w:rsid w:val="00D155B6"/>
    <w:rsid w:val="00D1630E"/>
    <w:rsid w:val="00D1652B"/>
    <w:rsid w:val="00D1693B"/>
    <w:rsid w:val="00D17267"/>
    <w:rsid w:val="00D17CCE"/>
    <w:rsid w:val="00D20308"/>
    <w:rsid w:val="00D203D7"/>
    <w:rsid w:val="00D20580"/>
    <w:rsid w:val="00D205C1"/>
    <w:rsid w:val="00D20733"/>
    <w:rsid w:val="00D20B03"/>
    <w:rsid w:val="00D22B63"/>
    <w:rsid w:val="00D23887"/>
    <w:rsid w:val="00D2398C"/>
    <w:rsid w:val="00D24AFB"/>
    <w:rsid w:val="00D24DA7"/>
    <w:rsid w:val="00D24F8E"/>
    <w:rsid w:val="00D2697C"/>
    <w:rsid w:val="00D27CD0"/>
    <w:rsid w:val="00D300C0"/>
    <w:rsid w:val="00D30118"/>
    <w:rsid w:val="00D309F4"/>
    <w:rsid w:val="00D30AA6"/>
    <w:rsid w:val="00D312D3"/>
    <w:rsid w:val="00D31808"/>
    <w:rsid w:val="00D31CA9"/>
    <w:rsid w:val="00D32333"/>
    <w:rsid w:val="00D328A5"/>
    <w:rsid w:val="00D3301C"/>
    <w:rsid w:val="00D337A1"/>
    <w:rsid w:val="00D339DB"/>
    <w:rsid w:val="00D343D8"/>
    <w:rsid w:val="00D345F2"/>
    <w:rsid w:val="00D3526B"/>
    <w:rsid w:val="00D35459"/>
    <w:rsid w:val="00D35484"/>
    <w:rsid w:val="00D35B1C"/>
    <w:rsid w:val="00D35CE0"/>
    <w:rsid w:val="00D367EB"/>
    <w:rsid w:val="00D36F64"/>
    <w:rsid w:val="00D37F6D"/>
    <w:rsid w:val="00D40341"/>
    <w:rsid w:val="00D41D20"/>
    <w:rsid w:val="00D42E7A"/>
    <w:rsid w:val="00D43079"/>
    <w:rsid w:val="00D431BC"/>
    <w:rsid w:val="00D43893"/>
    <w:rsid w:val="00D43E6C"/>
    <w:rsid w:val="00D44376"/>
    <w:rsid w:val="00D44568"/>
    <w:rsid w:val="00D4638B"/>
    <w:rsid w:val="00D46794"/>
    <w:rsid w:val="00D4691D"/>
    <w:rsid w:val="00D475DD"/>
    <w:rsid w:val="00D476F0"/>
    <w:rsid w:val="00D50BC9"/>
    <w:rsid w:val="00D50E72"/>
    <w:rsid w:val="00D516D1"/>
    <w:rsid w:val="00D51CB4"/>
    <w:rsid w:val="00D5216D"/>
    <w:rsid w:val="00D525F6"/>
    <w:rsid w:val="00D529F9"/>
    <w:rsid w:val="00D52AFF"/>
    <w:rsid w:val="00D53F6C"/>
    <w:rsid w:val="00D54795"/>
    <w:rsid w:val="00D55276"/>
    <w:rsid w:val="00D554B3"/>
    <w:rsid w:val="00D55B95"/>
    <w:rsid w:val="00D55EDF"/>
    <w:rsid w:val="00D577BC"/>
    <w:rsid w:val="00D57F06"/>
    <w:rsid w:val="00D6117E"/>
    <w:rsid w:val="00D614A9"/>
    <w:rsid w:val="00D61B0F"/>
    <w:rsid w:val="00D61F3E"/>
    <w:rsid w:val="00D6247C"/>
    <w:rsid w:val="00D62769"/>
    <w:rsid w:val="00D646B8"/>
    <w:rsid w:val="00D6504A"/>
    <w:rsid w:val="00D658BE"/>
    <w:rsid w:val="00D65BF1"/>
    <w:rsid w:val="00D667BA"/>
    <w:rsid w:val="00D66F85"/>
    <w:rsid w:val="00D67BB4"/>
    <w:rsid w:val="00D67FEF"/>
    <w:rsid w:val="00D70595"/>
    <w:rsid w:val="00D70AC5"/>
    <w:rsid w:val="00D70C7A"/>
    <w:rsid w:val="00D7127A"/>
    <w:rsid w:val="00D71F1B"/>
    <w:rsid w:val="00D73A1A"/>
    <w:rsid w:val="00D73C29"/>
    <w:rsid w:val="00D7420D"/>
    <w:rsid w:val="00D74932"/>
    <w:rsid w:val="00D76BDB"/>
    <w:rsid w:val="00D771F0"/>
    <w:rsid w:val="00D81178"/>
    <w:rsid w:val="00D814B8"/>
    <w:rsid w:val="00D81C8B"/>
    <w:rsid w:val="00D81D81"/>
    <w:rsid w:val="00D820FB"/>
    <w:rsid w:val="00D8237E"/>
    <w:rsid w:val="00D83D1A"/>
    <w:rsid w:val="00D84673"/>
    <w:rsid w:val="00D847F6"/>
    <w:rsid w:val="00D86318"/>
    <w:rsid w:val="00D87913"/>
    <w:rsid w:val="00D90480"/>
    <w:rsid w:val="00D90ECC"/>
    <w:rsid w:val="00D90F60"/>
    <w:rsid w:val="00D911E2"/>
    <w:rsid w:val="00D912C1"/>
    <w:rsid w:val="00D9148E"/>
    <w:rsid w:val="00D91F09"/>
    <w:rsid w:val="00D92457"/>
    <w:rsid w:val="00D92AA6"/>
    <w:rsid w:val="00D93186"/>
    <w:rsid w:val="00D937E1"/>
    <w:rsid w:val="00D94A18"/>
    <w:rsid w:val="00D94A86"/>
    <w:rsid w:val="00D94E7D"/>
    <w:rsid w:val="00D9631C"/>
    <w:rsid w:val="00D96554"/>
    <w:rsid w:val="00D9665D"/>
    <w:rsid w:val="00D97BE1"/>
    <w:rsid w:val="00D97F8A"/>
    <w:rsid w:val="00DA0D7E"/>
    <w:rsid w:val="00DA436B"/>
    <w:rsid w:val="00DA4D77"/>
    <w:rsid w:val="00DA57E7"/>
    <w:rsid w:val="00DA5E68"/>
    <w:rsid w:val="00DA62D3"/>
    <w:rsid w:val="00DA7DE6"/>
    <w:rsid w:val="00DB02A0"/>
    <w:rsid w:val="00DB0858"/>
    <w:rsid w:val="00DB0E04"/>
    <w:rsid w:val="00DB0FF8"/>
    <w:rsid w:val="00DB2A91"/>
    <w:rsid w:val="00DB2B5F"/>
    <w:rsid w:val="00DB39E2"/>
    <w:rsid w:val="00DB4F48"/>
    <w:rsid w:val="00DB51F4"/>
    <w:rsid w:val="00DB587C"/>
    <w:rsid w:val="00DB62E9"/>
    <w:rsid w:val="00DB68DA"/>
    <w:rsid w:val="00DB7FC4"/>
    <w:rsid w:val="00DC14F6"/>
    <w:rsid w:val="00DC1BE4"/>
    <w:rsid w:val="00DC25A7"/>
    <w:rsid w:val="00DC47FB"/>
    <w:rsid w:val="00DC4F82"/>
    <w:rsid w:val="00DC5836"/>
    <w:rsid w:val="00DC58FD"/>
    <w:rsid w:val="00DC6846"/>
    <w:rsid w:val="00DC748C"/>
    <w:rsid w:val="00DD0148"/>
    <w:rsid w:val="00DD05C7"/>
    <w:rsid w:val="00DD0D5C"/>
    <w:rsid w:val="00DD0FD0"/>
    <w:rsid w:val="00DD11A3"/>
    <w:rsid w:val="00DD1BC8"/>
    <w:rsid w:val="00DD2236"/>
    <w:rsid w:val="00DD2377"/>
    <w:rsid w:val="00DD2893"/>
    <w:rsid w:val="00DD39A5"/>
    <w:rsid w:val="00DD3D1D"/>
    <w:rsid w:val="00DD4196"/>
    <w:rsid w:val="00DD49CE"/>
    <w:rsid w:val="00DD4E7D"/>
    <w:rsid w:val="00DD56AC"/>
    <w:rsid w:val="00DD5FFD"/>
    <w:rsid w:val="00DD63DE"/>
    <w:rsid w:val="00DD6E9B"/>
    <w:rsid w:val="00DD72A0"/>
    <w:rsid w:val="00DE03C2"/>
    <w:rsid w:val="00DE0B47"/>
    <w:rsid w:val="00DE127C"/>
    <w:rsid w:val="00DE1B6E"/>
    <w:rsid w:val="00DE2077"/>
    <w:rsid w:val="00DE2686"/>
    <w:rsid w:val="00DE3581"/>
    <w:rsid w:val="00DE3ACF"/>
    <w:rsid w:val="00DE3F93"/>
    <w:rsid w:val="00DE407C"/>
    <w:rsid w:val="00DE49E1"/>
    <w:rsid w:val="00DE5712"/>
    <w:rsid w:val="00DE65B8"/>
    <w:rsid w:val="00DE7554"/>
    <w:rsid w:val="00DF0568"/>
    <w:rsid w:val="00DF0640"/>
    <w:rsid w:val="00DF09E8"/>
    <w:rsid w:val="00DF0B53"/>
    <w:rsid w:val="00DF0BF9"/>
    <w:rsid w:val="00DF1A0B"/>
    <w:rsid w:val="00DF1B0C"/>
    <w:rsid w:val="00DF1D61"/>
    <w:rsid w:val="00DF203B"/>
    <w:rsid w:val="00DF205C"/>
    <w:rsid w:val="00DF24AF"/>
    <w:rsid w:val="00DF2595"/>
    <w:rsid w:val="00DF2738"/>
    <w:rsid w:val="00DF3049"/>
    <w:rsid w:val="00DF34B5"/>
    <w:rsid w:val="00DF3FE2"/>
    <w:rsid w:val="00DF44F9"/>
    <w:rsid w:val="00DF4A51"/>
    <w:rsid w:val="00DF5588"/>
    <w:rsid w:val="00DF7D02"/>
    <w:rsid w:val="00E018F8"/>
    <w:rsid w:val="00E027E8"/>
    <w:rsid w:val="00E03336"/>
    <w:rsid w:val="00E033C8"/>
    <w:rsid w:val="00E04251"/>
    <w:rsid w:val="00E04A38"/>
    <w:rsid w:val="00E04D08"/>
    <w:rsid w:val="00E0537B"/>
    <w:rsid w:val="00E062E4"/>
    <w:rsid w:val="00E0689D"/>
    <w:rsid w:val="00E069E9"/>
    <w:rsid w:val="00E06C0A"/>
    <w:rsid w:val="00E0723B"/>
    <w:rsid w:val="00E07ABB"/>
    <w:rsid w:val="00E105CA"/>
    <w:rsid w:val="00E107D6"/>
    <w:rsid w:val="00E1099D"/>
    <w:rsid w:val="00E10AC4"/>
    <w:rsid w:val="00E11812"/>
    <w:rsid w:val="00E11F84"/>
    <w:rsid w:val="00E1236F"/>
    <w:rsid w:val="00E12CB6"/>
    <w:rsid w:val="00E12D30"/>
    <w:rsid w:val="00E132DB"/>
    <w:rsid w:val="00E13519"/>
    <w:rsid w:val="00E13679"/>
    <w:rsid w:val="00E14136"/>
    <w:rsid w:val="00E1495B"/>
    <w:rsid w:val="00E157E0"/>
    <w:rsid w:val="00E1583F"/>
    <w:rsid w:val="00E171D8"/>
    <w:rsid w:val="00E21030"/>
    <w:rsid w:val="00E210C3"/>
    <w:rsid w:val="00E21155"/>
    <w:rsid w:val="00E23466"/>
    <w:rsid w:val="00E237A8"/>
    <w:rsid w:val="00E23DAE"/>
    <w:rsid w:val="00E23F17"/>
    <w:rsid w:val="00E2454D"/>
    <w:rsid w:val="00E24D5D"/>
    <w:rsid w:val="00E25435"/>
    <w:rsid w:val="00E2644A"/>
    <w:rsid w:val="00E30AE8"/>
    <w:rsid w:val="00E30AFC"/>
    <w:rsid w:val="00E30BC5"/>
    <w:rsid w:val="00E30E8F"/>
    <w:rsid w:val="00E31547"/>
    <w:rsid w:val="00E31A90"/>
    <w:rsid w:val="00E322AF"/>
    <w:rsid w:val="00E32A41"/>
    <w:rsid w:val="00E334D9"/>
    <w:rsid w:val="00E34544"/>
    <w:rsid w:val="00E35389"/>
    <w:rsid w:val="00E3671C"/>
    <w:rsid w:val="00E368D0"/>
    <w:rsid w:val="00E36D32"/>
    <w:rsid w:val="00E376ED"/>
    <w:rsid w:val="00E40E2B"/>
    <w:rsid w:val="00E41208"/>
    <w:rsid w:val="00E41886"/>
    <w:rsid w:val="00E41A98"/>
    <w:rsid w:val="00E41ADD"/>
    <w:rsid w:val="00E42487"/>
    <w:rsid w:val="00E42511"/>
    <w:rsid w:val="00E4271E"/>
    <w:rsid w:val="00E43261"/>
    <w:rsid w:val="00E437F6"/>
    <w:rsid w:val="00E43896"/>
    <w:rsid w:val="00E43CD7"/>
    <w:rsid w:val="00E440B1"/>
    <w:rsid w:val="00E441D5"/>
    <w:rsid w:val="00E44387"/>
    <w:rsid w:val="00E44B8B"/>
    <w:rsid w:val="00E44BC0"/>
    <w:rsid w:val="00E4543A"/>
    <w:rsid w:val="00E45530"/>
    <w:rsid w:val="00E4577E"/>
    <w:rsid w:val="00E45DFE"/>
    <w:rsid w:val="00E4606B"/>
    <w:rsid w:val="00E462E6"/>
    <w:rsid w:val="00E46A07"/>
    <w:rsid w:val="00E46C6E"/>
    <w:rsid w:val="00E46E55"/>
    <w:rsid w:val="00E4717F"/>
    <w:rsid w:val="00E52FD8"/>
    <w:rsid w:val="00E5311D"/>
    <w:rsid w:val="00E533BD"/>
    <w:rsid w:val="00E53A75"/>
    <w:rsid w:val="00E54B56"/>
    <w:rsid w:val="00E550C8"/>
    <w:rsid w:val="00E5589B"/>
    <w:rsid w:val="00E55A5A"/>
    <w:rsid w:val="00E55E5E"/>
    <w:rsid w:val="00E56800"/>
    <w:rsid w:val="00E56FCB"/>
    <w:rsid w:val="00E57C6D"/>
    <w:rsid w:val="00E57DDE"/>
    <w:rsid w:val="00E60299"/>
    <w:rsid w:val="00E60570"/>
    <w:rsid w:val="00E60863"/>
    <w:rsid w:val="00E60DE4"/>
    <w:rsid w:val="00E615EE"/>
    <w:rsid w:val="00E61B62"/>
    <w:rsid w:val="00E63182"/>
    <w:rsid w:val="00E6375B"/>
    <w:rsid w:val="00E63807"/>
    <w:rsid w:val="00E6383A"/>
    <w:rsid w:val="00E63DEC"/>
    <w:rsid w:val="00E641DD"/>
    <w:rsid w:val="00E64365"/>
    <w:rsid w:val="00E64628"/>
    <w:rsid w:val="00E654F5"/>
    <w:rsid w:val="00E65B47"/>
    <w:rsid w:val="00E65C8A"/>
    <w:rsid w:val="00E6665D"/>
    <w:rsid w:val="00E669EE"/>
    <w:rsid w:val="00E71174"/>
    <w:rsid w:val="00E7236B"/>
    <w:rsid w:val="00E731E2"/>
    <w:rsid w:val="00E739FD"/>
    <w:rsid w:val="00E73F48"/>
    <w:rsid w:val="00E747DB"/>
    <w:rsid w:val="00E748A9"/>
    <w:rsid w:val="00E7510C"/>
    <w:rsid w:val="00E755B1"/>
    <w:rsid w:val="00E7576A"/>
    <w:rsid w:val="00E77884"/>
    <w:rsid w:val="00E778FE"/>
    <w:rsid w:val="00E7790F"/>
    <w:rsid w:val="00E77912"/>
    <w:rsid w:val="00E804DF"/>
    <w:rsid w:val="00E8164B"/>
    <w:rsid w:val="00E81981"/>
    <w:rsid w:val="00E8212F"/>
    <w:rsid w:val="00E8220E"/>
    <w:rsid w:val="00E8304A"/>
    <w:rsid w:val="00E83372"/>
    <w:rsid w:val="00E84540"/>
    <w:rsid w:val="00E849AF"/>
    <w:rsid w:val="00E86885"/>
    <w:rsid w:val="00E86C5A"/>
    <w:rsid w:val="00E87140"/>
    <w:rsid w:val="00E909AA"/>
    <w:rsid w:val="00E912E7"/>
    <w:rsid w:val="00E9133F"/>
    <w:rsid w:val="00E9143A"/>
    <w:rsid w:val="00E9154A"/>
    <w:rsid w:val="00E91909"/>
    <w:rsid w:val="00E91B54"/>
    <w:rsid w:val="00E932A9"/>
    <w:rsid w:val="00E935A9"/>
    <w:rsid w:val="00E951C2"/>
    <w:rsid w:val="00E96096"/>
    <w:rsid w:val="00EA0C01"/>
    <w:rsid w:val="00EA2013"/>
    <w:rsid w:val="00EA20D7"/>
    <w:rsid w:val="00EA366F"/>
    <w:rsid w:val="00EA3E4B"/>
    <w:rsid w:val="00EA465F"/>
    <w:rsid w:val="00EA741C"/>
    <w:rsid w:val="00EA7E40"/>
    <w:rsid w:val="00EB0ACE"/>
    <w:rsid w:val="00EB0BC3"/>
    <w:rsid w:val="00EB1CFC"/>
    <w:rsid w:val="00EB1E1D"/>
    <w:rsid w:val="00EB2D2D"/>
    <w:rsid w:val="00EB3AA7"/>
    <w:rsid w:val="00EB480F"/>
    <w:rsid w:val="00EB4F61"/>
    <w:rsid w:val="00EB537B"/>
    <w:rsid w:val="00EC0303"/>
    <w:rsid w:val="00EC18D5"/>
    <w:rsid w:val="00EC27AF"/>
    <w:rsid w:val="00EC2B94"/>
    <w:rsid w:val="00EC2FDB"/>
    <w:rsid w:val="00EC3A4F"/>
    <w:rsid w:val="00EC4201"/>
    <w:rsid w:val="00EC451F"/>
    <w:rsid w:val="00EC4958"/>
    <w:rsid w:val="00EC4E9D"/>
    <w:rsid w:val="00EC56FD"/>
    <w:rsid w:val="00EC5930"/>
    <w:rsid w:val="00EC5D5E"/>
    <w:rsid w:val="00EC6A1F"/>
    <w:rsid w:val="00EC6EA7"/>
    <w:rsid w:val="00EC723E"/>
    <w:rsid w:val="00EC7EEF"/>
    <w:rsid w:val="00ED0391"/>
    <w:rsid w:val="00ED198A"/>
    <w:rsid w:val="00ED2EB7"/>
    <w:rsid w:val="00ED4841"/>
    <w:rsid w:val="00ED4887"/>
    <w:rsid w:val="00ED54C5"/>
    <w:rsid w:val="00ED5C48"/>
    <w:rsid w:val="00ED69CB"/>
    <w:rsid w:val="00ED6DD7"/>
    <w:rsid w:val="00ED70A0"/>
    <w:rsid w:val="00ED7A1C"/>
    <w:rsid w:val="00EE12B8"/>
    <w:rsid w:val="00EE1D94"/>
    <w:rsid w:val="00EE20E0"/>
    <w:rsid w:val="00EE241A"/>
    <w:rsid w:val="00EE2E6E"/>
    <w:rsid w:val="00EE34F4"/>
    <w:rsid w:val="00EE39FD"/>
    <w:rsid w:val="00EE40A0"/>
    <w:rsid w:val="00EE40BE"/>
    <w:rsid w:val="00EE5B83"/>
    <w:rsid w:val="00EE61B5"/>
    <w:rsid w:val="00EE7815"/>
    <w:rsid w:val="00EF009D"/>
    <w:rsid w:val="00EF0389"/>
    <w:rsid w:val="00EF05B8"/>
    <w:rsid w:val="00EF292C"/>
    <w:rsid w:val="00EF325C"/>
    <w:rsid w:val="00EF3AB6"/>
    <w:rsid w:val="00EF4454"/>
    <w:rsid w:val="00EF4730"/>
    <w:rsid w:val="00EF481A"/>
    <w:rsid w:val="00EF4F11"/>
    <w:rsid w:val="00EF50A9"/>
    <w:rsid w:val="00EF53A1"/>
    <w:rsid w:val="00EF59D1"/>
    <w:rsid w:val="00EF7DD1"/>
    <w:rsid w:val="00F004E8"/>
    <w:rsid w:val="00F01945"/>
    <w:rsid w:val="00F019F1"/>
    <w:rsid w:val="00F01A0E"/>
    <w:rsid w:val="00F01D1B"/>
    <w:rsid w:val="00F01DF7"/>
    <w:rsid w:val="00F0263A"/>
    <w:rsid w:val="00F02D83"/>
    <w:rsid w:val="00F03274"/>
    <w:rsid w:val="00F033CA"/>
    <w:rsid w:val="00F033EE"/>
    <w:rsid w:val="00F04396"/>
    <w:rsid w:val="00F04D8B"/>
    <w:rsid w:val="00F0627E"/>
    <w:rsid w:val="00F064E5"/>
    <w:rsid w:val="00F10F8C"/>
    <w:rsid w:val="00F1205C"/>
    <w:rsid w:val="00F12512"/>
    <w:rsid w:val="00F12F04"/>
    <w:rsid w:val="00F12FC6"/>
    <w:rsid w:val="00F13C25"/>
    <w:rsid w:val="00F13ED3"/>
    <w:rsid w:val="00F14715"/>
    <w:rsid w:val="00F14778"/>
    <w:rsid w:val="00F156DB"/>
    <w:rsid w:val="00F15720"/>
    <w:rsid w:val="00F15A8B"/>
    <w:rsid w:val="00F15F2C"/>
    <w:rsid w:val="00F16048"/>
    <w:rsid w:val="00F16085"/>
    <w:rsid w:val="00F16A79"/>
    <w:rsid w:val="00F1789E"/>
    <w:rsid w:val="00F17A7D"/>
    <w:rsid w:val="00F17AE7"/>
    <w:rsid w:val="00F17FFE"/>
    <w:rsid w:val="00F20402"/>
    <w:rsid w:val="00F238C7"/>
    <w:rsid w:val="00F23F22"/>
    <w:rsid w:val="00F24499"/>
    <w:rsid w:val="00F24A01"/>
    <w:rsid w:val="00F24A51"/>
    <w:rsid w:val="00F255CE"/>
    <w:rsid w:val="00F25F4F"/>
    <w:rsid w:val="00F26A40"/>
    <w:rsid w:val="00F26DF0"/>
    <w:rsid w:val="00F27197"/>
    <w:rsid w:val="00F30460"/>
    <w:rsid w:val="00F30C8E"/>
    <w:rsid w:val="00F3356E"/>
    <w:rsid w:val="00F337AA"/>
    <w:rsid w:val="00F33912"/>
    <w:rsid w:val="00F33E21"/>
    <w:rsid w:val="00F33E31"/>
    <w:rsid w:val="00F34669"/>
    <w:rsid w:val="00F347E3"/>
    <w:rsid w:val="00F348FD"/>
    <w:rsid w:val="00F360C7"/>
    <w:rsid w:val="00F36B78"/>
    <w:rsid w:val="00F36C90"/>
    <w:rsid w:val="00F37D5D"/>
    <w:rsid w:val="00F40151"/>
    <w:rsid w:val="00F4214C"/>
    <w:rsid w:val="00F4233F"/>
    <w:rsid w:val="00F44661"/>
    <w:rsid w:val="00F45A74"/>
    <w:rsid w:val="00F46076"/>
    <w:rsid w:val="00F463D5"/>
    <w:rsid w:val="00F468E4"/>
    <w:rsid w:val="00F46BAF"/>
    <w:rsid w:val="00F501BD"/>
    <w:rsid w:val="00F5084C"/>
    <w:rsid w:val="00F50E07"/>
    <w:rsid w:val="00F50E0E"/>
    <w:rsid w:val="00F511B5"/>
    <w:rsid w:val="00F519E7"/>
    <w:rsid w:val="00F51A46"/>
    <w:rsid w:val="00F51A7D"/>
    <w:rsid w:val="00F52D69"/>
    <w:rsid w:val="00F53D57"/>
    <w:rsid w:val="00F55234"/>
    <w:rsid w:val="00F55A76"/>
    <w:rsid w:val="00F56346"/>
    <w:rsid w:val="00F564C9"/>
    <w:rsid w:val="00F568F4"/>
    <w:rsid w:val="00F56A05"/>
    <w:rsid w:val="00F56FA7"/>
    <w:rsid w:val="00F60C8D"/>
    <w:rsid w:val="00F60CD2"/>
    <w:rsid w:val="00F625E1"/>
    <w:rsid w:val="00F6290F"/>
    <w:rsid w:val="00F64652"/>
    <w:rsid w:val="00F64BC1"/>
    <w:rsid w:val="00F651EC"/>
    <w:rsid w:val="00F6545A"/>
    <w:rsid w:val="00F65E45"/>
    <w:rsid w:val="00F66747"/>
    <w:rsid w:val="00F704E9"/>
    <w:rsid w:val="00F70ACB"/>
    <w:rsid w:val="00F713C5"/>
    <w:rsid w:val="00F7256D"/>
    <w:rsid w:val="00F72C71"/>
    <w:rsid w:val="00F7314B"/>
    <w:rsid w:val="00F73691"/>
    <w:rsid w:val="00F748ED"/>
    <w:rsid w:val="00F74A34"/>
    <w:rsid w:val="00F74D42"/>
    <w:rsid w:val="00F7559D"/>
    <w:rsid w:val="00F75DBF"/>
    <w:rsid w:val="00F775D2"/>
    <w:rsid w:val="00F776C7"/>
    <w:rsid w:val="00F7770B"/>
    <w:rsid w:val="00F7776D"/>
    <w:rsid w:val="00F77831"/>
    <w:rsid w:val="00F77BBD"/>
    <w:rsid w:val="00F80E35"/>
    <w:rsid w:val="00F81292"/>
    <w:rsid w:val="00F81524"/>
    <w:rsid w:val="00F81C77"/>
    <w:rsid w:val="00F82284"/>
    <w:rsid w:val="00F839DD"/>
    <w:rsid w:val="00F83A3C"/>
    <w:rsid w:val="00F83F41"/>
    <w:rsid w:val="00F84A22"/>
    <w:rsid w:val="00F84ADB"/>
    <w:rsid w:val="00F85327"/>
    <w:rsid w:val="00F87A76"/>
    <w:rsid w:val="00F90A64"/>
    <w:rsid w:val="00F91432"/>
    <w:rsid w:val="00F91D1F"/>
    <w:rsid w:val="00F927AB"/>
    <w:rsid w:val="00F92B4D"/>
    <w:rsid w:val="00F93C7A"/>
    <w:rsid w:val="00F94A3A"/>
    <w:rsid w:val="00F94AB9"/>
    <w:rsid w:val="00F94E76"/>
    <w:rsid w:val="00F94F19"/>
    <w:rsid w:val="00F95161"/>
    <w:rsid w:val="00F956E2"/>
    <w:rsid w:val="00F9578E"/>
    <w:rsid w:val="00F95CD7"/>
    <w:rsid w:val="00F96A10"/>
    <w:rsid w:val="00F97137"/>
    <w:rsid w:val="00F97C98"/>
    <w:rsid w:val="00FA02D9"/>
    <w:rsid w:val="00FA0CEB"/>
    <w:rsid w:val="00FA1D7B"/>
    <w:rsid w:val="00FA1EA2"/>
    <w:rsid w:val="00FA25D6"/>
    <w:rsid w:val="00FA2627"/>
    <w:rsid w:val="00FA342F"/>
    <w:rsid w:val="00FA34E9"/>
    <w:rsid w:val="00FA3ADD"/>
    <w:rsid w:val="00FA3EAF"/>
    <w:rsid w:val="00FA41D8"/>
    <w:rsid w:val="00FA626B"/>
    <w:rsid w:val="00FA6BA1"/>
    <w:rsid w:val="00FA701F"/>
    <w:rsid w:val="00FB03F1"/>
    <w:rsid w:val="00FB0B3C"/>
    <w:rsid w:val="00FB0D00"/>
    <w:rsid w:val="00FB0F60"/>
    <w:rsid w:val="00FB248A"/>
    <w:rsid w:val="00FB34D9"/>
    <w:rsid w:val="00FB3D38"/>
    <w:rsid w:val="00FB436D"/>
    <w:rsid w:val="00FB47CD"/>
    <w:rsid w:val="00FB499E"/>
    <w:rsid w:val="00FB57C6"/>
    <w:rsid w:val="00FB6342"/>
    <w:rsid w:val="00FB6610"/>
    <w:rsid w:val="00FB734C"/>
    <w:rsid w:val="00FB7A35"/>
    <w:rsid w:val="00FB7E0C"/>
    <w:rsid w:val="00FC0576"/>
    <w:rsid w:val="00FC091E"/>
    <w:rsid w:val="00FC1312"/>
    <w:rsid w:val="00FC13D5"/>
    <w:rsid w:val="00FC1C6A"/>
    <w:rsid w:val="00FC1EF9"/>
    <w:rsid w:val="00FC2031"/>
    <w:rsid w:val="00FC22B3"/>
    <w:rsid w:val="00FC2706"/>
    <w:rsid w:val="00FC3666"/>
    <w:rsid w:val="00FC39DB"/>
    <w:rsid w:val="00FC4486"/>
    <w:rsid w:val="00FC4F3D"/>
    <w:rsid w:val="00FC571D"/>
    <w:rsid w:val="00FC5971"/>
    <w:rsid w:val="00FC6195"/>
    <w:rsid w:val="00FC74CD"/>
    <w:rsid w:val="00FD0420"/>
    <w:rsid w:val="00FD0F77"/>
    <w:rsid w:val="00FD1FD1"/>
    <w:rsid w:val="00FD26A5"/>
    <w:rsid w:val="00FD36AF"/>
    <w:rsid w:val="00FD397A"/>
    <w:rsid w:val="00FD4F7C"/>
    <w:rsid w:val="00FD555D"/>
    <w:rsid w:val="00FD5C34"/>
    <w:rsid w:val="00FD5E1A"/>
    <w:rsid w:val="00FD5E80"/>
    <w:rsid w:val="00FD5EA9"/>
    <w:rsid w:val="00FD709F"/>
    <w:rsid w:val="00FD7AC1"/>
    <w:rsid w:val="00FD7E36"/>
    <w:rsid w:val="00FD7E4A"/>
    <w:rsid w:val="00FE00BC"/>
    <w:rsid w:val="00FE05CE"/>
    <w:rsid w:val="00FE1F70"/>
    <w:rsid w:val="00FE2999"/>
    <w:rsid w:val="00FE3BCD"/>
    <w:rsid w:val="00FE45CA"/>
    <w:rsid w:val="00FE48D7"/>
    <w:rsid w:val="00FE4C77"/>
    <w:rsid w:val="00FE4F70"/>
    <w:rsid w:val="00FE614B"/>
    <w:rsid w:val="00FE6221"/>
    <w:rsid w:val="00FE6C85"/>
    <w:rsid w:val="00FE79FB"/>
    <w:rsid w:val="00FE7AA0"/>
    <w:rsid w:val="00FF01A4"/>
    <w:rsid w:val="00FF108B"/>
    <w:rsid w:val="00FF14C4"/>
    <w:rsid w:val="00FF1A33"/>
    <w:rsid w:val="00FF1C6F"/>
    <w:rsid w:val="00FF36EA"/>
    <w:rsid w:val="00FF4C5B"/>
    <w:rsid w:val="00FF64E0"/>
    <w:rsid w:val="00FF6633"/>
    <w:rsid w:val="00FF69B7"/>
    <w:rsid w:val="00FF7B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28239"/>
  <w15:chartTrackingRefBased/>
  <w15:docId w15:val="{04B7B587-C9CA-4E52-92D3-C010103ED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A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A79"/>
  </w:style>
  <w:style w:type="paragraph" w:styleId="Footer">
    <w:name w:val="footer"/>
    <w:basedOn w:val="Normal"/>
    <w:link w:val="FooterChar"/>
    <w:uiPriority w:val="99"/>
    <w:unhideWhenUsed/>
    <w:rsid w:val="00F16A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A79"/>
  </w:style>
  <w:style w:type="paragraph" w:styleId="FootnoteText">
    <w:name w:val="footnote text"/>
    <w:basedOn w:val="Normal"/>
    <w:link w:val="FootnoteTextChar"/>
    <w:uiPriority w:val="99"/>
    <w:semiHidden/>
    <w:unhideWhenUsed/>
    <w:rsid w:val="00392F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2F6A"/>
    <w:rPr>
      <w:sz w:val="20"/>
      <w:szCs w:val="20"/>
    </w:rPr>
  </w:style>
  <w:style w:type="character" w:styleId="FootnoteReference">
    <w:name w:val="footnote reference"/>
    <w:basedOn w:val="DefaultParagraphFont"/>
    <w:uiPriority w:val="99"/>
    <w:semiHidden/>
    <w:unhideWhenUsed/>
    <w:rsid w:val="00392F6A"/>
    <w:rPr>
      <w:vertAlign w:val="superscript"/>
    </w:rPr>
  </w:style>
  <w:style w:type="character" w:styleId="Hyperlink">
    <w:name w:val="Hyperlink"/>
    <w:basedOn w:val="DefaultParagraphFont"/>
    <w:uiPriority w:val="99"/>
    <w:unhideWhenUsed/>
    <w:rsid w:val="00F51A7D"/>
    <w:rPr>
      <w:color w:val="0000FF"/>
      <w:u w:val="single"/>
    </w:rPr>
  </w:style>
  <w:style w:type="table" w:styleId="TableGrid">
    <w:name w:val="Table Grid"/>
    <w:basedOn w:val="TableNormal"/>
    <w:uiPriority w:val="39"/>
    <w:rsid w:val="0083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0F60"/>
    <w:pPr>
      <w:ind w:left="720"/>
      <w:contextualSpacing/>
    </w:pPr>
  </w:style>
  <w:style w:type="character" w:styleId="UnresolvedMention">
    <w:name w:val="Unresolved Mention"/>
    <w:basedOn w:val="DefaultParagraphFont"/>
    <w:uiPriority w:val="99"/>
    <w:semiHidden/>
    <w:unhideWhenUsed/>
    <w:rsid w:val="00DD72A0"/>
    <w:rPr>
      <w:color w:val="605E5C"/>
      <w:shd w:val="clear" w:color="auto" w:fill="E1DFDD"/>
    </w:rPr>
  </w:style>
  <w:style w:type="character" w:styleId="FollowedHyperlink">
    <w:name w:val="FollowedHyperlink"/>
    <w:basedOn w:val="DefaultParagraphFont"/>
    <w:uiPriority w:val="99"/>
    <w:semiHidden/>
    <w:unhideWhenUsed/>
    <w:rsid w:val="0090648B"/>
    <w:rPr>
      <w:color w:val="954F72" w:themeColor="followedHyperlink"/>
      <w:u w:val="single"/>
    </w:rPr>
  </w:style>
  <w:style w:type="character" w:styleId="Emphasis">
    <w:name w:val="Emphasis"/>
    <w:basedOn w:val="DefaultParagraphFont"/>
    <w:uiPriority w:val="20"/>
    <w:qFormat/>
    <w:rsid w:val="008E458A"/>
    <w:rPr>
      <w:i/>
      <w:iCs/>
    </w:rPr>
  </w:style>
  <w:style w:type="character" w:customStyle="1" w:styleId="delimiter">
    <w:name w:val="delimiter"/>
    <w:basedOn w:val="DefaultParagraphFont"/>
    <w:rsid w:val="00D94A86"/>
  </w:style>
  <w:style w:type="paragraph" w:styleId="EndnoteText">
    <w:name w:val="endnote text"/>
    <w:basedOn w:val="Normal"/>
    <w:link w:val="EndnoteTextChar"/>
    <w:uiPriority w:val="99"/>
    <w:semiHidden/>
    <w:unhideWhenUsed/>
    <w:rsid w:val="00185C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5CB6"/>
    <w:rPr>
      <w:sz w:val="20"/>
      <w:szCs w:val="20"/>
    </w:rPr>
  </w:style>
  <w:style w:type="character" w:styleId="EndnoteReference">
    <w:name w:val="endnote reference"/>
    <w:basedOn w:val="DefaultParagraphFont"/>
    <w:uiPriority w:val="99"/>
    <w:semiHidden/>
    <w:unhideWhenUsed/>
    <w:rsid w:val="00185CB6"/>
    <w:rPr>
      <w:vertAlign w:val="superscript"/>
    </w:rPr>
  </w:style>
  <w:style w:type="paragraph" w:styleId="Revision">
    <w:name w:val="Revision"/>
    <w:hidden/>
    <w:uiPriority w:val="99"/>
    <w:semiHidden/>
    <w:rsid w:val="00C168B0"/>
    <w:pPr>
      <w:spacing w:after="0" w:line="240" w:lineRule="auto"/>
    </w:pPr>
  </w:style>
  <w:style w:type="character" w:styleId="CommentReference">
    <w:name w:val="annotation reference"/>
    <w:basedOn w:val="DefaultParagraphFont"/>
    <w:uiPriority w:val="99"/>
    <w:semiHidden/>
    <w:unhideWhenUsed/>
    <w:rsid w:val="00C168B0"/>
    <w:rPr>
      <w:sz w:val="16"/>
      <w:szCs w:val="16"/>
    </w:rPr>
  </w:style>
  <w:style w:type="paragraph" w:styleId="CommentText">
    <w:name w:val="annotation text"/>
    <w:basedOn w:val="Normal"/>
    <w:link w:val="CommentTextChar"/>
    <w:uiPriority w:val="99"/>
    <w:unhideWhenUsed/>
    <w:rsid w:val="00C168B0"/>
    <w:pPr>
      <w:spacing w:line="240" w:lineRule="auto"/>
    </w:pPr>
    <w:rPr>
      <w:sz w:val="20"/>
      <w:szCs w:val="20"/>
    </w:rPr>
  </w:style>
  <w:style w:type="character" w:customStyle="1" w:styleId="CommentTextChar">
    <w:name w:val="Comment Text Char"/>
    <w:basedOn w:val="DefaultParagraphFont"/>
    <w:link w:val="CommentText"/>
    <w:uiPriority w:val="99"/>
    <w:rsid w:val="00C168B0"/>
    <w:rPr>
      <w:sz w:val="20"/>
      <w:szCs w:val="20"/>
    </w:rPr>
  </w:style>
  <w:style w:type="paragraph" w:styleId="CommentSubject">
    <w:name w:val="annotation subject"/>
    <w:basedOn w:val="CommentText"/>
    <w:next w:val="CommentText"/>
    <w:link w:val="CommentSubjectChar"/>
    <w:uiPriority w:val="99"/>
    <w:semiHidden/>
    <w:unhideWhenUsed/>
    <w:rsid w:val="00C168B0"/>
    <w:rPr>
      <w:b/>
      <w:bCs/>
    </w:rPr>
  </w:style>
  <w:style w:type="character" w:customStyle="1" w:styleId="CommentSubjectChar">
    <w:name w:val="Comment Subject Char"/>
    <w:basedOn w:val="CommentTextChar"/>
    <w:link w:val="CommentSubject"/>
    <w:uiPriority w:val="99"/>
    <w:semiHidden/>
    <w:rsid w:val="00C16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3301">
      <w:bodyDiv w:val="1"/>
      <w:marLeft w:val="0"/>
      <w:marRight w:val="0"/>
      <w:marTop w:val="0"/>
      <w:marBottom w:val="0"/>
      <w:divBdr>
        <w:top w:val="none" w:sz="0" w:space="0" w:color="auto"/>
        <w:left w:val="none" w:sz="0" w:space="0" w:color="auto"/>
        <w:bottom w:val="none" w:sz="0" w:space="0" w:color="auto"/>
        <w:right w:val="none" w:sz="0" w:space="0" w:color="auto"/>
      </w:divBdr>
    </w:div>
    <w:div w:id="102726905">
      <w:bodyDiv w:val="1"/>
      <w:marLeft w:val="0"/>
      <w:marRight w:val="0"/>
      <w:marTop w:val="0"/>
      <w:marBottom w:val="0"/>
      <w:divBdr>
        <w:top w:val="none" w:sz="0" w:space="0" w:color="auto"/>
        <w:left w:val="none" w:sz="0" w:space="0" w:color="auto"/>
        <w:bottom w:val="none" w:sz="0" w:space="0" w:color="auto"/>
        <w:right w:val="none" w:sz="0" w:space="0" w:color="auto"/>
      </w:divBdr>
    </w:div>
    <w:div w:id="451096285">
      <w:bodyDiv w:val="1"/>
      <w:marLeft w:val="0"/>
      <w:marRight w:val="0"/>
      <w:marTop w:val="0"/>
      <w:marBottom w:val="0"/>
      <w:divBdr>
        <w:top w:val="none" w:sz="0" w:space="0" w:color="auto"/>
        <w:left w:val="none" w:sz="0" w:space="0" w:color="auto"/>
        <w:bottom w:val="none" w:sz="0" w:space="0" w:color="auto"/>
        <w:right w:val="none" w:sz="0" w:space="0" w:color="auto"/>
      </w:divBdr>
    </w:div>
    <w:div w:id="1146161302">
      <w:bodyDiv w:val="1"/>
      <w:marLeft w:val="0"/>
      <w:marRight w:val="0"/>
      <w:marTop w:val="0"/>
      <w:marBottom w:val="0"/>
      <w:divBdr>
        <w:top w:val="none" w:sz="0" w:space="0" w:color="auto"/>
        <w:left w:val="none" w:sz="0" w:space="0" w:color="auto"/>
        <w:bottom w:val="none" w:sz="0" w:space="0" w:color="auto"/>
        <w:right w:val="none" w:sz="0" w:space="0" w:color="auto"/>
      </w:divBdr>
    </w:div>
    <w:div w:id="1208838627">
      <w:bodyDiv w:val="1"/>
      <w:marLeft w:val="0"/>
      <w:marRight w:val="0"/>
      <w:marTop w:val="0"/>
      <w:marBottom w:val="0"/>
      <w:divBdr>
        <w:top w:val="none" w:sz="0" w:space="0" w:color="auto"/>
        <w:left w:val="none" w:sz="0" w:space="0" w:color="auto"/>
        <w:bottom w:val="none" w:sz="0" w:space="0" w:color="auto"/>
        <w:right w:val="none" w:sz="0" w:space="0" w:color="auto"/>
      </w:divBdr>
      <w:divsChild>
        <w:div w:id="1176309409">
          <w:marLeft w:val="0"/>
          <w:marRight w:val="0"/>
          <w:marTop w:val="0"/>
          <w:marBottom w:val="0"/>
          <w:divBdr>
            <w:top w:val="none" w:sz="0" w:space="0" w:color="auto"/>
            <w:left w:val="none" w:sz="0" w:space="0" w:color="auto"/>
            <w:bottom w:val="none" w:sz="0" w:space="0" w:color="auto"/>
            <w:right w:val="none" w:sz="0" w:space="0" w:color="auto"/>
          </w:divBdr>
        </w:div>
        <w:div w:id="1434789888">
          <w:marLeft w:val="0"/>
          <w:marRight w:val="0"/>
          <w:marTop w:val="0"/>
          <w:marBottom w:val="0"/>
          <w:divBdr>
            <w:top w:val="none" w:sz="0" w:space="0" w:color="auto"/>
            <w:left w:val="none" w:sz="0" w:space="0" w:color="auto"/>
            <w:bottom w:val="none" w:sz="0" w:space="0" w:color="auto"/>
            <w:right w:val="none" w:sz="0" w:space="0" w:color="auto"/>
          </w:divBdr>
        </w:div>
        <w:div w:id="459806206">
          <w:marLeft w:val="0"/>
          <w:marRight w:val="0"/>
          <w:marTop w:val="0"/>
          <w:marBottom w:val="0"/>
          <w:divBdr>
            <w:top w:val="none" w:sz="0" w:space="0" w:color="auto"/>
            <w:left w:val="none" w:sz="0" w:space="0" w:color="auto"/>
            <w:bottom w:val="none" w:sz="0" w:space="0" w:color="auto"/>
            <w:right w:val="none" w:sz="0" w:space="0" w:color="auto"/>
          </w:divBdr>
        </w:div>
      </w:divsChild>
    </w:div>
    <w:div w:id="1618365658">
      <w:bodyDiv w:val="1"/>
      <w:marLeft w:val="0"/>
      <w:marRight w:val="0"/>
      <w:marTop w:val="0"/>
      <w:marBottom w:val="0"/>
      <w:divBdr>
        <w:top w:val="none" w:sz="0" w:space="0" w:color="auto"/>
        <w:left w:val="none" w:sz="0" w:space="0" w:color="auto"/>
        <w:bottom w:val="none" w:sz="0" w:space="0" w:color="auto"/>
        <w:right w:val="none" w:sz="0" w:space="0" w:color="auto"/>
      </w:divBdr>
    </w:div>
    <w:div w:id="1621260875">
      <w:bodyDiv w:val="1"/>
      <w:marLeft w:val="0"/>
      <w:marRight w:val="0"/>
      <w:marTop w:val="0"/>
      <w:marBottom w:val="0"/>
      <w:divBdr>
        <w:top w:val="none" w:sz="0" w:space="0" w:color="auto"/>
        <w:left w:val="none" w:sz="0" w:space="0" w:color="auto"/>
        <w:bottom w:val="none" w:sz="0" w:space="0" w:color="auto"/>
        <w:right w:val="none" w:sz="0" w:space="0" w:color="auto"/>
      </w:divBdr>
    </w:div>
    <w:div w:id="1648239438">
      <w:bodyDiv w:val="1"/>
      <w:marLeft w:val="0"/>
      <w:marRight w:val="0"/>
      <w:marTop w:val="0"/>
      <w:marBottom w:val="0"/>
      <w:divBdr>
        <w:top w:val="none" w:sz="0" w:space="0" w:color="auto"/>
        <w:left w:val="none" w:sz="0" w:space="0" w:color="auto"/>
        <w:bottom w:val="none" w:sz="0" w:space="0" w:color="auto"/>
        <w:right w:val="none" w:sz="0" w:space="0" w:color="auto"/>
      </w:divBdr>
    </w:div>
    <w:div w:id="1815751145">
      <w:bodyDiv w:val="1"/>
      <w:marLeft w:val="0"/>
      <w:marRight w:val="0"/>
      <w:marTop w:val="0"/>
      <w:marBottom w:val="0"/>
      <w:divBdr>
        <w:top w:val="none" w:sz="0" w:space="0" w:color="auto"/>
        <w:left w:val="none" w:sz="0" w:space="0" w:color="auto"/>
        <w:bottom w:val="none" w:sz="0" w:space="0" w:color="auto"/>
        <w:right w:val="none" w:sz="0" w:space="0" w:color="auto"/>
      </w:divBdr>
    </w:div>
    <w:div w:id="209828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play.google.com/books/reader?id=z-FMAAAAcAAJ&amp;pg=GBS.PA565&amp;hl=e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pebach.org/toc/toc-III-3.html"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2M8LvIcWD_g" TargetMode="External"/><Relationship Id="rId2" Type="http://schemas.openxmlformats.org/officeDocument/2006/relationships/hyperlink" Target="https://www.youtube.com/watch?v=2PJ6TiWIw08" TargetMode="External"/><Relationship Id="rId1" Type="http://schemas.openxmlformats.org/officeDocument/2006/relationships/hyperlink" Target="https://www.youtube.com/watch?v=2PJ6TiWIw08" TargetMode="External"/><Relationship Id="rId4" Type="http://schemas.openxmlformats.org/officeDocument/2006/relationships/hyperlink" Target="https://www.youtube.com/watch?v=bVhV-Qwlc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8D3CC-066F-4B66-955C-268E8CD81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35</Pages>
  <Words>9645</Words>
  <Characters>50833</Characters>
  <Application>Microsoft Office Word</Application>
  <DocSecurity>0</DocSecurity>
  <Lines>794</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60220</CharactersWithSpaces>
  <SharedDoc>false</SharedDoc>
  <HLinks>
    <vt:vector size="6" baseType="variant">
      <vt:variant>
        <vt:i4>2687075</vt:i4>
      </vt:variant>
      <vt:variant>
        <vt:i4>0</vt:i4>
      </vt:variant>
      <vt:variant>
        <vt:i4>0</vt:i4>
      </vt:variant>
      <vt:variant>
        <vt:i4>5</vt:i4>
      </vt:variant>
      <vt:variant>
        <vt:lpwstr>https://www.youtube.com/watch?v=2PJ6TiWIw08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Gilad Rabinovitch</dc:creator>
  <cp:keywords/>
  <dc:description/>
  <cp:lastModifiedBy>Kyle Hutchinson</cp:lastModifiedBy>
  <cp:revision>31</cp:revision>
  <cp:lastPrinted>2024-12-29T02:39:00Z</cp:lastPrinted>
  <dcterms:created xsi:type="dcterms:W3CDTF">2025-08-21T21:31:00Z</dcterms:created>
  <dcterms:modified xsi:type="dcterms:W3CDTF">2025-08-24T13:26:00Z</dcterms:modified>
</cp:coreProperties>
</file>